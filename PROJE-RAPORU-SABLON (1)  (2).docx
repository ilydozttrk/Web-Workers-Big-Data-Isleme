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7153A" w14:textId="77777777" w:rsidR="00052761" w:rsidRDefault="0006423C">
      <w:pPr>
        <w:spacing w:after="240"/>
        <w:ind w:firstLine="0"/>
        <w:jc w:val="center"/>
      </w:pPr>
      <w:r>
        <w:rPr>
          <w:noProof/>
        </w:rPr>
        <w:drawing>
          <wp:inline distT="0" distB="0" distL="0" distR="0" wp14:anchorId="170134C2" wp14:editId="2451AD67">
            <wp:extent cx="1368000" cy="14871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u-logo.png"/>
                    <pic:cNvPicPr/>
                  </pic:nvPicPr>
                  <pic:blipFill>
                    <a:blip r:embed="rId8"/>
                    <a:stretch>
                      <a:fillRect/>
                    </a:stretch>
                  </pic:blipFill>
                  <pic:spPr>
                    <a:xfrm>
                      <a:off x="0" y="0"/>
                      <a:ext cx="1368000" cy="1487174"/>
                    </a:xfrm>
                    <a:prstGeom prst="rect">
                      <a:avLst/>
                    </a:prstGeom>
                  </pic:spPr>
                </pic:pic>
              </a:graphicData>
            </a:graphic>
          </wp:inline>
        </w:drawing>
      </w:r>
    </w:p>
    <w:p w14:paraId="64361ECC" w14:textId="77777777" w:rsidR="00052761" w:rsidRDefault="0006423C">
      <w:pPr>
        <w:spacing w:after="0"/>
        <w:ind w:firstLine="0"/>
        <w:jc w:val="center"/>
      </w:pPr>
      <w:r>
        <w:rPr>
          <w:b/>
          <w:sz w:val="28"/>
        </w:rPr>
        <w:t>T.C.</w:t>
      </w:r>
      <w:r>
        <w:rPr>
          <w:b/>
          <w:sz w:val="28"/>
        </w:rPr>
        <w:br/>
        <w:t>BİTLİS EREN ÜNİVERSİTESİ</w:t>
      </w:r>
    </w:p>
    <w:p w14:paraId="0B4851F4" w14:textId="77777777" w:rsidR="00052761" w:rsidRDefault="0006423C">
      <w:pPr>
        <w:spacing w:after="0"/>
        <w:ind w:firstLine="0"/>
        <w:jc w:val="center"/>
      </w:pPr>
      <w:r>
        <w:rPr>
          <w:b/>
          <w:sz w:val="26"/>
        </w:rPr>
        <w:t>MÜHENDİSLİK-MİMARLIK FAKÜLTESİ</w:t>
      </w:r>
    </w:p>
    <w:p w14:paraId="707CA8F2" w14:textId="77777777" w:rsidR="00052761" w:rsidRDefault="0006423C">
      <w:pPr>
        <w:spacing w:after="720"/>
        <w:ind w:firstLine="0"/>
        <w:jc w:val="center"/>
      </w:pPr>
      <w:r>
        <w:rPr>
          <w:b/>
          <w:sz w:val="26"/>
        </w:rPr>
        <w:t>BİLGİSAYAR MÜHENDİSLİĞİ BÖLÜMÜ</w:t>
      </w:r>
    </w:p>
    <w:p w14:paraId="796A4BAA" w14:textId="77777777" w:rsidR="00052761" w:rsidRDefault="0006423C">
      <w:pPr>
        <w:ind w:firstLine="0"/>
        <w:jc w:val="center"/>
      </w:pPr>
      <w:r>
        <w:rPr>
          <w:b/>
        </w:rPr>
        <w:t>BMU1208 — WEB TABANLI PROGRAMLAMA</w:t>
      </w:r>
    </w:p>
    <w:p w14:paraId="7DE5AD6B" w14:textId="77777777" w:rsidR="00052761" w:rsidRDefault="0006423C">
      <w:pPr>
        <w:spacing w:after="960"/>
        <w:ind w:firstLine="0"/>
        <w:jc w:val="center"/>
      </w:pPr>
      <w:r>
        <w:rPr>
          <w:b/>
          <w:color w:val="1F4E78"/>
          <w:sz w:val="32"/>
        </w:rPr>
        <w:t>FİNAL PROJESİ</w:t>
      </w:r>
    </w:p>
    <w:p w14:paraId="6F3ADB07" w14:textId="77777777" w:rsidR="00052761" w:rsidRDefault="0006423C">
      <w:pPr>
        <w:spacing w:after="240"/>
        <w:ind w:firstLine="0"/>
        <w:jc w:val="center"/>
      </w:pPr>
      <w:r>
        <w:rPr>
          <w:b/>
          <w:sz w:val="36"/>
        </w:rPr>
        <w:t>WEB WORKERS BIG DATA İŞLEME</w:t>
      </w:r>
    </w:p>
    <w:p w14:paraId="3FF190CE" w14:textId="77777777" w:rsidR="00052761" w:rsidRDefault="0006423C">
      <w:pPr>
        <w:spacing w:after="960"/>
        <w:ind w:firstLine="0"/>
        <w:jc w:val="center"/>
      </w:pPr>
      <w:r>
        <w:rPr>
          <w:i/>
          <w:color w:val="595959"/>
          <w:sz w:val="22"/>
        </w:rPr>
        <w:t xml:space="preserve">«Web Workers </w:t>
      </w:r>
      <w:proofErr w:type="spellStart"/>
      <w:r>
        <w:rPr>
          <w:i/>
          <w:color w:val="595959"/>
          <w:sz w:val="22"/>
        </w:rPr>
        <w:t>ile</w:t>
      </w:r>
      <w:proofErr w:type="spellEnd"/>
      <w:r>
        <w:rPr>
          <w:i/>
          <w:color w:val="595959"/>
          <w:sz w:val="22"/>
        </w:rPr>
        <w:t xml:space="preserve"> 1 </w:t>
      </w:r>
      <w:proofErr w:type="spellStart"/>
      <w:r>
        <w:rPr>
          <w:i/>
          <w:color w:val="595959"/>
          <w:sz w:val="22"/>
        </w:rPr>
        <w:t>milyon</w:t>
      </w:r>
      <w:proofErr w:type="spellEnd"/>
      <w:r>
        <w:rPr>
          <w:i/>
          <w:color w:val="595959"/>
          <w:sz w:val="22"/>
        </w:rPr>
        <w:t xml:space="preserve"> </w:t>
      </w:r>
      <w:proofErr w:type="spellStart"/>
      <w:r>
        <w:rPr>
          <w:i/>
          <w:color w:val="595959"/>
          <w:sz w:val="22"/>
        </w:rPr>
        <w:t>satır</w:t>
      </w:r>
      <w:proofErr w:type="spellEnd"/>
      <w:r>
        <w:rPr>
          <w:i/>
          <w:color w:val="595959"/>
          <w:sz w:val="22"/>
        </w:rPr>
        <w:t xml:space="preserve"> </w:t>
      </w:r>
      <w:proofErr w:type="spellStart"/>
      <w:r>
        <w:rPr>
          <w:i/>
          <w:color w:val="595959"/>
          <w:sz w:val="22"/>
        </w:rPr>
        <w:t>CSV'yi</w:t>
      </w:r>
      <w:proofErr w:type="spellEnd"/>
      <w:r>
        <w:rPr>
          <w:i/>
          <w:color w:val="595959"/>
          <w:sz w:val="22"/>
        </w:rPr>
        <w:t xml:space="preserve"> UI </w:t>
      </w:r>
      <w:proofErr w:type="spellStart"/>
      <w:r>
        <w:rPr>
          <w:i/>
          <w:color w:val="595959"/>
          <w:sz w:val="22"/>
        </w:rPr>
        <w:t>donmadan</w:t>
      </w:r>
      <w:proofErr w:type="spellEnd"/>
      <w:r>
        <w:rPr>
          <w:i/>
          <w:color w:val="595959"/>
          <w:sz w:val="22"/>
        </w:rPr>
        <w:t xml:space="preserve"> </w:t>
      </w:r>
      <w:proofErr w:type="spellStart"/>
      <w:r>
        <w:rPr>
          <w:i/>
          <w:color w:val="595959"/>
          <w:sz w:val="22"/>
        </w:rPr>
        <w:t>işle</w:t>
      </w:r>
      <w:proofErr w:type="spellEnd"/>
      <w:r>
        <w:rPr>
          <w:i/>
          <w:color w:val="595959"/>
          <w:sz w:val="22"/>
        </w:rPr>
        <w:t>»</w:t>
      </w:r>
    </w:p>
    <w:p w14:paraId="314D1304" w14:textId="77777777" w:rsidR="00052761" w:rsidRDefault="0006423C">
      <w:pPr>
        <w:spacing w:after="0"/>
        <w:ind w:firstLine="0"/>
        <w:jc w:val="center"/>
      </w:pPr>
      <w:proofErr w:type="spellStart"/>
      <w:r>
        <w:rPr>
          <w:color w:val="595959"/>
          <w:sz w:val="22"/>
        </w:rPr>
        <w:t>Hazırlayan</w:t>
      </w:r>
      <w:proofErr w:type="spellEnd"/>
    </w:p>
    <w:p w14:paraId="74DF54AB" w14:textId="77777777" w:rsidR="00052761" w:rsidRDefault="0006423C">
      <w:pPr>
        <w:spacing w:after="0"/>
        <w:ind w:firstLine="0"/>
        <w:jc w:val="center"/>
      </w:pPr>
      <w:r>
        <w:rPr>
          <w:b/>
          <w:sz w:val="26"/>
        </w:rPr>
        <w:t>İLAYDA ÖZTÜRK</w:t>
      </w:r>
    </w:p>
    <w:p w14:paraId="36C02A9E" w14:textId="77777777" w:rsidR="00052761" w:rsidRDefault="0006423C">
      <w:pPr>
        <w:spacing w:after="720"/>
        <w:ind w:firstLine="0"/>
        <w:jc w:val="center"/>
      </w:pPr>
      <w:proofErr w:type="spellStart"/>
      <w:r>
        <w:rPr>
          <w:sz w:val="22"/>
        </w:rPr>
        <w:t>Öğrenci</w:t>
      </w:r>
      <w:proofErr w:type="spellEnd"/>
      <w:r>
        <w:rPr>
          <w:sz w:val="22"/>
        </w:rPr>
        <w:t xml:space="preserve"> No: 23080410302</w:t>
      </w:r>
    </w:p>
    <w:p w14:paraId="052FCB0A" w14:textId="77777777" w:rsidR="00052761" w:rsidRDefault="0006423C">
      <w:pPr>
        <w:spacing w:after="0"/>
        <w:ind w:firstLine="0"/>
        <w:jc w:val="center"/>
      </w:pPr>
      <w:r>
        <w:rPr>
          <w:color w:val="595959"/>
          <w:sz w:val="22"/>
        </w:rPr>
        <w:t xml:space="preserve">Ders </w:t>
      </w:r>
      <w:proofErr w:type="spellStart"/>
      <w:r>
        <w:rPr>
          <w:color w:val="595959"/>
          <w:sz w:val="22"/>
        </w:rPr>
        <w:t>Yürütücüsü</w:t>
      </w:r>
      <w:proofErr w:type="spellEnd"/>
    </w:p>
    <w:p w14:paraId="158CF7BB" w14:textId="77777777" w:rsidR="00052761" w:rsidRDefault="0006423C">
      <w:pPr>
        <w:spacing w:after="1200"/>
        <w:ind w:firstLine="0"/>
        <w:jc w:val="center"/>
      </w:pPr>
      <w:r>
        <w:rPr>
          <w:b/>
        </w:rPr>
        <w:t xml:space="preserve">Dr. </w:t>
      </w:r>
      <w:proofErr w:type="spellStart"/>
      <w:r>
        <w:rPr>
          <w:b/>
        </w:rPr>
        <w:t>Öğr</w:t>
      </w:r>
      <w:proofErr w:type="spellEnd"/>
      <w:r>
        <w:rPr>
          <w:b/>
        </w:rPr>
        <w:t xml:space="preserve">. </w:t>
      </w:r>
      <w:proofErr w:type="gramStart"/>
      <w:r>
        <w:rPr>
          <w:b/>
        </w:rPr>
        <w:t>Üyesi</w:t>
      </w:r>
      <w:proofErr w:type="gramEnd"/>
      <w:r>
        <w:rPr>
          <w:b/>
        </w:rPr>
        <w:t xml:space="preserve"> Davut ARI</w:t>
      </w:r>
    </w:p>
    <w:p w14:paraId="4DC256A8" w14:textId="2A2896F4" w:rsidR="00052761" w:rsidRDefault="0006423C" w:rsidP="00FE65EB">
      <w:pPr>
        <w:ind w:firstLine="0"/>
        <w:jc w:val="center"/>
      </w:pPr>
      <w:r>
        <w:rPr>
          <w:b/>
          <w:sz w:val="22"/>
        </w:rPr>
        <w:t>BİTLİS — 2025-2026 BAHAR</w:t>
      </w:r>
    </w:p>
    <w:p w14:paraId="3383555B" w14:textId="77777777" w:rsidR="00052761" w:rsidRDefault="0006423C">
      <w:pPr>
        <w:spacing w:before="960" w:after="720"/>
        <w:ind w:firstLine="0"/>
        <w:jc w:val="center"/>
      </w:pPr>
      <w:r>
        <w:rPr>
          <w:b/>
          <w:sz w:val="28"/>
        </w:rPr>
        <w:lastRenderedPageBreak/>
        <w:t>BEYAN</w:t>
      </w:r>
    </w:p>
    <w:p w14:paraId="506E543B" w14:textId="77777777" w:rsidR="00052761" w:rsidRDefault="0006423C">
      <w:pPr>
        <w:spacing w:after="720"/>
      </w:pPr>
      <w:r>
        <w:t xml:space="preserve">Bu </w:t>
      </w:r>
      <w:proofErr w:type="spellStart"/>
      <w:r>
        <w:t>raporda</w:t>
      </w:r>
      <w:proofErr w:type="spellEnd"/>
      <w:r>
        <w:t xml:space="preserve"> </w:t>
      </w:r>
      <w:proofErr w:type="spellStart"/>
      <w:r>
        <w:t>sunulan</w:t>
      </w:r>
      <w:proofErr w:type="spellEnd"/>
      <w:r>
        <w:t xml:space="preserve"> «Web Workers Big Data </w:t>
      </w:r>
      <w:proofErr w:type="spellStart"/>
      <w:r>
        <w:t>İşleme</w:t>
      </w:r>
      <w:proofErr w:type="spellEnd"/>
      <w:r>
        <w:t xml:space="preserve">» </w:t>
      </w:r>
      <w:proofErr w:type="spellStart"/>
      <w:r>
        <w:t>başlıklı</w:t>
      </w:r>
      <w:proofErr w:type="spellEnd"/>
      <w:r>
        <w:t xml:space="preserve"> </w:t>
      </w:r>
      <w:proofErr w:type="spellStart"/>
      <w:r>
        <w:t>çalışmanın</w:t>
      </w:r>
      <w:proofErr w:type="spellEnd"/>
      <w:r>
        <w:t xml:space="preserve"> </w:t>
      </w:r>
      <w:proofErr w:type="spellStart"/>
      <w:r>
        <w:t>tamamen</w:t>
      </w:r>
      <w:proofErr w:type="spellEnd"/>
      <w:r>
        <w:t xml:space="preserve"> </w:t>
      </w:r>
      <w:proofErr w:type="spellStart"/>
      <w:r>
        <w:t>tarafımdan</w:t>
      </w:r>
      <w:proofErr w:type="spellEnd"/>
      <w:r>
        <w:t xml:space="preserve"> </w:t>
      </w:r>
      <w:proofErr w:type="spellStart"/>
      <w:r>
        <w:t>hazırlanmış</w:t>
      </w:r>
      <w:proofErr w:type="spellEnd"/>
      <w:r>
        <w:t xml:space="preserve">, </w:t>
      </w:r>
      <w:proofErr w:type="spellStart"/>
      <w:r>
        <w:t>bilimsel</w:t>
      </w:r>
      <w:proofErr w:type="spellEnd"/>
      <w:r>
        <w:t xml:space="preserve"> </w:t>
      </w:r>
      <w:proofErr w:type="spellStart"/>
      <w:r>
        <w:t>etik</w:t>
      </w:r>
      <w:proofErr w:type="spellEnd"/>
      <w:r>
        <w:t xml:space="preserve"> </w:t>
      </w:r>
      <w:proofErr w:type="spellStart"/>
      <w:r>
        <w:t>kurallarına</w:t>
      </w:r>
      <w:proofErr w:type="spellEnd"/>
      <w:r>
        <w:t xml:space="preserve"> </w:t>
      </w:r>
      <w:proofErr w:type="spellStart"/>
      <w:r>
        <w:t>uygun</w:t>
      </w:r>
      <w:proofErr w:type="spellEnd"/>
      <w:r>
        <w:t xml:space="preserve"> </w:t>
      </w:r>
      <w:proofErr w:type="spellStart"/>
      <w:r>
        <w:t>olarak</w:t>
      </w:r>
      <w:proofErr w:type="spellEnd"/>
      <w:r>
        <w:t xml:space="preserve"> </w:t>
      </w:r>
      <w:proofErr w:type="spellStart"/>
      <w:r>
        <w:t>yürütülmüş</w:t>
      </w:r>
      <w:proofErr w:type="spellEnd"/>
      <w:r>
        <w:t xml:space="preserve"> </w:t>
      </w:r>
      <w:proofErr w:type="spellStart"/>
      <w:r>
        <w:t>ve</w:t>
      </w:r>
      <w:proofErr w:type="spellEnd"/>
      <w:r>
        <w:t xml:space="preserve"> </w:t>
      </w:r>
      <w:proofErr w:type="spellStart"/>
      <w:r>
        <w:t>tüm</w:t>
      </w:r>
      <w:proofErr w:type="spellEnd"/>
      <w:r>
        <w:t xml:space="preserve"> </w:t>
      </w:r>
      <w:proofErr w:type="spellStart"/>
      <w:r>
        <w:t>alıntılar</w:t>
      </w:r>
      <w:proofErr w:type="spellEnd"/>
      <w:r>
        <w:t xml:space="preserve"> </w:t>
      </w:r>
      <w:proofErr w:type="spellStart"/>
      <w:r>
        <w:t>ile</w:t>
      </w:r>
      <w:proofErr w:type="spellEnd"/>
      <w:r>
        <w:t xml:space="preserve"> </w:t>
      </w:r>
      <w:proofErr w:type="spellStart"/>
      <w:r>
        <w:t>kaynaklar</w:t>
      </w:r>
      <w:proofErr w:type="spellEnd"/>
      <w:r>
        <w:t xml:space="preserve"> </w:t>
      </w:r>
      <w:proofErr w:type="spellStart"/>
      <w:r>
        <w:t>kaynakça</w:t>
      </w:r>
      <w:proofErr w:type="spellEnd"/>
      <w:r>
        <w:t xml:space="preserve"> </w:t>
      </w:r>
      <w:proofErr w:type="spellStart"/>
      <w:r>
        <w:t>bölümünde</w:t>
      </w:r>
      <w:proofErr w:type="spellEnd"/>
      <w:r>
        <w:t xml:space="preserve"> </w:t>
      </w:r>
      <w:proofErr w:type="spellStart"/>
      <w:r>
        <w:t>açıkça</w:t>
      </w:r>
      <w:proofErr w:type="spellEnd"/>
      <w:r>
        <w:t xml:space="preserve"> </w:t>
      </w:r>
      <w:proofErr w:type="spellStart"/>
      <w:r>
        <w:t>belirtilmiş</w:t>
      </w:r>
      <w:proofErr w:type="spellEnd"/>
      <w:r>
        <w:t xml:space="preserve"> </w:t>
      </w:r>
      <w:proofErr w:type="spellStart"/>
      <w:r>
        <w:t>olduğunu</w:t>
      </w:r>
      <w:proofErr w:type="spellEnd"/>
      <w:r>
        <w:t xml:space="preserve"> </w:t>
      </w:r>
      <w:proofErr w:type="spellStart"/>
      <w:r>
        <w:t>beyan</w:t>
      </w:r>
      <w:proofErr w:type="spellEnd"/>
      <w:r>
        <w:t xml:space="preserve"> </w:t>
      </w:r>
      <w:proofErr w:type="spellStart"/>
      <w:r>
        <w:t>ederim</w:t>
      </w:r>
      <w:proofErr w:type="spellEnd"/>
      <w:r>
        <w:t>.</w:t>
      </w:r>
      <w:r>
        <w:br/>
      </w:r>
      <w:r>
        <w:br/>
      </w:r>
      <w:proofErr w:type="spellStart"/>
      <w:r>
        <w:t>Geliştirme</w:t>
      </w:r>
      <w:proofErr w:type="spellEnd"/>
      <w:r>
        <w:t xml:space="preserve"> </w:t>
      </w:r>
      <w:proofErr w:type="spellStart"/>
      <w:r>
        <w:t>sürecinde</w:t>
      </w:r>
      <w:proofErr w:type="spellEnd"/>
      <w:r>
        <w:t xml:space="preserve"> </w:t>
      </w:r>
      <w:proofErr w:type="spellStart"/>
      <w:r>
        <w:t>yapay</w:t>
      </w:r>
      <w:proofErr w:type="spellEnd"/>
      <w:r>
        <w:t xml:space="preserve"> </w:t>
      </w:r>
      <w:proofErr w:type="spellStart"/>
      <w:r>
        <w:t>zekâ</w:t>
      </w:r>
      <w:proofErr w:type="spellEnd"/>
      <w:r>
        <w:t xml:space="preserve"> </w:t>
      </w:r>
      <w:proofErr w:type="spellStart"/>
      <w:r>
        <w:t>destekli</w:t>
      </w:r>
      <w:proofErr w:type="spellEnd"/>
      <w:r>
        <w:t xml:space="preserve"> </w:t>
      </w:r>
      <w:proofErr w:type="spellStart"/>
      <w:r>
        <w:t>araçlardan</w:t>
      </w:r>
      <w:proofErr w:type="spellEnd"/>
      <w:r>
        <w:t xml:space="preserve"> (Claude Code, GitHub Copilot, Cursor vb.) </w:t>
      </w:r>
      <w:proofErr w:type="spellStart"/>
      <w:r>
        <w:t>yardım</w:t>
      </w:r>
      <w:proofErr w:type="spellEnd"/>
      <w:r>
        <w:t xml:space="preserve"> </w:t>
      </w:r>
      <w:proofErr w:type="spellStart"/>
      <w:r>
        <w:t>alınmış</w:t>
      </w:r>
      <w:proofErr w:type="spellEnd"/>
      <w:r>
        <w:t xml:space="preserve"> </w:t>
      </w:r>
      <w:proofErr w:type="spellStart"/>
      <w:r>
        <w:t>olmakla</w:t>
      </w:r>
      <w:proofErr w:type="spellEnd"/>
      <w:r>
        <w:t xml:space="preserve"> </w:t>
      </w:r>
      <w:proofErr w:type="spellStart"/>
      <w:r>
        <w:t>birlikte</w:t>
      </w:r>
      <w:proofErr w:type="spellEnd"/>
      <w:r>
        <w:t xml:space="preserve">; </w:t>
      </w:r>
      <w:proofErr w:type="spellStart"/>
      <w:r>
        <w:t>mimari</w:t>
      </w:r>
      <w:proofErr w:type="spellEnd"/>
      <w:r>
        <w:t xml:space="preserve"> </w:t>
      </w:r>
      <w:proofErr w:type="spellStart"/>
      <w:r>
        <w:t>kararlar</w:t>
      </w:r>
      <w:proofErr w:type="spellEnd"/>
      <w:r>
        <w:t xml:space="preserve">, </w:t>
      </w:r>
      <w:proofErr w:type="spellStart"/>
      <w:r>
        <w:t>kullanılan</w:t>
      </w:r>
      <w:proofErr w:type="spellEnd"/>
      <w:r>
        <w:t xml:space="preserve"> </w:t>
      </w:r>
      <w:proofErr w:type="spellStart"/>
      <w:r>
        <w:t>teknoloji</w:t>
      </w:r>
      <w:proofErr w:type="spellEnd"/>
      <w:r>
        <w:t xml:space="preserve"> </w:t>
      </w:r>
      <w:proofErr w:type="spellStart"/>
      <w:r>
        <w:t>seçimleri</w:t>
      </w:r>
      <w:proofErr w:type="spellEnd"/>
      <w:r>
        <w:t xml:space="preserve">, </w:t>
      </w:r>
      <w:proofErr w:type="spellStart"/>
      <w:r>
        <w:t>ürün</w:t>
      </w:r>
      <w:proofErr w:type="spellEnd"/>
      <w:r>
        <w:t xml:space="preserve"> </w:t>
      </w:r>
      <w:proofErr w:type="spellStart"/>
      <w:r>
        <w:t>yönetimi</w:t>
      </w:r>
      <w:proofErr w:type="spellEnd"/>
      <w:r>
        <w:t xml:space="preserve"> </w:t>
      </w:r>
      <w:proofErr w:type="spellStart"/>
      <w:r>
        <w:t>belgesi</w:t>
      </w:r>
      <w:proofErr w:type="spellEnd"/>
      <w:r>
        <w:t xml:space="preserve"> (PRD), </w:t>
      </w:r>
      <w:proofErr w:type="spellStart"/>
      <w:r>
        <w:t>kullanıcı</w:t>
      </w:r>
      <w:proofErr w:type="spellEnd"/>
      <w:r>
        <w:t xml:space="preserve"> </w:t>
      </w:r>
      <w:proofErr w:type="spellStart"/>
      <w:r>
        <w:t>araştırması</w:t>
      </w:r>
      <w:proofErr w:type="spellEnd"/>
      <w:r>
        <w:t xml:space="preserve"> </w:t>
      </w:r>
      <w:proofErr w:type="spellStart"/>
      <w:r>
        <w:t>ve</w:t>
      </w:r>
      <w:proofErr w:type="spellEnd"/>
      <w:r>
        <w:t xml:space="preserve"> </w:t>
      </w:r>
      <w:proofErr w:type="spellStart"/>
      <w:r>
        <w:t>iş</w:t>
      </w:r>
      <w:proofErr w:type="spellEnd"/>
      <w:r>
        <w:t xml:space="preserve"> </w:t>
      </w:r>
      <w:proofErr w:type="spellStart"/>
      <w:r>
        <w:t>modeli</w:t>
      </w:r>
      <w:proofErr w:type="spellEnd"/>
      <w:r>
        <w:t xml:space="preserve"> </w:t>
      </w:r>
      <w:proofErr w:type="spellStart"/>
      <w:r>
        <w:t>değerlendirmeleri</w:t>
      </w:r>
      <w:proofErr w:type="spellEnd"/>
      <w:r>
        <w:t xml:space="preserve"> </w:t>
      </w:r>
      <w:proofErr w:type="spellStart"/>
      <w:r>
        <w:t>tamamen</w:t>
      </w:r>
      <w:proofErr w:type="spellEnd"/>
      <w:r>
        <w:t xml:space="preserve"> </w:t>
      </w:r>
      <w:proofErr w:type="spellStart"/>
      <w:r>
        <w:t>kendi</w:t>
      </w:r>
      <w:proofErr w:type="spellEnd"/>
      <w:r>
        <w:t xml:space="preserve"> </w:t>
      </w:r>
      <w:proofErr w:type="spellStart"/>
      <w:r>
        <w:t>araştırmam</w:t>
      </w:r>
      <w:proofErr w:type="spellEnd"/>
      <w:r>
        <w:t xml:space="preserve"> </w:t>
      </w:r>
      <w:proofErr w:type="spellStart"/>
      <w:r>
        <w:t>ve</w:t>
      </w:r>
      <w:proofErr w:type="spellEnd"/>
      <w:r>
        <w:t xml:space="preserve"> </w:t>
      </w:r>
      <w:proofErr w:type="spellStart"/>
      <w:r>
        <w:t>takdirim</w:t>
      </w:r>
      <w:proofErr w:type="spellEnd"/>
      <w:r>
        <w:t xml:space="preserve"> </w:t>
      </w:r>
      <w:proofErr w:type="spellStart"/>
      <w:r>
        <w:t>sonucu</w:t>
      </w:r>
      <w:proofErr w:type="spellEnd"/>
      <w:r>
        <w:t xml:space="preserve"> </w:t>
      </w:r>
      <w:proofErr w:type="spellStart"/>
      <w:r>
        <w:t>oluşturulmuştur</w:t>
      </w:r>
      <w:proofErr w:type="spellEnd"/>
      <w:r>
        <w:t xml:space="preserve">. AI </w:t>
      </w:r>
      <w:proofErr w:type="spellStart"/>
      <w:r>
        <w:t>araçlarından</w:t>
      </w:r>
      <w:proofErr w:type="spellEnd"/>
      <w:r>
        <w:t xml:space="preserve"> </w:t>
      </w:r>
      <w:proofErr w:type="spellStart"/>
      <w:r>
        <w:t>üretilen</w:t>
      </w:r>
      <w:proofErr w:type="spellEnd"/>
      <w:r>
        <w:t xml:space="preserve"> </w:t>
      </w:r>
      <w:proofErr w:type="spellStart"/>
      <w:r>
        <w:t>kod</w:t>
      </w:r>
      <w:proofErr w:type="spellEnd"/>
      <w:r>
        <w:t xml:space="preserve"> </w:t>
      </w:r>
      <w:proofErr w:type="spellStart"/>
      <w:r>
        <w:t>parçaları</w:t>
      </w:r>
      <w:proofErr w:type="spellEnd"/>
      <w:r>
        <w:t xml:space="preserve"> </w:t>
      </w:r>
      <w:proofErr w:type="spellStart"/>
      <w:r>
        <w:t>gözden</w:t>
      </w:r>
      <w:proofErr w:type="spellEnd"/>
      <w:r>
        <w:t xml:space="preserve"> </w:t>
      </w:r>
      <w:proofErr w:type="spellStart"/>
      <w:r>
        <w:t>geçirilmiş</w:t>
      </w:r>
      <w:proofErr w:type="spellEnd"/>
      <w:r>
        <w:t xml:space="preserve">, </w:t>
      </w:r>
      <w:proofErr w:type="spellStart"/>
      <w:r>
        <w:t>gerekli</w:t>
      </w:r>
      <w:proofErr w:type="spellEnd"/>
      <w:r>
        <w:t xml:space="preserve"> </w:t>
      </w:r>
      <w:proofErr w:type="spellStart"/>
      <w:r>
        <w:t>iyileştirmeler</w:t>
      </w:r>
      <w:proofErr w:type="spellEnd"/>
      <w:r>
        <w:t xml:space="preserve"> </w:t>
      </w:r>
      <w:proofErr w:type="spellStart"/>
      <w:r>
        <w:t>yapılmış</w:t>
      </w:r>
      <w:proofErr w:type="spellEnd"/>
      <w:r>
        <w:t xml:space="preserve"> </w:t>
      </w:r>
      <w:proofErr w:type="spellStart"/>
      <w:r>
        <w:t>ve</w:t>
      </w:r>
      <w:proofErr w:type="spellEnd"/>
      <w:r>
        <w:t xml:space="preserve"> </w:t>
      </w:r>
      <w:proofErr w:type="spellStart"/>
      <w:r>
        <w:t>proje</w:t>
      </w:r>
      <w:proofErr w:type="spellEnd"/>
      <w:r>
        <w:t xml:space="preserve"> </w:t>
      </w:r>
      <w:proofErr w:type="spellStart"/>
      <w:r>
        <w:t>bütününe</w:t>
      </w:r>
      <w:proofErr w:type="spellEnd"/>
      <w:r>
        <w:t xml:space="preserve"> </w:t>
      </w:r>
      <w:proofErr w:type="spellStart"/>
      <w:r>
        <w:t>entegre</w:t>
      </w:r>
      <w:proofErr w:type="spellEnd"/>
      <w:r>
        <w:t xml:space="preserve"> </w:t>
      </w:r>
      <w:proofErr w:type="spellStart"/>
      <w:r>
        <w:t>edilmiştir</w:t>
      </w:r>
      <w:proofErr w:type="spellEnd"/>
      <w:r>
        <w:t>.</w:t>
      </w:r>
    </w:p>
    <w:p w14:paraId="33A242E9" w14:textId="77777777" w:rsidR="00052761" w:rsidRDefault="0006423C">
      <w:pPr>
        <w:spacing w:before="1440"/>
        <w:ind w:firstLine="0"/>
        <w:jc w:val="right"/>
      </w:pPr>
      <w:r>
        <w:t>_______________________</w:t>
      </w:r>
    </w:p>
    <w:p w14:paraId="72EDB890" w14:textId="77777777" w:rsidR="00052761" w:rsidRDefault="0006423C">
      <w:pPr>
        <w:ind w:firstLine="0"/>
        <w:jc w:val="right"/>
      </w:pPr>
      <w:r>
        <w:rPr>
          <w:b/>
        </w:rPr>
        <w:t>İLAYDA ÖZTÜRK</w:t>
      </w:r>
    </w:p>
    <w:p w14:paraId="24CE56F0" w14:textId="77777777" w:rsidR="00052761" w:rsidRDefault="0006423C">
      <w:pPr>
        <w:ind w:firstLine="0"/>
        <w:jc w:val="right"/>
      </w:pPr>
      <w:proofErr w:type="spellStart"/>
      <w:r>
        <w:rPr>
          <w:sz w:val="22"/>
        </w:rPr>
        <w:t>Öğrenci</w:t>
      </w:r>
      <w:proofErr w:type="spellEnd"/>
      <w:r>
        <w:rPr>
          <w:sz w:val="22"/>
        </w:rPr>
        <w:t xml:space="preserve"> No: 23080410302</w:t>
      </w:r>
    </w:p>
    <w:p w14:paraId="1AE9FAF3" w14:textId="77777777" w:rsidR="00052761" w:rsidRDefault="0006423C">
      <w:r>
        <w:br w:type="page"/>
      </w:r>
    </w:p>
    <w:p w14:paraId="1D4CF3E0" w14:textId="77777777" w:rsidR="00052761" w:rsidRDefault="0006423C">
      <w:pPr>
        <w:spacing w:before="480" w:after="360"/>
        <w:ind w:firstLine="0"/>
        <w:jc w:val="center"/>
      </w:pPr>
      <w:r>
        <w:rPr>
          <w:b/>
          <w:sz w:val="28"/>
        </w:rPr>
        <w:lastRenderedPageBreak/>
        <w:t>ÖZET</w:t>
      </w:r>
    </w:p>
    <w:p w14:paraId="2C34A9AC" w14:textId="77777777" w:rsidR="00052761" w:rsidRDefault="0006423C">
      <w:pPr>
        <w:spacing w:after="480"/>
        <w:ind w:firstLine="0"/>
        <w:jc w:val="center"/>
      </w:pPr>
      <w:r>
        <w:rPr>
          <w:i/>
        </w:rPr>
        <w:t>WEB WORKERS BIG DATA İŞLEME</w:t>
      </w:r>
    </w:p>
    <w:p w14:paraId="09C0DB78" w14:textId="77777777" w:rsidR="009C204B" w:rsidRPr="009C204B" w:rsidRDefault="009C204B" w:rsidP="009C204B">
      <w:pPr>
        <w:ind w:firstLine="0"/>
        <w:rPr>
          <w:lang w:val="tr-TR"/>
        </w:rPr>
      </w:pPr>
      <w:r w:rsidRPr="009C204B">
        <w:rPr>
          <w:lang w:val="tr-TR"/>
        </w:rPr>
        <w:t>Günümüzde veri setlerinin hacmi hızla artmakta olup, analiz süreçleri genellikle özel donanımlar gerektiren ağır masaüstü yazılımları veya sunucu tarafında çalışan bulut servisleri ile gerçekleştirilmektedir. Geleneksel web uygulamalarında, JavaScript’in tek iş parçacıklı (</w:t>
      </w:r>
      <w:proofErr w:type="spellStart"/>
      <w:r w:rsidRPr="009C204B">
        <w:rPr>
          <w:lang w:val="tr-TR"/>
        </w:rPr>
        <w:t>single-threaded</w:t>
      </w:r>
      <w:proofErr w:type="spellEnd"/>
      <w:r w:rsidRPr="009C204B">
        <w:rPr>
          <w:lang w:val="tr-TR"/>
        </w:rPr>
        <w:t xml:space="preserve">) çalışma yapısı nedeniyle ciddi kısıtlamalar yaşanmaktadır. Büyük hacimli (100.000 satır ve üzeri) CSV dosyalarının doğrudan tarayıcı belleğine yüklenip işlenmesi, ana iş parçacığını (Main </w:t>
      </w:r>
      <w:proofErr w:type="spellStart"/>
      <w:r w:rsidRPr="009C204B">
        <w:rPr>
          <w:lang w:val="tr-TR"/>
        </w:rPr>
        <w:t>Thread</w:t>
      </w:r>
      <w:proofErr w:type="spellEnd"/>
      <w:r w:rsidRPr="009C204B">
        <w:rPr>
          <w:lang w:val="tr-TR"/>
        </w:rPr>
        <w:t>) bloke ederek kullanıcı arayüzünün (UI) donmasına ve tarayıcının çökmesine neden olmaktadır. Bu darboğaz, veri gizliliği nedeniyle verilerini uzak sunuculara yüklemekten kaçınan akademisyenler, veri analistleri ve araştırmacılar için tarayıcı tabanlı güvenli analiz yapmayı imkansızlaştırmaktadır. Bu proje, devasa veri setlerinin tarayıcı ortamında, UI performansından ödün vermeden ve tamamen istemci tarafında (</w:t>
      </w:r>
      <w:proofErr w:type="spellStart"/>
      <w:r w:rsidRPr="009C204B">
        <w:rPr>
          <w:lang w:val="tr-TR"/>
        </w:rPr>
        <w:t>client-side</w:t>
      </w:r>
      <w:proofErr w:type="spellEnd"/>
      <w:r w:rsidRPr="009C204B">
        <w:rPr>
          <w:lang w:val="tr-TR"/>
        </w:rPr>
        <w:t>) işlenebilmesi sorununu çözmeyi amaçlamaktadır.</w:t>
      </w:r>
    </w:p>
    <w:p w14:paraId="46B040C4" w14:textId="77777777" w:rsidR="009C204B" w:rsidRPr="009C204B" w:rsidRDefault="009C204B" w:rsidP="009C204B">
      <w:pPr>
        <w:ind w:firstLine="0"/>
        <w:rPr>
          <w:lang w:val="tr-TR"/>
        </w:rPr>
      </w:pPr>
      <w:r w:rsidRPr="009C204B">
        <w:rPr>
          <w:lang w:val="tr-TR"/>
        </w:rPr>
        <w:t xml:space="preserve">Bu doğrultuda, modern web standartlarının asenkron mimarisi kullanılarak sunucusuz bir veri analiz aracı geliştirilmiştir. Geliştirme sürecinde, </w:t>
      </w:r>
      <w:proofErr w:type="spellStart"/>
      <w:r w:rsidRPr="009C204B">
        <w:rPr>
          <w:lang w:val="tr-TR"/>
        </w:rPr>
        <w:t>framework</w:t>
      </w:r>
      <w:proofErr w:type="spellEnd"/>
      <w:r w:rsidRPr="009C204B">
        <w:rPr>
          <w:lang w:val="tr-TR"/>
        </w:rPr>
        <w:t xml:space="preserve"> maliyetlerinden ve DOM yenileme (re-</w:t>
      </w:r>
      <w:proofErr w:type="spellStart"/>
      <w:r w:rsidRPr="009C204B">
        <w:rPr>
          <w:lang w:val="tr-TR"/>
        </w:rPr>
        <w:t>render</w:t>
      </w:r>
      <w:proofErr w:type="spellEnd"/>
      <w:r w:rsidRPr="009C204B">
        <w:rPr>
          <w:lang w:val="tr-TR"/>
        </w:rPr>
        <w:t xml:space="preserve">) işlemlerinin getireceği ekstra bellek (RAM) yükünden kaçınmak adına </w:t>
      </w:r>
      <w:proofErr w:type="spellStart"/>
      <w:r w:rsidRPr="009C204B">
        <w:rPr>
          <w:lang w:val="tr-TR"/>
        </w:rPr>
        <w:t>Vanilla</w:t>
      </w:r>
      <w:proofErr w:type="spellEnd"/>
      <w:r w:rsidRPr="009C204B">
        <w:rPr>
          <w:lang w:val="tr-TR"/>
        </w:rPr>
        <w:t xml:space="preserve"> JavaScript tercih edilmiştir. Sistemin temelini oluşturan Web </w:t>
      </w:r>
      <w:proofErr w:type="spellStart"/>
      <w:r w:rsidRPr="009C204B">
        <w:rPr>
          <w:lang w:val="tr-TR"/>
        </w:rPr>
        <w:t>Workers</w:t>
      </w:r>
      <w:proofErr w:type="spellEnd"/>
      <w:r w:rsidRPr="009C204B">
        <w:rPr>
          <w:lang w:val="tr-TR"/>
        </w:rPr>
        <w:t xml:space="preserve"> API sayesinde veri okuma ve istatistiksel analiz (ortalama, medyan, </w:t>
      </w:r>
      <w:proofErr w:type="spellStart"/>
      <w:r w:rsidRPr="009C204B">
        <w:rPr>
          <w:lang w:val="tr-TR"/>
        </w:rPr>
        <w:t>min</w:t>
      </w:r>
      <w:proofErr w:type="spellEnd"/>
      <w:r w:rsidRPr="009C204B">
        <w:rPr>
          <w:lang w:val="tr-TR"/>
        </w:rPr>
        <w:t>/</w:t>
      </w:r>
      <w:proofErr w:type="spellStart"/>
      <w:r w:rsidRPr="009C204B">
        <w:rPr>
          <w:lang w:val="tr-TR"/>
        </w:rPr>
        <w:t>max</w:t>
      </w:r>
      <w:proofErr w:type="spellEnd"/>
      <w:r w:rsidRPr="009C204B">
        <w:rPr>
          <w:lang w:val="tr-TR"/>
        </w:rPr>
        <w:t xml:space="preserve">) gibi ağır hesaplama işlemleri tamamen arka plana aktarılmıştır. Dosyaların çökme yaşanmadan ayrıştırılabilmesi için </w:t>
      </w:r>
      <w:proofErr w:type="spellStart"/>
      <w:r w:rsidRPr="009C204B">
        <w:rPr>
          <w:lang w:val="tr-TR"/>
        </w:rPr>
        <w:t>PapaParse</w:t>
      </w:r>
      <w:proofErr w:type="spellEnd"/>
      <w:r w:rsidRPr="009C204B">
        <w:rPr>
          <w:lang w:val="tr-TR"/>
        </w:rPr>
        <w:t xml:space="preserve"> kütüphanesi "</w:t>
      </w:r>
      <w:proofErr w:type="spellStart"/>
      <w:r w:rsidRPr="009C204B">
        <w:rPr>
          <w:lang w:val="tr-TR"/>
        </w:rPr>
        <w:t>worker</w:t>
      </w:r>
      <w:proofErr w:type="spellEnd"/>
      <w:r w:rsidRPr="009C204B">
        <w:rPr>
          <w:lang w:val="tr-TR"/>
        </w:rPr>
        <w:t xml:space="preserve"> </w:t>
      </w:r>
      <w:proofErr w:type="spellStart"/>
      <w:r w:rsidRPr="009C204B">
        <w:rPr>
          <w:lang w:val="tr-TR"/>
        </w:rPr>
        <w:t>mode</w:t>
      </w:r>
      <w:proofErr w:type="spellEnd"/>
      <w:r w:rsidRPr="009C204B">
        <w:rPr>
          <w:lang w:val="tr-TR"/>
        </w:rPr>
        <w:t>" ile kullanılmış ve veriler parçalı (</w:t>
      </w:r>
      <w:proofErr w:type="spellStart"/>
      <w:r w:rsidRPr="009C204B">
        <w:rPr>
          <w:lang w:val="tr-TR"/>
        </w:rPr>
        <w:t>streaming</w:t>
      </w:r>
      <w:proofErr w:type="spellEnd"/>
      <w:r w:rsidRPr="009C204B">
        <w:rPr>
          <w:lang w:val="tr-TR"/>
        </w:rPr>
        <w:t xml:space="preserve">) olarak okunmuştur. Arka planda işlenen veriler ana iş parçacığına güvenle iletilerek Chart.js aracılığıyla dinamik histogram grafikleri halinde görselleştirilmiş; proje </w:t>
      </w:r>
      <w:proofErr w:type="spellStart"/>
      <w:r w:rsidRPr="009C204B">
        <w:rPr>
          <w:lang w:val="tr-TR"/>
        </w:rPr>
        <w:t>Vite</w:t>
      </w:r>
      <w:proofErr w:type="spellEnd"/>
      <w:r w:rsidRPr="009C204B">
        <w:rPr>
          <w:lang w:val="tr-TR"/>
        </w:rPr>
        <w:t xml:space="preserve"> ile paketlenerek </w:t>
      </w:r>
      <w:proofErr w:type="spellStart"/>
      <w:r w:rsidRPr="009C204B">
        <w:rPr>
          <w:lang w:val="tr-TR"/>
        </w:rPr>
        <w:t>Vercel</w:t>
      </w:r>
      <w:proofErr w:type="spellEnd"/>
      <w:r w:rsidRPr="009C204B">
        <w:rPr>
          <w:lang w:val="tr-TR"/>
        </w:rPr>
        <w:t xml:space="preserve"> üzerinde canlı ortama taşınmıştır.</w:t>
      </w:r>
    </w:p>
    <w:p w14:paraId="72B1858D" w14:textId="77777777" w:rsidR="009C204B" w:rsidRPr="009C204B" w:rsidRDefault="009C204B" w:rsidP="009C204B">
      <w:pPr>
        <w:ind w:firstLine="0"/>
        <w:rPr>
          <w:lang w:val="tr-TR"/>
        </w:rPr>
      </w:pPr>
      <w:r w:rsidRPr="009C204B">
        <w:rPr>
          <w:lang w:val="tr-TR"/>
        </w:rPr>
        <w:t xml:space="preserve">Gerçekleştirilen testler sonucunda, 5 MB üzerindeki (100.000+ satırlık) bir veri setinin, ana iş parçacığını dondurmadan (&lt;50ms gecikme) saniyeler içinde başarıyla analiz edilebildiği kanıtlanmıştır. Geliştirilen bu araç sayesinde, kullanıcıların verilerini harici bir sunucuya aktarma zorunluluğu ortadan kaldırılarak sıfır sunucu maliyetli, güvenli ve lokal bir analiz platformu ortaya konmuştur. İleriye dönük olarak uygulamanın, </w:t>
      </w:r>
      <w:proofErr w:type="spellStart"/>
      <w:r w:rsidRPr="009C204B">
        <w:rPr>
          <w:lang w:val="tr-TR"/>
        </w:rPr>
        <w:t>WebAssembly</w:t>
      </w:r>
      <w:proofErr w:type="spellEnd"/>
      <w:r w:rsidRPr="009C204B">
        <w:rPr>
          <w:lang w:val="tr-TR"/>
        </w:rPr>
        <w:t xml:space="preserve"> (WASM) tabanlı teknolojilerle entegre edilerek daha kompleks veri manipülasyonlarına olanak tanıyan tam teşekküllü bir araca dönüştürülme potansiyeli bulunmaktadır.</w:t>
      </w:r>
    </w:p>
    <w:p w14:paraId="1F5D7713" w14:textId="77777777" w:rsidR="009C204B" w:rsidRPr="009C204B" w:rsidRDefault="009C204B" w:rsidP="009C204B">
      <w:pPr>
        <w:ind w:firstLine="0"/>
        <w:rPr>
          <w:lang w:val="tr-TR"/>
        </w:rPr>
      </w:pPr>
      <w:r w:rsidRPr="009C204B">
        <w:rPr>
          <w:b/>
          <w:bCs/>
          <w:lang w:val="tr-TR"/>
        </w:rPr>
        <w:lastRenderedPageBreak/>
        <w:t>Anahtar Kelimeler:</w:t>
      </w:r>
      <w:r w:rsidRPr="009C204B">
        <w:rPr>
          <w:lang w:val="tr-TR"/>
        </w:rPr>
        <w:t xml:space="preserve"> P22, Veri İşleme, Web </w:t>
      </w:r>
      <w:proofErr w:type="spellStart"/>
      <w:r w:rsidRPr="009C204B">
        <w:rPr>
          <w:lang w:val="tr-TR"/>
        </w:rPr>
        <w:t>Workers</w:t>
      </w:r>
      <w:proofErr w:type="spellEnd"/>
      <w:r w:rsidRPr="009C204B">
        <w:rPr>
          <w:lang w:val="tr-TR"/>
        </w:rPr>
        <w:t xml:space="preserve">, Papa </w:t>
      </w:r>
      <w:proofErr w:type="spellStart"/>
      <w:r w:rsidRPr="009C204B">
        <w:rPr>
          <w:lang w:val="tr-TR"/>
        </w:rPr>
        <w:t>Parse</w:t>
      </w:r>
      <w:proofErr w:type="spellEnd"/>
      <w:r w:rsidRPr="009C204B">
        <w:rPr>
          <w:lang w:val="tr-TR"/>
        </w:rPr>
        <w:t xml:space="preserve">, </w:t>
      </w:r>
      <w:proofErr w:type="spellStart"/>
      <w:r w:rsidRPr="009C204B">
        <w:rPr>
          <w:lang w:val="tr-TR"/>
        </w:rPr>
        <w:t>Vanilla</w:t>
      </w:r>
      <w:proofErr w:type="spellEnd"/>
      <w:r w:rsidRPr="009C204B">
        <w:rPr>
          <w:lang w:val="tr-TR"/>
        </w:rPr>
        <w:t xml:space="preserve"> JavaScript, İstemci Taraflı Analiz, Web Tabanlı Programlama, PRD</w:t>
      </w:r>
    </w:p>
    <w:p w14:paraId="5DC8F7A2" w14:textId="77777777" w:rsidR="00052761" w:rsidRDefault="0006423C">
      <w:r>
        <w:br w:type="page"/>
      </w:r>
    </w:p>
    <w:p w14:paraId="01D0E669" w14:textId="77777777" w:rsidR="00052761" w:rsidRDefault="0006423C">
      <w:pPr>
        <w:spacing w:before="480" w:after="360"/>
        <w:ind w:firstLine="0"/>
        <w:jc w:val="center"/>
      </w:pPr>
      <w:r>
        <w:rPr>
          <w:b/>
          <w:sz w:val="28"/>
        </w:rPr>
        <w:lastRenderedPageBreak/>
        <w:t>ABSTRACT</w:t>
      </w:r>
    </w:p>
    <w:p w14:paraId="4623F47B" w14:textId="77777777" w:rsidR="00052761" w:rsidRDefault="0006423C">
      <w:pPr>
        <w:spacing w:after="480"/>
        <w:ind w:firstLine="0"/>
        <w:jc w:val="center"/>
      </w:pPr>
      <w:r>
        <w:rPr>
          <w:i/>
        </w:rPr>
        <w:t>WEB WORKERS BIG DATA İŞLEME</w:t>
      </w:r>
    </w:p>
    <w:p w14:paraId="01BC7E5F" w14:textId="77777777" w:rsidR="009C204B" w:rsidRPr="009C204B" w:rsidRDefault="009C204B" w:rsidP="009C204B">
      <w:pPr>
        <w:ind w:firstLine="0"/>
        <w:rPr>
          <w:lang w:val="tr-TR"/>
        </w:rPr>
      </w:pPr>
      <w:proofErr w:type="spellStart"/>
      <w:r w:rsidRPr="009C204B">
        <w:rPr>
          <w:lang w:val="tr-TR"/>
        </w:rPr>
        <w:t>Today</w:t>
      </w:r>
      <w:proofErr w:type="spellEnd"/>
      <w:r w:rsidRPr="009C204B">
        <w:rPr>
          <w:lang w:val="tr-TR"/>
        </w:rPr>
        <w:t xml:space="preserve">, </w:t>
      </w:r>
      <w:proofErr w:type="spellStart"/>
      <w:r w:rsidRPr="009C204B">
        <w:rPr>
          <w:lang w:val="tr-TR"/>
        </w:rPr>
        <w:t>the</w:t>
      </w:r>
      <w:proofErr w:type="spellEnd"/>
      <w:r w:rsidRPr="009C204B">
        <w:rPr>
          <w:lang w:val="tr-TR"/>
        </w:rPr>
        <w:t xml:space="preserve"> </w:t>
      </w:r>
      <w:proofErr w:type="spellStart"/>
      <w:r w:rsidRPr="009C204B">
        <w:rPr>
          <w:lang w:val="tr-TR"/>
        </w:rPr>
        <w:t>volume</w:t>
      </w:r>
      <w:proofErr w:type="spellEnd"/>
      <w:r w:rsidRPr="009C204B">
        <w:rPr>
          <w:lang w:val="tr-TR"/>
        </w:rPr>
        <w:t xml:space="preserve"> of </w:t>
      </w:r>
      <w:proofErr w:type="spellStart"/>
      <w:r w:rsidRPr="009C204B">
        <w:rPr>
          <w:lang w:val="tr-TR"/>
        </w:rPr>
        <w:t>datasets</w:t>
      </w:r>
      <w:proofErr w:type="spellEnd"/>
      <w:r w:rsidRPr="009C204B">
        <w:rPr>
          <w:lang w:val="tr-TR"/>
        </w:rPr>
        <w:t xml:space="preserve"> is </w:t>
      </w:r>
      <w:proofErr w:type="spellStart"/>
      <w:r w:rsidRPr="009C204B">
        <w:rPr>
          <w:lang w:val="tr-TR"/>
        </w:rPr>
        <w:t>rapidly</w:t>
      </w:r>
      <w:proofErr w:type="spellEnd"/>
      <w:r w:rsidRPr="009C204B">
        <w:rPr>
          <w:lang w:val="tr-TR"/>
        </w:rPr>
        <w:t xml:space="preserve"> </w:t>
      </w:r>
      <w:proofErr w:type="spellStart"/>
      <w:r w:rsidRPr="009C204B">
        <w:rPr>
          <w:lang w:val="tr-TR"/>
        </w:rPr>
        <w:t>increasing</w:t>
      </w:r>
      <w:proofErr w:type="spellEnd"/>
      <w:r w:rsidRPr="009C204B">
        <w:rPr>
          <w:lang w:val="tr-TR"/>
        </w:rPr>
        <w:t xml:space="preserve">, </w:t>
      </w:r>
      <w:proofErr w:type="spellStart"/>
      <w:r w:rsidRPr="009C204B">
        <w:rPr>
          <w:lang w:val="tr-TR"/>
        </w:rPr>
        <w:t>and</w:t>
      </w:r>
      <w:proofErr w:type="spellEnd"/>
      <w:r w:rsidRPr="009C204B">
        <w:rPr>
          <w:lang w:val="tr-TR"/>
        </w:rPr>
        <w:t xml:space="preserve"> </w:t>
      </w:r>
      <w:proofErr w:type="spellStart"/>
      <w:r w:rsidRPr="009C204B">
        <w:rPr>
          <w:lang w:val="tr-TR"/>
        </w:rPr>
        <w:t>their</w:t>
      </w:r>
      <w:proofErr w:type="spellEnd"/>
      <w:r w:rsidRPr="009C204B">
        <w:rPr>
          <w:lang w:val="tr-TR"/>
        </w:rPr>
        <w:t xml:space="preserve"> </w:t>
      </w:r>
      <w:proofErr w:type="spellStart"/>
      <w:r w:rsidRPr="009C204B">
        <w:rPr>
          <w:lang w:val="tr-TR"/>
        </w:rPr>
        <w:t>analysis</w:t>
      </w:r>
      <w:proofErr w:type="spellEnd"/>
      <w:r w:rsidRPr="009C204B">
        <w:rPr>
          <w:lang w:val="tr-TR"/>
        </w:rPr>
        <w:t xml:space="preserve"> </w:t>
      </w:r>
      <w:proofErr w:type="spellStart"/>
      <w:r w:rsidRPr="009C204B">
        <w:rPr>
          <w:lang w:val="tr-TR"/>
        </w:rPr>
        <w:t>typically</w:t>
      </w:r>
      <w:proofErr w:type="spellEnd"/>
      <w:r w:rsidRPr="009C204B">
        <w:rPr>
          <w:lang w:val="tr-TR"/>
        </w:rPr>
        <w:t xml:space="preserve"> </w:t>
      </w:r>
      <w:proofErr w:type="spellStart"/>
      <w:r w:rsidRPr="009C204B">
        <w:rPr>
          <w:lang w:val="tr-TR"/>
        </w:rPr>
        <w:t>requires</w:t>
      </w:r>
      <w:proofErr w:type="spellEnd"/>
      <w:r w:rsidRPr="009C204B">
        <w:rPr>
          <w:lang w:val="tr-TR"/>
        </w:rPr>
        <w:t xml:space="preserve"> </w:t>
      </w:r>
      <w:proofErr w:type="spellStart"/>
      <w:r w:rsidRPr="009C204B">
        <w:rPr>
          <w:lang w:val="tr-TR"/>
        </w:rPr>
        <w:t>heavy</w:t>
      </w:r>
      <w:proofErr w:type="spellEnd"/>
      <w:r w:rsidRPr="009C204B">
        <w:rPr>
          <w:lang w:val="tr-TR"/>
        </w:rPr>
        <w:t xml:space="preserve"> desktop </w:t>
      </w:r>
      <w:proofErr w:type="gramStart"/>
      <w:r w:rsidRPr="009C204B">
        <w:rPr>
          <w:lang w:val="tr-TR"/>
        </w:rPr>
        <w:t>software</w:t>
      </w:r>
      <w:proofErr w:type="gramEnd"/>
      <w:r w:rsidRPr="009C204B">
        <w:rPr>
          <w:lang w:val="tr-TR"/>
        </w:rPr>
        <w:t xml:space="preserve"> </w:t>
      </w:r>
      <w:proofErr w:type="spellStart"/>
      <w:r w:rsidRPr="009C204B">
        <w:rPr>
          <w:lang w:val="tr-TR"/>
        </w:rPr>
        <w:t>or</w:t>
      </w:r>
      <w:proofErr w:type="spellEnd"/>
      <w:r w:rsidRPr="009C204B">
        <w:rPr>
          <w:lang w:val="tr-TR"/>
        </w:rPr>
        <w:t xml:space="preserve"> server-</w:t>
      </w:r>
      <w:proofErr w:type="spellStart"/>
      <w:r w:rsidRPr="009C204B">
        <w:rPr>
          <w:lang w:val="tr-TR"/>
        </w:rPr>
        <w:t>side</w:t>
      </w:r>
      <w:proofErr w:type="spellEnd"/>
      <w:r w:rsidRPr="009C204B">
        <w:rPr>
          <w:lang w:val="tr-TR"/>
        </w:rPr>
        <w:t xml:space="preserve"> </w:t>
      </w:r>
      <w:proofErr w:type="spellStart"/>
      <w:r w:rsidRPr="009C204B">
        <w:rPr>
          <w:lang w:val="tr-TR"/>
        </w:rPr>
        <w:t>cloud</w:t>
      </w:r>
      <w:proofErr w:type="spellEnd"/>
      <w:r w:rsidRPr="009C204B">
        <w:rPr>
          <w:lang w:val="tr-TR"/>
        </w:rPr>
        <w:t xml:space="preserve"> </w:t>
      </w:r>
      <w:proofErr w:type="spellStart"/>
      <w:r w:rsidRPr="009C204B">
        <w:rPr>
          <w:lang w:val="tr-TR"/>
        </w:rPr>
        <w:t>services</w:t>
      </w:r>
      <w:proofErr w:type="spellEnd"/>
      <w:r w:rsidRPr="009C204B">
        <w:rPr>
          <w:lang w:val="tr-TR"/>
        </w:rPr>
        <w:t xml:space="preserve">. </w:t>
      </w:r>
      <w:proofErr w:type="spellStart"/>
      <w:r w:rsidRPr="009C204B">
        <w:rPr>
          <w:lang w:val="tr-TR"/>
        </w:rPr>
        <w:t>In</w:t>
      </w:r>
      <w:proofErr w:type="spellEnd"/>
      <w:r w:rsidRPr="009C204B">
        <w:rPr>
          <w:lang w:val="tr-TR"/>
        </w:rPr>
        <w:t xml:space="preserve"> </w:t>
      </w:r>
      <w:proofErr w:type="spellStart"/>
      <w:r w:rsidRPr="009C204B">
        <w:rPr>
          <w:lang w:val="tr-TR"/>
        </w:rPr>
        <w:t>traditional</w:t>
      </w:r>
      <w:proofErr w:type="spellEnd"/>
      <w:r w:rsidRPr="009C204B">
        <w:rPr>
          <w:lang w:val="tr-TR"/>
        </w:rPr>
        <w:t xml:space="preserve"> web </w:t>
      </w:r>
      <w:proofErr w:type="spellStart"/>
      <w:r w:rsidRPr="009C204B">
        <w:rPr>
          <w:lang w:val="tr-TR"/>
        </w:rPr>
        <w:t>applications</w:t>
      </w:r>
      <w:proofErr w:type="spellEnd"/>
      <w:r w:rsidRPr="009C204B">
        <w:rPr>
          <w:lang w:val="tr-TR"/>
        </w:rPr>
        <w:t xml:space="preserve">, severe </w:t>
      </w:r>
      <w:proofErr w:type="spellStart"/>
      <w:r w:rsidRPr="009C204B">
        <w:rPr>
          <w:lang w:val="tr-TR"/>
        </w:rPr>
        <w:t>limitations</w:t>
      </w:r>
      <w:proofErr w:type="spellEnd"/>
      <w:r w:rsidRPr="009C204B">
        <w:rPr>
          <w:lang w:val="tr-TR"/>
        </w:rPr>
        <w:t xml:space="preserve"> </w:t>
      </w:r>
      <w:proofErr w:type="spellStart"/>
      <w:r w:rsidRPr="009C204B">
        <w:rPr>
          <w:lang w:val="tr-TR"/>
        </w:rPr>
        <w:t>arise</w:t>
      </w:r>
      <w:proofErr w:type="spellEnd"/>
      <w:r w:rsidRPr="009C204B">
        <w:rPr>
          <w:lang w:val="tr-TR"/>
        </w:rPr>
        <w:t xml:space="preserve"> </w:t>
      </w:r>
      <w:proofErr w:type="spellStart"/>
      <w:r w:rsidRPr="009C204B">
        <w:rPr>
          <w:lang w:val="tr-TR"/>
        </w:rPr>
        <w:t>due</w:t>
      </w:r>
      <w:proofErr w:type="spellEnd"/>
      <w:r w:rsidRPr="009C204B">
        <w:rPr>
          <w:lang w:val="tr-TR"/>
        </w:rPr>
        <w:t xml:space="preserve"> </w:t>
      </w:r>
      <w:proofErr w:type="spellStart"/>
      <w:r w:rsidRPr="009C204B">
        <w:rPr>
          <w:lang w:val="tr-TR"/>
        </w:rPr>
        <w:t>to</w:t>
      </w:r>
      <w:proofErr w:type="spellEnd"/>
      <w:r w:rsidRPr="009C204B">
        <w:rPr>
          <w:lang w:val="tr-TR"/>
        </w:rPr>
        <w:t xml:space="preserve"> </w:t>
      </w:r>
      <w:proofErr w:type="spellStart"/>
      <w:r w:rsidRPr="009C204B">
        <w:rPr>
          <w:lang w:val="tr-TR"/>
        </w:rPr>
        <w:t>the</w:t>
      </w:r>
      <w:proofErr w:type="spellEnd"/>
      <w:r w:rsidRPr="009C204B">
        <w:rPr>
          <w:lang w:val="tr-TR"/>
        </w:rPr>
        <w:t xml:space="preserve"> </w:t>
      </w:r>
      <w:proofErr w:type="spellStart"/>
      <w:r w:rsidRPr="009C204B">
        <w:rPr>
          <w:lang w:val="tr-TR"/>
        </w:rPr>
        <w:t>single-threaded</w:t>
      </w:r>
      <w:proofErr w:type="spellEnd"/>
      <w:r w:rsidRPr="009C204B">
        <w:rPr>
          <w:lang w:val="tr-TR"/>
        </w:rPr>
        <w:t xml:space="preserve"> </w:t>
      </w:r>
      <w:proofErr w:type="spellStart"/>
      <w:r w:rsidRPr="009C204B">
        <w:rPr>
          <w:lang w:val="tr-TR"/>
        </w:rPr>
        <w:t>nature</w:t>
      </w:r>
      <w:proofErr w:type="spellEnd"/>
      <w:r w:rsidRPr="009C204B">
        <w:rPr>
          <w:lang w:val="tr-TR"/>
        </w:rPr>
        <w:t xml:space="preserve"> of JavaScript. </w:t>
      </w:r>
      <w:proofErr w:type="spellStart"/>
      <w:r w:rsidRPr="009C204B">
        <w:rPr>
          <w:lang w:val="tr-TR"/>
        </w:rPr>
        <w:t>Directly</w:t>
      </w:r>
      <w:proofErr w:type="spellEnd"/>
      <w:r w:rsidRPr="009C204B">
        <w:rPr>
          <w:lang w:val="tr-TR"/>
        </w:rPr>
        <w:t xml:space="preserve"> </w:t>
      </w:r>
      <w:proofErr w:type="spellStart"/>
      <w:r w:rsidRPr="009C204B">
        <w:rPr>
          <w:lang w:val="tr-TR"/>
        </w:rPr>
        <w:t>processing</w:t>
      </w:r>
      <w:proofErr w:type="spellEnd"/>
      <w:r w:rsidRPr="009C204B">
        <w:rPr>
          <w:lang w:val="tr-TR"/>
        </w:rPr>
        <w:t xml:space="preserve"> </w:t>
      </w:r>
      <w:proofErr w:type="spellStart"/>
      <w:r w:rsidRPr="009C204B">
        <w:rPr>
          <w:lang w:val="tr-TR"/>
        </w:rPr>
        <w:t>large-scale</w:t>
      </w:r>
      <w:proofErr w:type="spellEnd"/>
      <w:r w:rsidRPr="009C204B">
        <w:rPr>
          <w:lang w:val="tr-TR"/>
        </w:rPr>
        <w:t xml:space="preserve"> CSV </w:t>
      </w:r>
      <w:proofErr w:type="spellStart"/>
      <w:r w:rsidRPr="009C204B">
        <w:rPr>
          <w:lang w:val="tr-TR"/>
        </w:rPr>
        <w:t>files</w:t>
      </w:r>
      <w:proofErr w:type="spellEnd"/>
      <w:r w:rsidRPr="009C204B">
        <w:rPr>
          <w:lang w:val="tr-TR"/>
        </w:rPr>
        <w:t xml:space="preserve"> (100,000 </w:t>
      </w:r>
      <w:proofErr w:type="spellStart"/>
      <w:r w:rsidRPr="009C204B">
        <w:rPr>
          <w:lang w:val="tr-TR"/>
        </w:rPr>
        <w:t>rows</w:t>
      </w:r>
      <w:proofErr w:type="spellEnd"/>
      <w:r w:rsidRPr="009C204B">
        <w:rPr>
          <w:lang w:val="tr-TR"/>
        </w:rPr>
        <w:t xml:space="preserve"> </w:t>
      </w:r>
      <w:proofErr w:type="spellStart"/>
      <w:r w:rsidRPr="009C204B">
        <w:rPr>
          <w:lang w:val="tr-TR"/>
        </w:rPr>
        <w:t>and</w:t>
      </w:r>
      <w:proofErr w:type="spellEnd"/>
      <w:r w:rsidRPr="009C204B">
        <w:rPr>
          <w:lang w:val="tr-TR"/>
        </w:rPr>
        <w:t xml:space="preserve"> </w:t>
      </w:r>
      <w:proofErr w:type="spellStart"/>
      <w:r w:rsidRPr="009C204B">
        <w:rPr>
          <w:lang w:val="tr-TR"/>
        </w:rPr>
        <w:t>above</w:t>
      </w:r>
      <w:proofErr w:type="spellEnd"/>
      <w:r w:rsidRPr="009C204B">
        <w:rPr>
          <w:lang w:val="tr-TR"/>
        </w:rPr>
        <w:t xml:space="preserve">) in </w:t>
      </w:r>
      <w:proofErr w:type="spellStart"/>
      <w:r w:rsidRPr="009C204B">
        <w:rPr>
          <w:lang w:val="tr-TR"/>
        </w:rPr>
        <w:t>the</w:t>
      </w:r>
      <w:proofErr w:type="spellEnd"/>
      <w:r w:rsidRPr="009C204B">
        <w:rPr>
          <w:lang w:val="tr-TR"/>
        </w:rPr>
        <w:t xml:space="preserve"> browser </w:t>
      </w:r>
      <w:proofErr w:type="spellStart"/>
      <w:r w:rsidRPr="009C204B">
        <w:rPr>
          <w:lang w:val="tr-TR"/>
        </w:rPr>
        <w:t>blocks</w:t>
      </w:r>
      <w:proofErr w:type="spellEnd"/>
      <w:r w:rsidRPr="009C204B">
        <w:rPr>
          <w:lang w:val="tr-TR"/>
        </w:rPr>
        <w:t xml:space="preserve"> </w:t>
      </w:r>
      <w:proofErr w:type="spellStart"/>
      <w:r w:rsidRPr="009C204B">
        <w:rPr>
          <w:lang w:val="tr-TR"/>
        </w:rPr>
        <w:t>the</w:t>
      </w:r>
      <w:proofErr w:type="spellEnd"/>
      <w:r w:rsidRPr="009C204B">
        <w:rPr>
          <w:lang w:val="tr-TR"/>
        </w:rPr>
        <w:t xml:space="preserve"> Main </w:t>
      </w:r>
      <w:proofErr w:type="spellStart"/>
      <w:r w:rsidRPr="009C204B">
        <w:rPr>
          <w:lang w:val="tr-TR"/>
        </w:rPr>
        <w:t>Thread</w:t>
      </w:r>
      <w:proofErr w:type="spellEnd"/>
      <w:r w:rsidRPr="009C204B">
        <w:rPr>
          <w:lang w:val="tr-TR"/>
        </w:rPr>
        <w:t xml:space="preserve">, </w:t>
      </w:r>
      <w:proofErr w:type="spellStart"/>
      <w:r w:rsidRPr="009C204B">
        <w:rPr>
          <w:lang w:val="tr-TR"/>
        </w:rPr>
        <w:t>causing</w:t>
      </w:r>
      <w:proofErr w:type="spellEnd"/>
      <w:r w:rsidRPr="009C204B">
        <w:rPr>
          <w:lang w:val="tr-TR"/>
        </w:rPr>
        <w:t xml:space="preserve"> </w:t>
      </w:r>
      <w:proofErr w:type="spellStart"/>
      <w:r w:rsidRPr="009C204B">
        <w:rPr>
          <w:lang w:val="tr-TR"/>
        </w:rPr>
        <w:t>the</w:t>
      </w:r>
      <w:proofErr w:type="spellEnd"/>
      <w:r w:rsidRPr="009C204B">
        <w:rPr>
          <w:lang w:val="tr-TR"/>
        </w:rPr>
        <w:t xml:space="preserve"> </w:t>
      </w:r>
      <w:proofErr w:type="spellStart"/>
      <w:r w:rsidRPr="009C204B">
        <w:rPr>
          <w:lang w:val="tr-TR"/>
        </w:rPr>
        <w:t>user</w:t>
      </w:r>
      <w:proofErr w:type="spellEnd"/>
      <w:r w:rsidRPr="009C204B">
        <w:rPr>
          <w:lang w:val="tr-TR"/>
        </w:rPr>
        <w:t xml:space="preserve"> </w:t>
      </w:r>
      <w:proofErr w:type="spellStart"/>
      <w:r w:rsidRPr="009C204B">
        <w:rPr>
          <w:lang w:val="tr-TR"/>
        </w:rPr>
        <w:t>interface</w:t>
      </w:r>
      <w:proofErr w:type="spellEnd"/>
      <w:r w:rsidRPr="009C204B">
        <w:rPr>
          <w:lang w:val="tr-TR"/>
        </w:rPr>
        <w:t xml:space="preserve"> (UI) </w:t>
      </w:r>
      <w:proofErr w:type="spellStart"/>
      <w:r w:rsidRPr="009C204B">
        <w:rPr>
          <w:lang w:val="tr-TR"/>
        </w:rPr>
        <w:t>to</w:t>
      </w:r>
      <w:proofErr w:type="spellEnd"/>
      <w:r w:rsidRPr="009C204B">
        <w:rPr>
          <w:lang w:val="tr-TR"/>
        </w:rPr>
        <w:t xml:space="preserve"> </w:t>
      </w:r>
      <w:proofErr w:type="spellStart"/>
      <w:r w:rsidRPr="009C204B">
        <w:rPr>
          <w:lang w:val="tr-TR"/>
        </w:rPr>
        <w:t>freeze</w:t>
      </w:r>
      <w:proofErr w:type="spellEnd"/>
      <w:r w:rsidRPr="009C204B">
        <w:rPr>
          <w:lang w:val="tr-TR"/>
        </w:rPr>
        <w:t xml:space="preserve"> </w:t>
      </w:r>
      <w:proofErr w:type="spellStart"/>
      <w:r w:rsidRPr="009C204B">
        <w:rPr>
          <w:lang w:val="tr-TR"/>
        </w:rPr>
        <w:t>and</w:t>
      </w:r>
      <w:proofErr w:type="spellEnd"/>
      <w:r w:rsidRPr="009C204B">
        <w:rPr>
          <w:lang w:val="tr-TR"/>
        </w:rPr>
        <w:t xml:space="preserve"> </w:t>
      </w:r>
      <w:proofErr w:type="spellStart"/>
      <w:r w:rsidRPr="009C204B">
        <w:rPr>
          <w:lang w:val="tr-TR"/>
        </w:rPr>
        <w:t>the</w:t>
      </w:r>
      <w:proofErr w:type="spellEnd"/>
      <w:r w:rsidRPr="009C204B">
        <w:rPr>
          <w:lang w:val="tr-TR"/>
        </w:rPr>
        <w:t xml:space="preserve"> browser </w:t>
      </w:r>
      <w:proofErr w:type="spellStart"/>
      <w:r w:rsidRPr="009C204B">
        <w:rPr>
          <w:lang w:val="tr-TR"/>
        </w:rPr>
        <w:t>to</w:t>
      </w:r>
      <w:proofErr w:type="spellEnd"/>
      <w:r w:rsidRPr="009C204B">
        <w:rPr>
          <w:lang w:val="tr-TR"/>
        </w:rPr>
        <w:t xml:space="preserve"> </w:t>
      </w:r>
      <w:proofErr w:type="spellStart"/>
      <w:r w:rsidRPr="009C204B">
        <w:rPr>
          <w:lang w:val="tr-TR"/>
        </w:rPr>
        <w:t>crash</w:t>
      </w:r>
      <w:proofErr w:type="spellEnd"/>
      <w:r w:rsidRPr="009C204B">
        <w:rPr>
          <w:lang w:val="tr-TR"/>
        </w:rPr>
        <w:t xml:space="preserve">. </w:t>
      </w:r>
      <w:proofErr w:type="spellStart"/>
      <w:r w:rsidRPr="009C204B">
        <w:rPr>
          <w:lang w:val="tr-TR"/>
        </w:rPr>
        <w:t>This</w:t>
      </w:r>
      <w:proofErr w:type="spellEnd"/>
      <w:r w:rsidRPr="009C204B">
        <w:rPr>
          <w:lang w:val="tr-TR"/>
        </w:rPr>
        <w:t xml:space="preserve"> </w:t>
      </w:r>
      <w:proofErr w:type="spellStart"/>
      <w:r w:rsidRPr="009C204B">
        <w:rPr>
          <w:lang w:val="tr-TR"/>
        </w:rPr>
        <w:t>bottleneck</w:t>
      </w:r>
      <w:proofErr w:type="spellEnd"/>
      <w:r w:rsidRPr="009C204B">
        <w:rPr>
          <w:lang w:val="tr-TR"/>
        </w:rPr>
        <w:t xml:space="preserve"> </w:t>
      </w:r>
      <w:proofErr w:type="spellStart"/>
      <w:r w:rsidRPr="009C204B">
        <w:rPr>
          <w:lang w:val="tr-TR"/>
        </w:rPr>
        <w:t>makes</w:t>
      </w:r>
      <w:proofErr w:type="spellEnd"/>
      <w:r w:rsidRPr="009C204B">
        <w:rPr>
          <w:lang w:val="tr-TR"/>
        </w:rPr>
        <w:t xml:space="preserve"> browser-</w:t>
      </w:r>
      <w:proofErr w:type="spellStart"/>
      <w:r w:rsidRPr="009C204B">
        <w:rPr>
          <w:lang w:val="tr-TR"/>
        </w:rPr>
        <w:t>based</w:t>
      </w:r>
      <w:proofErr w:type="spellEnd"/>
      <w:r w:rsidRPr="009C204B">
        <w:rPr>
          <w:lang w:val="tr-TR"/>
        </w:rPr>
        <w:t xml:space="preserve"> </w:t>
      </w:r>
      <w:proofErr w:type="spellStart"/>
      <w:r w:rsidRPr="009C204B">
        <w:rPr>
          <w:lang w:val="tr-TR"/>
        </w:rPr>
        <w:t>analysis</w:t>
      </w:r>
      <w:proofErr w:type="spellEnd"/>
      <w:r w:rsidRPr="009C204B">
        <w:rPr>
          <w:lang w:val="tr-TR"/>
        </w:rPr>
        <w:t xml:space="preserve"> </w:t>
      </w:r>
      <w:proofErr w:type="spellStart"/>
      <w:r w:rsidRPr="009C204B">
        <w:rPr>
          <w:lang w:val="tr-TR"/>
        </w:rPr>
        <w:t>impossible</w:t>
      </w:r>
      <w:proofErr w:type="spellEnd"/>
      <w:r w:rsidRPr="009C204B">
        <w:rPr>
          <w:lang w:val="tr-TR"/>
        </w:rPr>
        <w:t xml:space="preserve"> </w:t>
      </w:r>
      <w:proofErr w:type="spellStart"/>
      <w:r w:rsidRPr="009C204B">
        <w:rPr>
          <w:lang w:val="tr-TR"/>
        </w:rPr>
        <w:t>for</w:t>
      </w:r>
      <w:proofErr w:type="spellEnd"/>
      <w:r w:rsidRPr="009C204B">
        <w:rPr>
          <w:lang w:val="tr-TR"/>
        </w:rPr>
        <w:t xml:space="preserve"> </w:t>
      </w:r>
      <w:proofErr w:type="gramStart"/>
      <w:r w:rsidRPr="009C204B">
        <w:rPr>
          <w:lang w:val="tr-TR"/>
        </w:rPr>
        <w:t>data</w:t>
      </w:r>
      <w:proofErr w:type="gramEnd"/>
      <w:r w:rsidRPr="009C204B">
        <w:rPr>
          <w:lang w:val="tr-TR"/>
        </w:rPr>
        <w:t xml:space="preserve"> </w:t>
      </w:r>
      <w:proofErr w:type="spellStart"/>
      <w:r w:rsidRPr="009C204B">
        <w:rPr>
          <w:lang w:val="tr-TR"/>
        </w:rPr>
        <w:t>analysts</w:t>
      </w:r>
      <w:proofErr w:type="spellEnd"/>
      <w:r w:rsidRPr="009C204B">
        <w:rPr>
          <w:lang w:val="tr-TR"/>
        </w:rPr>
        <w:t xml:space="preserve"> </w:t>
      </w:r>
      <w:proofErr w:type="spellStart"/>
      <w:r w:rsidRPr="009C204B">
        <w:rPr>
          <w:lang w:val="tr-TR"/>
        </w:rPr>
        <w:t>and</w:t>
      </w:r>
      <w:proofErr w:type="spellEnd"/>
      <w:r w:rsidRPr="009C204B">
        <w:rPr>
          <w:lang w:val="tr-TR"/>
        </w:rPr>
        <w:t xml:space="preserve"> </w:t>
      </w:r>
      <w:proofErr w:type="spellStart"/>
      <w:r w:rsidRPr="009C204B">
        <w:rPr>
          <w:lang w:val="tr-TR"/>
        </w:rPr>
        <w:t>researchers</w:t>
      </w:r>
      <w:proofErr w:type="spellEnd"/>
      <w:r w:rsidRPr="009C204B">
        <w:rPr>
          <w:lang w:val="tr-TR"/>
        </w:rPr>
        <w:t xml:space="preserve"> </w:t>
      </w:r>
      <w:proofErr w:type="spellStart"/>
      <w:r w:rsidRPr="009C204B">
        <w:rPr>
          <w:lang w:val="tr-TR"/>
        </w:rPr>
        <w:t>who</w:t>
      </w:r>
      <w:proofErr w:type="spellEnd"/>
      <w:r w:rsidRPr="009C204B">
        <w:rPr>
          <w:lang w:val="tr-TR"/>
        </w:rPr>
        <w:t xml:space="preserve"> </w:t>
      </w:r>
      <w:proofErr w:type="spellStart"/>
      <w:r w:rsidRPr="009C204B">
        <w:rPr>
          <w:lang w:val="tr-TR"/>
        </w:rPr>
        <w:t>avoid</w:t>
      </w:r>
      <w:proofErr w:type="spellEnd"/>
      <w:r w:rsidRPr="009C204B">
        <w:rPr>
          <w:lang w:val="tr-TR"/>
        </w:rPr>
        <w:t xml:space="preserve"> </w:t>
      </w:r>
      <w:proofErr w:type="spellStart"/>
      <w:r w:rsidRPr="009C204B">
        <w:rPr>
          <w:lang w:val="tr-TR"/>
        </w:rPr>
        <w:t>uploading</w:t>
      </w:r>
      <w:proofErr w:type="spellEnd"/>
      <w:r w:rsidRPr="009C204B">
        <w:rPr>
          <w:lang w:val="tr-TR"/>
        </w:rPr>
        <w:t xml:space="preserve"> </w:t>
      </w:r>
      <w:proofErr w:type="spellStart"/>
      <w:r w:rsidRPr="009C204B">
        <w:rPr>
          <w:lang w:val="tr-TR"/>
        </w:rPr>
        <w:t>sensitive</w:t>
      </w:r>
      <w:proofErr w:type="spellEnd"/>
      <w:r w:rsidRPr="009C204B">
        <w:rPr>
          <w:lang w:val="tr-TR"/>
        </w:rPr>
        <w:t xml:space="preserve"> </w:t>
      </w:r>
      <w:proofErr w:type="spellStart"/>
      <w:r w:rsidRPr="009C204B">
        <w:rPr>
          <w:lang w:val="tr-TR"/>
        </w:rPr>
        <w:t>datasets</w:t>
      </w:r>
      <w:proofErr w:type="spellEnd"/>
      <w:r w:rsidRPr="009C204B">
        <w:rPr>
          <w:lang w:val="tr-TR"/>
        </w:rPr>
        <w:t xml:space="preserve"> </w:t>
      </w:r>
      <w:proofErr w:type="spellStart"/>
      <w:r w:rsidRPr="009C204B">
        <w:rPr>
          <w:lang w:val="tr-TR"/>
        </w:rPr>
        <w:t>to</w:t>
      </w:r>
      <w:proofErr w:type="spellEnd"/>
      <w:r w:rsidRPr="009C204B">
        <w:rPr>
          <w:lang w:val="tr-TR"/>
        </w:rPr>
        <w:t xml:space="preserve"> </w:t>
      </w:r>
      <w:proofErr w:type="spellStart"/>
      <w:r w:rsidRPr="009C204B">
        <w:rPr>
          <w:lang w:val="tr-TR"/>
        </w:rPr>
        <w:t>remote</w:t>
      </w:r>
      <w:proofErr w:type="spellEnd"/>
      <w:r w:rsidRPr="009C204B">
        <w:rPr>
          <w:lang w:val="tr-TR"/>
        </w:rPr>
        <w:t xml:space="preserve"> </w:t>
      </w:r>
      <w:proofErr w:type="spellStart"/>
      <w:r w:rsidRPr="009C204B">
        <w:rPr>
          <w:lang w:val="tr-TR"/>
        </w:rPr>
        <w:t>servers</w:t>
      </w:r>
      <w:proofErr w:type="spellEnd"/>
      <w:r w:rsidRPr="009C204B">
        <w:rPr>
          <w:lang w:val="tr-TR"/>
        </w:rPr>
        <w:t xml:space="preserve"> </w:t>
      </w:r>
      <w:proofErr w:type="spellStart"/>
      <w:r w:rsidRPr="009C204B">
        <w:rPr>
          <w:lang w:val="tr-TR"/>
        </w:rPr>
        <w:t>due</w:t>
      </w:r>
      <w:proofErr w:type="spellEnd"/>
      <w:r w:rsidRPr="009C204B">
        <w:rPr>
          <w:lang w:val="tr-TR"/>
        </w:rPr>
        <w:t xml:space="preserve"> </w:t>
      </w:r>
      <w:proofErr w:type="spellStart"/>
      <w:r w:rsidRPr="009C204B">
        <w:rPr>
          <w:lang w:val="tr-TR"/>
        </w:rPr>
        <w:t>to</w:t>
      </w:r>
      <w:proofErr w:type="spellEnd"/>
      <w:r w:rsidRPr="009C204B">
        <w:rPr>
          <w:lang w:val="tr-TR"/>
        </w:rPr>
        <w:t xml:space="preserve"> </w:t>
      </w:r>
      <w:proofErr w:type="spellStart"/>
      <w:r w:rsidRPr="009C204B">
        <w:rPr>
          <w:lang w:val="tr-TR"/>
        </w:rPr>
        <w:t>strict</w:t>
      </w:r>
      <w:proofErr w:type="spellEnd"/>
      <w:r w:rsidRPr="009C204B">
        <w:rPr>
          <w:lang w:val="tr-TR"/>
        </w:rPr>
        <w:t xml:space="preserve"> </w:t>
      </w:r>
      <w:proofErr w:type="gramStart"/>
      <w:r w:rsidRPr="009C204B">
        <w:rPr>
          <w:lang w:val="tr-TR"/>
        </w:rPr>
        <w:t>data</w:t>
      </w:r>
      <w:proofErr w:type="gramEnd"/>
      <w:r w:rsidRPr="009C204B">
        <w:rPr>
          <w:lang w:val="tr-TR"/>
        </w:rPr>
        <w:t xml:space="preserve"> </w:t>
      </w:r>
      <w:proofErr w:type="spellStart"/>
      <w:r w:rsidRPr="009C204B">
        <w:rPr>
          <w:lang w:val="tr-TR"/>
        </w:rPr>
        <w:t>privacy</w:t>
      </w:r>
      <w:proofErr w:type="spellEnd"/>
      <w:r w:rsidRPr="009C204B">
        <w:rPr>
          <w:lang w:val="tr-TR"/>
        </w:rPr>
        <w:t xml:space="preserve"> </w:t>
      </w:r>
      <w:proofErr w:type="spellStart"/>
      <w:r w:rsidRPr="009C204B">
        <w:rPr>
          <w:lang w:val="tr-TR"/>
        </w:rPr>
        <w:t>concerns</w:t>
      </w:r>
      <w:proofErr w:type="spellEnd"/>
      <w:r w:rsidRPr="009C204B">
        <w:rPr>
          <w:lang w:val="tr-TR"/>
        </w:rPr>
        <w:t xml:space="preserve">. </w:t>
      </w:r>
      <w:proofErr w:type="spellStart"/>
      <w:r w:rsidRPr="009C204B">
        <w:rPr>
          <w:lang w:val="tr-TR"/>
        </w:rPr>
        <w:t>This</w:t>
      </w:r>
      <w:proofErr w:type="spellEnd"/>
      <w:r w:rsidRPr="009C204B">
        <w:rPr>
          <w:lang w:val="tr-TR"/>
        </w:rPr>
        <w:t xml:space="preserve"> </w:t>
      </w:r>
      <w:proofErr w:type="spellStart"/>
      <w:r w:rsidRPr="009C204B">
        <w:rPr>
          <w:lang w:val="tr-TR"/>
        </w:rPr>
        <w:t>project</w:t>
      </w:r>
      <w:proofErr w:type="spellEnd"/>
      <w:r w:rsidRPr="009C204B">
        <w:rPr>
          <w:lang w:val="tr-TR"/>
        </w:rPr>
        <w:t xml:space="preserve"> </w:t>
      </w:r>
      <w:proofErr w:type="spellStart"/>
      <w:r w:rsidRPr="009C204B">
        <w:rPr>
          <w:lang w:val="tr-TR"/>
        </w:rPr>
        <w:t>aims</w:t>
      </w:r>
      <w:proofErr w:type="spellEnd"/>
      <w:r w:rsidRPr="009C204B">
        <w:rPr>
          <w:lang w:val="tr-TR"/>
        </w:rPr>
        <w:t xml:space="preserve"> </w:t>
      </w:r>
      <w:proofErr w:type="spellStart"/>
      <w:r w:rsidRPr="009C204B">
        <w:rPr>
          <w:lang w:val="tr-TR"/>
        </w:rPr>
        <w:t>to</w:t>
      </w:r>
      <w:proofErr w:type="spellEnd"/>
      <w:r w:rsidRPr="009C204B">
        <w:rPr>
          <w:lang w:val="tr-TR"/>
        </w:rPr>
        <w:t xml:space="preserve"> </w:t>
      </w:r>
      <w:proofErr w:type="spellStart"/>
      <w:r w:rsidRPr="009C204B">
        <w:rPr>
          <w:lang w:val="tr-TR"/>
        </w:rPr>
        <w:t>solve</w:t>
      </w:r>
      <w:proofErr w:type="spellEnd"/>
      <w:r w:rsidRPr="009C204B">
        <w:rPr>
          <w:lang w:val="tr-TR"/>
        </w:rPr>
        <w:t xml:space="preserve"> </w:t>
      </w:r>
      <w:proofErr w:type="spellStart"/>
      <w:r w:rsidRPr="009C204B">
        <w:rPr>
          <w:lang w:val="tr-TR"/>
        </w:rPr>
        <w:t>the</w:t>
      </w:r>
      <w:proofErr w:type="spellEnd"/>
      <w:r w:rsidRPr="009C204B">
        <w:rPr>
          <w:lang w:val="tr-TR"/>
        </w:rPr>
        <w:t xml:space="preserve"> problem of </w:t>
      </w:r>
      <w:proofErr w:type="spellStart"/>
      <w:r w:rsidRPr="009C204B">
        <w:rPr>
          <w:lang w:val="tr-TR"/>
        </w:rPr>
        <w:t>processing</w:t>
      </w:r>
      <w:proofErr w:type="spellEnd"/>
      <w:r w:rsidRPr="009C204B">
        <w:rPr>
          <w:lang w:val="tr-TR"/>
        </w:rPr>
        <w:t xml:space="preserve"> </w:t>
      </w:r>
      <w:proofErr w:type="spellStart"/>
      <w:r w:rsidRPr="009C204B">
        <w:rPr>
          <w:lang w:val="tr-TR"/>
        </w:rPr>
        <w:t>massive</w:t>
      </w:r>
      <w:proofErr w:type="spellEnd"/>
      <w:r w:rsidRPr="009C204B">
        <w:rPr>
          <w:lang w:val="tr-TR"/>
        </w:rPr>
        <w:t xml:space="preserve"> </w:t>
      </w:r>
      <w:proofErr w:type="spellStart"/>
      <w:r w:rsidRPr="009C204B">
        <w:rPr>
          <w:lang w:val="tr-TR"/>
        </w:rPr>
        <w:t>datasets</w:t>
      </w:r>
      <w:proofErr w:type="spellEnd"/>
      <w:r w:rsidRPr="009C204B">
        <w:rPr>
          <w:lang w:val="tr-TR"/>
        </w:rPr>
        <w:t xml:space="preserve"> </w:t>
      </w:r>
      <w:proofErr w:type="spellStart"/>
      <w:r w:rsidRPr="009C204B">
        <w:rPr>
          <w:lang w:val="tr-TR"/>
        </w:rPr>
        <w:t>entirely</w:t>
      </w:r>
      <w:proofErr w:type="spellEnd"/>
      <w:r w:rsidRPr="009C204B">
        <w:rPr>
          <w:lang w:val="tr-TR"/>
        </w:rPr>
        <w:t xml:space="preserve"> on </w:t>
      </w:r>
      <w:proofErr w:type="spellStart"/>
      <w:r w:rsidRPr="009C204B">
        <w:rPr>
          <w:lang w:val="tr-TR"/>
        </w:rPr>
        <w:t>the</w:t>
      </w:r>
      <w:proofErr w:type="spellEnd"/>
      <w:r w:rsidRPr="009C204B">
        <w:rPr>
          <w:lang w:val="tr-TR"/>
        </w:rPr>
        <w:t xml:space="preserve"> </w:t>
      </w:r>
      <w:proofErr w:type="spellStart"/>
      <w:r w:rsidRPr="009C204B">
        <w:rPr>
          <w:lang w:val="tr-TR"/>
        </w:rPr>
        <w:t>client-side</w:t>
      </w:r>
      <w:proofErr w:type="spellEnd"/>
      <w:r w:rsidRPr="009C204B">
        <w:rPr>
          <w:lang w:val="tr-TR"/>
        </w:rPr>
        <w:t xml:space="preserve"> </w:t>
      </w:r>
      <w:proofErr w:type="spellStart"/>
      <w:r w:rsidRPr="009C204B">
        <w:rPr>
          <w:lang w:val="tr-TR"/>
        </w:rPr>
        <w:t>within</w:t>
      </w:r>
      <w:proofErr w:type="spellEnd"/>
      <w:r w:rsidRPr="009C204B">
        <w:rPr>
          <w:lang w:val="tr-TR"/>
        </w:rPr>
        <w:t xml:space="preserve"> </w:t>
      </w:r>
      <w:proofErr w:type="spellStart"/>
      <w:r w:rsidRPr="009C204B">
        <w:rPr>
          <w:lang w:val="tr-TR"/>
        </w:rPr>
        <w:t>the</w:t>
      </w:r>
      <w:proofErr w:type="spellEnd"/>
      <w:r w:rsidRPr="009C204B">
        <w:rPr>
          <w:lang w:val="tr-TR"/>
        </w:rPr>
        <w:t xml:space="preserve"> browser </w:t>
      </w:r>
      <w:proofErr w:type="spellStart"/>
      <w:r w:rsidRPr="009C204B">
        <w:rPr>
          <w:lang w:val="tr-TR"/>
        </w:rPr>
        <w:t>environment</w:t>
      </w:r>
      <w:proofErr w:type="spellEnd"/>
      <w:r w:rsidRPr="009C204B">
        <w:rPr>
          <w:lang w:val="tr-TR"/>
        </w:rPr>
        <w:t xml:space="preserve">, </w:t>
      </w:r>
      <w:proofErr w:type="spellStart"/>
      <w:r w:rsidRPr="009C204B">
        <w:rPr>
          <w:lang w:val="tr-TR"/>
        </w:rPr>
        <w:t>without</w:t>
      </w:r>
      <w:proofErr w:type="spellEnd"/>
      <w:r w:rsidRPr="009C204B">
        <w:rPr>
          <w:lang w:val="tr-TR"/>
        </w:rPr>
        <w:t xml:space="preserve"> </w:t>
      </w:r>
      <w:proofErr w:type="spellStart"/>
      <w:r w:rsidRPr="009C204B">
        <w:rPr>
          <w:lang w:val="tr-TR"/>
        </w:rPr>
        <w:t>compromising</w:t>
      </w:r>
      <w:proofErr w:type="spellEnd"/>
      <w:r w:rsidRPr="009C204B">
        <w:rPr>
          <w:lang w:val="tr-TR"/>
        </w:rPr>
        <w:t xml:space="preserve"> UI </w:t>
      </w:r>
      <w:proofErr w:type="spellStart"/>
      <w:r w:rsidRPr="009C204B">
        <w:rPr>
          <w:lang w:val="tr-TR"/>
        </w:rPr>
        <w:t>performance</w:t>
      </w:r>
      <w:proofErr w:type="spellEnd"/>
      <w:r w:rsidRPr="009C204B">
        <w:rPr>
          <w:lang w:val="tr-TR"/>
        </w:rPr>
        <w:t>.</w:t>
      </w:r>
    </w:p>
    <w:p w14:paraId="3748B4A4" w14:textId="77777777" w:rsidR="009C204B" w:rsidRPr="009C204B" w:rsidRDefault="009C204B" w:rsidP="009C204B">
      <w:pPr>
        <w:ind w:firstLine="0"/>
        <w:rPr>
          <w:lang w:val="tr-TR"/>
        </w:rPr>
      </w:pPr>
      <w:proofErr w:type="spellStart"/>
      <w:r w:rsidRPr="009C204B">
        <w:rPr>
          <w:lang w:val="tr-TR"/>
        </w:rPr>
        <w:t>To</w:t>
      </w:r>
      <w:proofErr w:type="spellEnd"/>
      <w:r w:rsidRPr="009C204B">
        <w:rPr>
          <w:lang w:val="tr-TR"/>
        </w:rPr>
        <w:t xml:space="preserve"> </w:t>
      </w:r>
      <w:proofErr w:type="spellStart"/>
      <w:r w:rsidRPr="009C204B">
        <w:rPr>
          <w:lang w:val="tr-TR"/>
        </w:rPr>
        <w:t>address</w:t>
      </w:r>
      <w:proofErr w:type="spellEnd"/>
      <w:r w:rsidRPr="009C204B">
        <w:rPr>
          <w:lang w:val="tr-TR"/>
        </w:rPr>
        <w:t xml:space="preserve"> </w:t>
      </w:r>
      <w:proofErr w:type="spellStart"/>
      <w:r w:rsidRPr="009C204B">
        <w:rPr>
          <w:lang w:val="tr-TR"/>
        </w:rPr>
        <w:t>this</w:t>
      </w:r>
      <w:proofErr w:type="spellEnd"/>
      <w:r w:rsidRPr="009C204B">
        <w:rPr>
          <w:lang w:val="tr-TR"/>
        </w:rPr>
        <w:t xml:space="preserve"> </w:t>
      </w:r>
      <w:proofErr w:type="spellStart"/>
      <w:r w:rsidRPr="009C204B">
        <w:rPr>
          <w:lang w:val="tr-TR"/>
        </w:rPr>
        <w:t>challenge</w:t>
      </w:r>
      <w:proofErr w:type="spellEnd"/>
      <w:r w:rsidRPr="009C204B">
        <w:rPr>
          <w:lang w:val="tr-TR"/>
        </w:rPr>
        <w:t xml:space="preserve">, a </w:t>
      </w:r>
      <w:proofErr w:type="spellStart"/>
      <w:r w:rsidRPr="009C204B">
        <w:rPr>
          <w:lang w:val="tr-TR"/>
        </w:rPr>
        <w:t>serverless</w:t>
      </w:r>
      <w:proofErr w:type="spellEnd"/>
      <w:r w:rsidRPr="009C204B">
        <w:rPr>
          <w:lang w:val="tr-TR"/>
        </w:rPr>
        <w:t xml:space="preserve"> </w:t>
      </w:r>
      <w:proofErr w:type="gramStart"/>
      <w:r w:rsidRPr="009C204B">
        <w:rPr>
          <w:lang w:val="tr-TR"/>
        </w:rPr>
        <w:t>data</w:t>
      </w:r>
      <w:proofErr w:type="gramEnd"/>
      <w:r w:rsidRPr="009C204B">
        <w:rPr>
          <w:lang w:val="tr-TR"/>
        </w:rPr>
        <w:t xml:space="preserve"> </w:t>
      </w:r>
      <w:proofErr w:type="spellStart"/>
      <w:r w:rsidRPr="009C204B">
        <w:rPr>
          <w:lang w:val="tr-TR"/>
        </w:rPr>
        <w:t>analysis</w:t>
      </w:r>
      <w:proofErr w:type="spellEnd"/>
      <w:r w:rsidRPr="009C204B">
        <w:rPr>
          <w:lang w:val="tr-TR"/>
        </w:rPr>
        <w:t xml:space="preserve"> </w:t>
      </w:r>
      <w:proofErr w:type="spellStart"/>
      <w:r w:rsidRPr="009C204B">
        <w:rPr>
          <w:lang w:val="tr-TR"/>
        </w:rPr>
        <w:t>tool</w:t>
      </w:r>
      <w:proofErr w:type="spellEnd"/>
      <w:r w:rsidRPr="009C204B">
        <w:rPr>
          <w:lang w:val="tr-TR"/>
        </w:rPr>
        <w:t xml:space="preserve"> </w:t>
      </w:r>
      <w:proofErr w:type="spellStart"/>
      <w:r w:rsidRPr="009C204B">
        <w:rPr>
          <w:lang w:val="tr-TR"/>
        </w:rPr>
        <w:t>was</w:t>
      </w:r>
      <w:proofErr w:type="spellEnd"/>
      <w:r w:rsidRPr="009C204B">
        <w:rPr>
          <w:lang w:val="tr-TR"/>
        </w:rPr>
        <w:t xml:space="preserve"> </w:t>
      </w:r>
      <w:proofErr w:type="spellStart"/>
      <w:r w:rsidRPr="009C204B">
        <w:rPr>
          <w:lang w:val="tr-TR"/>
        </w:rPr>
        <w:t>developed</w:t>
      </w:r>
      <w:proofErr w:type="spellEnd"/>
      <w:r w:rsidRPr="009C204B">
        <w:rPr>
          <w:lang w:val="tr-TR"/>
        </w:rPr>
        <w:t xml:space="preserve"> </w:t>
      </w:r>
      <w:proofErr w:type="spellStart"/>
      <w:r w:rsidRPr="009C204B">
        <w:rPr>
          <w:lang w:val="tr-TR"/>
        </w:rPr>
        <w:t>utilizing</w:t>
      </w:r>
      <w:proofErr w:type="spellEnd"/>
      <w:r w:rsidRPr="009C204B">
        <w:rPr>
          <w:lang w:val="tr-TR"/>
        </w:rPr>
        <w:t xml:space="preserve"> </w:t>
      </w:r>
      <w:proofErr w:type="spellStart"/>
      <w:r w:rsidRPr="009C204B">
        <w:rPr>
          <w:lang w:val="tr-TR"/>
        </w:rPr>
        <w:t>the</w:t>
      </w:r>
      <w:proofErr w:type="spellEnd"/>
      <w:r w:rsidRPr="009C204B">
        <w:rPr>
          <w:lang w:val="tr-TR"/>
        </w:rPr>
        <w:t xml:space="preserve"> </w:t>
      </w:r>
      <w:proofErr w:type="spellStart"/>
      <w:r w:rsidRPr="009C204B">
        <w:rPr>
          <w:lang w:val="tr-TR"/>
        </w:rPr>
        <w:t>asynchronous</w:t>
      </w:r>
      <w:proofErr w:type="spellEnd"/>
      <w:r w:rsidRPr="009C204B">
        <w:rPr>
          <w:lang w:val="tr-TR"/>
        </w:rPr>
        <w:t xml:space="preserve"> </w:t>
      </w:r>
      <w:proofErr w:type="spellStart"/>
      <w:r w:rsidRPr="009C204B">
        <w:rPr>
          <w:lang w:val="tr-TR"/>
        </w:rPr>
        <w:t>architecture</w:t>
      </w:r>
      <w:proofErr w:type="spellEnd"/>
      <w:r w:rsidRPr="009C204B">
        <w:rPr>
          <w:lang w:val="tr-TR"/>
        </w:rPr>
        <w:t xml:space="preserve"> of modern web </w:t>
      </w:r>
      <w:proofErr w:type="spellStart"/>
      <w:r w:rsidRPr="009C204B">
        <w:rPr>
          <w:lang w:val="tr-TR"/>
        </w:rPr>
        <w:t>standards</w:t>
      </w:r>
      <w:proofErr w:type="spellEnd"/>
      <w:r w:rsidRPr="009C204B">
        <w:rPr>
          <w:lang w:val="tr-TR"/>
        </w:rPr>
        <w:t xml:space="preserve">. </w:t>
      </w:r>
      <w:proofErr w:type="spellStart"/>
      <w:r w:rsidRPr="009C204B">
        <w:rPr>
          <w:lang w:val="tr-TR"/>
        </w:rPr>
        <w:t>Vanilla</w:t>
      </w:r>
      <w:proofErr w:type="spellEnd"/>
      <w:r w:rsidRPr="009C204B">
        <w:rPr>
          <w:lang w:val="tr-TR"/>
        </w:rPr>
        <w:t xml:space="preserve"> JavaScript </w:t>
      </w:r>
      <w:proofErr w:type="spellStart"/>
      <w:r w:rsidRPr="009C204B">
        <w:rPr>
          <w:lang w:val="tr-TR"/>
        </w:rPr>
        <w:t>was</w:t>
      </w:r>
      <w:proofErr w:type="spellEnd"/>
      <w:r w:rsidRPr="009C204B">
        <w:rPr>
          <w:lang w:val="tr-TR"/>
        </w:rPr>
        <w:t xml:space="preserve"> </w:t>
      </w:r>
      <w:proofErr w:type="spellStart"/>
      <w:r w:rsidRPr="009C204B">
        <w:rPr>
          <w:lang w:val="tr-TR"/>
        </w:rPr>
        <w:t>chosen</w:t>
      </w:r>
      <w:proofErr w:type="spellEnd"/>
      <w:r w:rsidRPr="009C204B">
        <w:rPr>
          <w:lang w:val="tr-TR"/>
        </w:rPr>
        <w:t xml:space="preserve"> </w:t>
      </w:r>
      <w:proofErr w:type="spellStart"/>
      <w:r w:rsidRPr="009C204B">
        <w:rPr>
          <w:lang w:val="tr-TR"/>
        </w:rPr>
        <w:t>to</w:t>
      </w:r>
      <w:proofErr w:type="spellEnd"/>
      <w:r w:rsidRPr="009C204B">
        <w:rPr>
          <w:lang w:val="tr-TR"/>
        </w:rPr>
        <w:t xml:space="preserve"> </w:t>
      </w:r>
      <w:proofErr w:type="spellStart"/>
      <w:r w:rsidRPr="009C204B">
        <w:rPr>
          <w:lang w:val="tr-TR"/>
        </w:rPr>
        <w:t>avoid</w:t>
      </w:r>
      <w:proofErr w:type="spellEnd"/>
      <w:r w:rsidRPr="009C204B">
        <w:rPr>
          <w:lang w:val="tr-TR"/>
        </w:rPr>
        <w:t xml:space="preserve"> </w:t>
      </w:r>
      <w:proofErr w:type="spellStart"/>
      <w:r w:rsidRPr="009C204B">
        <w:rPr>
          <w:lang w:val="tr-TR"/>
        </w:rPr>
        <w:t>framework</w:t>
      </w:r>
      <w:proofErr w:type="spellEnd"/>
      <w:r w:rsidRPr="009C204B">
        <w:rPr>
          <w:lang w:val="tr-TR"/>
        </w:rPr>
        <w:t xml:space="preserve"> </w:t>
      </w:r>
      <w:proofErr w:type="spellStart"/>
      <w:r w:rsidRPr="009C204B">
        <w:rPr>
          <w:lang w:val="tr-TR"/>
        </w:rPr>
        <w:t>overhead</w:t>
      </w:r>
      <w:proofErr w:type="spellEnd"/>
      <w:r w:rsidRPr="009C204B">
        <w:rPr>
          <w:lang w:val="tr-TR"/>
        </w:rPr>
        <w:t xml:space="preserve"> </w:t>
      </w:r>
      <w:proofErr w:type="spellStart"/>
      <w:r w:rsidRPr="009C204B">
        <w:rPr>
          <w:lang w:val="tr-TR"/>
        </w:rPr>
        <w:t>and</w:t>
      </w:r>
      <w:proofErr w:type="spellEnd"/>
      <w:r w:rsidRPr="009C204B">
        <w:rPr>
          <w:lang w:val="tr-TR"/>
        </w:rPr>
        <w:t xml:space="preserve"> </w:t>
      </w:r>
      <w:proofErr w:type="spellStart"/>
      <w:r w:rsidRPr="009C204B">
        <w:rPr>
          <w:lang w:val="tr-TR"/>
        </w:rPr>
        <w:t>the</w:t>
      </w:r>
      <w:proofErr w:type="spellEnd"/>
      <w:r w:rsidRPr="009C204B">
        <w:rPr>
          <w:lang w:val="tr-TR"/>
        </w:rPr>
        <w:t xml:space="preserve"> </w:t>
      </w:r>
      <w:proofErr w:type="spellStart"/>
      <w:r w:rsidRPr="009C204B">
        <w:rPr>
          <w:lang w:val="tr-TR"/>
        </w:rPr>
        <w:t>extra</w:t>
      </w:r>
      <w:proofErr w:type="spellEnd"/>
      <w:r w:rsidRPr="009C204B">
        <w:rPr>
          <w:lang w:val="tr-TR"/>
        </w:rPr>
        <w:t xml:space="preserve"> </w:t>
      </w:r>
      <w:proofErr w:type="spellStart"/>
      <w:r w:rsidRPr="009C204B">
        <w:rPr>
          <w:lang w:val="tr-TR"/>
        </w:rPr>
        <w:t>memory</w:t>
      </w:r>
      <w:proofErr w:type="spellEnd"/>
      <w:r w:rsidRPr="009C204B">
        <w:rPr>
          <w:lang w:val="tr-TR"/>
        </w:rPr>
        <w:t xml:space="preserve"> (RAM) </w:t>
      </w:r>
      <w:proofErr w:type="spellStart"/>
      <w:r w:rsidRPr="009C204B">
        <w:rPr>
          <w:lang w:val="tr-TR"/>
        </w:rPr>
        <w:t>burden</w:t>
      </w:r>
      <w:proofErr w:type="spellEnd"/>
      <w:r w:rsidRPr="009C204B">
        <w:rPr>
          <w:lang w:val="tr-TR"/>
        </w:rPr>
        <w:t xml:space="preserve"> </w:t>
      </w:r>
      <w:proofErr w:type="spellStart"/>
      <w:r w:rsidRPr="009C204B">
        <w:rPr>
          <w:lang w:val="tr-TR"/>
        </w:rPr>
        <w:t>caused</w:t>
      </w:r>
      <w:proofErr w:type="spellEnd"/>
      <w:r w:rsidRPr="009C204B">
        <w:rPr>
          <w:lang w:val="tr-TR"/>
        </w:rPr>
        <w:t xml:space="preserve"> </w:t>
      </w:r>
      <w:proofErr w:type="spellStart"/>
      <w:r w:rsidRPr="009C204B">
        <w:rPr>
          <w:lang w:val="tr-TR"/>
        </w:rPr>
        <w:t>by</w:t>
      </w:r>
      <w:proofErr w:type="spellEnd"/>
      <w:r w:rsidRPr="009C204B">
        <w:rPr>
          <w:lang w:val="tr-TR"/>
        </w:rPr>
        <w:t xml:space="preserve"> DOM re-</w:t>
      </w:r>
      <w:proofErr w:type="spellStart"/>
      <w:r w:rsidRPr="009C204B">
        <w:rPr>
          <w:lang w:val="tr-TR"/>
        </w:rPr>
        <w:t>rendering</w:t>
      </w:r>
      <w:proofErr w:type="spellEnd"/>
      <w:r w:rsidRPr="009C204B">
        <w:rPr>
          <w:lang w:val="tr-TR"/>
        </w:rPr>
        <w:t xml:space="preserve"> </w:t>
      </w:r>
      <w:proofErr w:type="spellStart"/>
      <w:r w:rsidRPr="009C204B">
        <w:rPr>
          <w:lang w:val="tr-TR"/>
        </w:rPr>
        <w:t>operations</w:t>
      </w:r>
      <w:proofErr w:type="spellEnd"/>
      <w:r w:rsidRPr="009C204B">
        <w:rPr>
          <w:lang w:val="tr-TR"/>
        </w:rPr>
        <w:t xml:space="preserve">. Through </w:t>
      </w:r>
      <w:proofErr w:type="spellStart"/>
      <w:r w:rsidRPr="009C204B">
        <w:rPr>
          <w:lang w:val="tr-TR"/>
        </w:rPr>
        <w:t>the</w:t>
      </w:r>
      <w:proofErr w:type="spellEnd"/>
      <w:r w:rsidRPr="009C204B">
        <w:rPr>
          <w:lang w:val="tr-TR"/>
        </w:rPr>
        <w:t xml:space="preserve"> Web </w:t>
      </w:r>
      <w:proofErr w:type="spellStart"/>
      <w:r w:rsidRPr="009C204B">
        <w:rPr>
          <w:lang w:val="tr-TR"/>
        </w:rPr>
        <w:t>Workers</w:t>
      </w:r>
      <w:proofErr w:type="spellEnd"/>
      <w:r w:rsidRPr="009C204B">
        <w:rPr>
          <w:lang w:val="tr-TR"/>
        </w:rPr>
        <w:t xml:space="preserve"> API, </w:t>
      </w:r>
      <w:proofErr w:type="spellStart"/>
      <w:r w:rsidRPr="009C204B">
        <w:rPr>
          <w:lang w:val="tr-TR"/>
        </w:rPr>
        <w:t>which</w:t>
      </w:r>
      <w:proofErr w:type="spellEnd"/>
      <w:r w:rsidRPr="009C204B">
        <w:rPr>
          <w:lang w:val="tr-TR"/>
        </w:rPr>
        <w:t xml:space="preserve"> </w:t>
      </w:r>
      <w:proofErr w:type="spellStart"/>
      <w:r w:rsidRPr="009C204B">
        <w:rPr>
          <w:lang w:val="tr-TR"/>
        </w:rPr>
        <w:t>forms</w:t>
      </w:r>
      <w:proofErr w:type="spellEnd"/>
      <w:r w:rsidRPr="009C204B">
        <w:rPr>
          <w:lang w:val="tr-TR"/>
        </w:rPr>
        <w:t xml:space="preserve"> </w:t>
      </w:r>
      <w:proofErr w:type="spellStart"/>
      <w:r w:rsidRPr="009C204B">
        <w:rPr>
          <w:lang w:val="tr-TR"/>
        </w:rPr>
        <w:t>the</w:t>
      </w:r>
      <w:proofErr w:type="spellEnd"/>
      <w:r w:rsidRPr="009C204B">
        <w:rPr>
          <w:lang w:val="tr-TR"/>
        </w:rPr>
        <w:t xml:space="preserve"> </w:t>
      </w:r>
      <w:proofErr w:type="spellStart"/>
      <w:r w:rsidRPr="009C204B">
        <w:rPr>
          <w:lang w:val="tr-TR"/>
        </w:rPr>
        <w:t>system's</w:t>
      </w:r>
      <w:proofErr w:type="spellEnd"/>
      <w:r w:rsidRPr="009C204B">
        <w:rPr>
          <w:lang w:val="tr-TR"/>
        </w:rPr>
        <w:t xml:space="preserve"> </w:t>
      </w:r>
      <w:proofErr w:type="spellStart"/>
      <w:r w:rsidRPr="009C204B">
        <w:rPr>
          <w:lang w:val="tr-TR"/>
        </w:rPr>
        <w:t>core</w:t>
      </w:r>
      <w:proofErr w:type="spellEnd"/>
      <w:r w:rsidRPr="009C204B">
        <w:rPr>
          <w:lang w:val="tr-TR"/>
        </w:rPr>
        <w:t xml:space="preserve">, </w:t>
      </w:r>
      <w:proofErr w:type="spellStart"/>
      <w:r w:rsidRPr="009C204B">
        <w:rPr>
          <w:lang w:val="tr-TR"/>
        </w:rPr>
        <w:t>heavy</w:t>
      </w:r>
      <w:proofErr w:type="spellEnd"/>
      <w:r w:rsidRPr="009C204B">
        <w:rPr>
          <w:lang w:val="tr-TR"/>
        </w:rPr>
        <w:t xml:space="preserve"> </w:t>
      </w:r>
      <w:proofErr w:type="spellStart"/>
      <w:r w:rsidRPr="009C204B">
        <w:rPr>
          <w:lang w:val="tr-TR"/>
        </w:rPr>
        <w:t>computational</w:t>
      </w:r>
      <w:proofErr w:type="spellEnd"/>
      <w:r w:rsidRPr="009C204B">
        <w:rPr>
          <w:lang w:val="tr-TR"/>
        </w:rPr>
        <w:t xml:space="preserve"> </w:t>
      </w:r>
      <w:proofErr w:type="spellStart"/>
      <w:r w:rsidRPr="009C204B">
        <w:rPr>
          <w:lang w:val="tr-TR"/>
        </w:rPr>
        <w:t>tasks</w:t>
      </w:r>
      <w:proofErr w:type="spellEnd"/>
      <w:r w:rsidRPr="009C204B">
        <w:rPr>
          <w:lang w:val="tr-TR"/>
        </w:rPr>
        <w:t xml:space="preserve"> </w:t>
      </w:r>
      <w:proofErr w:type="spellStart"/>
      <w:r w:rsidRPr="009C204B">
        <w:rPr>
          <w:lang w:val="tr-TR"/>
        </w:rPr>
        <w:t>like</w:t>
      </w:r>
      <w:proofErr w:type="spellEnd"/>
      <w:r w:rsidRPr="009C204B">
        <w:rPr>
          <w:lang w:val="tr-TR"/>
        </w:rPr>
        <w:t xml:space="preserve"> </w:t>
      </w:r>
      <w:proofErr w:type="gramStart"/>
      <w:r w:rsidRPr="009C204B">
        <w:rPr>
          <w:lang w:val="tr-TR"/>
        </w:rPr>
        <w:t>data</w:t>
      </w:r>
      <w:proofErr w:type="gramEnd"/>
      <w:r w:rsidRPr="009C204B">
        <w:rPr>
          <w:lang w:val="tr-TR"/>
        </w:rPr>
        <w:t xml:space="preserve"> </w:t>
      </w:r>
      <w:proofErr w:type="spellStart"/>
      <w:r w:rsidRPr="009C204B">
        <w:rPr>
          <w:lang w:val="tr-TR"/>
        </w:rPr>
        <w:t>reading</w:t>
      </w:r>
      <w:proofErr w:type="spellEnd"/>
      <w:r w:rsidRPr="009C204B">
        <w:rPr>
          <w:lang w:val="tr-TR"/>
        </w:rPr>
        <w:t xml:space="preserve"> </w:t>
      </w:r>
      <w:proofErr w:type="spellStart"/>
      <w:r w:rsidRPr="009C204B">
        <w:rPr>
          <w:lang w:val="tr-TR"/>
        </w:rPr>
        <w:t>and</w:t>
      </w:r>
      <w:proofErr w:type="spellEnd"/>
      <w:r w:rsidRPr="009C204B">
        <w:rPr>
          <w:lang w:val="tr-TR"/>
        </w:rPr>
        <w:t xml:space="preserve"> </w:t>
      </w:r>
      <w:proofErr w:type="spellStart"/>
      <w:r w:rsidRPr="009C204B">
        <w:rPr>
          <w:lang w:val="tr-TR"/>
        </w:rPr>
        <w:t>statistical</w:t>
      </w:r>
      <w:proofErr w:type="spellEnd"/>
      <w:r w:rsidRPr="009C204B">
        <w:rPr>
          <w:lang w:val="tr-TR"/>
        </w:rPr>
        <w:t xml:space="preserve"> </w:t>
      </w:r>
      <w:proofErr w:type="spellStart"/>
      <w:r w:rsidRPr="009C204B">
        <w:rPr>
          <w:lang w:val="tr-TR"/>
        </w:rPr>
        <w:t>analysis</w:t>
      </w:r>
      <w:proofErr w:type="spellEnd"/>
      <w:r w:rsidRPr="009C204B">
        <w:rPr>
          <w:lang w:val="tr-TR"/>
        </w:rPr>
        <w:t xml:space="preserve"> (</w:t>
      </w:r>
      <w:proofErr w:type="spellStart"/>
      <w:r w:rsidRPr="009C204B">
        <w:rPr>
          <w:lang w:val="tr-TR"/>
        </w:rPr>
        <w:t>mean</w:t>
      </w:r>
      <w:proofErr w:type="spellEnd"/>
      <w:r w:rsidRPr="009C204B">
        <w:rPr>
          <w:lang w:val="tr-TR"/>
        </w:rPr>
        <w:t xml:space="preserve">, </w:t>
      </w:r>
      <w:proofErr w:type="spellStart"/>
      <w:r w:rsidRPr="009C204B">
        <w:rPr>
          <w:lang w:val="tr-TR"/>
        </w:rPr>
        <w:t>median</w:t>
      </w:r>
      <w:proofErr w:type="spellEnd"/>
      <w:r w:rsidRPr="009C204B">
        <w:rPr>
          <w:lang w:val="tr-TR"/>
        </w:rPr>
        <w:t xml:space="preserve">, </w:t>
      </w:r>
      <w:proofErr w:type="spellStart"/>
      <w:r w:rsidRPr="009C204B">
        <w:rPr>
          <w:lang w:val="tr-TR"/>
        </w:rPr>
        <w:t>min</w:t>
      </w:r>
      <w:proofErr w:type="spellEnd"/>
      <w:r w:rsidRPr="009C204B">
        <w:rPr>
          <w:lang w:val="tr-TR"/>
        </w:rPr>
        <w:t>/</w:t>
      </w:r>
      <w:proofErr w:type="spellStart"/>
      <w:r w:rsidRPr="009C204B">
        <w:rPr>
          <w:lang w:val="tr-TR"/>
        </w:rPr>
        <w:t>max</w:t>
      </w:r>
      <w:proofErr w:type="spellEnd"/>
      <w:r w:rsidRPr="009C204B">
        <w:rPr>
          <w:lang w:val="tr-TR"/>
        </w:rPr>
        <w:t xml:space="preserve">) </w:t>
      </w:r>
      <w:proofErr w:type="spellStart"/>
      <w:r w:rsidRPr="009C204B">
        <w:rPr>
          <w:lang w:val="tr-TR"/>
        </w:rPr>
        <w:t>are</w:t>
      </w:r>
      <w:proofErr w:type="spellEnd"/>
      <w:r w:rsidRPr="009C204B">
        <w:rPr>
          <w:lang w:val="tr-TR"/>
        </w:rPr>
        <w:t xml:space="preserve"> </w:t>
      </w:r>
      <w:proofErr w:type="spellStart"/>
      <w:r w:rsidRPr="009C204B">
        <w:rPr>
          <w:lang w:val="tr-TR"/>
        </w:rPr>
        <w:t>completely</w:t>
      </w:r>
      <w:proofErr w:type="spellEnd"/>
      <w:r w:rsidRPr="009C204B">
        <w:rPr>
          <w:lang w:val="tr-TR"/>
        </w:rPr>
        <w:t xml:space="preserve"> </w:t>
      </w:r>
      <w:proofErr w:type="spellStart"/>
      <w:r w:rsidRPr="009C204B">
        <w:rPr>
          <w:lang w:val="tr-TR"/>
        </w:rPr>
        <w:t>offloaded</w:t>
      </w:r>
      <w:proofErr w:type="spellEnd"/>
      <w:r w:rsidRPr="009C204B">
        <w:rPr>
          <w:lang w:val="tr-TR"/>
        </w:rPr>
        <w:t xml:space="preserve"> </w:t>
      </w:r>
      <w:proofErr w:type="spellStart"/>
      <w:r w:rsidRPr="009C204B">
        <w:rPr>
          <w:lang w:val="tr-TR"/>
        </w:rPr>
        <w:t>to</w:t>
      </w:r>
      <w:proofErr w:type="spellEnd"/>
      <w:r w:rsidRPr="009C204B">
        <w:rPr>
          <w:lang w:val="tr-TR"/>
        </w:rPr>
        <w:t xml:space="preserve"> </w:t>
      </w:r>
      <w:proofErr w:type="spellStart"/>
      <w:r w:rsidRPr="009C204B">
        <w:rPr>
          <w:lang w:val="tr-TR"/>
        </w:rPr>
        <w:t>the</w:t>
      </w:r>
      <w:proofErr w:type="spellEnd"/>
      <w:r w:rsidRPr="009C204B">
        <w:rPr>
          <w:lang w:val="tr-TR"/>
        </w:rPr>
        <w:t xml:space="preserve"> background. </w:t>
      </w:r>
      <w:proofErr w:type="spellStart"/>
      <w:r w:rsidRPr="009C204B">
        <w:rPr>
          <w:lang w:val="tr-TR"/>
        </w:rPr>
        <w:t>To</w:t>
      </w:r>
      <w:proofErr w:type="spellEnd"/>
      <w:r w:rsidRPr="009C204B">
        <w:rPr>
          <w:lang w:val="tr-TR"/>
        </w:rPr>
        <w:t xml:space="preserve"> </w:t>
      </w:r>
      <w:proofErr w:type="spellStart"/>
      <w:r w:rsidRPr="009C204B">
        <w:rPr>
          <w:lang w:val="tr-TR"/>
        </w:rPr>
        <w:t>parse</w:t>
      </w:r>
      <w:proofErr w:type="spellEnd"/>
      <w:r w:rsidRPr="009C204B">
        <w:rPr>
          <w:lang w:val="tr-TR"/>
        </w:rPr>
        <w:t xml:space="preserve"> </w:t>
      </w:r>
      <w:proofErr w:type="spellStart"/>
      <w:r w:rsidRPr="009C204B">
        <w:rPr>
          <w:lang w:val="tr-TR"/>
        </w:rPr>
        <w:t>files</w:t>
      </w:r>
      <w:proofErr w:type="spellEnd"/>
      <w:r w:rsidRPr="009C204B">
        <w:rPr>
          <w:lang w:val="tr-TR"/>
        </w:rPr>
        <w:t xml:space="preserve"> </w:t>
      </w:r>
      <w:proofErr w:type="spellStart"/>
      <w:r w:rsidRPr="009C204B">
        <w:rPr>
          <w:lang w:val="tr-TR"/>
        </w:rPr>
        <w:t>without</w:t>
      </w:r>
      <w:proofErr w:type="spellEnd"/>
      <w:r w:rsidRPr="009C204B">
        <w:rPr>
          <w:lang w:val="tr-TR"/>
        </w:rPr>
        <w:t xml:space="preserve"> </w:t>
      </w:r>
      <w:proofErr w:type="spellStart"/>
      <w:r w:rsidRPr="009C204B">
        <w:rPr>
          <w:lang w:val="tr-TR"/>
        </w:rPr>
        <w:t>causing</w:t>
      </w:r>
      <w:proofErr w:type="spellEnd"/>
      <w:r w:rsidRPr="009C204B">
        <w:rPr>
          <w:lang w:val="tr-TR"/>
        </w:rPr>
        <w:t xml:space="preserve"> </w:t>
      </w:r>
      <w:proofErr w:type="spellStart"/>
      <w:r w:rsidRPr="009C204B">
        <w:rPr>
          <w:lang w:val="tr-TR"/>
        </w:rPr>
        <w:t>memory</w:t>
      </w:r>
      <w:proofErr w:type="spellEnd"/>
      <w:r w:rsidRPr="009C204B">
        <w:rPr>
          <w:lang w:val="tr-TR"/>
        </w:rPr>
        <w:t xml:space="preserve"> </w:t>
      </w:r>
      <w:proofErr w:type="spellStart"/>
      <w:r w:rsidRPr="009C204B">
        <w:rPr>
          <w:lang w:val="tr-TR"/>
        </w:rPr>
        <w:t>overflow</w:t>
      </w:r>
      <w:proofErr w:type="spellEnd"/>
      <w:r w:rsidRPr="009C204B">
        <w:rPr>
          <w:lang w:val="tr-TR"/>
        </w:rPr>
        <w:t xml:space="preserve">, </w:t>
      </w:r>
      <w:proofErr w:type="spellStart"/>
      <w:r w:rsidRPr="009C204B">
        <w:rPr>
          <w:lang w:val="tr-TR"/>
        </w:rPr>
        <w:t>the</w:t>
      </w:r>
      <w:proofErr w:type="spellEnd"/>
      <w:r w:rsidRPr="009C204B">
        <w:rPr>
          <w:lang w:val="tr-TR"/>
        </w:rPr>
        <w:t xml:space="preserve"> </w:t>
      </w:r>
      <w:proofErr w:type="spellStart"/>
      <w:r w:rsidRPr="009C204B">
        <w:rPr>
          <w:lang w:val="tr-TR"/>
        </w:rPr>
        <w:t>PapaParse</w:t>
      </w:r>
      <w:proofErr w:type="spellEnd"/>
      <w:r w:rsidRPr="009C204B">
        <w:rPr>
          <w:lang w:val="tr-TR"/>
        </w:rPr>
        <w:t xml:space="preserve"> </w:t>
      </w:r>
      <w:proofErr w:type="spellStart"/>
      <w:r w:rsidRPr="009C204B">
        <w:rPr>
          <w:lang w:val="tr-TR"/>
        </w:rPr>
        <w:t>library</w:t>
      </w:r>
      <w:proofErr w:type="spellEnd"/>
      <w:r w:rsidRPr="009C204B">
        <w:rPr>
          <w:lang w:val="tr-TR"/>
        </w:rPr>
        <w:t xml:space="preserve"> </w:t>
      </w:r>
      <w:proofErr w:type="spellStart"/>
      <w:r w:rsidRPr="009C204B">
        <w:rPr>
          <w:lang w:val="tr-TR"/>
        </w:rPr>
        <w:t>was</w:t>
      </w:r>
      <w:proofErr w:type="spellEnd"/>
      <w:r w:rsidRPr="009C204B">
        <w:rPr>
          <w:lang w:val="tr-TR"/>
        </w:rPr>
        <w:t xml:space="preserve"> </w:t>
      </w:r>
      <w:proofErr w:type="spellStart"/>
      <w:r w:rsidRPr="009C204B">
        <w:rPr>
          <w:lang w:val="tr-TR"/>
        </w:rPr>
        <w:t>utilized</w:t>
      </w:r>
      <w:proofErr w:type="spellEnd"/>
      <w:r w:rsidRPr="009C204B">
        <w:rPr>
          <w:lang w:val="tr-TR"/>
        </w:rPr>
        <w:t xml:space="preserve"> in "</w:t>
      </w:r>
      <w:proofErr w:type="spellStart"/>
      <w:r w:rsidRPr="009C204B">
        <w:rPr>
          <w:lang w:val="tr-TR"/>
        </w:rPr>
        <w:t>worker</w:t>
      </w:r>
      <w:proofErr w:type="spellEnd"/>
      <w:r w:rsidRPr="009C204B">
        <w:rPr>
          <w:lang w:val="tr-TR"/>
        </w:rPr>
        <w:t xml:space="preserve"> </w:t>
      </w:r>
      <w:proofErr w:type="spellStart"/>
      <w:r w:rsidRPr="009C204B">
        <w:rPr>
          <w:lang w:val="tr-TR"/>
        </w:rPr>
        <w:t>mode</w:t>
      </w:r>
      <w:proofErr w:type="spellEnd"/>
      <w:r w:rsidRPr="009C204B">
        <w:rPr>
          <w:lang w:val="tr-TR"/>
        </w:rPr>
        <w:t xml:space="preserve">," </w:t>
      </w:r>
      <w:proofErr w:type="spellStart"/>
      <w:r w:rsidRPr="009C204B">
        <w:rPr>
          <w:lang w:val="tr-TR"/>
        </w:rPr>
        <w:t>enabling</w:t>
      </w:r>
      <w:proofErr w:type="spellEnd"/>
      <w:r w:rsidRPr="009C204B">
        <w:rPr>
          <w:lang w:val="tr-TR"/>
        </w:rPr>
        <w:t xml:space="preserve"> </w:t>
      </w:r>
      <w:proofErr w:type="gramStart"/>
      <w:r w:rsidRPr="009C204B">
        <w:rPr>
          <w:lang w:val="tr-TR"/>
        </w:rPr>
        <w:t>data</w:t>
      </w:r>
      <w:proofErr w:type="gramEnd"/>
      <w:r w:rsidRPr="009C204B">
        <w:rPr>
          <w:lang w:val="tr-TR"/>
        </w:rPr>
        <w:t xml:space="preserve"> </w:t>
      </w:r>
      <w:proofErr w:type="spellStart"/>
      <w:r w:rsidRPr="009C204B">
        <w:rPr>
          <w:lang w:val="tr-TR"/>
        </w:rPr>
        <w:t>to</w:t>
      </w:r>
      <w:proofErr w:type="spellEnd"/>
      <w:r w:rsidRPr="009C204B">
        <w:rPr>
          <w:lang w:val="tr-TR"/>
        </w:rPr>
        <w:t xml:space="preserve"> be </w:t>
      </w:r>
      <w:proofErr w:type="spellStart"/>
      <w:r w:rsidRPr="009C204B">
        <w:rPr>
          <w:lang w:val="tr-TR"/>
        </w:rPr>
        <w:t>read</w:t>
      </w:r>
      <w:proofErr w:type="spellEnd"/>
      <w:r w:rsidRPr="009C204B">
        <w:rPr>
          <w:lang w:val="tr-TR"/>
        </w:rPr>
        <w:t xml:space="preserve"> in </w:t>
      </w:r>
      <w:proofErr w:type="spellStart"/>
      <w:r w:rsidRPr="009C204B">
        <w:rPr>
          <w:lang w:val="tr-TR"/>
        </w:rPr>
        <w:t>chunks</w:t>
      </w:r>
      <w:proofErr w:type="spellEnd"/>
      <w:r w:rsidRPr="009C204B">
        <w:rPr>
          <w:lang w:val="tr-TR"/>
        </w:rPr>
        <w:t xml:space="preserve"> (</w:t>
      </w:r>
      <w:proofErr w:type="spellStart"/>
      <w:r w:rsidRPr="009C204B">
        <w:rPr>
          <w:lang w:val="tr-TR"/>
        </w:rPr>
        <w:t>streaming</w:t>
      </w:r>
      <w:proofErr w:type="spellEnd"/>
      <w:r w:rsidRPr="009C204B">
        <w:rPr>
          <w:lang w:val="tr-TR"/>
        </w:rPr>
        <w:t xml:space="preserve">). </w:t>
      </w:r>
      <w:proofErr w:type="spellStart"/>
      <w:r w:rsidRPr="009C204B">
        <w:rPr>
          <w:lang w:val="tr-TR"/>
        </w:rPr>
        <w:t>The</w:t>
      </w:r>
      <w:proofErr w:type="spellEnd"/>
      <w:r w:rsidRPr="009C204B">
        <w:rPr>
          <w:lang w:val="tr-TR"/>
        </w:rPr>
        <w:t xml:space="preserve"> </w:t>
      </w:r>
      <w:proofErr w:type="spellStart"/>
      <w:r w:rsidRPr="009C204B">
        <w:rPr>
          <w:lang w:val="tr-TR"/>
        </w:rPr>
        <w:t>processed</w:t>
      </w:r>
      <w:proofErr w:type="spellEnd"/>
      <w:r w:rsidRPr="009C204B">
        <w:rPr>
          <w:lang w:val="tr-TR"/>
        </w:rPr>
        <w:t xml:space="preserve"> </w:t>
      </w:r>
      <w:proofErr w:type="spellStart"/>
      <w:r w:rsidRPr="009C204B">
        <w:rPr>
          <w:lang w:val="tr-TR"/>
        </w:rPr>
        <w:t>results</w:t>
      </w:r>
      <w:proofErr w:type="spellEnd"/>
      <w:r w:rsidRPr="009C204B">
        <w:rPr>
          <w:lang w:val="tr-TR"/>
        </w:rPr>
        <w:t xml:space="preserve"> </w:t>
      </w:r>
      <w:proofErr w:type="spellStart"/>
      <w:r w:rsidRPr="009C204B">
        <w:rPr>
          <w:lang w:val="tr-TR"/>
        </w:rPr>
        <w:t>are</w:t>
      </w:r>
      <w:proofErr w:type="spellEnd"/>
      <w:r w:rsidRPr="009C204B">
        <w:rPr>
          <w:lang w:val="tr-TR"/>
        </w:rPr>
        <w:t xml:space="preserve"> </w:t>
      </w:r>
      <w:proofErr w:type="spellStart"/>
      <w:r w:rsidRPr="009C204B">
        <w:rPr>
          <w:lang w:val="tr-TR"/>
        </w:rPr>
        <w:t>securely</w:t>
      </w:r>
      <w:proofErr w:type="spellEnd"/>
      <w:r w:rsidRPr="009C204B">
        <w:rPr>
          <w:lang w:val="tr-TR"/>
        </w:rPr>
        <w:t xml:space="preserve"> </w:t>
      </w:r>
      <w:proofErr w:type="spellStart"/>
      <w:r w:rsidRPr="009C204B">
        <w:rPr>
          <w:lang w:val="tr-TR"/>
        </w:rPr>
        <w:t>transmitted</w:t>
      </w:r>
      <w:proofErr w:type="spellEnd"/>
      <w:r w:rsidRPr="009C204B">
        <w:rPr>
          <w:lang w:val="tr-TR"/>
        </w:rPr>
        <w:t xml:space="preserve"> </w:t>
      </w:r>
      <w:proofErr w:type="spellStart"/>
      <w:r w:rsidRPr="009C204B">
        <w:rPr>
          <w:lang w:val="tr-TR"/>
        </w:rPr>
        <w:t>back</w:t>
      </w:r>
      <w:proofErr w:type="spellEnd"/>
      <w:r w:rsidRPr="009C204B">
        <w:rPr>
          <w:lang w:val="tr-TR"/>
        </w:rPr>
        <w:t xml:space="preserve"> </w:t>
      </w:r>
      <w:proofErr w:type="spellStart"/>
      <w:r w:rsidRPr="009C204B">
        <w:rPr>
          <w:lang w:val="tr-TR"/>
        </w:rPr>
        <w:t>to</w:t>
      </w:r>
      <w:proofErr w:type="spellEnd"/>
      <w:r w:rsidRPr="009C204B">
        <w:rPr>
          <w:lang w:val="tr-TR"/>
        </w:rPr>
        <w:t xml:space="preserve"> </w:t>
      </w:r>
      <w:proofErr w:type="spellStart"/>
      <w:r w:rsidRPr="009C204B">
        <w:rPr>
          <w:lang w:val="tr-TR"/>
        </w:rPr>
        <w:t>the</w:t>
      </w:r>
      <w:proofErr w:type="spellEnd"/>
      <w:r w:rsidRPr="009C204B">
        <w:rPr>
          <w:lang w:val="tr-TR"/>
        </w:rPr>
        <w:t xml:space="preserve"> main </w:t>
      </w:r>
      <w:proofErr w:type="spellStart"/>
      <w:r w:rsidRPr="009C204B">
        <w:rPr>
          <w:lang w:val="tr-TR"/>
        </w:rPr>
        <w:t>thread</w:t>
      </w:r>
      <w:proofErr w:type="spellEnd"/>
      <w:r w:rsidRPr="009C204B">
        <w:rPr>
          <w:lang w:val="tr-TR"/>
        </w:rPr>
        <w:t xml:space="preserve"> </w:t>
      </w:r>
      <w:proofErr w:type="spellStart"/>
      <w:r w:rsidRPr="009C204B">
        <w:rPr>
          <w:lang w:val="tr-TR"/>
        </w:rPr>
        <w:t>and</w:t>
      </w:r>
      <w:proofErr w:type="spellEnd"/>
      <w:r w:rsidRPr="009C204B">
        <w:rPr>
          <w:lang w:val="tr-TR"/>
        </w:rPr>
        <w:t xml:space="preserve"> </w:t>
      </w:r>
      <w:proofErr w:type="spellStart"/>
      <w:r w:rsidRPr="009C204B">
        <w:rPr>
          <w:lang w:val="tr-TR"/>
        </w:rPr>
        <w:t>visualized</w:t>
      </w:r>
      <w:proofErr w:type="spellEnd"/>
      <w:r w:rsidRPr="009C204B">
        <w:rPr>
          <w:lang w:val="tr-TR"/>
        </w:rPr>
        <w:t xml:space="preserve"> as </w:t>
      </w:r>
      <w:proofErr w:type="spellStart"/>
      <w:r w:rsidRPr="009C204B">
        <w:rPr>
          <w:lang w:val="tr-TR"/>
        </w:rPr>
        <w:t>dynamic</w:t>
      </w:r>
      <w:proofErr w:type="spellEnd"/>
      <w:r w:rsidRPr="009C204B">
        <w:rPr>
          <w:lang w:val="tr-TR"/>
        </w:rPr>
        <w:t xml:space="preserve"> histogram </w:t>
      </w:r>
      <w:proofErr w:type="spellStart"/>
      <w:r w:rsidRPr="009C204B">
        <w:rPr>
          <w:lang w:val="tr-TR"/>
        </w:rPr>
        <w:t>charts</w:t>
      </w:r>
      <w:proofErr w:type="spellEnd"/>
      <w:r w:rsidRPr="009C204B">
        <w:rPr>
          <w:lang w:val="tr-TR"/>
        </w:rPr>
        <w:t xml:space="preserve"> </w:t>
      </w:r>
      <w:proofErr w:type="spellStart"/>
      <w:r w:rsidRPr="009C204B">
        <w:rPr>
          <w:lang w:val="tr-TR"/>
        </w:rPr>
        <w:t>using</w:t>
      </w:r>
      <w:proofErr w:type="spellEnd"/>
      <w:r w:rsidRPr="009C204B">
        <w:rPr>
          <w:lang w:val="tr-TR"/>
        </w:rPr>
        <w:t xml:space="preserve"> Chart.js. </w:t>
      </w:r>
      <w:proofErr w:type="spellStart"/>
      <w:r w:rsidRPr="009C204B">
        <w:rPr>
          <w:lang w:val="tr-TR"/>
        </w:rPr>
        <w:t>The</w:t>
      </w:r>
      <w:proofErr w:type="spellEnd"/>
      <w:r w:rsidRPr="009C204B">
        <w:rPr>
          <w:lang w:val="tr-TR"/>
        </w:rPr>
        <w:t xml:space="preserve"> </w:t>
      </w:r>
      <w:proofErr w:type="spellStart"/>
      <w:r w:rsidRPr="009C204B">
        <w:rPr>
          <w:lang w:val="tr-TR"/>
        </w:rPr>
        <w:t>project</w:t>
      </w:r>
      <w:proofErr w:type="spellEnd"/>
      <w:r w:rsidRPr="009C204B">
        <w:rPr>
          <w:lang w:val="tr-TR"/>
        </w:rPr>
        <w:t xml:space="preserve"> </w:t>
      </w:r>
      <w:proofErr w:type="spellStart"/>
      <w:r w:rsidRPr="009C204B">
        <w:rPr>
          <w:lang w:val="tr-TR"/>
        </w:rPr>
        <w:t>was</w:t>
      </w:r>
      <w:proofErr w:type="spellEnd"/>
      <w:r w:rsidRPr="009C204B">
        <w:rPr>
          <w:lang w:val="tr-TR"/>
        </w:rPr>
        <w:t xml:space="preserve"> </w:t>
      </w:r>
      <w:proofErr w:type="spellStart"/>
      <w:r w:rsidRPr="009C204B">
        <w:rPr>
          <w:lang w:val="tr-TR"/>
        </w:rPr>
        <w:t>bundled</w:t>
      </w:r>
      <w:proofErr w:type="spellEnd"/>
      <w:r w:rsidRPr="009C204B">
        <w:rPr>
          <w:lang w:val="tr-TR"/>
        </w:rPr>
        <w:t xml:space="preserve"> </w:t>
      </w:r>
      <w:proofErr w:type="spellStart"/>
      <w:r w:rsidRPr="009C204B">
        <w:rPr>
          <w:lang w:val="tr-TR"/>
        </w:rPr>
        <w:t>with</w:t>
      </w:r>
      <w:proofErr w:type="spellEnd"/>
      <w:r w:rsidRPr="009C204B">
        <w:rPr>
          <w:lang w:val="tr-TR"/>
        </w:rPr>
        <w:t xml:space="preserve"> </w:t>
      </w:r>
      <w:proofErr w:type="spellStart"/>
      <w:r w:rsidRPr="009C204B">
        <w:rPr>
          <w:lang w:val="tr-TR"/>
        </w:rPr>
        <w:t>Vite</w:t>
      </w:r>
      <w:proofErr w:type="spellEnd"/>
      <w:r w:rsidRPr="009C204B">
        <w:rPr>
          <w:lang w:val="tr-TR"/>
        </w:rPr>
        <w:t xml:space="preserve"> </w:t>
      </w:r>
      <w:proofErr w:type="spellStart"/>
      <w:r w:rsidRPr="009C204B">
        <w:rPr>
          <w:lang w:val="tr-TR"/>
        </w:rPr>
        <w:t>and</w:t>
      </w:r>
      <w:proofErr w:type="spellEnd"/>
      <w:r w:rsidRPr="009C204B">
        <w:rPr>
          <w:lang w:val="tr-TR"/>
        </w:rPr>
        <w:t xml:space="preserve"> </w:t>
      </w:r>
      <w:proofErr w:type="spellStart"/>
      <w:r w:rsidRPr="009C204B">
        <w:rPr>
          <w:lang w:val="tr-TR"/>
        </w:rPr>
        <w:t>deployed</w:t>
      </w:r>
      <w:proofErr w:type="spellEnd"/>
      <w:r w:rsidRPr="009C204B">
        <w:rPr>
          <w:lang w:val="tr-TR"/>
        </w:rPr>
        <w:t xml:space="preserve"> </w:t>
      </w:r>
      <w:proofErr w:type="spellStart"/>
      <w:r w:rsidRPr="009C204B">
        <w:rPr>
          <w:lang w:val="tr-TR"/>
        </w:rPr>
        <w:t>to</w:t>
      </w:r>
      <w:proofErr w:type="spellEnd"/>
      <w:r w:rsidRPr="009C204B">
        <w:rPr>
          <w:lang w:val="tr-TR"/>
        </w:rPr>
        <w:t xml:space="preserve"> a </w:t>
      </w:r>
      <w:proofErr w:type="spellStart"/>
      <w:r w:rsidRPr="009C204B">
        <w:rPr>
          <w:lang w:val="tr-TR"/>
        </w:rPr>
        <w:t>live</w:t>
      </w:r>
      <w:proofErr w:type="spellEnd"/>
      <w:r w:rsidRPr="009C204B">
        <w:rPr>
          <w:lang w:val="tr-TR"/>
        </w:rPr>
        <w:t xml:space="preserve"> </w:t>
      </w:r>
      <w:proofErr w:type="spellStart"/>
      <w:r w:rsidRPr="009C204B">
        <w:rPr>
          <w:lang w:val="tr-TR"/>
        </w:rPr>
        <w:t>environment</w:t>
      </w:r>
      <w:proofErr w:type="spellEnd"/>
      <w:r w:rsidRPr="009C204B">
        <w:rPr>
          <w:lang w:val="tr-TR"/>
        </w:rPr>
        <w:t xml:space="preserve"> on </w:t>
      </w:r>
      <w:proofErr w:type="spellStart"/>
      <w:r w:rsidRPr="009C204B">
        <w:rPr>
          <w:lang w:val="tr-TR"/>
        </w:rPr>
        <w:t>Vercel</w:t>
      </w:r>
      <w:proofErr w:type="spellEnd"/>
      <w:r w:rsidRPr="009C204B">
        <w:rPr>
          <w:lang w:val="tr-TR"/>
        </w:rPr>
        <w:t>.</w:t>
      </w:r>
    </w:p>
    <w:p w14:paraId="7B46BEE9" w14:textId="77777777" w:rsidR="009C204B" w:rsidRPr="009C204B" w:rsidRDefault="009C204B" w:rsidP="009C204B">
      <w:pPr>
        <w:ind w:firstLine="0"/>
        <w:rPr>
          <w:lang w:val="tr-TR"/>
        </w:rPr>
      </w:pPr>
      <w:proofErr w:type="spellStart"/>
      <w:r w:rsidRPr="009C204B">
        <w:rPr>
          <w:lang w:val="tr-TR"/>
        </w:rPr>
        <w:t>Performance</w:t>
      </w:r>
      <w:proofErr w:type="spellEnd"/>
      <w:r w:rsidRPr="009C204B">
        <w:rPr>
          <w:lang w:val="tr-TR"/>
        </w:rPr>
        <w:t xml:space="preserve"> </w:t>
      </w:r>
      <w:proofErr w:type="spellStart"/>
      <w:r w:rsidRPr="009C204B">
        <w:rPr>
          <w:lang w:val="tr-TR"/>
        </w:rPr>
        <w:t>tests</w:t>
      </w:r>
      <w:proofErr w:type="spellEnd"/>
      <w:r w:rsidRPr="009C204B">
        <w:rPr>
          <w:lang w:val="tr-TR"/>
        </w:rPr>
        <w:t xml:space="preserve"> </w:t>
      </w:r>
      <w:proofErr w:type="spellStart"/>
      <w:r w:rsidRPr="009C204B">
        <w:rPr>
          <w:lang w:val="tr-TR"/>
        </w:rPr>
        <w:t>have</w:t>
      </w:r>
      <w:proofErr w:type="spellEnd"/>
      <w:r w:rsidRPr="009C204B">
        <w:rPr>
          <w:lang w:val="tr-TR"/>
        </w:rPr>
        <w:t xml:space="preserve"> </w:t>
      </w:r>
      <w:proofErr w:type="spellStart"/>
      <w:r w:rsidRPr="009C204B">
        <w:rPr>
          <w:lang w:val="tr-TR"/>
        </w:rPr>
        <w:t>proven</w:t>
      </w:r>
      <w:proofErr w:type="spellEnd"/>
      <w:r w:rsidRPr="009C204B">
        <w:rPr>
          <w:lang w:val="tr-TR"/>
        </w:rPr>
        <w:t xml:space="preserve"> </w:t>
      </w:r>
      <w:proofErr w:type="spellStart"/>
      <w:r w:rsidRPr="009C204B">
        <w:rPr>
          <w:lang w:val="tr-TR"/>
        </w:rPr>
        <w:t>that</w:t>
      </w:r>
      <w:proofErr w:type="spellEnd"/>
      <w:r w:rsidRPr="009C204B">
        <w:rPr>
          <w:lang w:val="tr-TR"/>
        </w:rPr>
        <w:t xml:space="preserve"> a </w:t>
      </w:r>
      <w:proofErr w:type="spellStart"/>
      <w:r w:rsidRPr="009C204B">
        <w:rPr>
          <w:lang w:val="tr-TR"/>
        </w:rPr>
        <w:t>dataset</w:t>
      </w:r>
      <w:proofErr w:type="spellEnd"/>
      <w:r w:rsidRPr="009C204B">
        <w:rPr>
          <w:lang w:val="tr-TR"/>
        </w:rPr>
        <w:t xml:space="preserve"> </w:t>
      </w:r>
      <w:proofErr w:type="spellStart"/>
      <w:r w:rsidRPr="009C204B">
        <w:rPr>
          <w:lang w:val="tr-TR"/>
        </w:rPr>
        <w:t>exceeding</w:t>
      </w:r>
      <w:proofErr w:type="spellEnd"/>
      <w:r w:rsidRPr="009C204B">
        <w:rPr>
          <w:lang w:val="tr-TR"/>
        </w:rPr>
        <w:t xml:space="preserve"> 5 MB (100,000+ </w:t>
      </w:r>
      <w:proofErr w:type="spellStart"/>
      <w:r w:rsidRPr="009C204B">
        <w:rPr>
          <w:lang w:val="tr-TR"/>
        </w:rPr>
        <w:t>rows</w:t>
      </w:r>
      <w:proofErr w:type="spellEnd"/>
      <w:r w:rsidRPr="009C204B">
        <w:rPr>
          <w:lang w:val="tr-TR"/>
        </w:rPr>
        <w:t xml:space="preserve">) can be </w:t>
      </w:r>
      <w:proofErr w:type="spellStart"/>
      <w:r w:rsidRPr="009C204B">
        <w:rPr>
          <w:lang w:val="tr-TR"/>
        </w:rPr>
        <w:t>successfully</w:t>
      </w:r>
      <w:proofErr w:type="spellEnd"/>
      <w:r w:rsidRPr="009C204B">
        <w:rPr>
          <w:lang w:val="tr-TR"/>
        </w:rPr>
        <w:t xml:space="preserve"> </w:t>
      </w:r>
      <w:proofErr w:type="spellStart"/>
      <w:r w:rsidRPr="009C204B">
        <w:rPr>
          <w:lang w:val="tr-TR"/>
        </w:rPr>
        <w:t>analyzed</w:t>
      </w:r>
      <w:proofErr w:type="spellEnd"/>
      <w:r w:rsidRPr="009C204B">
        <w:rPr>
          <w:lang w:val="tr-TR"/>
        </w:rPr>
        <w:t xml:space="preserve"> in </w:t>
      </w:r>
      <w:proofErr w:type="spellStart"/>
      <w:r w:rsidRPr="009C204B">
        <w:rPr>
          <w:lang w:val="tr-TR"/>
        </w:rPr>
        <w:t>mere</w:t>
      </w:r>
      <w:proofErr w:type="spellEnd"/>
      <w:r w:rsidRPr="009C204B">
        <w:rPr>
          <w:lang w:val="tr-TR"/>
        </w:rPr>
        <w:t xml:space="preserve"> </w:t>
      </w:r>
      <w:proofErr w:type="spellStart"/>
      <w:r w:rsidRPr="009C204B">
        <w:rPr>
          <w:lang w:val="tr-TR"/>
        </w:rPr>
        <w:t>seconds</w:t>
      </w:r>
      <w:proofErr w:type="spellEnd"/>
      <w:r w:rsidRPr="009C204B">
        <w:rPr>
          <w:lang w:val="tr-TR"/>
        </w:rPr>
        <w:t xml:space="preserve"> </w:t>
      </w:r>
      <w:proofErr w:type="spellStart"/>
      <w:r w:rsidRPr="009C204B">
        <w:rPr>
          <w:lang w:val="tr-TR"/>
        </w:rPr>
        <w:t>without</w:t>
      </w:r>
      <w:proofErr w:type="spellEnd"/>
      <w:r w:rsidRPr="009C204B">
        <w:rPr>
          <w:lang w:val="tr-TR"/>
        </w:rPr>
        <w:t xml:space="preserve"> </w:t>
      </w:r>
      <w:proofErr w:type="spellStart"/>
      <w:r w:rsidRPr="009C204B">
        <w:rPr>
          <w:lang w:val="tr-TR"/>
        </w:rPr>
        <w:t>freezing</w:t>
      </w:r>
      <w:proofErr w:type="spellEnd"/>
      <w:r w:rsidRPr="009C204B">
        <w:rPr>
          <w:lang w:val="tr-TR"/>
        </w:rPr>
        <w:t xml:space="preserve"> </w:t>
      </w:r>
      <w:proofErr w:type="spellStart"/>
      <w:r w:rsidRPr="009C204B">
        <w:rPr>
          <w:lang w:val="tr-TR"/>
        </w:rPr>
        <w:t>the</w:t>
      </w:r>
      <w:proofErr w:type="spellEnd"/>
      <w:r w:rsidRPr="009C204B">
        <w:rPr>
          <w:lang w:val="tr-TR"/>
        </w:rPr>
        <w:t xml:space="preserve"> main </w:t>
      </w:r>
      <w:proofErr w:type="spellStart"/>
      <w:r w:rsidRPr="009C204B">
        <w:rPr>
          <w:lang w:val="tr-TR"/>
        </w:rPr>
        <w:t>thread</w:t>
      </w:r>
      <w:proofErr w:type="spellEnd"/>
      <w:r w:rsidRPr="009C204B">
        <w:rPr>
          <w:lang w:val="tr-TR"/>
        </w:rPr>
        <w:t xml:space="preserve"> (&lt;50ms </w:t>
      </w:r>
      <w:proofErr w:type="spellStart"/>
      <w:r w:rsidRPr="009C204B">
        <w:rPr>
          <w:lang w:val="tr-TR"/>
        </w:rPr>
        <w:t>delay</w:t>
      </w:r>
      <w:proofErr w:type="spellEnd"/>
      <w:r w:rsidRPr="009C204B">
        <w:rPr>
          <w:lang w:val="tr-TR"/>
        </w:rPr>
        <w:t xml:space="preserve">). Through </w:t>
      </w:r>
      <w:proofErr w:type="spellStart"/>
      <w:r w:rsidRPr="009C204B">
        <w:rPr>
          <w:lang w:val="tr-TR"/>
        </w:rPr>
        <w:t>this</w:t>
      </w:r>
      <w:proofErr w:type="spellEnd"/>
      <w:r w:rsidRPr="009C204B">
        <w:rPr>
          <w:lang w:val="tr-TR"/>
        </w:rPr>
        <w:t xml:space="preserve"> </w:t>
      </w:r>
      <w:proofErr w:type="spellStart"/>
      <w:r w:rsidRPr="009C204B">
        <w:rPr>
          <w:lang w:val="tr-TR"/>
        </w:rPr>
        <w:t>tool</w:t>
      </w:r>
      <w:proofErr w:type="spellEnd"/>
      <w:r w:rsidRPr="009C204B">
        <w:rPr>
          <w:lang w:val="tr-TR"/>
        </w:rPr>
        <w:t xml:space="preserve">, </w:t>
      </w:r>
      <w:proofErr w:type="spellStart"/>
      <w:r w:rsidRPr="009C204B">
        <w:rPr>
          <w:lang w:val="tr-TR"/>
        </w:rPr>
        <w:t>the</w:t>
      </w:r>
      <w:proofErr w:type="spellEnd"/>
      <w:r w:rsidRPr="009C204B">
        <w:rPr>
          <w:lang w:val="tr-TR"/>
        </w:rPr>
        <w:t xml:space="preserve"> </w:t>
      </w:r>
      <w:proofErr w:type="spellStart"/>
      <w:r w:rsidRPr="009C204B">
        <w:rPr>
          <w:lang w:val="tr-TR"/>
        </w:rPr>
        <w:t>necessity</w:t>
      </w:r>
      <w:proofErr w:type="spellEnd"/>
      <w:r w:rsidRPr="009C204B">
        <w:rPr>
          <w:lang w:val="tr-TR"/>
        </w:rPr>
        <w:t xml:space="preserve"> </w:t>
      </w:r>
      <w:proofErr w:type="spellStart"/>
      <w:r w:rsidRPr="009C204B">
        <w:rPr>
          <w:lang w:val="tr-TR"/>
        </w:rPr>
        <w:t>for</w:t>
      </w:r>
      <w:proofErr w:type="spellEnd"/>
      <w:r w:rsidRPr="009C204B">
        <w:rPr>
          <w:lang w:val="tr-TR"/>
        </w:rPr>
        <w:t xml:space="preserve"> </w:t>
      </w:r>
      <w:proofErr w:type="spellStart"/>
      <w:r w:rsidRPr="009C204B">
        <w:rPr>
          <w:lang w:val="tr-TR"/>
        </w:rPr>
        <w:t>users</w:t>
      </w:r>
      <w:proofErr w:type="spellEnd"/>
      <w:r w:rsidRPr="009C204B">
        <w:rPr>
          <w:lang w:val="tr-TR"/>
        </w:rPr>
        <w:t xml:space="preserve"> </w:t>
      </w:r>
      <w:proofErr w:type="spellStart"/>
      <w:r w:rsidRPr="009C204B">
        <w:rPr>
          <w:lang w:val="tr-TR"/>
        </w:rPr>
        <w:t>to</w:t>
      </w:r>
      <w:proofErr w:type="spellEnd"/>
      <w:r w:rsidRPr="009C204B">
        <w:rPr>
          <w:lang w:val="tr-TR"/>
        </w:rPr>
        <w:t xml:space="preserve"> transfer </w:t>
      </w:r>
      <w:proofErr w:type="spellStart"/>
      <w:r w:rsidRPr="009C204B">
        <w:rPr>
          <w:lang w:val="tr-TR"/>
        </w:rPr>
        <w:t>their</w:t>
      </w:r>
      <w:proofErr w:type="spellEnd"/>
      <w:r w:rsidRPr="009C204B">
        <w:rPr>
          <w:lang w:val="tr-TR"/>
        </w:rPr>
        <w:t xml:space="preserve"> </w:t>
      </w:r>
      <w:proofErr w:type="gramStart"/>
      <w:r w:rsidRPr="009C204B">
        <w:rPr>
          <w:lang w:val="tr-TR"/>
        </w:rPr>
        <w:t>data</w:t>
      </w:r>
      <w:proofErr w:type="gramEnd"/>
      <w:r w:rsidRPr="009C204B">
        <w:rPr>
          <w:lang w:val="tr-TR"/>
        </w:rPr>
        <w:t xml:space="preserve"> </w:t>
      </w:r>
      <w:proofErr w:type="spellStart"/>
      <w:r w:rsidRPr="009C204B">
        <w:rPr>
          <w:lang w:val="tr-TR"/>
        </w:rPr>
        <w:t>to</w:t>
      </w:r>
      <w:proofErr w:type="spellEnd"/>
      <w:r w:rsidRPr="009C204B">
        <w:rPr>
          <w:lang w:val="tr-TR"/>
        </w:rPr>
        <w:t xml:space="preserve"> an </w:t>
      </w:r>
      <w:proofErr w:type="spellStart"/>
      <w:r w:rsidRPr="009C204B">
        <w:rPr>
          <w:lang w:val="tr-TR"/>
        </w:rPr>
        <w:t>external</w:t>
      </w:r>
      <w:proofErr w:type="spellEnd"/>
      <w:r w:rsidRPr="009C204B">
        <w:rPr>
          <w:lang w:val="tr-TR"/>
        </w:rPr>
        <w:t xml:space="preserve"> server is </w:t>
      </w:r>
      <w:proofErr w:type="spellStart"/>
      <w:r w:rsidRPr="009C204B">
        <w:rPr>
          <w:lang w:val="tr-TR"/>
        </w:rPr>
        <w:t>entirely</w:t>
      </w:r>
      <w:proofErr w:type="spellEnd"/>
      <w:r w:rsidRPr="009C204B">
        <w:rPr>
          <w:lang w:val="tr-TR"/>
        </w:rPr>
        <w:t xml:space="preserve"> </w:t>
      </w:r>
      <w:proofErr w:type="spellStart"/>
      <w:r w:rsidRPr="009C204B">
        <w:rPr>
          <w:lang w:val="tr-TR"/>
        </w:rPr>
        <w:t>eliminated</w:t>
      </w:r>
      <w:proofErr w:type="spellEnd"/>
      <w:r w:rsidRPr="009C204B">
        <w:rPr>
          <w:lang w:val="tr-TR"/>
        </w:rPr>
        <w:t xml:space="preserve">, </w:t>
      </w:r>
      <w:proofErr w:type="spellStart"/>
      <w:r w:rsidRPr="009C204B">
        <w:rPr>
          <w:lang w:val="tr-TR"/>
        </w:rPr>
        <w:t>establishing</w:t>
      </w:r>
      <w:proofErr w:type="spellEnd"/>
      <w:r w:rsidRPr="009C204B">
        <w:rPr>
          <w:lang w:val="tr-TR"/>
        </w:rPr>
        <w:t xml:space="preserve"> a </w:t>
      </w:r>
      <w:proofErr w:type="spellStart"/>
      <w:r w:rsidRPr="009C204B">
        <w:rPr>
          <w:lang w:val="tr-TR"/>
        </w:rPr>
        <w:t>secure</w:t>
      </w:r>
      <w:proofErr w:type="spellEnd"/>
      <w:r w:rsidRPr="009C204B">
        <w:rPr>
          <w:lang w:val="tr-TR"/>
        </w:rPr>
        <w:t xml:space="preserve">, </w:t>
      </w:r>
      <w:proofErr w:type="spellStart"/>
      <w:r w:rsidRPr="009C204B">
        <w:rPr>
          <w:lang w:val="tr-TR"/>
        </w:rPr>
        <w:t>zero-cost</w:t>
      </w:r>
      <w:proofErr w:type="spellEnd"/>
      <w:r w:rsidRPr="009C204B">
        <w:rPr>
          <w:lang w:val="tr-TR"/>
        </w:rPr>
        <w:t xml:space="preserve">, </w:t>
      </w:r>
      <w:proofErr w:type="spellStart"/>
      <w:r w:rsidRPr="009C204B">
        <w:rPr>
          <w:lang w:val="tr-TR"/>
        </w:rPr>
        <w:t>and</w:t>
      </w:r>
      <w:proofErr w:type="spellEnd"/>
      <w:r w:rsidRPr="009C204B">
        <w:rPr>
          <w:lang w:val="tr-TR"/>
        </w:rPr>
        <w:t xml:space="preserve"> </w:t>
      </w:r>
      <w:proofErr w:type="spellStart"/>
      <w:r w:rsidRPr="009C204B">
        <w:rPr>
          <w:lang w:val="tr-TR"/>
        </w:rPr>
        <w:t>purely</w:t>
      </w:r>
      <w:proofErr w:type="spellEnd"/>
      <w:r w:rsidRPr="009C204B">
        <w:rPr>
          <w:lang w:val="tr-TR"/>
        </w:rPr>
        <w:t xml:space="preserve"> </w:t>
      </w:r>
      <w:proofErr w:type="spellStart"/>
      <w:r w:rsidRPr="009C204B">
        <w:rPr>
          <w:lang w:val="tr-TR"/>
        </w:rPr>
        <w:t>local</w:t>
      </w:r>
      <w:proofErr w:type="spellEnd"/>
      <w:r w:rsidRPr="009C204B">
        <w:rPr>
          <w:lang w:val="tr-TR"/>
        </w:rPr>
        <w:t xml:space="preserve"> </w:t>
      </w:r>
      <w:proofErr w:type="spellStart"/>
      <w:r w:rsidRPr="009C204B">
        <w:rPr>
          <w:lang w:val="tr-TR"/>
        </w:rPr>
        <w:t>analysis</w:t>
      </w:r>
      <w:proofErr w:type="spellEnd"/>
      <w:r w:rsidRPr="009C204B">
        <w:rPr>
          <w:lang w:val="tr-TR"/>
        </w:rPr>
        <w:t xml:space="preserve"> platform. </w:t>
      </w:r>
      <w:proofErr w:type="spellStart"/>
      <w:r w:rsidRPr="009C204B">
        <w:rPr>
          <w:lang w:val="tr-TR"/>
        </w:rPr>
        <w:t>Moving</w:t>
      </w:r>
      <w:proofErr w:type="spellEnd"/>
      <w:r w:rsidRPr="009C204B">
        <w:rPr>
          <w:lang w:val="tr-TR"/>
        </w:rPr>
        <w:t xml:space="preserve"> </w:t>
      </w:r>
      <w:proofErr w:type="spellStart"/>
      <w:r w:rsidRPr="009C204B">
        <w:rPr>
          <w:lang w:val="tr-TR"/>
        </w:rPr>
        <w:t>forward</w:t>
      </w:r>
      <w:proofErr w:type="spellEnd"/>
      <w:r w:rsidRPr="009C204B">
        <w:rPr>
          <w:lang w:val="tr-TR"/>
        </w:rPr>
        <w:t xml:space="preserve">, </w:t>
      </w:r>
      <w:proofErr w:type="spellStart"/>
      <w:r w:rsidRPr="009C204B">
        <w:rPr>
          <w:lang w:val="tr-TR"/>
        </w:rPr>
        <w:t>this</w:t>
      </w:r>
      <w:proofErr w:type="spellEnd"/>
      <w:r w:rsidRPr="009C204B">
        <w:rPr>
          <w:lang w:val="tr-TR"/>
        </w:rPr>
        <w:t xml:space="preserve"> </w:t>
      </w:r>
      <w:proofErr w:type="spellStart"/>
      <w:r w:rsidRPr="009C204B">
        <w:rPr>
          <w:lang w:val="tr-TR"/>
        </w:rPr>
        <w:t>application</w:t>
      </w:r>
      <w:proofErr w:type="spellEnd"/>
      <w:r w:rsidRPr="009C204B">
        <w:rPr>
          <w:lang w:val="tr-TR"/>
        </w:rPr>
        <w:t xml:space="preserve"> has </w:t>
      </w:r>
      <w:proofErr w:type="spellStart"/>
      <w:r w:rsidRPr="009C204B">
        <w:rPr>
          <w:lang w:val="tr-TR"/>
        </w:rPr>
        <w:t>the</w:t>
      </w:r>
      <w:proofErr w:type="spellEnd"/>
      <w:r w:rsidRPr="009C204B">
        <w:rPr>
          <w:lang w:val="tr-TR"/>
        </w:rPr>
        <w:t xml:space="preserve"> </w:t>
      </w:r>
      <w:proofErr w:type="spellStart"/>
      <w:r w:rsidRPr="009C204B">
        <w:rPr>
          <w:lang w:val="tr-TR"/>
        </w:rPr>
        <w:t>potential</w:t>
      </w:r>
      <w:proofErr w:type="spellEnd"/>
      <w:r w:rsidRPr="009C204B">
        <w:rPr>
          <w:lang w:val="tr-TR"/>
        </w:rPr>
        <w:t xml:space="preserve"> </w:t>
      </w:r>
      <w:proofErr w:type="spellStart"/>
      <w:r w:rsidRPr="009C204B">
        <w:rPr>
          <w:lang w:val="tr-TR"/>
        </w:rPr>
        <w:t>to</w:t>
      </w:r>
      <w:proofErr w:type="spellEnd"/>
      <w:r w:rsidRPr="009C204B">
        <w:rPr>
          <w:lang w:val="tr-TR"/>
        </w:rPr>
        <w:t xml:space="preserve"> be </w:t>
      </w:r>
      <w:proofErr w:type="spellStart"/>
      <w:r w:rsidRPr="009C204B">
        <w:rPr>
          <w:lang w:val="tr-TR"/>
        </w:rPr>
        <w:t>integrated</w:t>
      </w:r>
      <w:proofErr w:type="spellEnd"/>
      <w:r w:rsidRPr="009C204B">
        <w:rPr>
          <w:lang w:val="tr-TR"/>
        </w:rPr>
        <w:t xml:space="preserve"> </w:t>
      </w:r>
      <w:proofErr w:type="spellStart"/>
      <w:r w:rsidRPr="009C204B">
        <w:rPr>
          <w:lang w:val="tr-TR"/>
        </w:rPr>
        <w:t>with</w:t>
      </w:r>
      <w:proofErr w:type="spellEnd"/>
      <w:r w:rsidRPr="009C204B">
        <w:rPr>
          <w:lang w:val="tr-TR"/>
        </w:rPr>
        <w:t xml:space="preserve"> </w:t>
      </w:r>
      <w:proofErr w:type="spellStart"/>
      <w:r w:rsidRPr="009C204B">
        <w:rPr>
          <w:lang w:val="tr-TR"/>
        </w:rPr>
        <w:t>WebAssembly</w:t>
      </w:r>
      <w:proofErr w:type="spellEnd"/>
      <w:r w:rsidRPr="009C204B">
        <w:rPr>
          <w:lang w:val="tr-TR"/>
        </w:rPr>
        <w:t xml:space="preserve"> (WASM) </w:t>
      </w:r>
      <w:proofErr w:type="spellStart"/>
      <w:r w:rsidRPr="009C204B">
        <w:rPr>
          <w:lang w:val="tr-TR"/>
        </w:rPr>
        <w:t>based</w:t>
      </w:r>
      <w:proofErr w:type="spellEnd"/>
      <w:r w:rsidRPr="009C204B">
        <w:rPr>
          <w:lang w:val="tr-TR"/>
        </w:rPr>
        <w:t xml:space="preserve"> </w:t>
      </w:r>
      <w:proofErr w:type="spellStart"/>
      <w:r w:rsidRPr="009C204B">
        <w:rPr>
          <w:lang w:val="tr-TR"/>
        </w:rPr>
        <w:t>technologies</w:t>
      </w:r>
      <w:proofErr w:type="spellEnd"/>
      <w:r w:rsidRPr="009C204B">
        <w:rPr>
          <w:lang w:val="tr-TR"/>
        </w:rPr>
        <w:t xml:space="preserve">, </w:t>
      </w:r>
      <w:proofErr w:type="spellStart"/>
      <w:r w:rsidRPr="009C204B">
        <w:rPr>
          <w:lang w:val="tr-TR"/>
        </w:rPr>
        <w:t>evolving</w:t>
      </w:r>
      <w:proofErr w:type="spellEnd"/>
      <w:r w:rsidRPr="009C204B">
        <w:rPr>
          <w:lang w:val="tr-TR"/>
        </w:rPr>
        <w:t xml:space="preserve"> </w:t>
      </w:r>
      <w:proofErr w:type="spellStart"/>
      <w:r w:rsidRPr="009C204B">
        <w:rPr>
          <w:lang w:val="tr-TR"/>
        </w:rPr>
        <w:t>into</w:t>
      </w:r>
      <w:proofErr w:type="spellEnd"/>
      <w:r w:rsidRPr="009C204B">
        <w:rPr>
          <w:lang w:val="tr-TR"/>
        </w:rPr>
        <w:t xml:space="preserve"> a </w:t>
      </w:r>
      <w:proofErr w:type="spellStart"/>
      <w:r w:rsidRPr="009C204B">
        <w:rPr>
          <w:lang w:val="tr-TR"/>
        </w:rPr>
        <w:t>fully-fledged</w:t>
      </w:r>
      <w:proofErr w:type="spellEnd"/>
      <w:r w:rsidRPr="009C204B">
        <w:rPr>
          <w:lang w:val="tr-TR"/>
        </w:rPr>
        <w:t xml:space="preserve"> in-browser </w:t>
      </w:r>
      <w:proofErr w:type="spellStart"/>
      <w:r w:rsidRPr="009C204B">
        <w:rPr>
          <w:lang w:val="tr-TR"/>
        </w:rPr>
        <w:t>analysis</w:t>
      </w:r>
      <w:proofErr w:type="spellEnd"/>
      <w:r w:rsidRPr="009C204B">
        <w:rPr>
          <w:lang w:val="tr-TR"/>
        </w:rPr>
        <w:t xml:space="preserve"> </w:t>
      </w:r>
      <w:proofErr w:type="spellStart"/>
      <w:r w:rsidRPr="009C204B">
        <w:rPr>
          <w:lang w:val="tr-TR"/>
        </w:rPr>
        <w:t>tool</w:t>
      </w:r>
      <w:proofErr w:type="spellEnd"/>
      <w:r w:rsidRPr="009C204B">
        <w:rPr>
          <w:lang w:val="tr-TR"/>
        </w:rPr>
        <w:t xml:space="preserve"> </w:t>
      </w:r>
      <w:proofErr w:type="spellStart"/>
      <w:r w:rsidRPr="009C204B">
        <w:rPr>
          <w:lang w:val="tr-TR"/>
        </w:rPr>
        <w:t>capable</w:t>
      </w:r>
      <w:proofErr w:type="spellEnd"/>
      <w:r w:rsidRPr="009C204B">
        <w:rPr>
          <w:lang w:val="tr-TR"/>
        </w:rPr>
        <w:t xml:space="preserve"> of </w:t>
      </w:r>
      <w:proofErr w:type="spellStart"/>
      <w:r w:rsidRPr="009C204B">
        <w:rPr>
          <w:lang w:val="tr-TR"/>
        </w:rPr>
        <w:t>much</w:t>
      </w:r>
      <w:proofErr w:type="spellEnd"/>
      <w:r w:rsidRPr="009C204B">
        <w:rPr>
          <w:lang w:val="tr-TR"/>
        </w:rPr>
        <w:t xml:space="preserve"> </w:t>
      </w:r>
      <w:proofErr w:type="spellStart"/>
      <w:r w:rsidRPr="009C204B">
        <w:rPr>
          <w:lang w:val="tr-TR"/>
        </w:rPr>
        <w:t>more</w:t>
      </w:r>
      <w:proofErr w:type="spellEnd"/>
      <w:r w:rsidRPr="009C204B">
        <w:rPr>
          <w:lang w:val="tr-TR"/>
        </w:rPr>
        <w:t xml:space="preserve"> </w:t>
      </w:r>
      <w:proofErr w:type="spellStart"/>
      <w:r w:rsidRPr="009C204B">
        <w:rPr>
          <w:lang w:val="tr-TR"/>
        </w:rPr>
        <w:t>complex</w:t>
      </w:r>
      <w:proofErr w:type="spellEnd"/>
      <w:r w:rsidRPr="009C204B">
        <w:rPr>
          <w:lang w:val="tr-TR"/>
        </w:rPr>
        <w:t xml:space="preserve"> </w:t>
      </w:r>
      <w:proofErr w:type="gramStart"/>
      <w:r w:rsidRPr="009C204B">
        <w:rPr>
          <w:lang w:val="tr-TR"/>
        </w:rPr>
        <w:t>data</w:t>
      </w:r>
      <w:proofErr w:type="gramEnd"/>
      <w:r w:rsidRPr="009C204B">
        <w:rPr>
          <w:lang w:val="tr-TR"/>
        </w:rPr>
        <w:t xml:space="preserve"> </w:t>
      </w:r>
      <w:proofErr w:type="spellStart"/>
      <w:r w:rsidRPr="009C204B">
        <w:rPr>
          <w:lang w:val="tr-TR"/>
        </w:rPr>
        <w:t>manipulations</w:t>
      </w:r>
      <w:proofErr w:type="spellEnd"/>
      <w:r w:rsidRPr="009C204B">
        <w:rPr>
          <w:lang w:val="tr-TR"/>
        </w:rPr>
        <w:t>.</w:t>
      </w:r>
    </w:p>
    <w:p w14:paraId="4226A76A" w14:textId="77BB75BE" w:rsidR="00052761" w:rsidRPr="00FE65EB" w:rsidRDefault="009C204B" w:rsidP="00FE65EB">
      <w:pPr>
        <w:ind w:firstLine="0"/>
        <w:rPr>
          <w:lang w:val="tr-TR"/>
        </w:rPr>
      </w:pPr>
      <w:proofErr w:type="spellStart"/>
      <w:r w:rsidRPr="009C204B">
        <w:rPr>
          <w:b/>
          <w:bCs/>
          <w:lang w:val="tr-TR"/>
        </w:rPr>
        <w:t>Keywords</w:t>
      </w:r>
      <w:proofErr w:type="spellEnd"/>
      <w:r w:rsidRPr="009C204B">
        <w:rPr>
          <w:b/>
          <w:bCs/>
          <w:lang w:val="tr-TR"/>
        </w:rPr>
        <w:t>:</w:t>
      </w:r>
      <w:r w:rsidRPr="009C204B">
        <w:rPr>
          <w:lang w:val="tr-TR"/>
        </w:rPr>
        <w:t xml:space="preserve"> P22, Data </w:t>
      </w:r>
      <w:proofErr w:type="spellStart"/>
      <w:r w:rsidRPr="009C204B">
        <w:rPr>
          <w:lang w:val="tr-TR"/>
        </w:rPr>
        <w:t>Processing</w:t>
      </w:r>
      <w:proofErr w:type="spellEnd"/>
      <w:r w:rsidRPr="009C204B">
        <w:rPr>
          <w:lang w:val="tr-TR"/>
        </w:rPr>
        <w:t xml:space="preserve">, Web </w:t>
      </w:r>
      <w:proofErr w:type="spellStart"/>
      <w:r w:rsidRPr="009C204B">
        <w:rPr>
          <w:lang w:val="tr-TR"/>
        </w:rPr>
        <w:t>Workers</w:t>
      </w:r>
      <w:proofErr w:type="spellEnd"/>
      <w:r w:rsidRPr="009C204B">
        <w:rPr>
          <w:lang w:val="tr-TR"/>
        </w:rPr>
        <w:t xml:space="preserve">, Papa </w:t>
      </w:r>
      <w:proofErr w:type="spellStart"/>
      <w:r w:rsidRPr="009C204B">
        <w:rPr>
          <w:lang w:val="tr-TR"/>
        </w:rPr>
        <w:t>Parse</w:t>
      </w:r>
      <w:proofErr w:type="spellEnd"/>
      <w:r w:rsidRPr="009C204B">
        <w:rPr>
          <w:lang w:val="tr-TR"/>
        </w:rPr>
        <w:t xml:space="preserve">, </w:t>
      </w:r>
      <w:proofErr w:type="spellStart"/>
      <w:r w:rsidRPr="009C204B">
        <w:rPr>
          <w:lang w:val="tr-TR"/>
        </w:rPr>
        <w:t>Vanilla</w:t>
      </w:r>
      <w:proofErr w:type="spellEnd"/>
      <w:r w:rsidRPr="009C204B">
        <w:rPr>
          <w:lang w:val="tr-TR"/>
        </w:rPr>
        <w:t xml:space="preserve"> JavaScript, Client-Side Analysis, Web Programming, PRD</w:t>
      </w:r>
    </w:p>
    <w:p w14:paraId="5FF16FAA" w14:textId="77777777" w:rsidR="00052761" w:rsidRDefault="0006423C">
      <w:pPr>
        <w:spacing w:before="480" w:after="360"/>
        <w:ind w:firstLine="0"/>
        <w:jc w:val="center"/>
      </w:pPr>
      <w:r>
        <w:rPr>
          <w:b/>
          <w:sz w:val="28"/>
        </w:rPr>
        <w:lastRenderedPageBreak/>
        <w:t>İÇİNDEKİLER</w:t>
      </w:r>
    </w:p>
    <w:p w14:paraId="4C55A4A6" w14:textId="77777777" w:rsidR="00052761" w:rsidRDefault="0006423C">
      <w:pPr>
        <w:ind w:firstLine="0"/>
      </w:pPr>
      <w:r>
        <w:rPr>
          <w:i/>
          <w:color w:val="808080"/>
          <w:sz w:val="20"/>
        </w:rPr>
        <w:t xml:space="preserve">[Bu </w:t>
      </w:r>
      <w:proofErr w:type="spellStart"/>
      <w:r>
        <w:rPr>
          <w:i/>
          <w:color w:val="808080"/>
          <w:sz w:val="20"/>
        </w:rPr>
        <w:t>sayfa</w:t>
      </w:r>
      <w:proofErr w:type="spellEnd"/>
      <w:r>
        <w:rPr>
          <w:i/>
          <w:color w:val="808080"/>
          <w:sz w:val="20"/>
        </w:rPr>
        <w:t xml:space="preserve"> Microsoft </w:t>
      </w:r>
      <w:proofErr w:type="spellStart"/>
      <w:r>
        <w:rPr>
          <w:i/>
          <w:color w:val="808080"/>
          <w:sz w:val="20"/>
        </w:rPr>
        <w:t>Word'de</w:t>
      </w:r>
      <w:proofErr w:type="spellEnd"/>
      <w:r>
        <w:rPr>
          <w:i/>
          <w:color w:val="808080"/>
          <w:sz w:val="20"/>
        </w:rPr>
        <w:t xml:space="preserve"> </w:t>
      </w:r>
      <w:proofErr w:type="spellStart"/>
      <w:r>
        <w:rPr>
          <w:i/>
          <w:color w:val="808080"/>
          <w:sz w:val="20"/>
        </w:rPr>
        <w:t>açıldığında</w:t>
      </w:r>
      <w:proofErr w:type="spellEnd"/>
      <w:r>
        <w:rPr>
          <w:i/>
          <w:color w:val="808080"/>
          <w:sz w:val="20"/>
        </w:rPr>
        <w:t xml:space="preserve"> «Evet, </w:t>
      </w:r>
      <w:proofErr w:type="spellStart"/>
      <w:r>
        <w:rPr>
          <w:i/>
          <w:color w:val="808080"/>
          <w:sz w:val="20"/>
        </w:rPr>
        <w:t>bu</w:t>
      </w:r>
      <w:proofErr w:type="spellEnd"/>
      <w:r>
        <w:rPr>
          <w:i/>
          <w:color w:val="808080"/>
          <w:sz w:val="20"/>
        </w:rPr>
        <w:t xml:space="preserve"> </w:t>
      </w:r>
      <w:proofErr w:type="spellStart"/>
      <w:r>
        <w:rPr>
          <w:i/>
          <w:color w:val="808080"/>
          <w:sz w:val="20"/>
        </w:rPr>
        <w:t>belgedeki</w:t>
      </w:r>
      <w:proofErr w:type="spellEnd"/>
      <w:r>
        <w:rPr>
          <w:i/>
          <w:color w:val="808080"/>
          <w:sz w:val="20"/>
        </w:rPr>
        <w:t xml:space="preserve"> </w:t>
      </w:r>
      <w:proofErr w:type="spellStart"/>
      <w:r>
        <w:rPr>
          <w:i/>
          <w:color w:val="808080"/>
          <w:sz w:val="20"/>
        </w:rPr>
        <w:t>tüm</w:t>
      </w:r>
      <w:proofErr w:type="spellEnd"/>
      <w:r>
        <w:rPr>
          <w:i/>
          <w:color w:val="808080"/>
          <w:sz w:val="20"/>
        </w:rPr>
        <w:t xml:space="preserve"> </w:t>
      </w:r>
      <w:proofErr w:type="spellStart"/>
      <w:r>
        <w:rPr>
          <w:i/>
          <w:color w:val="808080"/>
          <w:sz w:val="20"/>
        </w:rPr>
        <w:t>alanları</w:t>
      </w:r>
      <w:proofErr w:type="spellEnd"/>
      <w:r>
        <w:rPr>
          <w:i/>
          <w:color w:val="808080"/>
          <w:sz w:val="20"/>
        </w:rPr>
        <w:t xml:space="preserve"> </w:t>
      </w:r>
      <w:proofErr w:type="spellStart"/>
      <w:r>
        <w:rPr>
          <w:i/>
          <w:color w:val="808080"/>
          <w:sz w:val="20"/>
        </w:rPr>
        <w:t>güncelle</w:t>
      </w:r>
      <w:proofErr w:type="spellEnd"/>
      <w:r>
        <w:rPr>
          <w:i/>
          <w:color w:val="808080"/>
          <w:sz w:val="20"/>
        </w:rPr>
        <w:t xml:space="preserve">» </w:t>
      </w:r>
      <w:proofErr w:type="spellStart"/>
      <w:r>
        <w:rPr>
          <w:i/>
          <w:color w:val="808080"/>
          <w:sz w:val="20"/>
        </w:rPr>
        <w:t>seçeneğine</w:t>
      </w:r>
      <w:proofErr w:type="spellEnd"/>
      <w:r>
        <w:rPr>
          <w:i/>
          <w:color w:val="808080"/>
          <w:sz w:val="20"/>
        </w:rPr>
        <w:t xml:space="preserve"> </w:t>
      </w:r>
      <w:proofErr w:type="spellStart"/>
      <w:r>
        <w:rPr>
          <w:i/>
          <w:color w:val="808080"/>
          <w:sz w:val="20"/>
        </w:rPr>
        <w:t>tıklayınız</w:t>
      </w:r>
      <w:proofErr w:type="spellEnd"/>
      <w:r>
        <w:rPr>
          <w:i/>
          <w:color w:val="808080"/>
          <w:sz w:val="20"/>
        </w:rPr>
        <w:t xml:space="preserve">. </w:t>
      </w:r>
      <w:proofErr w:type="spellStart"/>
      <w:r>
        <w:rPr>
          <w:i/>
          <w:color w:val="808080"/>
          <w:sz w:val="20"/>
        </w:rPr>
        <w:t>Böylece</w:t>
      </w:r>
      <w:proofErr w:type="spellEnd"/>
      <w:r>
        <w:rPr>
          <w:i/>
          <w:color w:val="808080"/>
          <w:sz w:val="20"/>
        </w:rPr>
        <w:t xml:space="preserve"> </w:t>
      </w:r>
      <w:proofErr w:type="spellStart"/>
      <w:r>
        <w:rPr>
          <w:i/>
          <w:color w:val="808080"/>
          <w:sz w:val="20"/>
        </w:rPr>
        <w:t>içindekiler</w:t>
      </w:r>
      <w:proofErr w:type="spellEnd"/>
      <w:r>
        <w:rPr>
          <w:i/>
          <w:color w:val="808080"/>
          <w:sz w:val="20"/>
        </w:rPr>
        <w:t xml:space="preserve"> </w:t>
      </w:r>
      <w:proofErr w:type="spellStart"/>
      <w:r>
        <w:rPr>
          <w:i/>
          <w:color w:val="808080"/>
          <w:sz w:val="20"/>
        </w:rPr>
        <w:t>otomatik</w:t>
      </w:r>
      <w:proofErr w:type="spellEnd"/>
      <w:r>
        <w:rPr>
          <w:i/>
          <w:color w:val="808080"/>
          <w:sz w:val="20"/>
        </w:rPr>
        <w:t xml:space="preserve"> </w:t>
      </w:r>
      <w:proofErr w:type="spellStart"/>
      <w:r>
        <w:rPr>
          <w:i/>
          <w:color w:val="808080"/>
          <w:sz w:val="20"/>
        </w:rPr>
        <w:t>olarak</w:t>
      </w:r>
      <w:proofErr w:type="spellEnd"/>
      <w:r>
        <w:rPr>
          <w:i/>
          <w:color w:val="808080"/>
          <w:sz w:val="20"/>
        </w:rPr>
        <w:t xml:space="preserve"> </w:t>
      </w:r>
      <w:proofErr w:type="spellStart"/>
      <w:r>
        <w:rPr>
          <w:i/>
          <w:color w:val="808080"/>
          <w:sz w:val="20"/>
        </w:rPr>
        <w:t>güncellenecektir</w:t>
      </w:r>
      <w:proofErr w:type="spellEnd"/>
      <w:r>
        <w:rPr>
          <w:i/>
          <w:color w:val="808080"/>
          <w:sz w:val="20"/>
        </w:rPr>
        <w:t xml:space="preserve">. Ctrl + A → F9 </w:t>
      </w:r>
      <w:proofErr w:type="spellStart"/>
      <w:r>
        <w:rPr>
          <w:i/>
          <w:color w:val="808080"/>
          <w:sz w:val="20"/>
        </w:rPr>
        <w:t>kısayolu</w:t>
      </w:r>
      <w:proofErr w:type="spellEnd"/>
      <w:r>
        <w:rPr>
          <w:i/>
          <w:color w:val="808080"/>
          <w:sz w:val="20"/>
        </w:rPr>
        <w:t xml:space="preserve"> da </w:t>
      </w:r>
      <w:proofErr w:type="spellStart"/>
      <w:r>
        <w:rPr>
          <w:i/>
          <w:color w:val="808080"/>
          <w:sz w:val="20"/>
        </w:rPr>
        <w:t>tüm</w:t>
      </w:r>
      <w:proofErr w:type="spellEnd"/>
      <w:r>
        <w:rPr>
          <w:i/>
          <w:color w:val="808080"/>
          <w:sz w:val="20"/>
        </w:rPr>
        <w:t xml:space="preserve"> </w:t>
      </w:r>
      <w:proofErr w:type="spellStart"/>
      <w:r>
        <w:rPr>
          <w:i/>
          <w:color w:val="808080"/>
          <w:sz w:val="20"/>
        </w:rPr>
        <w:t>alanları</w:t>
      </w:r>
      <w:proofErr w:type="spellEnd"/>
      <w:r>
        <w:rPr>
          <w:i/>
          <w:color w:val="808080"/>
          <w:sz w:val="20"/>
        </w:rPr>
        <w:t xml:space="preserve"> </w:t>
      </w:r>
      <w:proofErr w:type="spellStart"/>
      <w:r>
        <w:rPr>
          <w:i/>
          <w:color w:val="808080"/>
          <w:sz w:val="20"/>
        </w:rPr>
        <w:t>günceller</w:t>
      </w:r>
      <w:proofErr w:type="spellEnd"/>
      <w:r>
        <w:rPr>
          <w:i/>
          <w:color w:val="808080"/>
          <w:sz w:val="20"/>
        </w:rPr>
        <w:t>.]</w:t>
      </w:r>
    </w:p>
    <w:p w14:paraId="55901C6D" w14:textId="551754A8" w:rsidR="004A22D7" w:rsidRDefault="0006423C">
      <w:pPr>
        <w:pStyle w:val="T1"/>
        <w:tabs>
          <w:tab w:val="right" w:leader="dot" w:pos="8778"/>
        </w:tabs>
        <w:rPr>
          <w:rFonts w:asciiTheme="minorHAnsi" w:eastAsiaTheme="minorEastAsia" w:hAnsiTheme="minorHAnsi" w:cstheme="minorBidi"/>
          <w:noProof/>
          <w:kern w:val="2"/>
          <w:szCs w:val="24"/>
          <w:lang w:val="tr-TR" w:eastAsia="tr-TR"/>
          <w14:ligatures w14:val="standardContextual"/>
        </w:rPr>
      </w:pPr>
      <w:r>
        <w:fldChar w:fldCharType="begin"/>
      </w:r>
      <w:r>
        <w:instrText xml:space="preserve"> TOC \o "1-3" \h \z \u </w:instrText>
      </w:r>
      <w:r>
        <w:fldChar w:fldCharType="separate"/>
      </w:r>
      <w:hyperlink w:anchor="_Toc229383754" w:history="1">
        <w:r w:rsidR="004A22D7" w:rsidRPr="00074180">
          <w:rPr>
            <w:rStyle w:val="Kpr"/>
            <w:noProof/>
          </w:rPr>
          <w:t>1. GİRİŞ</w:t>
        </w:r>
        <w:r w:rsidR="004A22D7">
          <w:rPr>
            <w:noProof/>
            <w:webHidden/>
          </w:rPr>
          <w:tab/>
        </w:r>
        <w:r w:rsidR="004A22D7">
          <w:rPr>
            <w:noProof/>
            <w:webHidden/>
          </w:rPr>
          <w:fldChar w:fldCharType="begin"/>
        </w:r>
        <w:r w:rsidR="004A22D7">
          <w:rPr>
            <w:noProof/>
            <w:webHidden/>
          </w:rPr>
          <w:instrText xml:space="preserve"> PAGEREF _Toc229383754 \h </w:instrText>
        </w:r>
        <w:r w:rsidR="004A22D7">
          <w:rPr>
            <w:noProof/>
            <w:webHidden/>
          </w:rPr>
        </w:r>
        <w:r w:rsidR="004A22D7">
          <w:rPr>
            <w:noProof/>
            <w:webHidden/>
          </w:rPr>
          <w:fldChar w:fldCharType="separate"/>
        </w:r>
        <w:r w:rsidR="004A22D7">
          <w:rPr>
            <w:noProof/>
            <w:webHidden/>
          </w:rPr>
          <w:t>14</w:t>
        </w:r>
        <w:r w:rsidR="004A22D7">
          <w:rPr>
            <w:noProof/>
            <w:webHidden/>
          </w:rPr>
          <w:fldChar w:fldCharType="end"/>
        </w:r>
      </w:hyperlink>
    </w:p>
    <w:p w14:paraId="149F52AC" w14:textId="50150BBF"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55" w:history="1">
        <w:r w:rsidRPr="00074180">
          <w:rPr>
            <w:rStyle w:val="Kpr"/>
            <w:noProof/>
          </w:rPr>
          <w:t>1.1. Problem Tanımı</w:t>
        </w:r>
        <w:r>
          <w:rPr>
            <w:noProof/>
            <w:webHidden/>
          </w:rPr>
          <w:tab/>
        </w:r>
        <w:r>
          <w:rPr>
            <w:noProof/>
            <w:webHidden/>
          </w:rPr>
          <w:fldChar w:fldCharType="begin"/>
        </w:r>
        <w:r>
          <w:rPr>
            <w:noProof/>
            <w:webHidden/>
          </w:rPr>
          <w:instrText xml:space="preserve"> PAGEREF _Toc229383755 \h </w:instrText>
        </w:r>
        <w:r>
          <w:rPr>
            <w:noProof/>
            <w:webHidden/>
          </w:rPr>
        </w:r>
        <w:r>
          <w:rPr>
            <w:noProof/>
            <w:webHidden/>
          </w:rPr>
          <w:fldChar w:fldCharType="separate"/>
        </w:r>
        <w:r>
          <w:rPr>
            <w:noProof/>
            <w:webHidden/>
          </w:rPr>
          <w:t>14</w:t>
        </w:r>
        <w:r>
          <w:rPr>
            <w:noProof/>
            <w:webHidden/>
          </w:rPr>
          <w:fldChar w:fldCharType="end"/>
        </w:r>
      </w:hyperlink>
    </w:p>
    <w:p w14:paraId="3F33587E" w14:textId="3ED56559"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56" w:history="1">
        <w:r w:rsidRPr="00074180">
          <w:rPr>
            <w:rStyle w:val="Kpr"/>
            <w:noProof/>
          </w:rPr>
          <w:t>1.2. Projenin Amacı ve Kapsamı</w:t>
        </w:r>
        <w:r>
          <w:rPr>
            <w:noProof/>
            <w:webHidden/>
          </w:rPr>
          <w:tab/>
        </w:r>
        <w:r>
          <w:rPr>
            <w:noProof/>
            <w:webHidden/>
          </w:rPr>
          <w:fldChar w:fldCharType="begin"/>
        </w:r>
        <w:r>
          <w:rPr>
            <w:noProof/>
            <w:webHidden/>
          </w:rPr>
          <w:instrText xml:space="preserve"> PAGEREF _Toc229383756 \h </w:instrText>
        </w:r>
        <w:r>
          <w:rPr>
            <w:noProof/>
            <w:webHidden/>
          </w:rPr>
        </w:r>
        <w:r>
          <w:rPr>
            <w:noProof/>
            <w:webHidden/>
          </w:rPr>
          <w:fldChar w:fldCharType="separate"/>
        </w:r>
        <w:r>
          <w:rPr>
            <w:noProof/>
            <w:webHidden/>
          </w:rPr>
          <w:t>15</w:t>
        </w:r>
        <w:r>
          <w:rPr>
            <w:noProof/>
            <w:webHidden/>
          </w:rPr>
          <w:fldChar w:fldCharType="end"/>
        </w:r>
      </w:hyperlink>
    </w:p>
    <w:p w14:paraId="2FD6A29B" w14:textId="11A9341C"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57" w:history="1">
        <w:r w:rsidRPr="00074180">
          <w:rPr>
            <w:rStyle w:val="Kpr"/>
            <w:noProof/>
          </w:rPr>
          <w:t>1.3. Raporun Yapısı</w:t>
        </w:r>
        <w:r>
          <w:rPr>
            <w:noProof/>
            <w:webHidden/>
          </w:rPr>
          <w:tab/>
        </w:r>
        <w:r>
          <w:rPr>
            <w:noProof/>
            <w:webHidden/>
          </w:rPr>
          <w:fldChar w:fldCharType="begin"/>
        </w:r>
        <w:r>
          <w:rPr>
            <w:noProof/>
            <w:webHidden/>
          </w:rPr>
          <w:instrText xml:space="preserve"> PAGEREF _Toc229383757 \h </w:instrText>
        </w:r>
        <w:r>
          <w:rPr>
            <w:noProof/>
            <w:webHidden/>
          </w:rPr>
        </w:r>
        <w:r>
          <w:rPr>
            <w:noProof/>
            <w:webHidden/>
          </w:rPr>
          <w:fldChar w:fldCharType="separate"/>
        </w:r>
        <w:r>
          <w:rPr>
            <w:noProof/>
            <w:webHidden/>
          </w:rPr>
          <w:t>16</w:t>
        </w:r>
        <w:r>
          <w:rPr>
            <w:noProof/>
            <w:webHidden/>
          </w:rPr>
          <w:fldChar w:fldCharType="end"/>
        </w:r>
      </w:hyperlink>
    </w:p>
    <w:p w14:paraId="5828DD10" w14:textId="08706C60" w:rsidR="004A22D7" w:rsidRDefault="004A22D7">
      <w:pPr>
        <w:pStyle w:val="T1"/>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58" w:history="1">
        <w:r w:rsidRPr="00074180">
          <w:rPr>
            <w:rStyle w:val="Kpr"/>
            <w:noProof/>
          </w:rPr>
          <w:t>2. GEREKSİNİM ANALİZİ — PRD</w:t>
        </w:r>
        <w:r>
          <w:rPr>
            <w:noProof/>
            <w:webHidden/>
          </w:rPr>
          <w:tab/>
        </w:r>
        <w:r>
          <w:rPr>
            <w:noProof/>
            <w:webHidden/>
          </w:rPr>
          <w:fldChar w:fldCharType="begin"/>
        </w:r>
        <w:r>
          <w:rPr>
            <w:noProof/>
            <w:webHidden/>
          </w:rPr>
          <w:instrText xml:space="preserve"> PAGEREF _Toc229383758 \h </w:instrText>
        </w:r>
        <w:r>
          <w:rPr>
            <w:noProof/>
            <w:webHidden/>
          </w:rPr>
        </w:r>
        <w:r>
          <w:rPr>
            <w:noProof/>
            <w:webHidden/>
          </w:rPr>
          <w:fldChar w:fldCharType="separate"/>
        </w:r>
        <w:r>
          <w:rPr>
            <w:noProof/>
            <w:webHidden/>
          </w:rPr>
          <w:t>17</w:t>
        </w:r>
        <w:r>
          <w:rPr>
            <w:noProof/>
            <w:webHidden/>
          </w:rPr>
          <w:fldChar w:fldCharType="end"/>
        </w:r>
      </w:hyperlink>
    </w:p>
    <w:p w14:paraId="32B596F7" w14:textId="2E3E8C78"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59" w:history="1">
        <w:r w:rsidRPr="00074180">
          <w:rPr>
            <w:rStyle w:val="Kpr"/>
            <w:noProof/>
          </w:rPr>
          <w:t>2.1. Yönetici Özeti (Executive Summary)</w:t>
        </w:r>
        <w:r>
          <w:rPr>
            <w:noProof/>
            <w:webHidden/>
          </w:rPr>
          <w:tab/>
        </w:r>
        <w:r>
          <w:rPr>
            <w:noProof/>
            <w:webHidden/>
          </w:rPr>
          <w:fldChar w:fldCharType="begin"/>
        </w:r>
        <w:r>
          <w:rPr>
            <w:noProof/>
            <w:webHidden/>
          </w:rPr>
          <w:instrText xml:space="preserve"> PAGEREF _Toc229383759 \h </w:instrText>
        </w:r>
        <w:r>
          <w:rPr>
            <w:noProof/>
            <w:webHidden/>
          </w:rPr>
        </w:r>
        <w:r>
          <w:rPr>
            <w:noProof/>
            <w:webHidden/>
          </w:rPr>
          <w:fldChar w:fldCharType="separate"/>
        </w:r>
        <w:r>
          <w:rPr>
            <w:noProof/>
            <w:webHidden/>
          </w:rPr>
          <w:t>17</w:t>
        </w:r>
        <w:r>
          <w:rPr>
            <w:noProof/>
            <w:webHidden/>
          </w:rPr>
          <w:fldChar w:fldCharType="end"/>
        </w:r>
      </w:hyperlink>
    </w:p>
    <w:p w14:paraId="7B6D47A3" w14:textId="7A01FA02"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60" w:history="1">
        <w:r w:rsidRPr="00074180">
          <w:rPr>
            <w:rStyle w:val="Kpr"/>
            <w:noProof/>
          </w:rPr>
          <w:t>2.2. Hedef Kitle ve Persona</w:t>
        </w:r>
        <w:r>
          <w:rPr>
            <w:noProof/>
            <w:webHidden/>
          </w:rPr>
          <w:tab/>
        </w:r>
        <w:r>
          <w:rPr>
            <w:noProof/>
            <w:webHidden/>
          </w:rPr>
          <w:fldChar w:fldCharType="begin"/>
        </w:r>
        <w:r>
          <w:rPr>
            <w:noProof/>
            <w:webHidden/>
          </w:rPr>
          <w:instrText xml:space="preserve"> PAGEREF _Toc229383760 \h </w:instrText>
        </w:r>
        <w:r>
          <w:rPr>
            <w:noProof/>
            <w:webHidden/>
          </w:rPr>
        </w:r>
        <w:r>
          <w:rPr>
            <w:noProof/>
            <w:webHidden/>
          </w:rPr>
          <w:fldChar w:fldCharType="separate"/>
        </w:r>
        <w:r>
          <w:rPr>
            <w:noProof/>
            <w:webHidden/>
          </w:rPr>
          <w:t>18</w:t>
        </w:r>
        <w:r>
          <w:rPr>
            <w:noProof/>
            <w:webHidden/>
          </w:rPr>
          <w:fldChar w:fldCharType="end"/>
        </w:r>
      </w:hyperlink>
    </w:p>
    <w:p w14:paraId="2A62241D" w14:textId="308055CB"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61" w:history="1">
        <w:r w:rsidRPr="00074180">
          <w:rPr>
            <w:rStyle w:val="Kpr"/>
            <w:noProof/>
            <w:lang w:val="tr-TR"/>
          </w:rPr>
          <w:t>Özellik</w:t>
        </w:r>
        <w:r>
          <w:rPr>
            <w:noProof/>
            <w:webHidden/>
          </w:rPr>
          <w:tab/>
        </w:r>
        <w:r>
          <w:rPr>
            <w:noProof/>
            <w:webHidden/>
          </w:rPr>
          <w:fldChar w:fldCharType="begin"/>
        </w:r>
        <w:r>
          <w:rPr>
            <w:noProof/>
            <w:webHidden/>
          </w:rPr>
          <w:instrText xml:space="preserve"> PAGEREF _Toc229383761 \h </w:instrText>
        </w:r>
        <w:r>
          <w:rPr>
            <w:noProof/>
            <w:webHidden/>
          </w:rPr>
        </w:r>
        <w:r>
          <w:rPr>
            <w:noProof/>
            <w:webHidden/>
          </w:rPr>
          <w:fldChar w:fldCharType="separate"/>
        </w:r>
        <w:r>
          <w:rPr>
            <w:noProof/>
            <w:webHidden/>
          </w:rPr>
          <w:t>19</w:t>
        </w:r>
        <w:r>
          <w:rPr>
            <w:noProof/>
            <w:webHidden/>
          </w:rPr>
          <w:fldChar w:fldCharType="end"/>
        </w:r>
      </w:hyperlink>
    </w:p>
    <w:p w14:paraId="12103598" w14:textId="23CB439B"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62" w:history="1">
        <w:r w:rsidRPr="00074180">
          <w:rPr>
            <w:rStyle w:val="Kpr"/>
            <w:noProof/>
            <w:lang w:val="tr-TR"/>
          </w:rPr>
          <w:t>Analist Burak İçin Önemi</w:t>
        </w:r>
        <w:r>
          <w:rPr>
            <w:noProof/>
            <w:webHidden/>
          </w:rPr>
          <w:tab/>
        </w:r>
        <w:r>
          <w:rPr>
            <w:noProof/>
            <w:webHidden/>
          </w:rPr>
          <w:fldChar w:fldCharType="begin"/>
        </w:r>
        <w:r>
          <w:rPr>
            <w:noProof/>
            <w:webHidden/>
          </w:rPr>
          <w:instrText xml:space="preserve"> PAGEREF _Toc229383762 \h </w:instrText>
        </w:r>
        <w:r>
          <w:rPr>
            <w:noProof/>
            <w:webHidden/>
          </w:rPr>
        </w:r>
        <w:r>
          <w:rPr>
            <w:noProof/>
            <w:webHidden/>
          </w:rPr>
          <w:fldChar w:fldCharType="separate"/>
        </w:r>
        <w:r>
          <w:rPr>
            <w:noProof/>
            <w:webHidden/>
          </w:rPr>
          <w:t>19</w:t>
        </w:r>
        <w:r>
          <w:rPr>
            <w:noProof/>
            <w:webHidden/>
          </w:rPr>
          <w:fldChar w:fldCharType="end"/>
        </w:r>
      </w:hyperlink>
    </w:p>
    <w:p w14:paraId="12E4BF85" w14:textId="793A4DBA"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63" w:history="1">
        <w:r w:rsidRPr="00074180">
          <w:rPr>
            <w:rStyle w:val="Kpr"/>
            <w:noProof/>
            <w:lang w:val="tr-TR"/>
          </w:rPr>
          <w:t>Araştırmacı Aslı İçin Önemi</w:t>
        </w:r>
        <w:r>
          <w:rPr>
            <w:noProof/>
            <w:webHidden/>
          </w:rPr>
          <w:tab/>
        </w:r>
        <w:r>
          <w:rPr>
            <w:noProof/>
            <w:webHidden/>
          </w:rPr>
          <w:fldChar w:fldCharType="begin"/>
        </w:r>
        <w:r>
          <w:rPr>
            <w:noProof/>
            <w:webHidden/>
          </w:rPr>
          <w:instrText xml:space="preserve"> PAGEREF _Toc229383763 \h </w:instrText>
        </w:r>
        <w:r>
          <w:rPr>
            <w:noProof/>
            <w:webHidden/>
          </w:rPr>
        </w:r>
        <w:r>
          <w:rPr>
            <w:noProof/>
            <w:webHidden/>
          </w:rPr>
          <w:fldChar w:fldCharType="separate"/>
        </w:r>
        <w:r>
          <w:rPr>
            <w:noProof/>
            <w:webHidden/>
          </w:rPr>
          <w:t>19</w:t>
        </w:r>
        <w:r>
          <w:rPr>
            <w:noProof/>
            <w:webHidden/>
          </w:rPr>
          <w:fldChar w:fldCharType="end"/>
        </w:r>
      </w:hyperlink>
    </w:p>
    <w:p w14:paraId="6C9406BD" w14:textId="32E8C1DA"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64" w:history="1">
        <w:r w:rsidRPr="00074180">
          <w:rPr>
            <w:rStyle w:val="Kpr"/>
            <w:noProof/>
            <w:lang w:val="tr-TR"/>
          </w:rPr>
          <w:t>%100 Lokal Çalışma (Gizlilik)</w:t>
        </w:r>
        <w:r>
          <w:rPr>
            <w:noProof/>
            <w:webHidden/>
          </w:rPr>
          <w:tab/>
        </w:r>
        <w:r>
          <w:rPr>
            <w:noProof/>
            <w:webHidden/>
          </w:rPr>
          <w:fldChar w:fldCharType="begin"/>
        </w:r>
        <w:r>
          <w:rPr>
            <w:noProof/>
            <w:webHidden/>
          </w:rPr>
          <w:instrText xml:space="preserve"> PAGEREF _Toc229383764 \h </w:instrText>
        </w:r>
        <w:r>
          <w:rPr>
            <w:noProof/>
            <w:webHidden/>
          </w:rPr>
        </w:r>
        <w:r>
          <w:rPr>
            <w:noProof/>
            <w:webHidden/>
          </w:rPr>
          <w:fldChar w:fldCharType="separate"/>
        </w:r>
        <w:r>
          <w:rPr>
            <w:noProof/>
            <w:webHidden/>
          </w:rPr>
          <w:t>19</w:t>
        </w:r>
        <w:r>
          <w:rPr>
            <w:noProof/>
            <w:webHidden/>
          </w:rPr>
          <w:fldChar w:fldCharType="end"/>
        </w:r>
      </w:hyperlink>
    </w:p>
    <w:p w14:paraId="05D36E0F" w14:textId="0A78261C"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65" w:history="1">
        <w:r w:rsidRPr="00074180">
          <w:rPr>
            <w:rStyle w:val="Kpr"/>
            <w:noProof/>
            <w:lang w:val="tr-TR"/>
          </w:rPr>
          <w:t>Kritik (Olmazsa Olmaz)</w:t>
        </w:r>
        <w:r>
          <w:rPr>
            <w:noProof/>
            <w:webHidden/>
          </w:rPr>
          <w:tab/>
        </w:r>
        <w:r>
          <w:rPr>
            <w:noProof/>
            <w:webHidden/>
          </w:rPr>
          <w:fldChar w:fldCharType="begin"/>
        </w:r>
        <w:r>
          <w:rPr>
            <w:noProof/>
            <w:webHidden/>
          </w:rPr>
          <w:instrText xml:space="preserve"> PAGEREF _Toc229383765 \h </w:instrText>
        </w:r>
        <w:r>
          <w:rPr>
            <w:noProof/>
            <w:webHidden/>
          </w:rPr>
        </w:r>
        <w:r>
          <w:rPr>
            <w:noProof/>
            <w:webHidden/>
          </w:rPr>
          <w:fldChar w:fldCharType="separate"/>
        </w:r>
        <w:r>
          <w:rPr>
            <w:noProof/>
            <w:webHidden/>
          </w:rPr>
          <w:t>19</w:t>
        </w:r>
        <w:r>
          <w:rPr>
            <w:noProof/>
            <w:webHidden/>
          </w:rPr>
          <w:fldChar w:fldCharType="end"/>
        </w:r>
      </w:hyperlink>
    </w:p>
    <w:p w14:paraId="1B31F06C" w14:textId="38689BF4"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66" w:history="1">
        <w:r w:rsidRPr="00074180">
          <w:rPr>
            <w:rStyle w:val="Kpr"/>
            <w:noProof/>
            <w:lang w:val="tr-TR"/>
          </w:rPr>
          <w:t>Düşük (Verileri zaten açık)</w:t>
        </w:r>
        <w:r>
          <w:rPr>
            <w:noProof/>
            <w:webHidden/>
          </w:rPr>
          <w:tab/>
        </w:r>
        <w:r>
          <w:rPr>
            <w:noProof/>
            <w:webHidden/>
          </w:rPr>
          <w:fldChar w:fldCharType="begin"/>
        </w:r>
        <w:r>
          <w:rPr>
            <w:noProof/>
            <w:webHidden/>
          </w:rPr>
          <w:instrText xml:space="preserve"> PAGEREF _Toc229383766 \h </w:instrText>
        </w:r>
        <w:r>
          <w:rPr>
            <w:noProof/>
            <w:webHidden/>
          </w:rPr>
        </w:r>
        <w:r>
          <w:rPr>
            <w:noProof/>
            <w:webHidden/>
          </w:rPr>
          <w:fldChar w:fldCharType="separate"/>
        </w:r>
        <w:r>
          <w:rPr>
            <w:noProof/>
            <w:webHidden/>
          </w:rPr>
          <w:t>19</w:t>
        </w:r>
        <w:r>
          <w:rPr>
            <w:noProof/>
            <w:webHidden/>
          </w:rPr>
          <w:fldChar w:fldCharType="end"/>
        </w:r>
      </w:hyperlink>
    </w:p>
    <w:p w14:paraId="65E110D6" w14:textId="7843392D"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67" w:history="1">
        <w:r w:rsidRPr="00074180">
          <w:rPr>
            <w:rStyle w:val="Kpr"/>
            <w:noProof/>
            <w:lang w:val="tr-TR"/>
          </w:rPr>
          <w:t>Çökmeden Hızlı Okuma</w:t>
        </w:r>
        <w:r>
          <w:rPr>
            <w:noProof/>
            <w:webHidden/>
          </w:rPr>
          <w:tab/>
        </w:r>
        <w:r>
          <w:rPr>
            <w:noProof/>
            <w:webHidden/>
          </w:rPr>
          <w:fldChar w:fldCharType="begin"/>
        </w:r>
        <w:r>
          <w:rPr>
            <w:noProof/>
            <w:webHidden/>
          </w:rPr>
          <w:instrText xml:space="preserve"> PAGEREF _Toc229383767 \h </w:instrText>
        </w:r>
        <w:r>
          <w:rPr>
            <w:noProof/>
            <w:webHidden/>
          </w:rPr>
        </w:r>
        <w:r>
          <w:rPr>
            <w:noProof/>
            <w:webHidden/>
          </w:rPr>
          <w:fldChar w:fldCharType="separate"/>
        </w:r>
        <w:r>
          <w:rPr>
            <w:noProof/>
            <w:webHidden/>
          </w:rPr>
          <w:t>19</w:t>
        </w:r>
        <w:r>
          <w:rPr>
            <w:noProof/>
            <w:webHidden/>
          </w:rPr>
          <w:fldChar w:fldCharType="end"/>
        </w:r>
      </w:hyperlink>
    </w:p>
    <w:p w14:paraId="064FC507" w14:textId="72E62AD5"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68" w:history="1">
        <w:r w:rsidRPr="00074180">
          <w:rPr>
            <w:rStyle w:val="Kpr"/>
            <w:noProof/>
            <w:lang w:val="tr-TR"/>
          </w:rPr>
          <w:t>Kritik</w:t>
        </w:r>
        <w:r>
          <w:rPr>
            <w:noProof/>
            <w:webHidden/>
          </w:rPr>
          <w:tab/>
        </w:r>
        <w:r>
          <w:rPr>
            <w:noProof/>
            <w:webHidden/>
          </w:rPr>
          <w:fldChar w:fldCharType="begin"/>
        </w:r>
        <w:r>
          <w:rPr>
            <w:noProof/>
            <w:webHidden/>
          </w:rPr>
          <w:instrText xml:space="preserve"> PAGEREF _Toc229383768 \h </w:instrText>
        </w:r>
        <w:r>
          <w:rPr>
            <w:noProof/>
            <w:webHidden/>
          </w:rPr>
        </w:r>
        <w:r>
          <w:rPr>
            <w:noProof/>
            <w:webHidden/>
          </w:rPr>
          <w:fldChar w:fldCharType="separate"/>
        </w:r>
        <w:r>
          <w:rPr>
            <w:noProof/>
            <w:webHidden/>
          </w:rPr>
          <w:t>19</w:t>
        </w:r>
        <w:r>
          <w:rPr>
            <w:noProof/>
            <w:webHidden/>
          </w:rPr>
          <w:fldChar w:fldCharType="end"/>
        </w:r>
      </w:hyperlink>
    </w:p>
    <w:p w14:paraId="3D464482" w14:textId="1F689AF2"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69" w:history="1">
        <w:r w:rsidRPr="00074180">
          <w:rPr>
            <w:rStyle w:val="Kpr"/>
            <w:noProof/>
            <w:lang w:val="tr-TR"/>
          </w:rPr>
          <w:t>Kritik</w:t>
        </w:r>
        <w:r>
          <w:rPr>
            <w:noProof/>
            <w:webHidden/>
          </w:rPr>
          <w:tab/>
        </w:r>
        <w:r>
          <w:rPr>
            <w:noProof/>
            <w:webHidden/>
          </w:rPr>
          <w:fldChar w:fldCharType="begin"/>
        </w:r>
        <w:r>
          <w:rPr>
            <w:noProof/>
            <w:webHidden/>
          </w:rPr>
          <w:instrText xml:space="preserve"> PAGEREF _Toc229383769 \h </w:instrText>
        </w:r>
        <w:r>
          <w:rPr>
            <w:noProof/>
            <w:webHidden/>
          </w:rPr>
        </w:r>
        <w:r>
          <w:rPr>
            <w:noProof/>
            <w:webHidden/>
          </w:rPr>
          <w:fldChar w:fldCharType="separate"/>
        </w:r>
        <w:r>
          <w:rPr>
            <w:noProof/>
            <w:webHidden/>
          </w:rPr>
          <w:t>19</w:t>
        </w:r>
        <w:r>
          <w:rPr>
            <w:noProof/>
            <w:webHidden/>
          </w:rPr>
          <w:fldChar w:fldCharType="end"/>
        </w:r>
      </w:hyperlink>
    </w:p>
    <w:p w14:paraId="4BBEF416" w14:textId="09822896"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70" w:history="1">
        <w:r w:rsidRPr="00074180">
          <w:rPr>
            <w:rStyle w:val="Kpr"/>
            <w:noProof/>
            <w:lang w:val="tr-TR"/>
          </w:rPr>
          <w:t>Histogram Çizimi</w:t>
        </w:r>
        <w:r>
          <w:rPr>
            <w:noProof/>
            <w:webHidden/>
          </w:rPr>
          <w:tab/>
        </w:r>
        <w:r>
          <w:rPr>
            <w:noProof/>
            <w:webHidden/>
          </w:rPr>
          <w:fldChar w:fldCharType="begin"/>
        </w:r>
        <w:r>
          <w:rPr>
            <w:noProof/>
            <w:webHidden/>
          </w:rPr>
          <w:instrText xml:space="preserve"> PAGEREF _Toc229383770 \h </w:instrText>
        </w:r>
        <w:r>
          <w:rPr>
            <w:noProof/>
            <w:webHidden/>
          </w:rPr>
        </w:r>
        <w:r>
          <w:rPr>
            <w:noProof/>
            <w:webHidden/>
          </w:rPr>
          <w:fldChar w:fldCharType="separate"/>
        </w:r>
        <w:r>
          <w:rPr>
            <w:noProof/>
            <w:webHidden/>
          </w:rPr>
          <w:t>19</w:t>
        </w:r>
        <w:r>
          <w:rPr>
            <w:noProof/>
            <w:webHidden/>
          </w:rPr>
          <w:fldChar w:fldCharType="end"/>
        </w:r>
      </w:hyperlink>
    </w:p>
    <w:p w14:paraId="77A6C70E" w14:textId="13E85938"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71" w:history="1">
        <w:r w:rsidRPr="00074180">
          <w:rPr>
            <w:rStyle w:val="Kpr"/>
            <w:noProof/>
            <w:lang w:val="tr-TR"/>
          </w:rPr>
          <w:t>Orta</w:t>
        </w:r>
        <w:r>
          <w:rPr>
            <w:noProof/>
            <w:webHidden/>
          </w:rPr>
          <w:tab/>
        </w:r>
        <w:r>
          <w:rPr>
            <w:noProof/>
            <w:webHidden/>
          </w:rPr>
          <w:fldChar w:fldCharType="begin"/>
        </w:r>
        <w:r>
          <w:rPr>
            <w:noProof/>
            <w:webHidden/>
          </w:rPr>
          <w:instrText xml:space="preserve"> PAGEREF _Toc229383771 \h </w:instrText>
        </w:r>
        <w:r>
          <w:rPr>
            <w:noProof/>
            <w:webHidden/>
          </w:rPr>
        </w:r>
        <w:r>
          <w:rPr>
            <w:noProof/>
            <w:webHidden/>
          </w:rPr>
          <w:fldChar w:fldCharType="separate"/>
        </w:r>
        <w:r>
          <w:rPr>
            <w:noProof/>
            <w:webHidden/>
          </w:rPr>
          <w:t>19</w:t>
        </w:r>
        <w:r>
          <w:rPr>
            <w:noProof/>
            <w:webHidden/>
          </w:rPr>
          <w:fldChar w:fldCharType="end"/>
        </w:r>
      </w:hyperlink>
    </w:p>
    <w:p w14:paraId="542F66D6" w14:textId="28F49CD6"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72" w:history="1">
        <w:r w:rsidRPr="00074180">
          <w:rPr>
            <w:rStyle w:val="Kpr"/>
            <w:noProof/>
            <w:lang w:val="tr-TR"/>
          </w:rPr>
          <w:t>Kritik</w:t>
        </w:r>
        <w:r>
          <w:rPr>
            <w:noProof/>
            <w:webHidden/>
          </w:rPr>
          <w:tab/>
        </w:r>
        <w:r>
          <w:rPr>
            <w:noProof/>
            <w:webHidden/>
          </w:rPr>
          <w:fldChar w:fldCharType="begin"/>
        </w:r>
        <w:r>
          <w:rPr>
            <w:noProof/>
            <w:webHidden/>
          </w:rPr>
          <w:instrText xml:space="preserve"> PAGEREF _Toc229383772 \h </w:instrText>
        </w:r>
        <w:r>
          <w:rPr>
            <w:noProof/>
            <w:webHidden/>
          </w:rPr>
        </w:r>
        <w:r>
          <w:rPr>
            <w:noProof/>
            <w:webHidden/>
          </w:rPr>
          <w:fldChar w:fldCharType="separate"/>
        </w:r>
        <w:r>
          <w:rPr>
            <w:noProof/>
            <w:webHidden/>
          </w:rPr>
          <w:t>19</w:t>
        </w:r>
        <w:r>
          <w:rPr>
            <w:noProof/>
            <w:webHidden/>
          </w:rPr>
          <w:fldChar w:fldCharType="end"/>
        </w:r>
      </w:hyperlink>
    </w:p>
    <w:p w14:paraId="3988F83C" w14:textId="47940C2E"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73" w:history="1">
        <w:r w:rsidRPr="00074180">
          <w:rPr>
            <w:rStyle w:val="Kpr"/>
            <w:noProof/>
            <w:lang w:val="tr-TR"/>
          </w:rPr>
          <w:t>CSV Dışa Aktarma</w:t>
        </w:r>
        <w:r>
          <w:rPr>
            <w:noProof/>
            <w:webHidden/>
          </w:rPr>
          <w:tab/>
        </w:r>
        <w:r>
          <w:rPr>
            <w:noProof/>
            <w:webHidden/>
          </w:rPr>
          <w:fldChar w:fldCharType="begin"/>
        </w:r>
        <w:r>
          <w:rPr>
            <w:noProof/>
            <w:webHidden/>
          </w:rPr>
          <w:instrText xml:space="preserve"> PAGEREF _Toc229383773 \h </w:instrText>
        </w:r>
        <w:r>
          <w:rPr>
            <w:noProof/>
            <w:webHidden/>
          </w:rPr>
        </w:r>
        <w:r>
          <w:rPr>
            <w:noProof/>
            <w:webHidden/>
          </w:rPr>
          <w:fldChar w:fldCharType="separate"/>
        </w:r>
        <w:r>
          <w:rPr>
            <w:noProof/>
            <w:webHidden/>
          </w:rPr>
          <w:t>19</w:t>
        </w:r>
        <w:r>
          <w:rPr>
            <w:noProof/>
            <w:webHidden/>
          </w:rPr>
          <w:fldChar w:fldCharType="end"/>
        </w:r>
      </w:hyperlink>
    </w:p>
    <w:p w14:paraId="56A7DD21" w14:textId="562507AA"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74" w:history="1">
        <w:r w:rsidRPr="00074180">
          <w:rPr>
            <w:rStyle w:val="Kpr"/>
            <w:noProof/>
            <w:lang w:val="tr-TR"/>
          </w:rPr>
          <w:t>Kritik</w:t>
        </w:r>
        <w:r>
          <w:rPr>
            <w:noProof/>
            <w:webHidden/>
          </w:rPr>
          <w:tab/>
        </w:r>
        <w:r>
          <w:rPr>
            <w:noProof/>
            <w:webHidden/>
          </w:rPr>
          <w:fldChar w:fldCharType="begin"/>
        </w:r>
        <w:r>
          <w:rPr>
            <w:noProof/>
            <w:webHidden/>
          </w:rPr>
          <w:instrText xml:space="preserve"> PAGEREF _Toc229383774 \h </w:instrText>
        </w:r>
        <w:r>
          <w:rPr>
            <w:noProof/>
            <w:webHidden/>
          </w:rPr>
        </w:r>
        <w:r>
          <w:rPr>
            <w:noProof/>
            <w:webHidden/>
          </w:rPr>
          <w:fldChar w:fldCharType="separate"/>
        </w:r>
        <w:r>
          <w:rPr>
            <w:noProof/>
            <w:webHidden/>
          </w:rPr>
          <w:t>19</w:t>
        </w:r>
        <w:r>
          <w:rPr>
            <w:noProof/>
            <w:webHidden/>
          </w:rPr>
          <w:fldChar w:fldCharType="end"/>
        </w:r>
      </w:hyperlink>
    </w:p>
    <w:p w14:paraId="00DB11D6" w14:textId="5EB5B62D"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75" w:history="1">
        <w:r w:rsidRPr="00074180">
          <w:rPr>
            <w:rStyle w:val="Kpr"/>
            <w:noProof/>
            <w:lang w:val="tr-TR"/>
          </w:rPr>
          <w:t>Orta</w:t>
        </w:r>
        <w:r>
          <w:rPr>
            <w:noProof/>
            <w:webHidden/>
          </w:rPr>
          <w:tab/>
        </w:r>
        <w:r>
          <w:rPr>
            <w:noProof/>
            <w:webHidden/>
          </w:rPr>
          <w:fldChar w:fldCharType="begin"/>
        </w:r>
        <w:r>
          <w:rPr>
            <w:noProof/>
            <w:webHidden/>
          </w:rPr>
          <w:instrText xml:space="preserve"> PAGEREF _Toc229383775 \h </w:instrText>
        </w:r>
        <w:r>
          <w:rPr>
            <w:noProof/>
            <w:webHidden/>
          </w:rPr>
        </w:r>
        <w:r>
          <w:rPr>
            <w:noProof/>
            <w:webHidden/>
          </w:rPr>
          <w:fldChar w:fldCharType="separate"/>
        </w:r>
        <w:r>
          <w:rPr>
            <w:noProof/>
            <w:webHidden/>
          </w:rPr>
          <w:t>19</w:t>
        </w:r>
        <w:r>
          <w:rPr>
            <w:noProof/>
            <w:webHidden/>
          </w:rPr>
          <w:fldChar w:fldCharType="end"/>
        </w:r>
      </w:hyperlink>
    </w:p>
    <w:p w14:paraId="6F47DFDC" w14:textId="2CE52666"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76" w:history="1">
        <w:r w:rsidRPr="00074180">
          <w:rPr>
            <w:rStyle w:val="Kpr"/>
            <w:noProof/>
          </w:rPr>
          <w:t>2.3. Jobs To Be Done (JTBD)</w:t>
        </w:r>
        <w:r>
          <w:rPr>
            <w:noProof/>
            <w:webHidden/>
          </w:rPr>
          <w:tab/>
        </w:r>
        <w:r>
          <w:rPr>
            <w:noProof/>
            <w:webHidden/>
          </w:rPr>
          <w:fldChar w:fldCharType="begin"/>
        </w:r>
        <w:r>
          <w:rPr>
            <w:noProof/>
            <w:webHidden/>
          </w:rPr>
          <w:instrText xml:space="preserve"> PAGEREF _Toc229383776 \h </w:instrText>
        </w:r>
        <w:r>
          <w:rPr>
            <w:noProof/>
            <w:webHidden/>
          </w:rPr>
        </w:r>
        <w:r>
          <w:rPr>
            <w:noProof/>
            <w:webHidden/>
          </w:rPr>
          <w:fldChar w:fldCharType="separate"/>
        </w:r>
        <w:r>
          <w:rPr>
            <w:noProof/>
            <w:webHidden/>
          </w:rPr>
          <w:t>19</w:t>
        </w:r>
        <w:r>
          <w:rPr>
            <w:noProof/>
            <w:webHidden/>
          </w:rPr>
          <w:fldChar w:fldCharType="end"/>
        </w:r>
      </w:hyperlink>
    </w:p>
    <w:p w14:paraId="3363DFB4" w14:textId="63EE8697"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77" w:history="1">
        <w:r w:rsidRPr="00074180">
          <w:rPr>
            <w:rStyle w:val="Kpr"/>
            <w:noProof/>
          </w:rPr>
          <w:t>2.4. Ana Özellikler ve Kullanıcı Hikâyeleri (User Stories)</w:t>
        </w:r>
        <w:r>
          <w:rPr>
            <w:noProof/>
            <w:webHidden/>
          </w:rPr>
          <w:tab/>
        </w:r>
        <w:r>
          <w:rPr>
            <w:noProof/>
            <w:webHidden/>
          </w:rPr>
          <w:fldChar w:fldCharType="begin"/>
        </w:r>
        <w:r>
          <w:rPr>
            <w:noProof/>
            <w:webHidden/>
          </w:rPr>
          <w:instrText xml:space="preserve"> PAGEREF _Toc229383777 \h </w:instrText>
        </w:r>
        <w:r>
          <w:rPr>
            <w:noProof/>
            <w:webHidden/>
          </w:rPr>
        </w:r>
        <w:r>
          <w:rPr>
            <w:noProof/>
            <w:webHidden/>
          </w:rPr>
          <w:fldChar w:fldCharType="separate"/>
        </w:r>
        <w:r>
          <w:rPr>
            <w:noProof/>
            <w:webHidden/>
          </w:rPr>
          <w:t>20</w:t>
        </w:r>
        <w:r>
          <w:rPr>
            <w:noProof/>
            <w:webHidden/>
          </w:rPr>
          <w:fldChar w:fldCharType="end"/>
        </w:r>
      </w:hyperlink>
    </w:p>
    <w:p w14:paraId="1989C73F" w14:textId="49E246B5"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78" w:history="1">
        <w:r w:rsidRPr="00074180">
          <w:rPr>
            <w:rStyle w:val="Kpr"/>
            <w:noProof/>
          </w:rPr>
          <w:t>2.5. İşlevsel Olmayan Gereksinimler (NFR)</w:t>
        </w:r>
        <w:r>
          <w:rPr>
            <w:noProof/>
            <w:webHidden/>
          </w:rPr>
          <w:tab/>
        </w:r>
        <w:r>
          <w:rPr>
            <w:noProof/>
            <w:webHidden/>
          </w:rPr>
          <w:fldChar w:fldCharType="begin"/>
        </w:r>
        <w:r>
          <w:rPr>
            <w:noProof/>
            <w:webHidden/>
          </w:rPr>
          <w:instrText xml:space="preserve"> PAGEREF _Toc229383778 \h </w:instrText>
        </w:r>
        <w:r>
          <w:rPr>
            <w:noProof/>
            <w:webHidden/>
          </w:rPr>
        </w:r>
        <w:r>
          <w:rPr>
            <w:noProof/>
            <w:webHidden/>
          </w:rPr>
          <w:fldChar w:fldCharType="separate"/>
        </w:r>
        <w:r>
          <w:rPr>
            <w:noProof/>
            <w:webHidden/>
          </w:rPr>
          <w:t>22</w:t>
        </w:r>
        <w:r>
          <w:rPr>
            <w:noProof/>
            <w:webHidden/>
          </w:rPr>
          <w:fldChar w:fldCharType="end"/>
        </w:r>
      </w:hyperlink>
    </w:p>
    <w:p w14:paraId="55AD80F8" w14:textId="32BF3AD7"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79" w:history="1">
        <w:r w:rsidRPr="00074180">
          <w:rPr>
            <w:rStyle w:val="Kpr"/>
            <w:noProof/>
          </w:rPr>
          <w:t>2.6. Kapsam Dışı (Out-of-Scope)</w:t>
        </w:r>
        <w:r>
          <w:rPr>
            <w:noProof/>
            <w:webHidden/>
          </w:rPr>
          <w:tab/>
        </w:r>
        <w:r>
          <w:rPr>
            <w:noProof/>
            <w:webHidden/>
          </w:rPr>
          <w:fldChar w:fldCharType="begin"/>
        </w:r>
        <w:r>
          <w:rPr>
            <w:noProof/>
            <w:webHidden/>
          </w:rPr>
          <w:instrText xml:space="preserve"> PAGEREF _Toc229383779 \h </w:instrText>
        </w:r>
        <w:r>
          <w:rPr>
            <w:noProof/>
            <w:webHidden/>
          </w:rPr>
        </w:r>
        <w:r>
          <w:rPr>
            <w:noProof/>
            <w:webHidden/>
          </w:rPr>
          <w:fldChar w:fldCharType="separate"/>
        </w:r>
        <w:r>
          <w:rPr>
            <w:noProof/>
            <w:webHidden/>
          </w:rPr>
          <w:t>22</w:t>
        </w:r>
        <w:r>
          <w:rPr>
            <w:noProof/>
            <w:webHidden/>
          </w:rPr>
          <w:fldChar w:fldCharType="end"/>
        </w:r>
      </w:hyperlink>
    </w:p>
    <w:p w14:paraId="7C399610" w14:textId="73FEEFC2" w:rsidR="004A22D7" w:rsidRDefault="004A22D7">
      <w:pPr>
        <w:pStyle w:val="T1"/>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80" w:history="1">
        <w:r w:rsidRPr="00074180">
          <w:rPr>
            <w:rStyle w:val="Kpr"/>
            <w:noProof/>
          </w:rPr>
          <w:t>3. PİYASA VE REKABET ANALİZİ</w:t>
        </w:r>
        <w:r>
          <w:rPr>
            <w:noProof/>
            <w:webHidden/>
          </w:rPr>
          <w:tab/>
        </w:r>
        <w:r>
          <w:rPr>
            <w:noProof/>
            <w:webHidden/>
          </w:rPr>
          <w:fldChar w:fldCharType="begin"/>
        </w:r>
        <w:r>
          <w:rPr>
            <w:noProof/>
            <w:webHidden/>
          </w:rPr>
          <w:instrText xml:space="preserve"> PAGEREF _Toc229383780 \h </w:instrText>
        </w:r>
        <w:r>
          <w:rPr>
            <w:noProof/>
            <w:webHidden/>
          </w:rPr>
        </w:r>
        <w:r>
          <w:rPr>
            <w:noProof/>
            <w:webHidden/>
          </w:rPr>
          <w:fldChar w:fldCharType="separate"/>
        </w:r>
        <w:r>
          <w:rPr>
            <w:noProof/>
            <w:webHidden/>
          </w:rPr>
          <w:t>23</w:t>
        </w:r>
        <w:r>
          <w:rPr>
            <w:noProof/>
            <w:webHidden/>
          </w:rPr>
          <w:fldChar w:fldCharType="end"/>
        </w:r>
      </w:hyperlink>
    </w:p>
    <w:p w14:paraId="483EDA33" w14:textId="53EE87FD"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81" w:history="1">
        <w:r w:rsidRPr="00074180">
          <w:rPr>
            <w:rStyle w:val="Kpr"/>
            <w:noProof/>
          </w:rPr>
          <w:t>3.1. Pazar Büyüklüğü (TAM / SAM / SOM)</w:t>
        </w:r>
        <w:r>
          <w:rPr>
            <w:noProof/>
            <w:webHidden/>
          </w:rPr>
          <w:tab/>
        </w:r>
        <w:r>
          <w:rPr>
            <w:noProof/>
            <w:webHidden/>
          </w:rPr>
          <w:fldChar w:fldCharType="begin"/>
        </w:r>
        <w:r>
          <w:rPr>
            <w:noProof/>
            <w:webHidden/>
          </w:rPr>
          <w:instrText xml:space="preserve"> PAGEREF _Toc229383781 \h </w:instrText>
        </w:r>
        <w:r>
          <w:rPr>
            <w:noProof/>
            <w:webHidden/>
          </w:rPr>
        </w:r>
        <w:r>
          <w:rPr>
            <w:noProof/>
            <w:webHidden/>
          </w:rPr>
          <w:fldChar w:fldCharType="separate"/>
        </w:r>
        <w:r>
          <w:rPr>
            <w:noProof/>
            <w:webHidden/>
          </w:rPr>
          <w:t>23</w:t>
        </w:r>
        <w:r>
          <w:rPr>
            <w:noProof/>
            <w:webHidden/>
          </w:rPr>
          <w:fldChar w:fldCharType="end"/>
        </w:r>
      </w:hyperlink>
    </w:p>
    <w:p w14:paraId="2E45B011" w14:textId="41C3E7CA"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82" w:history="1">
        <w:r w:rsidRPr="00074180">
          <w:rPr>
            <w:rStyle w:val="Kpr"/>
            <w:noProof/>
          </w:rPr>
          <w:t>3.2. Rakip Karşılaştırma Matrisi</w:t>
        </w:r>
        <w:r>
          <w:rPr>
            <w:noProof/>
            <w:webHidden/>
          </w:rPr>
          <w:tab/>
        </w:r>
        <w:r>
          <w:rPr>
            <w:noProof/>
            <w:webHidden/>
          </w:rPr>
          <w:fldChar w:fldCharType="begin"/>
        </w:r>
        <w:r>
          <w:rPr>
            <w:noProof/>
            <w:webHidden/>
          </w:rPr>
          <w:instrText xml:space="preserve"> PAGEREF _Toc229383782 \h </w:instrText>
        </w:r>
        <w:r>
          <w:rPr>
            <w:noProof/>
            <w:webHidden/>
          </w:rPr>
        </w:r>
        <w:r>
          <w:rPr>
            <w:noProof/>
            <w:webHidden/>
          </w:rPr>
          <w:fldChar w:fldCharType="separate"/>
        </w:r>
        <w:r>
          <w:rPr>
            <w:noProof/>
            <w:webHidden/>
          </w:rPr>
          <w:t>23</w:t>
        </w:r>
        <w:r>
          <w:rPr>
            <w:noProof/>
            <w:webHidden/>
          </w:rPr>
          <w:fldChar w:fldCharType="end"/>
        </w:r>
      </w:hyperlink>
    </w:p>
    <w:p w14:paraId="42805856" w14:textId="7C257BD1"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83" w:history="1">
        <w:r w:rsidRPr="00074180">
          <w:rPr>
            <w:rStyle w:val="Kpr"/>
            <w:noProof/>
          </w:rPr>
          <w:t>3.3. Detaylı Rakip İncelemesi</w:t>
        </w:r>
        <w:r>
          <w:rPr>
            <w:noProof/>
            <w:webHidden/>
          </w:rPr>
          <w:tab/>
        </w:r>
        <w:r>
          <w:rPr>
            <w:noProof/>
            <w:webHidden/>
          </w:rPr>
          <w:fldChar w:fldCharType="begin"/>
        </w:r>
        <w:r>
          <w:rPr>
            <w:noProof/>
            <w:webHidden/>
          </w:rPr>
          <w:instrText xml:space="preserve"> PAGEREF _Toc229383783 \h </w:instrText>
        </w:r>
        <w:r>
          <w:rPr>
            <w:noProof/>
            <w:webHidden/>
          </w:rPr>
        </w:r>
        <w:r>
          <w:rPr>
            <w:noProof/>
            <w:webHidden/>
          </w:rPr>
          <w:fldChar w:fldCharType="separate"/>
        </w:r>
        <w:r>
          <w:rPr>
            <w:noProof/>
            <w:webHidden/>
          </w:rPr>
          <w:t>24</w:t>
        </w:r>
        <w:r>
          <w:rPr>
            <w:noProof/>
            <w:webHidden/>
          </w:rPr>
          <w:fldChar w:fldCharType="end"/>
        </w:r>
      </w:hyperlink>
    </w:p>
    <w:p w14:paraId="50C9C51D" w14:textId="76EAB3DF"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84" w:history="1">
        <w:r w:rsidRPr="00074180">
          <w:rPr>
            <w:rStyle w:val="Kpr"/>
            <w:noProof/>
          </w:rPr>
          <w:t>3.4. SWOT Analizi</w:t>
        </w:r>
        <w:r>
          <w:rPr>
            <w:noProof/>
            <w:webHidden/>
          </w:rPr>
          <w:tab/>
        </w:r>
        <w:r>
          <w:rPr>
            <w:noProof/>
            <w:webHidden/>
          </w:rPr>
          <w:fldChar w:fldCharType="begin"/>
        </w:r>
        <w:r>
          <w:rPr>
            <w:noProof/>
            <w:webHidden/>
          </w:rPr>
          <w:instrText xml:space="preserve"> PAGEREF _Toc229383784 \h </w:instrText>
        </w:r>
        <w:r>
          <w:rPr>
            <w:noProof/>
            <w:webHidden/>
          </w:rPr>
        </w:r>
        <w:r>
          <w:rPr>
            <w:noProof/>
            <w:webHidden/>
          </w:rPr>
          <w:fldChar w:fldCharType="separate"/>
        </w:r>
        <w:r>
          <w:rPr>
            <w:noProof/>
            <w:webHidden/>
          </w:rPr>
          <w:t>27</w:t>
        </w:r>
        <w:r>
          <w:rPr>
            <w:noProof/>
            <w:webHidden/>
          </w:rPr>
          <w:fldChar w:fldCharType="end"/>
        </w:r>
      </w:hyperlink>
    </w:p>
    <w:p w14:paraId="679BDC9F" w14:textId="10A61547"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85" w:history="1">
        <w:r w:rsidRPr="00074180">
          <w:rPr>
            <w:rStyle w:val="Kpr"/>
            <w:noProof/>
          </w:rPr>
          <w:t>3.5. Positioning Statement (Konumlandırma)</w:t>
        </w:r>
        <w:r>
          <w:rPr>
            <w:noProof/>
            <w:webHidden/>
          </w:rPr>
          <w:tab/>
        </w:r>
        <w:r>
          <w:rPr>
            <w:noProof/>
            <w:webHidden/>
          </w:rPr>
          <w:fldChar w:fldCharType="begin"/>
        </w:r>
        <w:r>
          <w:rPr>
            <w:noProof/>
            <w:webHidden/>
          </w:rPr>
          <w:instrText xml:space="preserve"> PAGEREF _Toc229383785 \h </w:instrText>
        </w:r>
        <w:r>
          <w:rPr>
            <w:noProof/>
            <w:webHidden/>
          </w:rPr>
        </w:r>
        <w:r>
          <w:rPr>
            <w:noProof/>
            <w:webHidden/>
          </w:rPr>
          <w:fldChar w:fldCharType="separate"/>
        </w:r>
        <w:r>
          <w:rPr>
            <w:noProof/>
            <w:webHidden/>
          </w:rPr>
          <w:t>27</w:t>
        </w:r>
        <w:r>
          <w:rPr>
            <w:noProof/>
            <w:webHidden/>
          </w:rPr>
          <w:fldChar w:fldCharType="end"/>
        </w:r>
      </w:hyperlink>
    </w:p>
    <w:p w14:paraId="616BBFF6" w14:textId="47CA398D" w:rsidR="004A22D7" w:rsidRDefault="004A22D7">
      <w:pPr>
        <w:pStyle w:val="T1"/>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86" w:history="1">
        <w:r w:rsidRPr="00074180">
          <w:rPr>
            <w:rStyle w:val="Kpr"/>
            <w:noProof/>
          </w:rPr>
          <w:t>4. TEKNOLOJİ YIĞINI (TECH STACK)</w:t>
        </w:r>
        <w:r>
          <w:rPr>
            <w:noProof/>
            <w:webHidden/>
          </w:rPr>
          <w:tab/>
        </w:r>
        <w:r>
          <w:rPr>
            <w:noProof/>
            <w:webHidden/>
          </w:rPr>
          <w:fldChar w:fldCharType="begin"/>
        </w:r>
        <w:r>
          <w:rPr>
            <w:noProof/>
            <w:webHidden/>
          </w:rPr>
          <w:instrText xml:space="preserve"> PAGEREF _Toc229383786 \h </w:instrText>
        </w:r>
        <w:r>
          <w:rPr>
            <w:noProof/>
            <w:webHidden/>
          </w:rPr>
        </w:r>
        <w:r>
          <w:rPr>
            <w:noProof/>
            <w:webHidden/>
          </w:rPr>
          <w:fldChar w:fldCharType="separate"/>
        </w:r>
        <w:r>
          <w:rPr>
            <w:noProof/>
            <w:webHidden/>
          </w:rPr>
          <w:t>28</w:t>
        </w:r>
        <w:r>
          <w:rPr>
            <w:noProof/>
            <w:webHidden/>
          </w:rPr>
          <w:fldChar w:fldCharType="end"/>
        </w:r>
      </w:hyperlink>
    </w:p>
    <w:p w14:paraId="7DB03866" w14:textId="350BEA63"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87" w:history="1">
        <w:r w:rsidRPr="00074180">
          <w:rPr>
            <w:rStyle w:val="Kpr"/>
            <w:noProof/>
          </w:rPr>
          <w:t>4.1. Katmanlar — Özet Tablosu</w:t>
        </w:r>
        <w:r>
          <w:rPr>
            <w:noProof/>
            <w:webHidden/>
          </w:rPr>
          <w:tab/>
        </w:r>
        <w:r>
          <w:rPr>
            <w:noProof/>
            <w:webHidden/>
          </w:rPr>
          <w:fldChar w:fldCharType="begin"/>
        </w:r>
        <w:r>
          <w:rPr>
            <w:noProof/>
            <w:webHidden/>
          </w:rPr>
          <w:instrText xml:space="preserve"> PAGEREF _Toc229383787 \h </w:instrText>
        </w:r>
        <w:r>
          <w:rPr>
            <w:noProof/>
            <w:webHidden/>
          </w:rPr>
        </w:r>
        <w:r>
          <w:rPr>
            <w:noProof/>
            <w:webHidden/>
          </w:rPr>
          <w:fldChar w:fldCharType="separate"/>
        </w:r>
        <w:r>
          <w:rPr>
            <w:noProof/>
            <w:webHidden/>
          </w:rPr>
          <w:t>28</w:t>
        </w:r>
        <w:r>
          <w:rPr>
            <w:noProof/>
            <w:webHidden/>
          </w:rPr>
          <w:fldChar w:fldCharType="end"/>
        </w:r>
      </w:hyperlink>
    </w:p>
    <w:p w14:paraId="6C70A0CE" w14:textId="1745A98A"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88" w:history="1">
        <w:r w:rsidRPr="00074180">
          <w:rPr>
            <w:rStyle w:val="Kpr"/>
            <w:noProof/>
          </w:rPr>
          <w:t>4.2. Frontend</w:t>
        </w:r>
        <w:r>
          <w:rPr>
            <w:noProof/>
            <w:webHidden/>
          </w:rPr>
          <w:tab/>
        </w:r>
        <w:r>
          <w:rPr>
            <w:noProof/>
            <w:webHidden/>
          </w:rPr>
          <w:fldChar w:fldCharType="begin"/>
        </w:r>
        <w:r>
          <w:rPr>
            <w:noProof/>
            <w:webHidden/>
          </w:rPr>
          <w:instrText xml:space="preserve"> PAGEREF _Toc229383788 \h </w:instrText>
        </w:r>
        <w:r>
          <w:rPr>
            <w:noProof/>
            <w:webHidden/>
          </w:rPr>
        </w:r>
        <w:r>
          <w:rPr>
            <w:noProof/>
            <w:webHidden/>
          </w:rPr>
          <w:fldChar w:fldCharType="separate"/>
        </w:r>
        <w:r>
          <w:rPr>
            <w:noProof/>
            <w:webHidden/>
          </w:rPr>
          <w:t>28</w:t>
        </w:r>
        <w:r>
          <w:rPr>
            <w:noProof/>
            <w:webHidden/>
          </w:rPr>
          <w:fldChar w:fldCharType="end"/>
        </w:r>
      </w:hyperlink>
    </w:p>
    <w:p w14:paraId="37D5F380" w14:textId="350181C4" w:rsidR="004A22D7" w:rsidRDefault="004A22D7">
      <w:pPr>
        <w:pStyle w:val="T3"/>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89" w:history="1">
        <w:r w:rsidRPr="00074180">
          <w:rPr>
            <w:rStyle w:val="Kpr"/>
            <w:noProof/>
          </w:rPr>
          <w:t>4.2.1. Vanilla JavaScript (ES6+)</w:t>
        </w:r>
        <w:r>
          <w:rPr>
            <w:noProof/>
            <w:webHidden/>
          </w:rPr>
          <w:tab/>
        </w:r>
        <w:r>
          <w:rPr>
            <w:noProof/>
            <w:webHidden/>
          </w:rPr>
          <w:fldChar w:fldCharType="begin"/>
        </w:r>
        <w:r>
          <w:rPr>
            <w:noProof/>
            <w:webHidden/>
          </w:rPr>
          <w:instrText xml:space="preserve"> PAGEREF _Toc229383789 \h </w:instrText>
        </w:r>
        <w:r>
          <w:rPr>
            <w:noProof/>
            <w:webHidden/>
          </w:rPr>
        </w:r>
        <w:r>
          <w:rPr>
            <w:noProof/>
            <w:webHidden/>
          </w:rPr>
          <w:fldChar w:fldCharType="separate"/>
        </w:r>
        <w:r>
          <w:rPr>
            <w:noProof/>
            <w:webHidden/>
          </w:rPr>
          <w:t>28</w:t>
        </w:r>
        <w:r>
          <w:rPr>
            <w:noProof/>
            <w:webHidden/>
          </w:rPr>
          <w:fldChar w:fldCharType="end"/>
        </w:r>
      </w:hyperlink>
    </w:p>
    <w:p w14:paraId="25EB484C" w14:textId="38408A6B" w:rsidR="004A22D7" w:rsidRDefault="004A22D7">
      <w:pPr>
        <w:pStyle w:val="T3"/>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90" w:history="1">
        <w:r w:rsidRPr="00074180">
          <w:rPr>
            <w:rStyle w:val="Kpr"/>
            <w:noProof/>
          </w:rPr>
          <w:t>4.2.2. Vanilla CSS</w:t>
        </w:r>
        <w:r>
          <w:rPr>
            <w:noProof/>
            <w:webHidden/>
          </w:rPr>
          <w:tab/>
        </w:r>
        <w:r>
          <w:rPr>
            <w:noProof/>
            <w:webHidden/>
          </w:rPr>
          <w:fldChar w:fldCharType="begin"/>
        </w:r>
        <w:r>
          <w:rPr>
            <w:noProof/>
            <w:webHidden/>
          </w:rPr>
          <w:instrText xml:space="preserve"> PAGEREF _Toc229383790 \h </w:instrText>
        </w:r>
        <w:r>
          <w:rPr>
            <w:noProof/>
            <w:webHidden/>
          </w:rPr>
        </w:r>
        <w:r>
          <w:rPr>
            <w:noProof/>
            <w:webHidden/>
          </w:rPr>
          <w:fldChar w:fldCharType="separate"/>
        </w:r>
        <w:r>
          <w:rPr>
            <w:noProof/>
            <w:webHidden/>
          </w:rPr>
          <w:t>29</w:t>
        </w:r>
        <w:r>
          <w:rPr>
            <w:noProof/>
            <w:webHidden/>
          </w:rPr>
          <w:fldChar w:fldCharType="end"/>
        </w:r>
      </w:hyperlink>
    </w:p>
    <w:p w14:paraId="4E415A6F" w14:textId="02B28376"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91" w:history="1">
        <w:r w:rsidRPr="00074180">
          <w:rPr>
            <w:rStyle w:val="Kpr"/>
            <w:noProof/>
          </w:rPr>
          <w:t>4.3. Workers</w:t>
        </w:r>
        <w:r>
          <w:rPr>
            <w:noProof/>
            <w:webHidden/>
          </w:rPr>
          <w:tab/>
        </w:r>
        <w:r>
          <w:rPr>
            <w:noProof/>
            <w:webHidden/>
          </w:rPr>
          <w:fldChar w:fldCharType="begin"/>
        </w:r>
        <w:r>
          <w:rPr>
            <w:noProof/>
            <w:webHidden/>
          </w:rPr>
          <w:instrText xml:space="preserve"> PAGEREF _Toc229383791 \h </w:instrText>
        </w:r>
        <w:r>
          <w:rPr>
            <w:noProof/>
            <w:webHidden/>
          </w:rPr>
        </w:r>
        <w:r>
          <w:rPr>
            <w:noProof/>
            <w:webHidden/>
          </w:rPr>
          <w:fldChar w:fldCharType="separate"/>
        </w:r>
        <w:r>
          <w:rPr>
            <w:noProof/>
            <w:webHidden/>
          </w:rPr>
          <w:t>29</w:t>
        </w:r>
        <w:r>
          <w:rPr>
            <w:noProof/>
            <w:webHidden/>
          </w:rPr>
          <w:fldChar w:fldCharType="end"/>
        </w:r>
      </w:hyperlink>
    </w:p>
    <w:p w14:paraId="3C373176" w14:textId="1B872E0E" w:rsidR="004A22D7" w:rsidRDefault="004A22D7">
      <w:pPr>
        <w:pStyle w:val="T3"/>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92" w:history="1">
        <w:r w:rsidRPr="00074180">
          <w:rPr>
            <w:rStyle w:val="Kpr"/>
            <w:noProof/>
          </w:rPr>
          <w:t>4.3.1. Native Web Workers API</w:t>
        </w:r>
        <w:r>
          <w:rPr>
            <w:noProof/>
            <w:webHidden/>
          </w:rPr>
          <w:tab/>
        </w:r>
        <w:r>
          <w:rPr>
            <w:noProof/>
            <w:webHidden/>
          </w:rPr>
          <w:fldChar w:fldCharType="begin"/>
        </w:r>
        <w:r>
          <w:rPr>
            <w:noProof/>
            <w:webHidden/>
          </w:rPr>
          <w:instrText xml:space="preserve"> PAGEREF _Toc229383792 \h </w:instrText>
        </w:r>
        <w:r>
          <w:rPr>
            <w:noProof/>
            <w:webHidden/>
          </w:rPr>
        </w:r>
        <w:r>
          <w:rPr>
            <w:noProof/>
            <w:webHidden/>
          </w:rPr>
          <w:fldChar w:fldCharType="separate"/>
        </w:r>
        <w:r>
          <w:rPr>
            <w:noProof/>
            <w:webHidden/>
          </w:rPr>
          <w:t>29</w:t>
        </w:r>
        <w:r>
          <w:rPr>
            <w:noProof/>
            <w:webHidden/>
          </w:rPr>
          <w:fldChar w:fldCharType="end"/>
        </w:r>
      </w:hyperlink>
    </w:p>
    <w:p w14:paraId="2C714D3E" w14:textId="5E119DEA"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93" w:history="1">
        <w:r w:rsidRPr="00074180">
          <w:rPr>
            <w:rStyle w:val="Kpr"/>
            <w:noProof/>
          </w:rPr>
          <w:t>4.4. CSV parse</w:t>
        </w:r>
        <w:r>
          <w:rPr>
            <w:noProof/>
            <w:webHidden/>
          </w:rPr>
          <w:tab/>
        </w:r>
        <w:r>
          <w:rPr>
            <w:noProof/>
            <w:webHidden/>
          </w:rPr>
          <w:fldChar w:fldCharType="begin"/>
        </w:r>
        <w:r>
          <w:rPr>
            <w:noProof/>
            <w:webHidden/>
          </w:rPr>
          <w:instrText xml:space="preserve"> PAGEREF _Toc229383793 \h </w:instrText>
        </w:r>
        <w:r>
          <w:rPr>
            <w:noProof/>
            <w:webHidden/>
          </w:rPr>
        </w:r>
        <w:r>
          <w:rPr>
            <w:noProof/>
            <w:webHidden/>
          </w:rPr>
          <w:fldChar w:fldCharType="separate"/>
        </w:r>
        <w:r>
          <w:rPr>
            <w:noProof/>
            <w:webHidden/>
          </w:rPr>
          <w:t>30</w:t>
        </w:r>
        <w:r>
          <w:rPr>
            <w:noProof/>
            <w:webHidden/>
          </w:rPr>
          <w:fldChar w:fldCharType="end"/>
        </w:r>
      </w:hyperlink>
    </w:p>
    <w:p w14:paraId="11AD010B" w14:textId="199B4BA9" w:rsidR="004A22D7" w:rsidRDefault="004A22D7">
      <w:pPr>
        <w:pStyle w:val="T3"/>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94" w:history="1">
        <w:r w:rsidRPr="00074180">
          <w:rPr>
            <w:rStyle w:val="Kpr"/>
            <w:noProof/>
          </w:rPr>
          <w:t>4.4.1. Papa Parse (worker mode)</w:t>
        </w:r>
        <w:r>
          <w:rPr>
            <w:noProof/>
            <w:webHidden/>
          </w:rPr>
          <w:tab/>
        </w:r>
        <w:r>
          <w:rPr>
            <w:noProof/>
            <w:webHidden/>
          </w:rPr>
          <w:fldChar w:fldCharType="begin"/>
        </w:r>
        <w:r>
          <w:rPr>
            <w:noProof/>
            <w:webHidden/>
          </w:rPr>
          <w:instrText xml:space="preserve"> PAGEREF _Toc229383794 \h </w:instrText>
        </w:r>
        <w:r>
          <w:rPr>
            <w:noProof/>
            <w:webHidden/>
          </w:rPr>
        </w:r>
        <w:r>
          <w:rPr>
            <w:noProof/>
            <w:webHidden/>
          </w:rPr>
          <w:fldChar w:fldCharType="separate"/>
        </w:r>
        <w:r>
          <w:rPr>
            <w:noProof/>
            <w:webHidden/>
          </w:rPr>
          <w:t>30</w:t>
        </w:r>
        <w:r>
          <w:rPr>
            <w:noProof/>
            <w:webHidden/>
          </w:rPr>
          <w:fldChar w:fldCharType="end"/>
        </w:r>
      </w:hyperlink>
    </w:p>
    <w:p w14:paraId="350DBB58" w14:textId="5420C2D2"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95" w:history="1">
        <w:r w:rsidRPr="00074180">
          <w:rPr>
            <w:rStyle w:val="Kpr"/>
            <w:noProof/>
          </w:rPr>
          <w:t>4.5. Chart</w:t>
        </w:r>
        <w:r>
          <w:rPr>
            <w:noProof/>
            <w:webHidden/>
          </w:rPr>
          <w:tab/>
        </w:r>
        <w:r>
          <w:rPr>
            <w:noProof/>
            <w:webHidden/>
          </w:rPr>
          <w:fldChar w:fldCharType="begin"/>
        </w:r>
        <w:r>
          <w:rPr>
            <w:noProof/>
            <w:webHidden/>
          </w:rPr>
          <w:instrText xml:space="preserve"> PAGEREF _Toc229383795 \h </w:instrText>
        </w:r>
        <w:r>
          <w:rPr>
            <w:noProof/>
            <w:webHidden/>
          </w:rPr>
        </w:r>
        <w:r>
          <w:rPr>
            <w:noProof/>
            <w:webHidden/>
          </w:rPr>
          <w:fldChar w:fldCharType="separate"/>
        </w:r>
        <w:r>
          <w:rPr>
            <w:noProof/>
            <w:webHidden/>
          </w:rPr>
          <w:t>31</w:t>
        </w:r>
        <w:r>
          <w:rPr>
            <w:noProof/>
            <w:webHidden/>
          </w:rPr>
          <w:fldChar w:fldCharType="end"/>
        </w:r>
      </w:hyperlink>
    </w:p>
    <w:p w14:paraId="6AD8E938" w14:textId="091BE1BC" w:rsidR="004A22D7" w:rsidRDefault="004A22D7">
      <w:pPr>
        <w:pStyle w:val="T3"/>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96" w:history="1">
        <w:r w:rsidRPr="00074180">
          <w:rPr>
            <w:rStyle w:val="Kpr"/>
            <w:noProof/>
          </w:rPr>
          <w:t xml:space="preserve">4.5.1. </w:t>
        </w:r>
        <w:r w:rsidRPr="00074180">
          <w:rPr>
            <w:rStyle w:val="Kpr"/>
            <w:noProof/>
            <w:lang w:val="tr-TR"/>
          </w:rPr>
          <w:t>Chart.js</w:t>
        </w:r>
        <w:r>
          <w:rPr>
            <w:noProof/>
            <w:webHidden/>
          </w:rPr>
          <w:tab/>
        </w:r>
        <w:r>
          <w:rPr>
            <w:noProof/>
            <w:webHidden/>
          </w:rPr>
          <w:fldChar w:fldCharType="begin"/>
        </w:r>
        <w:r>
          <w:rPr>
            <w:noProof/>
            <w:webHidden/>
          </w:rPr>
          <w:instrText xml:space="preserve"> PAGEREF _Toc229383796 \h </w:instrText>
        </w:r>
        <w:r>
          <w:rPr>
            <w:noProof/>
            <w:webHidden/>
          </w:rPr>
        </w:r>
        <w:r>
          <w:rPr>
            <w:noProof/>
            <w:webHidden/>
          </w:rPr>
          <w:fldChar w:fldCharType="separate"/>
        </w:r>
        <w:r>
          <w:rPr>
            <w:noProof/>
            <w:webHidden/>
          </w:rPr>
          <w:t>31</w:t>
        </w:r>
        <w:r>
          <w:rPr>
            <w:noProof/>
            <w:webHidden/>
          </w:rPr>
          <w:fldChar w:fldCharType="end"/>
        </w:r>
      </w:hyperlink>
    </w:p>
    <w:p w14:paraId="1E7809C6" w14:textId="236EFD01"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97" w:history="1">
        <w:r w:rsidRPr="00074180">
          <w:rPr>
            <w:rStyle w:val="Kpr"/>
            <w:noProof/>
          </w:rPr>
          <w:t>4.6. Depolama</w:t>
        </w:r>
        <w:r>
          <w:rPr>
            <w:noProof/>
            <w:webHidden/>
          </w:rPr>
          <w:tab/>
        </w:r>
        <w:r>
          <w:rPr>
            <w:noProof/>
            <w:webHidden/>
          </w:rPr>
          <w:fldChar w:fldCharType="begin"/>
        </w:r>
        <w:r>
          <w:rPr>
            <w:noProof/>
            <w:webHidden/>
          </w:rPr>
          <w:instrText xml:space="preserve"> PAGEREF _Toc229383797 \h </w:instrText>
        </w:r>
        <w:r>
          <w:rPr>
            <w:noProof/>
            <w:webHidden/>
          </w:rPr>
        </w:r>
        <w:r>
          <w:rPr>
            <w:noProof/>
            <w:webHidden/>
          </w:rPr>
          <w:fldChar w:fldCharType="separate"/>
        </w:r>
        <w:r>
          <w:rPr>
            <w:noProof/>
            <w:webHidden/>
          </w:rPr>
          <w:t>31</w:t>
        </w:r>
        <w:r>
          <w:rPr>
            <w:noProof/>
            <w:webHidden/>
          </w:rPr>
          <w:fldChar w:fldCharType="end"/>
        </w:r>
      </w:hyperlink>
    </w:p>
    <w:p w14:paraId="7E1BB14A" w14:textId="5D90FD0D" w:rsidR="004A22D7" w:rsidRDefault="004A22D7">
      <w:pPr>
        <w:pStyle w:val="T3"/>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98" w:history="1">
        <w:r w:rsidRPr="00074180">
          <w:rPr>
            <w:rStyle w:val="Kpr"/>
            <w:noProof/>
          </w:rPr>
          <w:t>4.6.1.  In-Memory (Tarayıcı RAM Belleği)</w:t>
        </w:r>
        <w:r>
          <w:rPr>
            <w:noProof/>
            <w:webHidden/>
          </w:rPr>
          <w:tab/>
        </w:r>
        <w:r>
          <w:rPr>
            <w:noProof/>
            <w:webHidden/>
          </w:rPr>
          <w:fldChar w:fldCharType="begin"/>
        </w:r>
        <w:r>
          <w:rPr>
            <w:noProof/>
            <w:webHidden/>
          </w:rPr>
          <w:instrText xml:space="preserve"> PAGEREF _Toc229383798 \h </w:instrText>
        </w:r>
        <w:r>
          <w:rPr>
            <w:noProof/>
            <w:webHidden/>
          </w:rPr>
        </w:r>
        <w:r>
          <w:rPr>
            <w:noProof/>
            <w:webHidden/>
          </w:rPr>
          <w:fldChar w:fldCharType="separate"/>
        </w:r>
        <w:r>
          <w:rPr>
            <w:noProof/>
            <w:webHidden/>
          </w:rPr>
          <w:t>31</w:t>
        </w:r>
        <w:r>
          <w:rPr>
            <w:noProof/>
            <w:webHidden/>
          </w:rPr>
          <w:fldChar w:fldCharType="end"/>
        </w:r>
      </w:hyperlink>
    </w:p>
    <w:p w14:paraId="076D6536" w14:textId="68C00C15"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799" w:history="1">
        <w:r w:rsidRPr="00074180">
          <w:rPr>
            <w:rStyle w:val="Kpr"/>
            <w:noProof/>
          </w:rPr>
          <w:t>4.7. Build</w:t>
        </w:r>
        <w:r>
          <w:rPr>
            <w:noProof/>
            <w:webHidden/>
          </w:rPr>
          <w:tab/>
        </w:r>
        <w:r>
          <w:rPr>
            <w:noProof/>
            <w:webHidden/>
          </w:rPr>
          <w:fldChar w:fldCharType="begin"/>
        </w:r>
        <w:r>
          <w:rPr>
            <w:noProof/>
            <w:webHidden/>
          </w:rPr>
          <w:instrText xml:space="preserve"> PAGEREF _Toc229383799 \h </w:instrText>
        </w:r>
        <w:r>
          <w:rPr>
            <w:noProof/>
            <w:webHidden/>
          </w:rPr>
        </w:r>
        <w:r>
          <w:rPr>
            <w:noProof/>
            <w:webHidden/>
          </w:rPr>
          <w:fldChar w:fldCharType="separate"/>
        </w:r>
        <w:r>
          <w:rPr>
            <w:noProof/>
            <w:webHidden/>
          </w:rPr>
          <w:t>32</w:t>
        </w:r>
        <w:r>
          <w:rPr>
            <w:noProof/>
            <w:webHidden/>
          </w:rPr>
          <w:fldChar w:fldCharType="end"/>
        </w:r>
      </w:hyperlink>
    </w:p>
    <w:p w14:paraId="0AD08FE1" w14:textId="4F227196" w:rsidR="004A22D7" w:rsidRDefault="004A22D7">
      <w:pPr>
        <w:pStyle w:val="T3"/>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00" w:history="1">
        <w:r w:rsidRPr="00074180">
          <w:rPr>
            <w:rStyle w:val="Kpr"/>
            <w:noProof/>
          </w:rPr>
          <w:t>4.7.1. Vite</w:t>
        </w:r>
        <w:r>
          <w:rPr>
            <w:noProof/>
            <w:webHidden/>
          </w:rPr>
          <w:tab/>
        </w:r>
        <w:r>
          <w:rPr>
            <w:noProof/>
            <w:webHidden/>
          </w:rPr>
          <w:fldChar w:fldCharType="begin"/>
        </w:r>
        <w:r>
          <w:rPr>
            <w:noProof/>
            <w:webHidden/>
          </w:rPr>
          <w:instrText xml:space="preserve"> PAGEREF _Toc229383800 \h </w:instrText>
        </w:r>
        <w:r>
          <w:rPr>
            <w:noProof/>
            <w:webHidden/>
          </w:rPr>
        </w:r>
        <w:r>
          <w:rPr>
            <w:noProof/>
            <w:webHidden/>
          </w:rPr>
          <w:fldChar w:fldCharType="separate"/>
        </w:r>
        <w:r>
          <w:rPr>
            <w:noProof/>
            <w:webHidden/>
          </w:rPr>
          <w:t>32</w:t>
        </w:r>
        <w:r>
          <w:rPr>
            <w:noProof/>
            <w:webHidden/>
          </w:rPr>
          <w:fldChar w:fldCharType="end"/>
        </w:r>
      </w:hyperlink>
    </w:p>
    <w:p w14:paraId="7E2C543F" w14:textId="16F827DC"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01" w:history="1">
        <w:r w:rsidRPr="00074180">
          <w:rPr>
            <w:rStyle w:val="Kpr"/>
            <w:noProof/>
          </w:rPr>
          <w:t>4.8. Deployment</w:t>
        </w:r>
        <w:r>
          <w:rPr>
            <w:noProof/>
            <w:webHidden/>
          </w:rPr>
          <w:tab/>
        </w:r>
        <w:r>
          <w:rPr>
            <w:noProof/>
            <w:webHidden/>
          </w:rPr>
          <w:fldChar w:fldCharType="begin"/>
        </w:r>
        <w:r>
          <w:rPr>
            <w:noProof/>
            <w:webHidden/>
          </w:rPr>
          <w:instrText xml:space="preserve"> PAGEREF _Toc229383801 \h </w:instrText>
        </w:r>
        <w:r>
          <w:rPr>
            <w:noProof/>
            <w:webHidden/>
          </w:rPr>
        </w:r>
        <w:r>
          <w:rPr>
            <w:noProof/>
            <w:webHidden/>
          </w:rPr>
          <w:fldChar w:fldCharType="separate"/>
        </w:r>
        <w:r>
          <w:rPr>
            <w:noProof/>
            <w:webHidden/>
          </w:rPr>
          <w:t>32</w:t>
        </w:r>
        <w:r>
          <w:rPr>
            <w:noProof/>
            <w:webHidden/>
          </w:rPr>
          <w:fldChar w:fldCharType="end"/>
        </w:r>
      </w:hyperlink>
    </w:p>
    <w:p w14:paraId="05A8E6DB" w14:textId="1AB0C1F8" w:rsidR="004A22D7" w:rsidRDefault="004A22D7">
      <w:pPr>
        <w:pStyle w:val="T3"/>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02" w:history="1">
        <w:r w:rsidRPr="00074180">
          <w:rPr>
            <w:rStyle w:val="Kpr"/>
            <w:noProof/>
          </w:rPr>
          <w:t>4.8.1. Vercel</w:t>
        </w:r>
        <w:r>
          <w:rPr>
            <w:noProof/>
            <w:webHidden/>
          </w:rPr>
          <w:tab/>
        </w:r>
        <w:r>
          <w:rPr>
            <w:noProof/>
            <w:webHidden/>
          </w:rPr>
          <w:fldChar w:fldCharType="begin"/>
        </w:r>
        <w:r>
          <w:rPr>
            <w:noProof/>
            <w:webHidden/>
          </w:rPr>
          <w:instrText xml:space="preserve"> PAGEREF _Toc229383802 \h </w:instrText>
        </w:r>
        <w:r>
          <w:rPr>
            <w:noProof/>
            <w:webHidden/>
          </w:rPr>
        </w:r>
        <w:r>
          <w:rPr>
            <w:noProof/>
            <w:webHidden/>
          </w:rPr>
          <w:fldChar w:fldCharType="separate"/>
        </w:r>
        <w:r>
          <w:rPr>
            <w:noProof/>
            <w:webHidden/>
          </w:rPr>
          <w:t>32</w:t>
        </w:r>
        <w:r>
          <w:rPr>
            <w:noProof/>
            <w:webHidden/>
          </w:rPr>
          <w:fldChar w:fldCharType="end"/>
        </w:r>
      </w:hyperlink>
    </w:p>
    <w:p w14:paraId="3BAD1DAD" w14:textId="55CB3F47"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03" w:history="1">
        <w:r w:rsidRPr="00074180">
          <w:rPr>
            <w:rStyle w:val="Kpr"/>
            <w:noProof/>
          </w:rPr>
          <w:t>4.9. Reddedilen Teknoloji Kararları</w:t>
        </w:r>
        <w:r>
          <w:rPr>
            <w:noProof/>
            <w:webHidden/>
          </w:rPr>
          <w:tab/>
        </w:r>
        <w:r>
          <w:rPr>
            <w:noProof/>
            <w:webHidden/>
          </w:rPr>
          <w:fldChar w:fldCharType="begin"/>
        </w:r>
        <w:r>
          <w:rPr>
            <w:noProof/>
            <w:webHidden/>
          </w:rPr>
          <w:instrText xml:space="preserve"> PAGEREF _Toc229383803 \h </w:instrText>
        </w:r>
        <w:r>
          <w:rPr>
            <w:noProof/>
            <w:webHidden/>
          </w:rPr>
        </w:r>
        <w:r>
          <w:rPr>
            <w:noProof/>
            <w:webHidden/>
          </w:rPr>
          <w:fldChar w:fldCharType="separate"/>
        </w:r>
        <w:r>
          <w:rPr>
            <w:noProof/>
            <w:webHidden/>
          </w:rPr>
          <w:t>33</w:t>
        </w:r>
        <w:r>
          <w:rPr>
            <w:noProof/>
            <w:webHidden/>
          </w:rPr>
          <w:fldChar w:fldCharType="end"/>
        </w:r>
      </w:hyperlink>
    </w:p>
    <w:p w14:paraId="7B583F93" w14:textId="5D1058F7" w:rsidR="004A22D7" w:rsidRDefault="004A22D7">
      <w:pPr>
        <w:pStyle w:val="T1"/>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04" w:history="1">
        <w:r w:rsidRPr="00074180">
          <w:rPr>
            <w:rStyle w:val="Kpr"/>
            <w:noProof/>
          </w:rPr>
          <w:t>5. SİSTEM MİMARİSİ</w:t>
        </w:r>
        <w:r>
          <w:rPr>
            <w:noProof/>
            <w:webHidden/>
          </w:rPr>
          <w:tab/>
        </w:r>
        <w:r>
          <w:rPr>
            <w:noProof/>
            <w:webHidden/>
          </w:rPr>
          <w:fldChar w:fldCharType="begin"/>
        </w:r>
        <w:r>
          <w:rPr>
            <w:noProof/>
            <w:webHidden/>
          </w:rPr>
          <w:instrText xml:space="preserve"> PAGEREF _Toc229383804 \h </w:instrText>
        </w:r>
        <w:r>
          <w:rPr>
            <w:noProof/>
            <w:webHidden/>
          </w:rPr>
        </w:r>
        <w:r>
          <w:rPr>
            <w:noProof/>
            <w:webHidden/>
          </w:rPr>
          <w:fldChar w:fldCharType="separate"/>
        </w:r>
        <w:r>
          <w:rPr>
            <w:noProof/>
            <w:webHidden/>
          </w:rPr>
          <w:t>34</w:t>
        </w:r>
        <w:r>
          <w:rPr>
            <w:noProof/>
            <w:webHidden/>
          </w:rPr>
          <w:fldChar w:fldCharType="end"/>
        </w:r>
      </w:hyperlink>
    </w:p>
    <w:p w14:paraId="038BE06B" w14:textId="3258DFFB"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05" w:history="1">
        <w:r w:rsidRPr="00074180">
          <w:rPr>
            <w:rStyle w:val="Kpr"/>
            <w:noProof/>
          </w:rPr>
          <w:t>5.1. Yüksek Seviye Mimari (C4 — Level 1: Context)</w:t>
        </w:r>
        <w:r>
          <w:rPr>
            <w:noProof/>
            <w:webHidden/>
          </w:rPr>
          <w:tab/>
        </w:r>
        <w:r>
          <w:rPr>
            <w:noProof/>
            <w:webHidden/>
          </w:rPr>
          <w:fldChar w:fldCharType="begin"/>
        </w:r>
        <w:r>
          <w:rPr>
            <w:noProof/>
            <w:webHidden/>
          </w:rPr>
          <w:instrText xml:space="preserve"> PAGEREF _Toc229383805 \h </w:instrText>
        </w:r>
        <w:r>
          <w:rPr>
            <w:noProof/>
            <w:webHidden/>
          </w:rPr>
        </w:r>
        <w:r>
          <w:rPr>
            <w:noProof/>
            <w:webHidden/>
          </w:rPr>
          <w:fldChar w:fldCharType="separate"/>
        </w:r>
        <w:r>
          <w:rPr>
            <w:noProof/>
            <w:webHidden/>
          </w:rPr>
          <w:t>34</w:t>
        </w:r>
        <w:r>
          <w:rPr>
            <w:noProof/>
            <w:webHidden/>
          </w:rPr>
          <w:fldChar w:fldCharType="end"/>
        </w:r>
      </w:hyperlink>
    </w:p>
    <w:p w14:paraId="282D1FA5" w14:textId="7F93C88E"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06" w:history="1">
        <w:r w:rsidRPr="00074180">
          <w:rPr>
            <w:rStyle w:val="Kpr"/>
            <w:noProof/>
          </w:rPr>
          <w:t>5.2. Container Seviyesi (C4 — Level 2)</w:t>
        </w:r>
        <w:r>
          <w:rPr>
            <w:noProof/>
            <w:webHidden/>
          </w:rPr>
          <w:tab/>
        </w:r>
        <w:r>
          <w:rPr>
            <w:noProof/>
            <w:webHidden/>
          </w:rPr>
          <w:fldChar w:fldCharType="begin"/>
        </w:r>
        <w:r>
          <w:rPr>
            <w:noProof/>
            <w:webHidden/>
          </w:rPr>
          <w:instrText xml:space="preserve"> PAGEREF _Toc229383806 \h </w:instrText>
        </w:r>
        <w:r>
          <w:rPr>
            <w:noProof/>
            <w:webHidden/>
          </w:rPr>
        </w:r>
        <w:r>
          <w:rPr>
            <w:noProof/>
            <w:webHidden/>
          </w:rPr>
          <w:fldChar w:fldCharType="separate"/>
        </w:r>
        <w:r>
          <w:rPr>
            <w:noProof/>
            <w:webHidden/>
          </w:rPr>
          <w:t>35</w:t>
        </w:r>
        <w:r>
          <w:rPr>
            <w:noProof/>
            <w:webHidden/>
          </w:rPr>
          <w:fldChar w:fldCharType="end"/>
        </w:r>
      </w:hyperlink>
    </w:p>
    <w:p w14:paraId="6623CE50" w14:textId="0A5A6FD3"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07" w:history="1">
        <w:r w:rsidRPr="00074180">
          <w:rPr>
            <w:rStyle w:val="Kpr"/>
            <w:noProof/>
          </w:rPr>
          <w:t>5.3. Sıralı (Sequence) Diyagramları</w:t>
        </w:r>
        <w:r>
          <w:rPr>
            <w:noProof/>
            <w:webHidden/>
          </w:rPr>
          <w:tab/>
        </w:r>
        <w:r>
          <w:rPr>
            <w:noProof/>
            <w:webHidden/>
          </w:rPr>
          <w:fldChar w:fldCharType="begin"/>
        </w:r>
        <w:r>
          <w:rPr>
            <w:noProof/>
            <w:webHidden/>
          </w:rPr>
          <w:instrText xml:space="preserve"> PAGEREF _Toc229383807 \h </w:instrText>
        </w:r>
        <w:r>
          <w:rPr>
            <w:noProof/>
            <w:webHidden/>
          </w:rPr>
        </w:r>
        <w:r>
          <w:rPr>
            <w:noProof/>
            <w:webHidden/>
          </w:rPr>
          <w:fldChar w:fldCharType="separate"/>
        </w:r>
        <w:r>
          <w:rPr>
            <w:noProof/>
            <w:webHidden/>
          </w:rPr>
          <w:t>35</w:t>
        </w:r>
        <w:r>
          <w:rPr>
            <w:noProof/>
            <w:webHidden/>
          </w:rPr>
          <w:fldChar w:fldCharType="end"/>
        </w:r>
      </w:hyperlink>
    </w:p>
    <w:p w14:paraId="06AEB6F2" w14:textId="43B35B84"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08" w:history="1">
        <w:r w:rsidRPr="00074180">
          <w:rPr>
            <w:rStyle w:val="Kpr"/>
            <w:noProof/>
          </w:rPr>
          <w:t>5.4. Deployment Topolojisi</w:t>
        </w:r>
        <w:r>
          <w:rPr>
            <w:noProof/>
            <w:webHidden/>
          </w:rPr>
          <w:tab/>
        </w:r>
        <w:r>
          <w:rPr>
            <w:noProof/>
            <w:webHidden/>
          </w:rPr>
          <w:fldChar w:fldCharType="begin"/>
        </w:r>
        <w:r>
          <w:rPr>
            <w:noProof/>
            <w:webHidden/>
          </w:rPr>
          <w:instrText xml:space="preserve"> PAGEREF _Toc229383808 \h </w:instrText>
        </w:r>
        <w:r>
          <w:rPr>
            <w:noProof/>
            <w:webHidden/>
          </w:rPr>
        </w:r>
        <w:r>
          <w:rPr>
            <w:noProof/>
            <w:webHidden/>
          </w:rPr>
          <w:fldChar w:fldCharType="separate"/>
        </w:r>
        <w:r>
          <w:rPr>
            <w:noProof/>
            <w:webHidden/>
          </w:rPr>
          <w:t>35</w:t>
        </w:r>
        <w:r>
          <w:rPr>
            <w:noProof/>
            <w:webHidden/>
          </w:rPr>
          <w:fldChar w:fldCharType="end"/>
        </w:r>
      </w:hyperlink>
    </w:p>
    <w:p w14:paraId="77AD1A42" w14:textId="4318A280"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09" w:history="1">
        <w:r w:rsidRPr="00074180">
          <w:rPr>
            <w:rStyle w:val="Kpr"/>
            <w:noProof/>
          </w:rPr>
          <w:t>5.5. Mimari Karar Kayıtları (Architecture Decision Records — ADR)</w:t>
        </w:r>
        <w:r>
          <w:rPr>
            <w:noProof/>
            <w:webHidden/>
          </w:rPr>
          <w:tab/>
        </w:r>
        <w:r>
          <w:rPr>
            <w:noProof/>
            <w:webHidden/>
          </w:rPr>
          <w:fldChar w:fldCharType="begin"/>
        </w:r>
        <w:r>
          <w:rPr>
            <w:noProof/>
            <w:webHidden/>
          </w:rPr>
          <w:instrText xml:space="preserve"> PAGEREF _Toc229383809 \h </w:instrText>
        </w:r>
        <w:r>
          <w:rPr>
            <w:noProof/>
            <w:webHidden/>
          </w:rPr>
        </w:r>
        <w:r>
          <w:rPr>
            <w:noProof/>
            <w:webHidden/>
          </w:rPr>
          <w:fldChar w:fldCharType="separate"/>
        </w:r>
        <w:r>
          <w:rPr>
            <w:noProof/>
            <w:webHidden/>
          </w:rPr>
          <w:t>36</w:t>
        </w:r>
        <w:r>
          <w:rPr>
            <w:noProof/>
            <w:webHidden/>
          </w:rPr>
          <w:fldChar w:fldCharType="end"/>
        </w:r>
      </w:hyperlink>
    </w:p>
    <w:p w14:paraId="46D54698" w14:textId="6FFB3683" w:rsidR="004A22D7" w:rsidRDefault="004A22D7">
      <w:pPr>
        <w:pStyle w:val="T1"/>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10" w:history="1">
        <w:r w:rsidRPr="00074180">
          <w:rPr>
            <w:rStyle w:val="Kpr"/>
            <w:noProof/>
          </w:rPr>
          <w:t>6. VERİ MODELİ VE API TASARIMI</w:t>
        </w:r>
        <w:r>
          <w:rPr>
            <w:noProof/>
            <w:webHidden/>
          </w:rPr>
          <w:tab/>
        </w:r>
        <w:r>
          <w:rPr>
            <w:noProof/>
            <w:webHidden/>
          </w:rPr>
          <w:fldChar w:fldCharType="begin"/>
        </w:r>
        <w:r>
          <w:rPr>
            <w:noProof/>
            <w:webHidden/>
          </w:rPr>
          <w:instrText xml:space="preserve"> PAGEREF _Toc229383810 \h </w:instrText>
        </w:r>
        <w:r>
          <w:rPr>
            <w:noProof/>
            <w:webHidden/>
          </w:rPr>
        </w:r>
        <w:r>
          <w:rPr>
            <w:noProof/>
            <w:webHidden/>
          </w:rPr>
          <w:fldChar w:fldCharType="separate"/>
        </w:r>
        <w:r>
          <w:rPr>
            <w:noProof/>
            <w:webHidden/>
          </w:rPr>
          <w:t>37</w:t>
        </w:r>
        <w:r>
          <w:rPr>
            <w:noProof/>
            <w:webHidden/>
          </w:rPr>
          <w:fldChar w:fldCharType="end"/>
        </w:r>
      </w:hyperlink>
    </w:p>
    <w:p w14:paraId="7F020F5B" w14:textId="78B41B2F"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11" w:history="1">
        <w:r w:rsidRPr="00074180">
          <w:rPr>
            <w:rStyle w:val="Kpr"/>
            <w:noProof/>
          </w:rPr>
          <w:t>6.1. ER Diyagramı</w:t>
        </w:r>
        <w:r>
          <w:rPr>
            <w:noProof/>
            <w:webHidden/>
          </w:rPr>
          <w:tab/>
        </w:r>
        <w:r>
          <w:rPr>
            <w:noProof/>
            <w:webHidden/>
          </w:rPr>
          <w:fldChar w:fldCharType="begin"/>
        </w:r>
        <w:r>
          <w:rPr>
            <w:noProof/>
            <w:webHidden/>
          </w:rPr>
          <w:instrText xml:space="preserve"> PAGEREF _Toc229383811 \h </w:instrText>
        </w:r>
        <w:r>
          <w:rPr>
            <w:noProof/>
            <w:webHidden/>
          </w:rPr>
        </w:r>
        <w:r>
          <w:rPr>
            <w:noProof/>
            <w:webHidden/>
          </w:rPr>
          <w:fldChar w:fldCharType="separate"/>
        </w:r>
        <w:r>
          <w:rPr>
            <w:noProof/>
            <w:webHidden/>
          </w:rPr>
          <w:t>37</w:t>
        </w:r>
        <w:r>
          <w:rPr>
            <w:noProof/>
            <w:webHidden/>
          </w:rPr>
          <w:fldChar w:fldCharType="end"/>
        </w:r>
      </w:hyperlink>
    </w:p>
    <w:p w14:paraId="0D14039B" w14:textId="4EA438BE"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12" w:history="1">
        <w:r w:rsidRPr="00074180">
          <w:rPr>
            <w:rStyle w:val="Kpr"/>
            <w:noProof/>
          </w:rPr>
          <w:t>6.2. Tablo Tanımları</w:t>
        </w:r>
        <w:r>
          <w:rPr>
            <w:noProof/>
            <w:webHidden/>
          </w:rPr>
          <w:tab/>
        </w:r>
        <w:r>
          <w:rPr>
            <w:noProof/>
            <w:webHidden/>
          </w:rPr>
          <w:fldChar w:fldCharType="begin"/>
        </w:r>
        <w:r>
          <w:rPr>
            <w:noProof/>
            <w:webHidden/>
          </w:rPr>
          <w:instrText xml:space="preserve"> PAGEREF _Toc229383812 \h </w:instrText>
        </w:r>
        <w:r>
          <w:rPr>
            <w:noProof/>
            <w:webHidden/>
          </w:rPr>
        </w:r>
        <w:r>
          <w:rPr>
            <w:noProof/>
            <w:webHidden/>
          </w:rPr>
          <w:fldChar w:fldCharType="separate"/>
        </w:r>
        <w:r>
          <w:rPr>
            <w:noProof/>
            <w:webHidden/>
          </w:rPr>
          <w:t>37</w:t>
        </w:r>
        <w:r>
          <w:rPr>
            <w:noProof/>
            <w:webHidden/>
          </w:rPr>
          <w:fldChar w:fldCharType="end"/>
        </w:r>
      </w:hyperlink>
    </w:p>
    <w:p w14:paraId="53DB1A5D" w14:textId="5FA1D216"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13" w:history="1">
        <w:r w:rsidRPr="00074180">
          <w:rPr>
            <w:rStyle w:val="Kpr"/>
            <w:noProof/>
          </w:rPr>
          <w:t>6.3. İndeks Stratejisi</w:t>
        </w:r>
        <w:r>
          <w:rPr>
            <w:noProof/>
            <w:webHidden/>
          </w:rPr>
          <w:tab/>
        </w:r>
        <w:r>
          <w:rPr>
            <w:noProof/>
            <w:webHidden/>
          </w:rPr>
          <w:fldChar w:fldCharType="begin"/>
        </w:r>
        <w:r>
          <w:rPr>
            <w:noProof/>
            <w:webHidden/>
          </w:rPr>
          <w:instrText xml:space="preserve"> PAGEREF _Toc229383813 \h </w:instrText>
        </w:r>
        <w:r>
          <w:rPr>
            <w:noProof/>
            <w:webHidden/>
          </w:rPr>
        </w:r>
        <w:r>
          <w:rPr>
            <w:noProof/>
            <w:webHidden/>
          </w:rPr>
          <w:fldChar w:fldCharType="separate"/>
        </w:r>
        <w:r>
          <w:rPr>
            <w:noProof/>
            <w:webHidden/>
          </w:rPr>
          <w:t>39</w:t>
        </w:r>
        <w:r>
          <w:rPr>
            <w:noProof/>
            <w:webHidden/>
          </w:rPr>
          <w:fldChar w:fldCharType="end"/>
        </w:r>
      </w:hyperlink>
    </w:p>
    <w:p w14:paraId="178F3F73" w14:textId="122CE9B8"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14" w:history="1">
        <w:r w:rsidRPr="00074180">
          <w:rPr>
            <w:rStyle w:val="Kpr"/>
            <w:noProof/>
          </w:rPr>
          <w:t>6.4. REST API Endpoint Listesi</w:t>
        </w:r>
        <w:r>
          <w:rPr>
            <w:noProof/>
            <w:webHidden/>
          </w:rPr>
          <w:tab/>
        </w:r>
        <w:r>
          <w:rPr>
            <w:noProof/>
            <w:webHidden/>
          </w:rPr>
          <w:fldChar w:fldCharType="begin"/>
        </w:r>
        <w:r>
          <w:rPr>
            <w:noProof/>
            <w:webHidden/>
          </w:rPr>
          <w:instrText xml:space="preserve"> PAGEREF _Toc229383814 \h </w:instrText>
        </w:r>
        <w:r>
          <w:rPr>
            <w:noProof/>
            <w:webHidden/>
          </w:rPr>
        </w:r>
        <w:r>
          <w:rPr>
            <w:noProof/>
            <w:webHidden/>
          </w:rPr>
          <w:fldChar w:fldCharType="separate"/>
        </w:r>
        <w:r>
          <w:rPr>
            <w:noProof/>
            <w:webHidden/>
          </w:rPr>
          <w:t>40</w:t>
        </w:r>
        <w:r>
          <w:rPr>
            <w:noProof/>
            <w:webHidden/>
          </w:rPr>
          <w:fldChar w:fldCharType="end"/>
        </w:r>
      </w:hyperlink>
    </w:p>
    <w:p w14:paraId="6D81D433" w14:textId="35D12CB2"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15" w:history="1">
        <w:r w:rsidRPr="00074180">
          <w:rPr>
            <w:rStyle w:val="Kpr"/>
            <w:noProof/>
          </w:rPr>
          <w:t>6.5. Authentication Akışı</w:t>
        </w:r>
        <w:r>
          <w:rPr>
            <w:noProof/>
            <w:webHidden/>
          </w:rPr>
          <w:tab/>
        </w:r>
        <w:r>
          <w:rPr>
            <w:noProof/>
            <w:webHidden/>
          </w:rPr>
          <w:fldChar w:fldCharType="begin"/>
        </w:r>
        <w:r>
          <w:rPr>
            <w:noProof/>
            <w:webHidden/>
          </w:rPr>
          <w:instrText xml:space="preserve"> PAGEREF _Toc229383815 \h </w:instrText>
        </w:r>
        <w:r>
          <w:rPr>
            <w:noProof/>
            <w:webHidden/>
          </w:rPr>
        </w:r>
        <w:r>
          <w:rPr>
            <w:noProof/>
            <w:webHidden/>
          </w:rPr>
          <w:fldChar w:fldCharType="separate"/>
        </w:r>
        <w:r>
          <w:rPr>
            <w:noProof/>
            <w:webHidden/>
          </w:rPr>
          <w:t>42</w:t>
        </w:r>
        <w:r>
          <w:rPr>
            <w:noProof/>
            <w:webHidden/>
          </w:rPr>
          <w:fldChar w:fldCharType="end"/>
        </w:r>
      </w:hyperlink>
    </w:p>
    <w:p w14:paraId="28B695ED" w14:textId="59DDB79C"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16" w:history="1">
        <w:r w:rsidRPr="00074180">
          <w:rPr>
            <w:rStyle w:val="Kpr"/>
            <w:noProof/>
          </w:rPr>
          <w:t>6.6. Rate Limiting Politikası</w:t>
        </w:r>
        <w:r>
          <w:rPr>
            <w:noProof/>
            <w:webHidden/>
          </w:rPr>
          <w:tab/>
        </w:r>
        <w:r>
          <w:rPr>
            <w:noProof/>
            <w:webHidden/>
          </w:rPr>
          <w:fldChar w:fldCharType="begin"/>
        </w:r>
        <w:r>
          <w:rPr>
            <w:noProof/>
            <w:webHidden/>
          </w:rPr>
          <w:instrText xml:space="preserve"> PAGEREF _Toc229383816 \h </w:instrText>
        </w:r>
        <w:r>
          <w:rPr>
            <w:noProof/>
            <w:webHidden/>
          </w:rPr>
        </w:r>
        <w:r>
          <w:rPr>
            <w:noProof/>
            <w:webHidden/>
          </w:rPr>
          <w:fldChar w:fldCharType="separate"/>
        </w:r>
        <w:r>
          <w:rPr>
            <w:noProof/>
            <w:webHidden/>
          </w:rPr>
          <w:t>42</w:t>
        </w:r>
        <w:r>
          <w:rPr>
            <w:noProof/>
            <w:webHidden/>
          </w:rPr>
          <w:fldChar w:fldCharType="end"/>
        </w:r>
      </w:hyperlink>
    </w:p>
    <w:p w14:paraId="7FA26010" w14:textId="23652E1D" w:rsidR="004A22D7" w:rsidRDefault="004A22D7">
      <w:pPr>
        <w:pStyle w:val="T1"/>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17" w:history="1">
        <w:r w:rsidRPr="00074180">
          <w:rPr>
            <w:rStyle w:val="Kpr"/>
            <w:noProof/>
          </w:rPr>
          <w:t>7. KULLANICI ARAYÜZÜ TASARIMI</w:t>
        </w:r>
        <w:r>
          <w:rPr>
            <w:noProof/>
            <w:webHidden/>
          </w:rPr>
          <w:tab/>
        </w:r>
        <w:r>
          <w:rPr>
            <w:noProof/>
            <w:webHidden/>
          </w:rPr>
          <w:fldChar w:fldCharType="begin"/>
        </w:r>
        <w:r>
          <w:rPr>
            <w:noProof/>
            <w:webHidden/>
          </w:rPr>
          <w:instrText xml:space="preserve"> PAGEREF _Toc229383817 \h </w:instrText>
        </w:r>
        <w:r>
          <w:rPr>
            <w:noProof/>
            <w:webHidden/>
          </w:rPr>
        </w:r>
        <w:r>
          <w:rPr>
            <w:noProof/>
            <w:webHidden/>
          </w:rPr>
          <w:fldChar w:fldCharType="separate"/>
        </w:r>
        <w:r>
          <w:rPr>
            <w:noProof/>
            <w:webHidden/>
          </w:rPr>
          <w:t>43</w:t>
        </w:r>
        <w:r>
          <w:rPr>
            <w:noProof/>
            <w:webHidden/>
          </w:rPr>
          <w:fldChar w:fldCharType="end"/>
        </w:r>
      </w:hyperlink>
    </w:p>
    <w:p w14:paraId="134C4425" w14:textId="49258AF9"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18" w:history="1">
        <w:r w:rsidRPr="00074180">
          <w:rPr>
            <w:rStyle w:val="Kpr"/>
            <w:noProof/>
          </w:rPr>
          <w:t>7.1. Bilgi Mimarisi (Sitemap)</w:t>
        </w:r>
        <w:r>
          <w:rPr>
            <w:noProof/>
            <w:webHidden/>
          </w:rPr>
          <w:tab/>
        </w:r>
        <w:r>
          <w:rPr>
            <w:noProof/>
            <w:webHidden/>
          </w:rPr>
          <w:fldChar w:fldCharType="begin"/>
        </w:r>
        <w:r>
          <w:rPr>
            <w:noProof/>
            <w:webHidden/>
          </w:rPr>
          <w:instrText xml:space="preserve"> PAGEREF _Toc229383818 \h </w:instrText>
        </w:r>
        <w:r>
          <w:rPr>
            <w:noProof/>
            <w:webHidden/>
          </w:rPr>
        </w:r>
        <w:r>
          <w:rPr>
            <w:noProof/>
            <w:webHidden/>
          </w:rPr>
          <w:fldChar w:fldCharType="separate"/>
        </w:r>
        <w:r>
          <w:rPr>
            <w:noProof/>
            <w:webHidden/>
          </w:rPr>
          <w:t>43</w:t>
        </w:r>
        <w:r>
          <w:rPr>
            <w:noProof/>
            <w:webHidden/>
          </w:rPr>
          <w:fldChar w:fldCharType="end"/>
        </w:r>
      </w:hyperlink>
    </w:p>
    <w:p w14:paraId="6FDEFC81" w14:textId="0D192C8E"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19" w:history="1">
        <w:r w:rsidRPr="00074180">
          <w:rPr>
            <w:rStyle w:val="Kpr"/>
            <w:noProof/>
          </w:rPr>
          <w:t>7.2. Kullanıcı Akışı (User Flow)</w:t>
        </w:r>
        <w:r>
          <w:rPr>
            <w:noProof/>
            <w:webHidden/>
          </w:rPr>
          <w:tab/>
        </w:r>
        <w:r>
          <w:rPr>
            <w:noProof/>
            <w:webHidden/>
          </w:rPr>
          <w:fldChar w:fldCharType="begin"/>
        </w:r>
        <w:r>
          <w:rPr>
            <w:noProof/>
            <w:webHidden/>
          </w:rPr>
          <w:instrText xml:space="preserve"> PAGEREF _Toc229383819 \h </w:instrText>
        </w:r>
        <w:r>
          <w:rPr>
            <w:noProof/>
            <w:webHidden/>
          </w:rPr>
        </w:r>
        <w:r>
          <w:rPr>
            <w:noProof/>
            <w:webHidden/>
          </w:rPr>
          <w:fldChar w:fldCharType="separate"/>
        </w:r>
        <w:r>
          <w:rPr>
            <w:noProof/>
            <w:webHidden/>
          </w:rPr>
          <w:t>43</w:t>
        </w:r>
        <w:r>
          <w:rPr>
            <w:noProof/>
            <w:webHidden/>
          </w:rPr>
          <w:fldChar w:fldCharType="end"/>
        </w:r>
      </w:hyperlink>
    </w:p>
    <w:p w14:paraId="5889E27D" w14:textId="36AC12AC"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20" w:history="1">
        <w:r w:rsidRPr="00074180">
          <w:rPr>
            <w:rStyle w:val="Kpr"/>
            <w:noProof/>
          </w:rPr>
          <w:t>7.3. Design System</w:t>
        </w:r>
        <w:r>
          <w:rPr>
            <w:noProof/>
            <w:webHidden/>
          </w:rPr>
          <w:tab/>
        </w:r>
        <w:r>
          <w:rPr>
            <w:noProof/>
            <w:webHidden/>
          </w:rPr>
          <w:fldChar w:fldCharType="begin"/>
        </w:r>
        <w:r>
          <w:rPr>
            <w:noProof/>
            <w:webHidden/>
          </w:rPr>
          <w:instrText xml:space="preserve"> PAGEREF _Toc229383820 \h </w:instrText>
        </w:r>
        <w:r>
          <w:rPr>
            <w:noProof/>
            <w:webHidden/>
          </w:rPr>
        </w:r>
        <w:r>
          <w:rPr>
            <w:noProof/>
            <w:webHidden/>
          </w:rPr>
          <w:fldChar w:fldCharType="separate"/>
        </w:r>
        <w:r>
          <w:rPr>
            <w:noProof/>
            <w:webHidden/>
          </w:rPr>
          <w:t>44</w:t>
        </w:r>
        <w:r>
          <w:rPr>
            <w:noProof/>
            <w:webHidden/>
          </w:rPr>
          <w:fldChar w:fldCharType="end"/>
        </w:r>
      </w:hyperlink>
    </w:p>
    <w:p w14:paraId="3CC2B88A" w14:textId="15C1A0CC"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21" w:history="1">
        <w:r w:rsidRPr="00074180">
          <w:rPr>
            <w:rStyle w:val="Kpr"/>
            <w:noProof/>
          </w:rPr>
          <w:t>7.4. Wireframe'ler ve Mockuplar</w:t>
        </w:r>
        <w:r>
          <w:rPr>
            <w:noProof/>
            <w:webHidden/>
          </w:rPr>
          <w:tab/>
        </w:r>
        <w:r>
          <w:rPr>
            <w:noProof/>
            <w:webHidden/>
          </w:rPr>
          <w:fldChar w:fldCharType="begin"/>
        </w:r>
        <w:r>
          <w:rPr>
            <w:noProof/>
            <w:webHidden/>
          </w:rPr>
          <w:instrText xml:space="preserve"> PAGEREF _Toc229383821 \h </w:instrText>
        </w:r>
        <w:r>
          <w:rPr>
            <w:noProof/>
            <w:webHidden/>
          </w:rPr>
        </w:r>
        <w:r>
          <w:rPr>
            <w:noProof/>
            <w:webHidden/>
          </w:rPr>
          <w:fldChar w:fldCharType="separate"/>
        </w:r>
        <w:r>
          <w:rPr>
            <w:noProof/>
            <w:webHidden/>
          </w:rPr>
          <w:t>45</w:t>
        </w:r>
        <w:r>
          <w:rPr>
            <w:noProof/>
            <w:webHidden/>
          </w:rPr>
          <w:fldChar w:fldCharType="end"/>
        </w:r>
      </w:hyperlink>
    </w:p>
    <w:p w14:paraId="152E6BE3" w14:textId="4E8AD0CE"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22" w:history="1">
        <w:r w:rsidRPr="00074180">
          <w:rPr>
            <w:rStyle w:val="Kpr"/>
            <w:noProof/>
          </w:rPr>
          <w:t>7.5. Responsive Tasarım Stratejisi</w:t>
        </w:r>
        <w:r>
          <w:rPr>
            <w:noProof/>
            <w:webHidden/>
          </w:rPr>
          <w:tab/>
        </w:r>
        <w:r>
          <w:rPr>
            <w:noProof/>
            <w:webHidden/>
          </w:rPr>
          <w:fldChar w:fldCharType="begin"/>
        </w:r>
        <w:r>
          <w:rPr>
            <w:noProof/>
            <w:webHidden/>
          </w:rPr>
          <w:instrText xml:space="preserve"> PAGEREF _Toc229383822 \h </w:instrText>
        </w:r>
        <w:r>
          <w:rPr>
            <w:noProof/>
            <w:webHidden/>
          </w:rPr>
        </w:r>
        <w:r>
          <w:rPr>
            <w:noProof/>
            <w:webHidden/>
          </w:rPr>
          <w:fldChar w:fldCharType="separate"/>
        </w:r>
        <w:r>
          <w:rPr>
            <w:noProof/>
            <w:webHidden/>
          </w:rPr>
          <w:t>45</w:t>
        </w:r>
        <w:r>
          <w:rPr>
            <w:noProof/>
            <w:webHidden/>
          </w:rPr>
          <w:fldChar w:fldCharType="end"/>
        </w:r>
      </w:hyperlink>
    </w:p>
    <w:p w14:paraId="30EDB091" w14:textId="4DA9893C"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23" w:history="1">
        <w:r w:rsidRPr="00074180">
          <w:rPr>
            <w:rStyle w:val="Kpr"/>
            <w:noProof/>
          </w:rPr>
          <w:t>7.6. Erişilebilirlik (a11y)</w:t>
        </w:r>
        <w:r>
          <w:rPr>
            <w:noProof/>
            <w:webHidden/>
          </w:rPr>
          <w:tab/>
        </w:r>
        <w:r>
          <w:rPr>
            <w:noProof/>
            <w:webHidden/>
          </w:rPr>
          <w:fldChar w:fldCharType="begin"/>
        </w:r>
        <w:r>
          <w:rPr>
            <w:noProof/>
            <w:webHidden/>
          </w:rPr>
          <w:instrText xml:space="preserve"> PAGEREF _Toc229383823 \h </w:instrText>
        </w:r>
        <w:r>
          <w:rPr>
            <w:noProof/>
            <w:webHidden/>
          </w:rPr>
        </w:r>
        <w:r>
          <w:rPr>
            <w:noProof/>
            <w:webHidden/>
          </w:rPr>
          <w:fldChar w:fldCharType="separate"/>
        </w:r>
        <w:r>
          <w:rPr>
            <w:noProof/>
            <w:webHidden/>
          </w:rPr>
          <w:t>46</w:t>
        </w:r>
        <w:r>
          <w:rPr>
            <w:noProof/>
            <w:webHidden/>
          </w:rPr>
          <w:fldChar w:fldCharType="end"/>
        </w:r>
      </w:hyperlink>
    </w:p>
    <w:p w14:paraId="299B80FF" w14:textId="0CA73AB9" w:rsidR="004A22D7" w:rsidRDefault="004A22D7">
      <w:pPr>
        <w:pStyle w:val="T1"/>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24" w:history="1">
        <w:r w:rsidRPr="00074180">
          <w:rPr>
            <w:rStyle w:val="Kpr"/>
            <w:noProof/>
          </w:rPr>
          <w:t>8. GÜVENLİK, PERFORMANS VE TEST</w:t>
        </w:r>
        <w:r>
          <w:rPr>
            <w:noProof/>
            <w:webHidden/>
          </w:rPr>
          <w:tab/>
        </w:r>
        <w:r>
          <w:rPr>
            <w:noProof/>
            <w:webHidden/>
          </w:rPr>
          <w:fldChar w:fldCharType="begin"/>
        </w:r>
        <w:r>
          <w:rPr>
            <w:noProof/>
            <w:webHidden/>
          </w:rPr>
          <w:instrText xml:space="preserve"> PAGEREF _Toc229383824 \h </w:instrText>
        </w:r>
        <w:r>
          <w:rPr>
            <w:noProof/>
            <w:webHidden/>
          </w:rPr>
        </w:r>
        <w:r>
          <w:rPr>
            <w:noProof/>
            <w:webHidden/>
          </w:rPr>
          <w:fldChar w:fldCharType="separate"/>
        </w:r>
        <w:r>
          <w:rPr>
            <w:noProof/>
            <w:webHidden/>
          </w:rPr>
          <w:t>48</w:t>
        </w:r>
        <w:r>
          <w:rPr>
            <w:noProof/>
            <w:webHidden/>
          </w:rPr>
          <w:fldChar w:fldCharType="end"/>
        </w:r>
      </w:hyperlink>
    </w:p>
    <w:p w14:paraId="4DB073B4" w14:textId="2738AC01"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25" w:history="1">
        <w:r w:rsidRPr="00074180">
          <w:rPr>
            <w:rStyle w:val="Kpr"/>
            <w:noProof/>
          </w:rPr>
          <w:t>8.1. Güvenlik (OWASP Top 10)</w:t>
        </w:r>
        <w:r>
          <w:rPr>
            <w:noProof/>
            <w:webHidden/>
          </w:rPr>
          <w:tab/>
        </w:r>
        <w:r>
          <w:rPr>
            <w:noProof/>
            <w:webHidden/>
          </w:rPr>
          <w:fldChar w:fldCharType="begin"/>
        </w:r>
        <w:r>
          <w:rPr>
            <w:noProof/>
            <w:webHidden/>
          </w:rPr>
          <w:instrText xml:space="preserve"> PAGEREF _Toc229383825 \h </w:instrText>
        </w:r>
        <w:r>
          <w:rPr>
            <w:noProof/>
            <w:webHidden/>
          </w:rPr>
        </w:r>
        <w:r>
          <w:rPr>
            <w:noProof/>
            <w:webHidden/>
          </w:rPr>
          <w:fldChar w:fldCharType="separate"/>
        </w:r>
        <w:r>
          <w:rPr>
            <w:noProof/>
            <w:webHidden/>
          </w:rPr>
          <w:t>49</w:t>
        </w:r>
        <w:r>
          <w:rPr>
            <w:noProof/>
            <w:webHidden/>
          </w:rPr>
          <w:fldChar w:fldCharType="end"/>
        </w:r>
      </w:hyperlink>
    </w:p>
    <w:p w14:paraId="05539BA8" w14:textId="4DD3A76A"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26" w:history="1">
        <w:r w:rsidRPr="00074180">
          <w:rPr>
            <w:rStyle w:val="Kpr"/>
            <w:noProof/>
          </w:rPr>
          <w:t>8.2. Performans Hedefleri</w:t>
        </w:r>
        <w:r>
          <w:rPr>
            <w:noProof/>
            <w:webHidden/>
          </w:rPr>
          <w:tab/>
        </w:r>
        <w:r>
          <w:rPr>
            <w:noProof/>
            <w:webHidden/>
          </w:rPr>
          <w:fldChar w:fldCharType="begin"/>
        </w:r>
        <w:r>
          <w:rPr>
            <w:noProof/>
            <w:webHidden/>
          </w:rPr>
          <w:instrText xml:space="preserve"> PAGEREF _Toc229383826 \h </w:instrText>
        </w:r>
        <w:r>
          <w:rPr>
            <w:noProof/>
            <w:webHidden/>
          </w:rPr>
        </w:r>
        <w:r>
          <w:rPr>
            <w:noProof/>
            <w:webHidden/>
          </w:rPr>
          <w:fldChar w:fldCharType="separate"/>
        </w:r>
        <w:r>
          <w:rPr>
            <w:noProof/>
            <w:webHidden/>
          </w:rPr>
          <w:t>50</w:t>
        </w:r>
        <w:r>
          <w:rPr>
            <w:noProof/>
            <w:webHidden/>
          </w:rPr>
          <w:fldChar w:fldCharType="end"/>
        </w:r>
      </w:hyperlink>
    </w:p>
    <w:p w14:paraId="738738A5" w14:textId="300B0613"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27" w:history="1">
        <w:r w:rsidRPr="00074180">
          <w:rPr>
            <w:rStyle w:val="Kpr"/>
            <w:noProof/>
          </w:rPr>
          <w:t>8.3. Test Stratejisi</w:t>
        </w:r>
        <w:r>
          <w:rPr>
            <w:noProof/>
            <w:webHidden/>
          </w:rPr>
          <w:tab/>
        </w:r>
        <w:r>
          <w:rPr>
            <w:noProof/>
            <w:webHidden/>
          </w:rPr>
          <w:fldChar w:fldCharType="begin"/>
        </w:r>
        <w:r>
          <w:rPr>
            <w:noProof/>
            <w:webHidden/>
          </w:rPr>
          <w:instrText xml:space="preserve"> PAGEREF _Toc229383827 \h </w:instrText>
        </w:r>
        <w:r>
          <w:rPr>
            <w:noProof/>
            <w:webHidden/>
          </w:rPr>
        </w:r>
        <w:r>
          <w:rPr>
            <w:noProof/>
            <w:webHidden/>
          </w:rPr>
          <w:fldChar w:fldCharType="separate"/>
        </w:r>
        <w:r>
          <w:rPr>
            <w:noProof/>
            <w:webHidden/>
          </w:rPr>
          <w:t>50</w:t>
        </w:r>
        <w:r>
          <w:rPr>
            <w:noProof/>
            <w:webHidden/>
          </w:rPr>
          <w:fldChar w:fldCharType="end"/>
        </w:r>
      </w:hyperlink>
    </w:p>
    <w:p w14:paraId="2595101F" w14:textId="16091C9E" w:rsidR="004A22D7" w:rsidRDefault="004A22D7">
      <w:pPr>
        <w:pStyle w:val="T1"/>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28" w:history="1">
        <w:r w:rsidRPr="00074180">
          <w:rPr>
            <w:rStyle w:val="Kpr"/>
            <w:noProof/>
          </w:rPr>
          <w:t>9. MALİYET, GELİR MODELİ VE GTM</w:t>
        </w:r>
        <w:r>
          <w:rPr>
            <w:noProof/>
            <w:webHidden/>
          </w:rPr>
          <w:tab/>
        </w:r>
        <w:r>
          <w:rPr>
            <w:noProof/>
            <w:webHidden/>
          </w:rPr>
          <w:fldChar w:fldCharType="begin"/>
        </w:r>
        <w:r>
          <w:rPr>
            <w:noProof/>
            <w:webHidden/>
          </w:rPr>
          <w:instrText xml:space="preserve"> PAGEREF _Toc229383828 \h </w:instrText>
        </w:r>
        <w:r>
          <w:rPr>
            <w:noProof/>
            <w:webHidden/>
          </w:rPr>
        </w:r>
        <w:r>
          <w:rPr>
            <w:noProof/>
            <w:webHidden/>
          </w:rPr>
          <w:fldChar w:fldCharType="separate"/>
        </w:r>
        <w:r>
          <w:rPr>
            <w:noProof/>
            <w:webHidden/>
          </w:rPr>
          <w:t>52</w:t>
        </w:r>
        <w:r>
          <w:rPr>
            <w:noProof/>
            <w:webHidden/>
          </w:rPr>
          <w:fldChar w:fldCharType="end"/>
        </w:r>
      </w:hyperlink>
    </w:p>
    <w:p w14:paraId="62984A9A" w14:textId="4B13210B"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29" w:history="1">
        <w:r w:rsidRPr="00074180">
          <w:rPr>
            <w:rStyle w:val="Kpr"/>
            <w:noProof/>
          </w:rPr>
          <w:t>9.1. Business Model Canvas</w:t>
        </w:r>
        <w:r>
          <w:rPr>
            <w:noProof/>
            <w:webHidden/>
          </w:rPr>
          <w:tab/>
        </w:r>
        <w:r>
          <w:rPr>
            <w:noProof/>
            <w:webHidden/>
          </w:rPr>
          <w:fldChar w:fldCharType="begin"/>
        </w:r>
        <w:r>
          <w:rPr>
            <w:noProof/>
            <w:webHidden/>
          </w:rPr>
          <w:instrText xml:space="preserve"> PAGEREF _Toc229383829 \h </w:instrText>
        </w:r>
        <w:r>
          <w:rPr>
            <w:noProof/>
            <w:webHidden/>
          </w:rPr>
        </w:r>
        <w:r>
          <w:rPr>
            <w:noProof/>
            <w:webHidden/>
          </w:rPr>
          <w:fldChar w:fldCharType="separate"/>
        </w:r>
        <w:r>
          <w:rPr>
            <w:noProof/>
            <w:webHidden/>
          </w:rPr>
          <w:t>52</w:t>
        </w:r>
        <w:r>
          <w:rPr>
            <w:noProof/>
            <w:webHidden/>
          </w:rPr>
          <w:fldChar w:fldCharType="end"/>
        </w:r>
      </w:hyperlink>
    </w:p>
    <w:p w14:paraId="0772F1E1" w14:textId="47146AC2"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30" w:history="1">
        <w:r w:rsidRPr="00074180">
          <w:rPr>
            <w:rStyle w:val="Kpr"/>
            <w:noProof/>
          </w:rPr>
          <w:t>9.2. Gelir Modeli</w:t>
        </w:r>
        <w:r>
          <w:rPr>
            <w:noProof/>
            <w:webHidden/>
          </w:rPr>
          <w:tab/>
        </w:r>
        <w:r>
          <w:rPr>
            <w:noProof/>
            <w:webHidden/>
          </w:rPr>
          <w:fldChar w:fldCharType="begin"/>
        </w:r>
        <w:r>
          <w:rPr>
            <w:noProof/>
            <w:webHidden/>
          </w:rPr>
          <w:instrText xml:space="preserve"> PAGEREF _Toc229383830 \h </w:instrText>
        </w:r>
        <w:r>
          <w:rPr>
            <w:noProof/>
            <w:webHidden/>
          </w:rPr>
        </w:r>
        <w:r>
          <w:rPr>
            <w:noProof/>
            <w:webHidden/>
          </w:rPr>
          <w:fldChar w:fldCharType="separate"/>
        </w:r>
        <w:r>
          <w:rPr>
            <w:noProof/>
            <w:webHidden/>
          </w:rPr>
          <w:t>53</w:t>
        </w:r>
        <w:r>
          <w:rPr>
            <w:noProof/>
            <w:webHidden/>
          </w:rPr>
          <w:fldChar w:fldCharType="end"/>
        </w:r>
      </w:hyperlink>
    </w:p>
    <w:p w14:paraId="5FB608D9" w14:textId="2A572315"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31" w:history="1">
        <w:r w:rsidRPr="00074180">
          <w:rPr>
            <w:rStyle w:val="Kpr"/>
            <w:noProof/>
          </w:rPr>
          <w:t>9.3. Maliyet Analizi</w:t>
        </w:r>
        <w:r>
          <w:rPr>
            <w:noProof/>
            <w:webHidden/>
          </w:rPr>
          <w:tab/>
        </w:r>
        <w:r>
          <w:rPr>
            <w:noProof/>
            <w:webHidden/>
          </w:rPr>
          <w:fldChar w:fldCharType="begin"/>
        </w:r>
        <w:r>
          <w:rPr>
            <w:noProof/>
            <w:webHidden/>
          </w:rPr>
          <w:instrText xml:space="preserve"> PAGEREF _Toc229383831 \h </w:instrText>
        </w:r>
        <w:r>
          <w:rPr>
            <w:noProof/>
            <w:webHidden/>
          </w:rPr>
        </w:r>
        <w:r>
          <w:rPr>
            <w:noProof/>
            <w:webHidden/>
          </w:rPr>
          <w:fldChar w:fldCharType="separate"/>
        </w:r>
        <w:r>
          <w:rPr>
            <w:noProof/>
            <w:webHidden/>
          </w:rPr>
          <w:t>53</w:t>
        </w:r>
        <w:r>
          <w:rPr>
            <w:noProof/>
            <w:webHidden/>
          </w:rPr>
          <w:fldChar w:fldCharType="end"/>
        </w:r>
      </w:hyperlink>
    </w:p>
    <w:p w14:paraId="657E4AF1" w14:textId="7C2D17C0"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32" w:history="1">
        <w:r w:rsidRPr="00074180">
          <w:rPr>
            <w:rStyle w:val="Kpr"/>
            <w:noProof/>
          </w:rPr>
          <w:t>9.4. Unit Economics</w:t>
        </w:r>
        <w:r>
          <w:rPr>
            <w:noProof/>
            <w:webHidden/>
          </w:rPr>
          <w:tab/>
        </w:r>
        <w:r>
          <w:rPr>
            <w:noProof/>
            <w:webHidden/>
          </w:rPr>
          <w:fldChar w:fldCharType="begin"/>
        </w:r>
        <w:r>
          <w:rPr>
            <w:noProof/>
            <w:webHidden/>
          </w:rPr>
          <w:instrText xml:space="preserve"> PAGEREF _Toc229383832 \h </w:instrText>
        </w:r>
        <w:r>
          <w:rPr>
            <w:noProof/>
            <w:webHidden/>
          </w:rPr>
        </w:r>
        <w:r>
          <w:rPr>
            <w:noProof/>
            <w:webHidden/>
          </w:rPr>
          <w:fldChar w:fldCharType="separate"/>
        </w:r>
        <w:r>
          <w:rPr>
            <w:noProof/>
            <w:webHidden/>
          </w:rPr>
          <w:t>54</w:t>
        </w:r>
        <w:r>
          <w:rPr>
            <w:noProof/>
            <w:webHidden/>
          </w:rPr>
          <w:fldChar w:fldCharType="end"/>
        </w:r>
      </w:hyperlink>
    </w:p>
    <w:p w14:paraId="390DDEC9" w14:textId="1EAD8603"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33" w:history="1">
        <w:r w:rsidRPr="00074180">
          <w:rPr>
            <w:rStyle w:val="Kpr"/>
            <w:noProof/>
          </w:rPr>
          <w:t>9.5. Go-to-Market (GTM) Stratejisi</w:t>
        </w:r>
        <w:r>
          <w:rPr>
            <w:noProof/>
            <w:webHidden/>
          </w:rPr>
          <w:tab/>
        </w:r>
        <w:r>
          <w:rPr>
            <w:noProof/>
            <w:webHidden/>
          </w:rPr>
          <w:fldChar w:fldCharType="begin"/>
        </w:r>
        <w:r>
          <w:rPr>
            <w:noProof/>
            <w:webHidden/>
          </w:rPr>
          <w:instrText xml:space="preserve"> PAGEREF _Toc229383833 \h </w:instrText>
        </w:r>
        <w:r>
          <w:rPr>
            <w:noProof/>
            <w:webHidden/>
          </w:rPr>
        </w:r>
        <w:r>
          <w:rPr>
            <w:noProof/>
            <w:webHidden/>
          </w:rPr>
          <w:fldChar w:fldCharType="separate"/>
        </w:r>
        <w:r>
          <w:rPr>
            <w:noProof/>
            <w:webHidden/>
          </w:rPr>
          <w:t>54</w:t>
        </w:r>
        <w:r>
          <w:rPr>
            <w:noProof/>
            <w:webHidden/>
          </w:rPr>
          <w:fldChar w:fldCharType="end"/>
        </w:r>
      </w:hyperlink>
    </w:p>
    <w:p w14:paraId="642899B0" w14:textId="0FBF2495" w:rsidR="004A22D7" w:rsidRDefault="004A22D7">
      <w:pPr>
        <w:pStyle w:val="T1"/>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34" w:history="1">
        <w:r w:rsidRPr="00074180">
          <w:rPr>
            <w:rStyle w:val="Kpr"/>
            <w:noProof/>
          </w:rPr>
          <w:t>10. UYGULAMA VE GELİŞTİRME</w:t>
        </w:r>
        <w:r>
          <w:rPr>
            <w:noProof/>
            <w:webHidden/>
          </w:rPr>
          <w:tab/>
        </w:r>
        <w:r>
          <w:rPr>
            <w:noProof/>
            <w:webHidden/>
          </w:rPr>
          <w:fldChar w:fldCharType="begin"/>
        </w:r>
        <w:r>
          <w:rPr>
            <w:noProof/>
            <w:webHidden/>
          </w:rPr>
          <w:instrText xml:space="preserve"> PAGEREF _Toc229383834 \h </w:instrText>
        </w:r>
        <w:r>
          <w:rPr>
            <w:noProof/>
            <w:webHidden/>
          </w:rPr>
        </w:r>
        <w:r>
          <w:rPr>
            <w:noProof/>
            <w:webHidden/>
          </w:rPr>
          <w:fldChar w:fldCharType="separate"/>
        </w:r>
        <w:r>
          <w:rPr>
            <w:noProof/>
            <w:webHidden/>
          </w:rPr>
          <w:t>56</w:t>
        </w:r>
        <w:r>
          <w:rPr>
            <w:noProof/>
            <w:webHidden/>
          </w:rPr>
          <w:fldChar w:fldCharType="end"/>
        </w:r>
      </w:hyperlink>
    </w:p>
    <w:p w14:paraId="049CD885" w14:textId="01C843E4"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35" w:history="1">
        <w:r w:rsidRPr="00074180">
          <w:rPr>
            <w:rStyle w:val="Kpr"/>
            <w:noProof/>
          </w:rPr>
          <w:t>10.1. Kurulum ve Çalıştırma</w:t>
        </w:r>
        <w:r>
          <w:rPr>
            <w:noProof/>
            <w:webHidden/>
          </w:rPr>
          <w:tab/>
        </w:r>
        <w:r>
          <w:rPr>
            <w:noProof/>
            <w:webHidden/>
          </w:rPr>
          <w:fldChar w:fldCharType="begin"/>
        </w:r>
        <w:r>
          <w:rPr>
            <w:noProof/>
            <w:webHidden/>
          </w:rPr>
          <w:instrText xml:space="preserve"> PAGEREF _Toc229383835 \h </w:instrText>
        </w:r>
        <w:r>
          <w:rPr>
            <w:noProof/>
            <w:webHidden/>
          </w:rPr>
        </w:r>
        <w:r>
          <w:rPr>
            <w:noProof/>
            <w:webHidden/>
          </w:rPr>
          <w:fldChar w:fldCharType="separate"/>
        </w:r>
        <w:r>
          <w:rPr>
            <w:noProof/>
            <w:webHidden/>
          </w:rPr>
          <w:t>56</w:t>
        </w:r>
        <w:r>
          <w:rPr>
            <w:noProof/>
            <w:webHidden/>
          </w:rPr>
          <w:fldChar w:fldCharType="end"/>
        </w:r>
      </w:hyperlink>
    </w:p>
    <w:p w14:paraId="102B2928" w14:textId="2D06002B"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36" w:history="1">
        <w:r w:rsidRPr="00074180">
          <w:rPr>
            <w:rStyle w:val="Kpr"/>
            <w:noProof/>
          </w:rPr>
          <w:t>10.2. Ekran Görüntüleri</w:t>
        </w:r>
        <w:r>
          <w:rPr>
            <w:noProof/>
            <w:webHidden/>
          </w:rPr>
          <w:tab/>
        </w:r>
        <w:r>
          <w:rPr>
            <w:noProof/>
            <w:webHidden/>
          </w:rPr>
          <w:fldChar w:fldCharType="begin"/>
        </w:r>
        <w:r>
          <w:rPr>
            <w:noProof/>
            <w:webHidden/>
          </w:rPr>
          <w:instrText xml:space="preserve"> PAGEREF _Toc229383836 \h </w:instrText>
        </w:r>
        <w:r>
          <w:rPr>
            <w:noProof/>
            <w:webHidden/>
          </w:rPr>
        </w:r>
        <w:r>
          <w:rPr>
            <w:noProof/>
            <w:webHidden/>
          </w:rPr>
          <w:fldChar w:fldCharType="separate"/>
        </w:r>
        <w:r>
          <w:rPr>
            <w:noProof/>
            <w:webHidden/>
          </w:rPr>
          <w:t>56</w:t>
        </w:r>
        <w:r>
          <w:rPr>
            <w:noProof/>
            <w:webHidden/>
          </w:rPr>
          <w:fldChar w:fldCharType="end"/>
        </w:r>
      </w:hyperlink>
    </w:p>
    <w:p w14:paraId="62D697E8" w14:textId="118672C1"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37" w:history="1">
        <w:r w:rsidRPr="00074180">
          <w:rPr>
            <w:rStyle w:val="Kpr"/>
            <w:noProof/>
          </w:rPr>
          <w:t>10.3. Kullanılan AI Araçları ve Katkı Oranı</w:t>
        </w:r>
        <w:r>
          <w:rPr>
            <w:noProof/>
            <w:webHidden/>
          </w:rPr>
          <w:tab/>
        </w:r>
        <w:r>
          <w:rPr>
            <w:noProof/>
            <w:webHidden/>
          </w:rPr>
          <w:fldChar w:fldCharType="begin"/>
        </w:r>
        <w:r>
          <w:rPr>
            <w:noProof/>
            <w:webHidden/>
          </w:rPr>
          <w:instrText xml:space="preserve"> PAGEREF _Toc229383837 \h </w:instrText>
        </w:r>
        <w:r>
          <w:rPr>
            <w:noProof/>
            <w:webHidden/>
          </w:rPr>
        </w:r>
        <w:r>
          <w:rPr>
            <w:noProof/>
            <w:webHidden/>
          </w:rPr>
          <w:fldChar w:fldCharType="separate"/>
        </w:r>
        <w:r>
          <w:rPr>
            <w:noProof/>
            <w:webHidden/>
          </w:rPr>
          <w:t>59</w:t>
        </w:r>
        <w:r>
          <w:rPr>
            <w:noProof/>
            <w:webHidden/>
          </w:rPr>
          <w:fldChar w:fldCharType="end"/>
        </w:r>
      </w:hyperlink>
    </w:p>
    <w:p w14:paraId="5D8E77D8" w14:textId="3C9DD49C" w:rsidR="004A22D7" w:rsidRDefault="004A22D7">
      <w:pPr>
        <w:pStyle w:val="T1"/>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38" w:history="1">
        <w:r w:rsidRPr="00074180">
          <w:rPr>
            <w:rStyle w:val="Kpr"/>
            <w:noProof/>
          </w:rPr>
          <w:t>11. SONUÇ VE DEĞERLENDİRME</w:t>
        </w:r>
        <w:r>
          <w:rPr>
            <w:noProof/>
            <w:webHidden/>
          </w:rPr>
          <w:tab/>
        </w:r>
        <w:r>
          <w:rPr>
            <w:noProof/>
            <w:webHidden/>
          </w:rPr>
          <w:fldChar w:fldCharType="begin"/>
        </w:r>
        <w:r>
          <w:rPr>
            <w:noProof/>
            <w:webHidden/>
          </w:rPr>
          <w:instrText xml:space="preserve"> PAGEREF _Toc229383838 \h </w:instrText>
        </w:r>
        <w:r>
          <w:rPr>
            <w:noProof/>
            <w:webHidden/>
          </w:rPr>
        </w:r>
        <w:r>
          <w:rPr>
            <w:noProof/>
            <w:webHidden/>
          </w:rPr>
          <w:fldChar w:fldCharType="separate"/>
        </w:r>
        <w:r>
          <w:rPr>
            <w:noProof/>
            <w:webHidden/>
          </w:rPr>
          <w:t>60</w:t>
        </w:r>
        <w:r>
          <w:rPr>
            <w:noProof/>
            <w:webHidden/>
          </w:rPr>
          <w:fldChar w:fldCharType="end"/>
        </w:r>
      </w:hyperlink>
    </w:p>
    <w:p w14:paraId="3D988E22" w14:textId="213DFA4C"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39" w:history="1">
        <w:r w:rsidRPr="00074180">
          <w:rPr>
            <w:rStyle w:val="Kpr"/>
            <w:noProof/>
          </w:rPr>
          <w:t>11.1. Proje Hakkında Genel Değerlendirme</w:t>
        </w:r>
        <w:r>
          <w:rPr>
            <w:noProof/>
            <w:webHidden/>
          </w:rPr>
          <w:tab/>
        </w:r>
        <w:r>
          <w:rPr>
            <w:noProof/>
            <w:webHidden/>
          </w:rPr>
          <w:fldChar w:fldCharType="begin"/>
        </w:r>
        <w:r>
          <w:rPr>
            <w:noProof/>
            <w:webHidden/>
          </w:rPr>
          <w:instrText xml:space="preserve"> PAGEREF _Toc229383839 \h </w:instrText>
        </w:r>
        <w:r>
          <w:rPr>
            <w:noProof/>
            <w:webHidden/>
          </w:rPr>
        </w:r>
        <w:r>
          <w:rPr>
            <w:noProof/>
            <w:webHidden/>
          </w:rPr>
          <w:fldChar w:fldCharType="separate"/>
        </w:r>
        <w:r>
          <w:rPr>
            <w:noProof/>
            <w:webHidden/>
          </w:rPr>
          <w:t>60</w:t>
        </w:r>
        <w:r>
          <w:rPr>
            <w:noProof/>
            <w:webHidden/>
          </w:rPr>
          <w:fldChar w:fldCharType="end"/>
        </w:r>
      </w:hyperlink>
    </w:p>
    <w:p w14:paraId="20918113" w14:textId="6C554A89"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40" w:history="1">
        <w:r w:rsidRPr="00074180">
          <w:rPr>
            <w:rStyle w:val="Kpr"/>
            <w:noProof/>
          </w:rPr>
          <w:t>11.2. Karşılaşılan Zorluklar ve Çözümleri</w:t>
        </w:r>
        <w:r>
          <w:rPr>
            <w:noProof/>
            <w:webHidden/>
          </w:rPr>
          <w:tab/>
        </w:r>
        <w:r>
          <w:rPr>
            <w:noProof/>
            <w:webHidden/>
          </w:rPr>
          <w:fldChar w:fldCharType="begin"/>
        </w:r>
        <w:r>
          <w:rPr>
            <w:noProof/>
            <w:webHidden/>
          </w:rPr>
          <w:instrText xml:space="preserve"> PAGEREF _Toc229383840 \h </w:instrText>
        </w:r>
        <w:r>
          <w:rPr>
            <w:noProof/>
            <w:webHidden/>
          </w:rPr>
        </w:r>
        <w:r>
          <w:rPr>
            <w:noProof/>
            <w:webHidden/>
          </w:rPr>
          <w:fldChar w:fldCharType="separate"/>
        </w:r>
        <w:r>
          <w:rPr>
            <w:noProof/>
            <w:webHidden/>
          </w:rPr>
          <w:t>60</w:t>
        </w:r>
        <w:r>
          <w:rPr>
            <w:noProof/>
            <w:webHidden/>
          </w:rPr>
          <w:fldChar w:fldCharType="end"/>
        </w:r>
      </w:hyperlink>
    </w:p>
    <w:p w14:paraId="09117DC3" w14:textId="295FF11B"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41" w:history="1">
        <w:r w:rsidRPr="00074180">
          <w:rPr>
            <w:rStyle w:val="Kpr"/>
            <w:noProof/>
          </w:rPr>
          <w:t>11.3. Gelecek Çalışmalar (Future Work)</w:t>
        </w:r>
        <w:r>
          <w:rPr>
            <w:noProof/>
            <w:webHidden/>
          </w:rPr>
          <w:tab/>
        </w:r>
        <w:r>
          <w:rPr>
            <w:noProof/>
            <w:webHidden/>
          </w:rPr>
          <w:fldChar w:fldCharType="begin"/>
        </w:r>
        <w:r>
          <w:rPr>
            <w:noProof/>
            <w:webHidden/>
          </w:rPr>
          <w:instrText xml:space="preserve"> PAGEREF _Toc229383841 \h </w:instrText>
        </w:r>
        <w:r>
          <w:rPr>
            <w:noProof/>
            <w:webHidden/>
          </w:rPr>
        </w:r>
        <w:r>
          <w:rPr>
            <w:noProof/>
            <w:webHidden/>
          </w:rPr>
          <w:fldChar w:fldCharType="separate"/>
        </w:r>
        <w:r>
          <w:rPr>
            <w:noProof/>
            <w:webHidden/>
          </w:rPr>
          <w:t>60</w:t>
        </w:r>
        <w:r>
          <w:rPr>
            <w:noProof/>
            <w:webHidden/>
          </w:rPr>
          <w:fldChar w:fldCharType="end"/>
        </w:r>
      </w:hyperlink>
    </w:p>
    <w:p w14:paraId="7F125CBB" w14:textId="1262BDA9"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42" w:history="1">
        <w:r w:rsidRPr="00074180">
          <w:rPr>
            <w:rStyle w:val="Kpr"/>
            <w:noProof/>
          </w:rPr>
          <w:t>11.4. Kazanılan Yetkinlikler</w:t>
        </w:r>
        <w:r>
          <w:rPr>
            <w:noProof/>
            <w:webHidden/>
          </w:rPr>
          <w:tab/>
        </w:r>
        <w:r>
          <w:rPr>
            <w:noProof/>
            <w:webHidden/>
          </w:rPr>
          <w:fldChar w:fldCharType="begin"/>
        </w:r>
        <w:r>
          <w:rPr>
            <w:noProof/>
            <w:webHidden/>
          </w:rPr>
          <w:instrText xml:space="preserve"> PAGEREF _Toc229383842 \h </w:instrText>
        </w:r>
        <w:r>
          <w:rPr>
            <w:noProof/>
            <w:webHidden/>
          </w:rPr>
        </w:r>
        <w:r>
          <w:rPr>
            <w:noProof/>
            <w:webHidden/>
          </w:rPr>
          <w:fldChar w:fldCharType="separate"/>
        </w:r>
        <w:r>
          <w:rPr>
            <w:noProof/>
            <w:webHidden/>
          </w:rPr>
          <w:t>61</w:t>
        </w:r>
        <w:r>
          <w:rPr>
            <w:noProof/>
            <w:webHidden/>
          </w:rPr>
          <w:fldChar w:fldCharType="end"/>
        </w:r>
      </w:hyperlink>
    </w:p>
    <w:p w14:paraId="7E7C694A" w14:textId="77281634" w:rsidR="004A22D7" w:rsidRDefault="004A22D7">
      <w:pPr>
        <w:pStyle w:val="T1"/>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43" w:history="1">
        <w:r w:rsidRPr="00074180">
          <w:rPr>
            <w:rStyle w:val="Kpr"/>
            <w:noProof/>
          </w:rPr>
          <w:t>KAYNAKÇA</w:t>
        </w:r>
        <w:r>
          <w:rPr>
            <w:noProof/>
            <w:webHidden/>
          </w:rPr>
          <w:tab/>
        </w:r>
        <w:r>
          <w:rPr>
            <w:noProof/>
            <w:webHidden/>
          </w:rPr>
          <w:fldChar w:fldCharType="begin"/>
        </w:r>
        <w:r>
          <w:rPr>
            <w:noProof/>
            <w:webHidden/>
          </w:rPr>
          <w:instrText xml:space="preserve"> PAGEREF _Toc229383843 \h </w:instrText>
        </w:r>
        <w:r>
          <w:rPr>
            <w:noProof/>
            <w:webHidden/>
          </w:rPr>
        </w:r>
        <w:r>
          <w:rPr>
            <w:noProof/>
            <w:webHidden/>
          </w:rPr>
          <w:fldChar w:fldCharType="separate"/>
        </w:r>
        <w:r>
          <w:rPr>
            <w:noProof/>
            <w:webHidden/>
          </w:rPr>
          <w:t>62</w:t>
        </w:r>
        <w:r>
          <w:rPr>
            <w:noProof/>
            <w:webHidden/>
          </w:rPr>
          <w:fldChar w:fldCharType="end"/>
        </w:r>
      </w:hyperlink>
    </w:p>
    <w:p w14:paraId="05E049BA" w14:textId="177A7AD9" w:rsidR="004A22D7" w:rsidRDefault="004A22D7">
      <w:pPr>
        <w:pStyle w:val="T1"/>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44" w:history="1">
        <w:r w:rsidRPr="00074180">
          <w:rPr>
            <w:rStyle w:val="Kpr"/>
            <w:noProof/>
          </w:rPr>
          <w:t>EKLER</w:t>
        </w:r>
        <w:r>
          <w:rPr>
            <w:noProof/>
            <w:webHidden/>
          </w:rPr>
          <w:tab/>
        </w:r>
        <w:r>
          <w:rPr>
            <w:noProof/>
            <w:webHidden/>
          </w:rPr>
          <w:fldChar w:fldCharType="begin"/>
        </w:r>
        <w:r>
          <w:rPr>
            <w:noProof/>
            <w:webHidden/>
          </w:rPr>
          <w:instrText xml:space="preserve"> PAGEREF _Toc229383844 \h </w:instrText>
        </w:r>
        <w:r>
          <w:rPr>
            <w:noProof/>
            <w:webHidden/>
          </w:rPr>
        </w:r>
        <w:r>
          <w:rPr>
            <w:noProof/>
            <w:webHidden/>
          </w:rPr>
          <w:fldChar w:fldCharType="separate"/>
        </w:r>
        <w:r>
          <w:rPr>
            <w:noProof/>
            <w:webHidden/>
          </w:rPr>
          <w:t>63</w:t>
        </w:r>
        <w:r>
          <w:rPr>
            <w:noProof/>
            <w:webHidden/>
          </w:rPr>
          <w:fldChar w:fldCharType="end"/>
        </w:r>
      </w:hyperlink>
    </w:p>
    <w:p w14:paraId="08791235" w14:textId="15A6C11E"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45" w:history="1">
        <w:r w:rsidRPr="00074180">
          <w:rPr>
            <w:rStyle w:val="Kpr"/>
            <w:noProof/>
          </w:rPr>
          <w:t>EK A — Tam Ekran Görüntüleri Arşivi</w:t>
        </w:r>
        <w:r>
          <w:rPr>
            <w:noProof/>
            <w:webHidden/>
          </w:rPr>
          <w:tab/>
        </w:r>
        <w:r>
          <w:rPr>
            <w:noProof/>
            <w:webHidden/>
          </w:rPr>
          <w:fldChar w:fldCharType="begin"/>
        </w:r>
        <w:r>
          <w:rPr>
            <w:noProof/>
            <w:webHidden/>
          </w:rPr>
          <w:instrText xml:space="preserve"> PAGEREF _Toc229383845 \h </w:instrText>
        </w:r>
        <w:r>
          <w:rPr>
            <w:noProof/>
            <w:webHidden/>
          </w:rPr>
        </w:r>
        <w:r>
          <w:rPr>
            <w:noProof/>
            <w:webHidden/>
          </w:rPr>
          <w:fldChar w:fldCharType="separate"/>
        </w:r>
        <w:r>
          <w:rPr>
            <w:noProof/>
            <w:webHidden/>
          </w:rPr>
          <w:t>63</w:t>
        </w:r>
        <w:r>
          <w:rPr>
            <w:noProof/>
            <w:webHidden/>
          </w:rPr>
          <w:fldChar w:fldCharType="end"/>
        </w:r>
      </w:hyperlink>
    </w:p>
    <w:p w14:paraId="27BC201F" w14:textId="1D5597D4"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46" w:history="1">
        <w:r w:rsidRPr="00074180">
          <w:rPr>
            <w:rStyle w:val="Kpr"/>
            <w:noProof/>
          </w:rPr>
          <w:t>EK B — OpenAPI Spesifikasyonu Çıktısı</w:t>
        </w:r>
        <w:r>
          <w:rPr>
            <w:noProof/>
            <w:webHidden/>
          </w:rPr>
          <w:tab/>
        </w:r>
        <w:r>
          <w:rPr>
            <w:noProof/>
            <w:webHidden/>
          </w:rPr>
          <w:fldChar w:fldCharType="begin"/>
        </w:r>
        <w:r>
          <w:rPr>
            <w:noProof/>
            <w:webHidden/>
          </w:rPr>
          <w:instrText xml:space="preserve"> PAGEREF _Toc229383846 \h </w:instrText>
        </w:r>
        <w:r>
          <w:rPr>
            <w:noProof/>
            <w:webHidden/>
          </w:rPr>
        </w:r>
        <w:r>
          <w:rPr>
            <w:noProof/>
            <w:webHidden/>
          </w:rPr>
          <w:fldChar w:fldCharType="separate"/>
        </w:r>
        <w:r>
          <w:rPr>
            <w:noProof/>
            <w:webHidden/>
          </w:rPr>
          <w:t>66</w:t>
        </w:r>
        <w:r>
          <w:rPr>
            <w:noProof/>
            <w:webHidden/>
          </w:rPr>
          <w:fldChar w:fldCharType="end"/>
        </w:r>
      </w:hyperlink>
    </w:p>
    <w:p w14:paraId="772906D2" w14:textId="77C8634B" w:rsidR="004A22D7" w:rsidRDefault="004A22D7">
      <w:pPr>
        <w:pStyle w:val="T2"/>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47" w:history="1">
        <w:r w:rsidRPr="00074180">
          <w:rPr>
            <w:rStyle w:val="Kpr"/>
            <w:noProof/>
          </w:rPr>
          <w:t>EK C — Kod Örnekleri</w:t>
        </w:r>
        <w:r>
          <w:rPr>
            <w:noProof/>
            <w:webHidden/>
          </w:rPr>
          <w:tab/>
        </w:r>
        <w:r>
          <w:rPr>
            <w:noProof/>
            <w:webHidden/>
          </w:rPr>
          <w:fldChar w:fldCharType="begin"/>
        </w:r>
        <w:r>
          <w:rPr>
            <w:noProof/>
            <w:webHidden/>
          </w:rPr>
          <w:instrText xml:space="preserve"> PAGEREF _Toc229383847 \h </w:instrText>
        </w:r>
        <w:r>
          <w:rPr>
            <w:noProof/>
            <w:webHidden/>
          </w:rPr>
        </w:r>
        <w:r>
          <w:rPr>
            <w:noProof/>
            <w:webHidden/>
          </w:rPr>
          <w:fldChar w:fldCharType="separate"/>
        </w:r>
        <w:r>
          <w:rPr>
            <w:noProof/>
            <w:webHidden/>
          </w:rPr>
          <w:t>67</w:t>
        </w:r>
        <w:r>
          <w:rPr>
            <w:noProof/>
            <w:webHidden/>
          </w:rPr>
          <w:fldChar w:fldCharType="end"/>
        </w:r>
      </w:hyperlink>
    </w:p>
    <w:p w14:paraId="0205A491" w14:textId="7BF7A404" w:rsidR="00052761" w:rsidRDefault="0006423C">
      <w:pPr>
        <w:spacing w:before="240"/>
        <w:ind w:firstLine="0"/>
      </w:pPr>
      <w:r>
        <w:fldChar w:fldCharType="end"/>
      </w:r>
    </w:p>
    <w:p w14:paraId="2D86F1D2" w14:textId="77777777" w:rsidR="00052761" w:rsidRDefault="0006423C">
      <w:r>
        <w:br w:type="page"/>
      </w:r>
    </w:p>
    <w:p w14:paraId="7FCAD98C" w14:textId="6B486649" w:rsidR="00F52E93" w:rsidRDefault="00F52E93" w:rsidP="00F52E93">
      <w:pPr>
        <w:pStyle w:val="ekillerTablosu"/>
        <w:tabs>
          <w:tab w:val="right" w:leader="dot" w:pos="8778"/>
        </w:tabs>
        <w:jc w:val="center"/>
        <w:rPr>
          <w:b/>
          <w:sz w:val="28"/>
        </w:rPr>
      </w:pPr>
      <w:r>
        <w:rPr>
          <w:b/>
          <w:sz w:val="28"/>
        </w:rPr>
        <w:lastRenderedPageBreak/>
        <w:t>ŞEKİLLER LİSTESİ</w:t>
      </w:r>
    </w:p>
    <w:p w14:paraId="2DB9FB21" w14:textId="3EA5F593" w:rsidR="00F52E93" w:rsidRDefault="00F52E93">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r>
        <w:rPr>
          <w:b/>
          <w:sz w:val="28"/>
        </w:rPr>
        <w:fldChar w:fldCharType="begin"/>
      </w:r>
      <w:r>
        <w:rPr>
          <w:b/>
          <w:sz w:val="28"/>
        </w:rPr>
        <w:instrText xml:space="preserve"> TOC \h \z \c "Figure" </w:instrText>
      </w:r>
      <w:r>
        <w:rPr>
          <w:b/>
          <w:sz w:val="28"/>
        </w:rPr>
        <w:fldChar w:fldCharType="separate"/>
      </w:r>
      <w:hyperlink w:anchor="_Toc229383875" w:history="1">
        <w:r w:rsidRPr="009E5E87">
          <w:rPr>
            <w:rStyle w:val="Kpr"/>
            <w:noProof/>
          </w:rPr>
          <w:t>F</w:t>
        </w:r>
        <w:r w:rsidRPr="009E5E87">
          <w:rPr>
            <w:rStyle w:val="Kpr"/>
            <w:noProof/>
          </w:rPr>
          <w:t>igure 1: Sistem Context Diyagramı (C4 — Level 1)</w:t>
        </w:r>
        <w:r>
          <w:rPr>
            <w:noProof/>
            <w:webHidden/>
          </w:rPr>
          <w:tab/>
        </w:r>
        <w:r>
          <w:rPr>
            <w:noProof/>
            <w:webHidden/>
          </w:rPr>
          <w:fldChar w:fldCharType="begin"/>
        </w:r>
        <w:r>
          <w:rPr>
            <w:noProof/>
            <w:webHidden/>
          </w:rPr>
          <w:instrText xml:space="preserve"> PAGEREF _Toc229383875 \h </w:instrText>
        </w:r>
        <w:r>
          <w:rPr>
            <w:noProof/>
            <w:webHidden/>
          </w:rPr>
        </w:r>
        <w:r>
          <w:rPr>
            <w:noProof/>
            <w:webHidden/>
          </w:rPr>
          <w:fldChar w:fldCharType="separate"/>
        </w:r>
        <w:r>
          <w:rPr>
            <w:noProof/>
            <w:webHidden/>
          </w:rPr>
          <w:t>34</w:t>
        </w:r>
        <w:r>
          <w:rPr>
            <w:noProof/>
            <w:webHidden/>
          </w:rPr>
          <w:fldChar w:fldCharType="end"/>
        </w:r>
      </w:hyperlink>
    </w:p>
    <w:p w14:paraId="52E3FD4D" w14:textId="344A81DF" w:rsidR="00F52E93" w:rsidRDefault="00F52E93">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76" w:history="1">
        <w:r w:rsidRPr="009E5E87">
          <w:rPr>
            <w:rStyle w:val="Kpr"/>
            <w:noProof/>
          </w:rPr>
          <w:t>Figure 2: Container Diyagramı (C4 — Level 2)</w:t>
        </w:r>
        <w:r>
          <w:rPr>
            <w:noProof/>
            <w:webHidden/>
          </w:rPr>
          <w:tab/>
        </w:r>
        <w:r>
          <w:rPr>
            <w:noProof/>
            <w:webHidden/>
          </w:rPr>
          <w:fldChar w:fldCharType="begin"/>
        </w:r>
        <w:r>
          <w:rPr>
            <w:noProof/>
            <w:webHidden/>
          </w:rPr>
          <w:instrText xml:space="preserve"> PAGEREF _Toc229383876 \h </w:instrText>
        </w:r>
        <w:r>
          <w:rPr>
            <w:noProof/>
            <w:webHidden/>
          </w:rPr>
        </w:r>
        <w:r>
          <w:rPr>
            <w:noProof/>
            <w:webHidden/>
          </w:rPr>
          <w:fldChar w:fldCharType="separate"/>
        </w:r>
        <w:r>
          <w:rPr>
            <w:noProof/>
            <w:webHidden/>
          </w:rPr>
          <w:t>35</w:t>
        </w:r>
        <w:r>
          <w:rPr>
            <w:noProof/>
            <w:webHidden/>
          </w:rPr>
          <w:fldChar w:fldCharType="end"/>
        </w:r>
      </w:hyperlink>
    </w:p>
    <w:p w14:paraId="0F79446C" w14:textId="255AF631" w:rsidR="00F52E93" w:rsidRDefault="00F52E93">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77" w:history="1">
        <w:r w:rsidRPr="009E5E87">
          <w:rPr>
            <w:rStyle w:val="Kpr"/>
            <w:noProof/>
          </w:rPr>
          <w:t>Figure 3: Login Akışı Sıralı Diyagramı</w:t>
        </w:r>
        <w:r>
          <w:rPr>
            <w:noProof/>
            <w:webHidden/>
          </w:rPr>
          <w:tab/>
        </w:r>
        <w:r>
          <w:rPr>
            <w:noProof/>
            <w:webHidden/>
          </w:rPr>
          <w:fldChar w:fldCharType="begin"/>
        </w:r>
        <w:r>
          <w:rPr>
            <w:noProof/>
            <w:webHidden/>
          </w:rPr>
          <w:instrText xml:space="preserve"> PAGEREF _Toc229383877 \h </w:instrText>
        </w:r>
        <w:r>
          <w:rPr>
            <w:noProof/>
            <w:webHidden/>
          </w:rPr>
        </w:r>
        <w:r>
          <w:rPr>
            <w:noProof/>
            <w:webHidden/>
          </w:rPr>
          <w:fldChar w:fldCharType="separate"/>
        </w:r>
        <w:r>
          <w:rPr>
            <w:noProof/>
            <w:webHidden/>
          </w:rPr>
          <w:t>35</w:t>
        </w:r>
        <w:r>
          <w:rPr>
            <w:noProof/>
            <w:webHidden/>
          </w:rPr>
          <w:fldChar w:fldCharType="end"/>
        </w:r>
      </w:hyperlink>
    </w:p>
    <w:p w14:paraId="3A42A7B8" w14:textId="73FE9873" w:rsidR="00F52E93" w:rsidRDefault="00F52E93">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78" w:history="1">
        <w:r w:rsidRPr="009E5E87">
          <w:rPr>
            <w:rStyle w:val="Kpr"/>
            <w:noProof/>
          </w:rPr>
          <w:t>Figure 4: Production Deployment Topolojisi</w:t>
        </w:r>
        <w:r>
          <w:rPr>
            <w:noProof/>
            <w:webHidden/>
          </w:rPr>
          <w:tab/>
        </w:r>
        <w:r>
          <w:rPr>
            <w:noProof/>
            <w:webHidden/>
          </w:rPr>
          <w:fldChar w:fldCharType="begin"/>
        </w:r>
        <w:r>
          <w:rPr>
            <w:noProof/>
            <w:webHidden/>
          </w:rPr>
          <w:instrText xml:space="preserve"> PAGEREF _Toc229383878 \h </w:instrText>
        </w:r>
        <w:r>
          <w:rPr>
            <w:noProof/>
            <w:webHidden/>
          </w:rPr>
        </w:r>
        <w:r>
          <w:rPr>
            <w:noProof/>
            <w:webHidden/>
          </w:rPr>
          <w:fldChar w:fldCharType="separate"/>
        </w:r>
        <w:r>
          <w:rPr>
            <w:noProof/>
            <w:webHidden/>
          </w:rPr>
          <w:t>36</w:t>
        </w:r>
        <w:r>
          <w:rPr>
            <w:noProof/>
            <w:webHidden/>
          </w:rPr>
          <w:fldChar w:fldCharType="end"/>
        </w:r>
      </w:hyperlink>
    </w:p>
    <w:p w14:paraId="2A29186F" w14:textId="61892750" w:rsidR="00F52E93" w:rsidRDefault="00F52E93">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79" w:history="1">
        <w:r w:rsidRPr="009E5E87">
          <w:rPr>
            <w:rStyle w:val="Kpr"/>
            <w:noProof/>
          </w:rPr>
          <w:t>Figure 5: Veritabanı ER Diyagramı</w:t>
        </w:r>
        <w:r>
          <w:rPr>
            <w:noProof/>
            <w:webHidden/>
          </w:rPr>
          <w:tab/>
        </w:r>
        <w:r>
          <w:rPr>
            <w:noProof/>
            <w:webHidden/>
          </w:rPr>
          <w:fldChar w:fldCharType="begin"/>
        </w:r>
        <w:r>
          <w:rPr>
            <w:noProof/>
            <w:webHidden/>
          </w:rPr>
          <w:instrText xml:space="preserve"> PAGEREF _Toc229383879 \h </w:instrText>
        </w:r>
        <w:r>
          <w:rPr>
            <w:noProof/>
            <w:webHidden/>
          </w:rPr>
        </w:r>
        <w:r>
          <w:rPr>
            <w:noProof/>
            <w:webHidden/>
          </w:rPr>
          <w:fldChar w:fldCharType="separate"/>
        </w:r>
        <w:r>
          <w:rPr>
            <w:noProof/>
            <w:webHidden/>
          </w:rPr>
          <w:t>37</w:t>
        </w:r>
        <w:r>
          <w:rPr>
            <w:noProof/>
            <w:webHidden/>
          </w:rPr>
          <w:fldChar w:fldCharType="end"/>
        </w:r>
      </w:hyperlink>
    </w:p>
    <w:p w14:paraId="059B24F5" w14:textId="15454C22" w:rsidR="00F52E93" w:rsidRDefault="00F52E93">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80" w:history="1">
        <w:r w:rsidRPr="009E5E87">
          <w:rPr>
            <w:rStyle w:val="Kpr"/>
            <w:noProof/>
          </w:rPr>
          <w:t>Figure 6: Uygulama Site Haritası</w:t>
        </w:r>
        <w:r>
          <w:rPr>
            <w:noProof/>
            <w:webHidden/>
          </w:rPr>
          <w:tab/>
        </w:r>
        <w:r>
          <w:rPr>
            <w:noProof/>
            <w:webHidden/>
          </w:rPr>
          <w:fldChar w:fldCharType="begin"/>
        </w:r>
        <w:r>
          <w:rPr>
            <w:noProof/>
            <w:webHidden/>
          </w:rPr>
          <w:instrText xml:space="preserve"> PAGEREF _Toc229383880 \h </w:instrText>
        </w:r>
        <w:r>
          <w:rPr>
            <w:noProof/>
            <w:webHidden/>
          </w:rPr>
        </w:r>
        <w:r>
          <w:rPr>
            <w:noProof/>
            <w:webHidden/>
          </w:rPr>
          <w:fldChar w:fldCharType="separate"/>
        </w:r>
        <w:r>
          <w:rPr>
            <w:noProof/>
            <w:webHidden/>
          </w:rPr>
          <w:t>43</w:t>
        </w:r>
        <w:r>
          <w:rPr>
            <w:noProof/>
            <w:webHidden/>
          </w:rPr>
          <w:fldChar w:fldCharType="end"/>
        </w:r>
      </w:hyperlink>
    </w:p>
    <w:p w14:paraId="2BE57B2F" w14:textId="256F6002" w:rsidR="00F52E93" w:rsidRDefault="00F52E93">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81" w:history="1">
        <w:r w:rsidRPr="009E5E87">
          <w:rPr>
            <w:rStyle w:val="Kpr"/>
            <w:noProof/>
          </w:rPr>
          <w:t>Figure 7: Ana Kullanıcı Akışı (User Flow)</w:t>
        </w:r>
        <w:r>
          <w:rPr>
            <w:noProof/>
            <w:webHidden/>
          </w:rPr>
          <w:tab/>
        </w:r>
        <w:r>
          <w:rPr>
            <w:noProof/>
            <w:webHidden/>
          </w:rPr>
          <w:fldChar w:fldCharType="begin"/>
        </w:r>
        <w:r>
          <w:rPr>
            <w:noProof/>
            <w:webHidden/>
          </w:rPr>
          <w:instrText xml:space="preserve"> PAGEREF _Toc229383881 \h </w:instrText>
        </w:r>
        <w:r>
          <w:rPr>
            <w:noProof/>
            <w:webHidden/>
          </w:rPr>
        </w:r>
        <w:r>
          <w:rPr>
            <w:noProof/>
            <w:webHidden/>
          </w:rPr>
          <w:fldChar w:fldCharType="separate"/>
        </w:r>
        <w:r>
          <w:rPr>
            <w:noProof/>
            <w:webHidden/>
          </w:rPr>
          <w:t>43</w:t>
        </w:r>
        <w:r>
          <w:rPr>
            <w:noProof/>
            <w:webHidden/>
          </w:rPr>
          <w:fldChar w:fldCharType="end"/>
        </w:r>
      </w:hyperlink>
    </w:p>
    <w:p w14:paraId="1DB38C0C" w14:textId="1E86F561" w:rsidR="00F52E93" w:rsidRDefault="00F52E93">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82" w:history="1">
        <w:r w:rsidRPr="009E5E87">
          <w:rPr>
            <w:rStyle w:val="Kpr"/>
            <w:noProof/>
          </w:rPr>
          <w:t>Figure 8: Landing Sayfası Wireframe</w:t>
        </w:r>
        <w:r>
          <w:rPr>
            <w:noProof/>
            <w:webHidden/>
          </w:rPr>
          <w:tab/>
        </w:r>
        <w:r>
          <w:rPr>
            <w:noProof/>
            <w:webHidden/>
          </w:rPr>
          <w:fldChar w:fldCharType="begin"/>
        </w:r>
        <w:r>
          <w:rPr>
            <w:noProof/>
            <w:webHidden/>
          </w:rPr>
          <w:instrText xml:space="preserve"> PAGEREF _Toc229383882 \h </w:instrText>
        </w:r>
        <w:r>
          <w:rPr>
            <w:noProof/>
            <w:webHidden/>
          </w:rPr>
        </w:r>
        <w:r>
          <w:rPr>
            <w:noProof/>
            <w:webHidden/>
          </w:rPr>
          <w:fldChar w:fldCharType="separate"/>
        </w:r>
        <w:r>
          <w:rPr>
            <w:noProof/>
            <w:webHidden/>
          </w:rPr>
          <w:t>45</w:t>
        </w:r>
        <w:r>
          <w:rPr>
            <w:noProof/>
            <w:webHidden/>
          </w:rPr>
          <w:fldChar w:fldCharType="end"/>
        </w:r>
      </w:hyperlink>
    </w:p>
    <w:p w14:paraId="0C107743" w14:textId="67532A0D" w:rsidR="00F52E93" w:rsidRDefault="00F52E93">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83" w:history="1">
        <w:r w:rsidRPr="009E5E87">
          <w:rPr>
            <w:rStyle w:val="Kpr"/>
            <w:noProof/>
          </w:rPr>
          <w:t>Figure 9: Dashboard Mockup</w:t>
        </w:r>
        <w:r>
          <w:rPr>
            <w:noProof/>
            <w:webHidden/>
          </w:rPr>
          <w:tab/>
        </w:r>
        <w:r>
          <w:rPr>
            <w:noProof/>
            <w:webHidden/>
          </w:rPr>
          <w:fldChar w:fldCharType="begin"/>
        </w:r>
        <w:r>
          <w:rPr>
            <w:noProof/>
            <w:webHidden/>
          </w:rPr>
          <w:instrText xml:space="preserve"> PAGEREF _Toc229383883 \h </w:instrText>
        </w:r>
        <w:r>
          <w:rPr>
            <w:noProof/>
            <w:webHidden/>
          </w:rPr>
        </w:r>
        <w:r>
          <w:rPr>
            <w:noProof/>
            <w:webHidden/>
          </w:rPr>
          <w:fldChar w:fldCharType="separate"/>
        </w:r>
        <w:r>
          <w:rPr>
            <w:noProof/>
            <w:webHidden/>
          </w:rPr>
          <w:t>45</w:t>
        </w:r>
        <w:r>
          <w:rPr>
            <w:noProof/>
            <w:webHidden/>
          </w:rPr>
          <w:fldChar w:fldCharType="end"/>
        </w:r>
      </w:hyperlink>
    </w:p>
    <w:p w14:paraId="6EBC0314" w14:textId="02CCE5CD" w:rsidR="00F52E93" w:rsidRDefault="00F52E93">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84" w:history="1">
        <w:r w:rsidRPr="009E5E87">
          <w:rPr>
            <w:rStyle w:val="Kpr"/>
            <w:noProof/>
          </w:rPr>
          <w:t>Figure 10: Lighthouse Ekran Görüntüsü</w:t>
        </w:r>
        <w:r>
          <w:rPr>
            <w:noProof/>
            <w:webHidden/>
          </w:rPr>
          <w:tab/>
        </w:r>
        <w:r>
          <w:rPr>
            <w:noProof/>
            <w:webHidden/>
          </w:rPr>
          <w:fldChar w:fldCharType="begin"/>
        </w:r>
        <w:r>
          <w:rPr>
            <w:noProof/>
            <w:webHidden/>
          </w:rPr>
          <w:instrText xml:space="preserve"> PAGEREF _Toc229383884 \h </w:instrText>
        </w:r>
        <w:r>
          <w:rPr>
            <w:noProof/>
            <w:webHidden/>
          </w:rPr>
        </w:r>
        <w:r>
          <w:rPr>
            <w:noProof/>
            <w:webHidden/>
          </w:rPr>
          <w:fldChar w:fldCharType="separate"/>
        </w:r>
        <w:r>
          <w:rPr>
            <w:noProof/>
            <w:webHidden/>
          </w:rPr>
          <w:t>47</w:t>
        </w:r>
        <w:r>
          <w:rPr>
            <w:noProof/>
            <w:webHidden/>
          </w:rPr>
          <w:fldChar w:fldCharType="end"/>
        </w:r>
      </w:hyperlink>
    </w:p>
    <w:p w14:paraId="3DCF09E1" w14:textId="3EAD293F" w:rsidR="00F52E93" w:rsidRDefault="00F52E93">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85" w:history="1">
        <w:r w:rsidRPr="009E5E87">
          <w:rPr>
            <w:rStyle w:val="Kpr"/>
            <w:noProof/>
          </w:rPr>
          <w:t>Figure 11: Test Piramidi</w:t>
        </w:r>
        <w:r>
          <w:rPr>
            <w:noProof/>
            <w:webHidden/>
          </w:rPr>
          <w:tab/>
        </w:r>
        <w:r>
          <w:rPr>
            <w:noProof/>
            <w:webHidden/>
          </w:rPr>
          <w:fldChar w:fldCharType="begin"/>
        </w:r>
        <w:r>
          <w:rPr>
            <w:noProof/>
            <w:webHidden/>
          </w:rPr>
          <w:instrText xml:space="preserve"> PAGEREF _Toc229383885 \h </w:instrText>
        </w:r>
        <w:r>
          <w:rPr>
            <w:noProof/>
            <w:webHidden/>
          </w:rPr>
        </w:r>
        <w:r>
          <w:rPr>
            <w:noProof/>
            <w:webHidden/>
          </w:rPr>
          <w:fldChar w:fldCharType="separate"/>
        </w:r>
        <w:r>
          <w:rPr>
            <w:noProof/>
            <w:webHidden/>
          </w:rPr>
          <w:t>50</w:t>
        </w:r>
        <w:r>
          <w:rPr>
            <w:noProof/>
            <w:webHidden/>
          </w:rPr>
          <w:fldChar w:fldCharType="end"/>
        </w:r>
      </w:hyperlink>
    </w:p>
    <w:p w14:paraId="4ABAE111" w14:textId="63861E9A" w:rsidR="00F52E93" w:rsidRDefault="00F52E93">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86" w:history="1">
        <w:r w:rsidRPr="009E5E87">
          <w:rPr>
            <w:rStyle w:val="Kpr"/>
            <w:noProof/>
          </w:rPr>
          <w:t>Figure 12: Landing / Ana Sayfa</w:t>
        </w:r>
        <w:r>
          <w:rPr>
            <w:noProof/>
            <w:webHidden/>
          </w:rPr>
          <w:tab/>
        </w:r>
        <w:r>
          <w:rPr>
            <w:noProof/>
            <w:webHidden/>
          </w:rPr>
          <w:fldChar w:fldCharType="begin"/>
        </w:r>
        <w:r>
          <w:rPr>
            <w:noProof/>
            <w:webHidden/>
          </w:rPr>
          <w:instrText xml:space="preserve"> PAGEREF _Toc229383886 \h </w:instrText>
        </w:r>
        <w:r>
          <w:rPr>
            <w:noProof/>
            <w:webHidden/>
          </w:rPr>
        </w:r>
        <w:r>
          <w:rPr>
            <w:noProof/>
            <w:webHidden/>
          </w:rPr>
          <w:fldChar w:fldCharType="separate"/>
        </w:r>
        <w:r>
          <w:rPr>
            <w:noProof/>
            <w:webHidden/>
          </w:rPr>
          <w:t>56</w:t>
        </w:r>
        <w:r>
          <w:rPr>
            <w:noProof/>
            <w:webHidden/>
          </w:rPr>
          <w:fldChar w:fldCharType="end"/>
        </w:r>
      </w:hyperlink>
    </w:p>
    <w:p w14:paraId="7E592B54" w14:textId="59D3556B" w:rsidR="00F52E93" w:rsidRDefault="00F52E93">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87" w:history="1">
        <w:r w:rsidRPr="009E5E87">
          <w:rPr>
            <w:rStyle w:val="Kpr"/>
            <w:noProof/>
          </w:rPr>
          <w:t>Figure 13: Yükleme (Loading/Progress) Durumu</w:t>
        </w:r>
        <w:r>
          <w:rPr>
            <w:noProof/>
            <w:webHidden/>
          </w:rPr>
          <w:tab/>
        </w:r>
        <w:r>
          <w:rPr>
            <w:noProof/>
            <w:webHidden/>
          </w:rPr>
          <w:fldChar w:fldCharType="begin"/>
        </w:r>
        <w:r>
          <w:rPr>
            <w:noProof/>
            <w:webHidden/>
          </w:rPr>
          <w:instrText xml:space="preserve"> PAGEREF _Toc229383887 \h </w:instrText>
        </w:r>
        <w:r>
          <w:rPr>
            <w:noProof/>
            <w:webHidden/>
          </w:rPr>
        </w:r>
        <w:r>
          <w:rPr>
            <w:noProof/>
            <w:webHidden/>
          </w:rPr>
          <w:fldChar w:fldCharType="separate"/>
        </w:r>
        <w:r>
          <w:rPr>
            <w:noProof/>
            <w:webHidden/>
          </w:rPr>
          <w:t>57</w:t>
        </w:r>
        <w:r>
          <w:rPr>
            <w:noProof/>
            <w:webHidden/>
          </w:rPr>
          <w:fldChar w:fldCharType="end"/>
        </w:r>
      </w:hyperlink>
    </w:p>
    <w:p w14:paraId="3DE033C5" w14:textId="38E06C43" w:rsidR="00F52E93" w:rsidRDefault="00F52E93">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88" w:history="1">
        <w:r w:rsidRPr="009E5E87">
          <w:rPr>
            <w:rStyle w:val="Kpr"/>
            <w:noProof/>
          </w:rPr>
          <w:t>Figure 14: Dashboard (İstatistik Kartlarının Dolu Hali)</w:t>
        </w:r>
        <w:r>
          <w:rPr>
            <w:noProof/>
            <w:webHidden/>
          </w:rPr>
          <w:tab/>
        </w:r>
        <w:r>
          <w:rPr>
            <w:noProof/>
            <w:webHidden/>
          </w:rPr>
          <w:fldChar w:fldCharType="begin"/>
        </w:r>
        <w:r>
          <w:rPr>
            <w:noProof/>
            <w:webHidden/>
          </w:rPr>
          <w:instrText xml:space="preserve"> PAGEREF _Toc229383888 \h </w:instrText>
        </w:r>
        <w:r>
          <w:rPr>
            <w:noProof/>
            <w:webHidden/>
          </w:rPr>
        </w:r>
        <w:r>
          <w:rPr>
            <w:noProof/>
            <w:webHidden/>
          </w:rPr>
          <w:fldChar w:fldCharType="separate"/>
        </w:r>
        <w:r>
          <w:rPr>
            <w:noProof/>
            <w:webHidden/>
          </w:rPr>
          <w:t>57</w:t>
        </w:r>
        <w:r>
          <w:rPr>
            <w:noProof/>
            <w:webHidden/>
          </w:rPr>
          <w:fldChar w:fldCharType="end"/>
        </w:r>
      </w:hyperlink>
    </w:p>
    <w:p w14:paraId="5D2EE8F4" w14:textId="4030E44B" w:rsidR="00F52E93" w:rsidRDefault="00F52E93">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89" w:history="1">
        <w:r w:rsidRPr="009E5E87">
          <w:rPr>
            <w:rStyle w:val="Kpr"/>
            <w:noProof/>
          </w:rPr>
          <w:t>Figure 15: Veri Görselleştirme (Chart.js Histogram)</w:t>
        </w:r>
        <w:r>
          <w:rPr>
            <w:noProof/>
            <w:webHidden/>
          </w:rPr>
          <w:tab/>
        </w:r>
        <w:r>
          <w:rPr>
            <w:noProof/>
            <w:webHidden/>
          </w:rPr>
          <w:fldChar w:fldCharType="begin"/>
        </w:r>
        <w:r>
          <w:rPr>
            <w:noProof/>
            <w:webHidden/>
          </w:rPr>
          <w:instrText xml:space="preserve"> PAGEREF _Toc229383889 \h </w:instrText>
        </w:r>
        <w:r>
          <w:rPr>
            <w:noProof/>
            <w:webHidden/>
          </w:rPr>
        </w:r>
        <w:r>
          <w:rPr>
            <w:noProof/>
            <w:webHidden/>
          </w:rPr>
          <w:fldChar w:fldCharType="separate"/>
        </w:r>
        <w:r>
          <w:rPr>
            <w:noProof/>
            <w:webHidden/>
          </w:rPr>
          <w:t>57</w:t>
        </w:r>
        <w:r>
          <w:rPr>
            <w:noProof/>
            <w:webHidden/>
          </w:rPr>
          <w:fldChar w:fldCharType="end"/>
        </w:r>
      </w:hyperlink>
    </w:p>
    <w:p w14:paraId="6BABB10E" w14:textId="21A69485" w:rsidR="00F52E93" w:rsidRDefault="00F52E93">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90" w:history="1">
        <w:r w:rsidRPr="009E5E87">
          <w:rPr>
            <w:rStyle w:val="Kpr"/>
            <w:noProof/>
          </w:rPr>
          <w:t>Figure 16: Tablo, Arama ve Filtreleme (CRUD Alternatifi)</w:t>
        </w:r>
        <w:r>
          <w:rPr>
            <w:noProof/>
            <w:webHidden/>
          </w:rPr>
          <w:tab/>
        </w:r>
        <w:r>
          <w:rPr>
            <w:noProof/>
            <w:webHidden/>
          </w:rPr>
          <w:fldChar w:fldCharType="begin"/>
        </w:r>
        <w:r>
          <w:rPr>
            <w:noProof/>
            <w:webHidden/>
          </w:rPr>
          <w:instrText xml:space="preserve"> PAGEREF _Toc229383890 \h </w:instrText>
        </w:r>
        <w:r>
          <w:rPr>
            <w:noProof/>
            <w:webHidden/>
          </w:rPr>
        </w:r>
        <w:r>
          <w:rPr>
            <w:noProof/>
            <w:webHidden/>
          </w:rPr>
          <w:fldChar w:fldCharType="separate"/>
        </w:r>
        <w:r>
          <w:rPr>
            <w:noProof/>
            <w:webHidden/>
          </w:rPr>
          <w:t>58</w:t>
        </w:r>
        <w:r>
          <w:rPr>
            <w:noProof/>
            <w:webHidden/>
          </w:rPr>
          <w:fldChar w:fldCharType="end"/>
        </w:r>
      </w:hyperlink>
    </w:p>
    <w:p w14:paraId="34B44CD0" w14:textId="223EBFCE" w:rsidR="00F52E93" w:rsidRDefault="00F52E93">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91" w:history="1">
        <w:r w:rsidRPr="009E5E87">
          <w:rPr>
            <w:rStyle w:val="Kpr"/>
            <w:noProof/>
          </w:rPr>
          <w:t>Figure 17: Hata (Error) Durumu</w:t>
        </w:r>
        <w:r>
          <w:rPr>
            <w:noProof/>
            <w:webHidden/>
          </w:rPr>
          <w:tab/>
        </w:r>
        <w:r>
          <w:rPr>
            <w:noProof/>
            <w:webHidden/>
          </w:rPr>
          <w:fldChar w:fldCharType="begin"/>
        </w:r>
        <w:r>
          <w:rPr>
            <w:noProof/>
            <w:webHidden/>
          </w:rPr>
          <w:instrText xml:space="preserve"> PAGEREF _Toc229383891 \h </w:instrText>
        </w:r>
        <w:r>
          <w:rPr>
            <w:noProof/>
            <w:webHidden/>
          </w:rPr>
        </w:r>
        <w:r>
          <w:rPr>
            <w:noProof/>
            <w:webHidden/>
          </w:rPr>
          <w:fldChar w:fldCharType="separate"/>
        </w:r>
        <w:r>
          <w:rPr>
            <w:noProof/>
            <w:webHidden/>
          </w:rPr>
          <w:t>58</w:t>
        </w:r>
        <w:r>
          <w:rPr>
            <w:noProof/>
            <w:webHidden/>
          </w:rPr>
          <w:fldChar w:fldCharType="end"/>
        </w:r>
      </w:hyperlink>
    </w:p>
    <w:p w14:paraId="03F3A29B" w14:textId="2DC2377B" w:rsidR="00F52E93" w:rsidRDefault="00F52E93">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92" w:history="1">
        <w:r w:rsidRPr="009E5E87">
          <w:rPr>
            <w:rStyle w:val="Kpr"/>
            <w:noProof/>
          </w:rPr>
          <w:t>Figure 18: Mobile Görünüm</w:t>
        </w:r>
        <w:r>
          <w:rPr>
            <w:noProof/>
            <w:webHidden/>
          </w:rPr>
          <w:tab/>
        </w:r>
        <w:r>
          <w:rPr>
            <w:noProof/>
            <w:webHidden/>
          </w:rPr>
          <w:fldChar w:fldCharType="begin"/>
        </w:r>
        <w:r>
          <w:rPr>
            <w:noProof/>
            <w:webHidden/>
          </w:rPr>
          <w:instrText xml:space="preserve"> PAGEREF _Toc229383892 \h </w:instrText>
        </w:r>
        <w:r>
          <w:rPr>
            <w:noProof/>
            <w:webHidden/>
          </w:rPr>
        </w:r>
        <w:r>
          <w:rPr>
            <w:noProof/>
            <w:webHidden/>
          </w:rPr>
          <w:fldChar w:fldCharType="separate"/>
        </w:r>
        <w:r>
          <w:rPr>
            <w:noProof/>
            <w:webHidden/>
          </w:rPr>
          <w:t>58</w:t>
        </w:r>
        <w:r>
          <w:rPr>
            <w:noProof/>
            <w:webHidden/>
          </w:rPr>
          <w:fldChar w:fldCharType="end"/>
        </w:r>
      </w:hyperlink>
    </w:p>
    <w:p w14:paraId="34B1BC06" w14:textId="6F04CE5D" w:rsidR="00F52E93" w:rsidRDefault="00F52E93">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93" w:history="1">
        <w:r w:rsidRPr="009E5E87">
          <w:rPr>
            <w:rStyle w:val="Kpr"/>
            <w:noProof/>
          </w:rPr>
          <w:t xml:space="preserve">Figure 19: ercel Canlı Ortam (Deployment) </w:t>
        </w:r>
        <w:r w:rsidRPr="009E5E87">
          <w:rPr>
            <w:rStyle w:val="Kpr"/>
            <w:rFonts w:ascii="Segoe UI Emoji" w:hAnsi="Segoe UI Emoji" w:cs="Segoe UI Emoji"/>
            <w:noProof/>
          </w:rPr>
          <w:t>🔗</w:t>
        </w:r>
        <w:r w:rsidRPr="009E5E87">
          <w:rPr>
            <w:rStyle w:val="Kpr"/>
            <w:noProof/>
          </w:rPr>
          <w:t xml:space="preserve"> Canlı Demo Linki: https://web-workers-big-data-analyzer.vercel.app</w:t>
        </w:r>
        <w:r>
          <w:rPr>
            <w:noProof/>
            <w:webHidden/>
          </w:rPr>
          <w:tab/>
        </w:r>
        <w:r>
          <w:rPr>
            <w:noProof/>
            <w:webHidden/>
          </w:rPr>
          <w:fldChar w:fldCharType="begin"/>
        </w:r>
        <w:r>
          <w:rPr>
            <w:noProof/>
            <w:webHidden/>
          </w:rPr>
          <w:instrText xml:space="preserve"> PAGEREF _Toc229383893 \h </w:instrText>
        </w:r>
        <w:r>
          <w:rPr>
            <w:noProof/>
            <w:webHidden/>
          </w:rPr>
        </w:r>
        <w:r>
          <w:rPr>
            <w:noProof/>
            <w:webHidden/>
          </w:rPr>
          <w:fldChar w:fldCharType="separate"/>
        </w:r>
        <w:r>
          <w:rPr>
            <w:noProof/>
            <w:webHidden/>
          </w:rPr>
          <w:t>59</w:t>
        </w:r>
        <w:r>
          <w:rPr>
            <w:noProof/>
            <w:webHidden/>
          </w:rPr>
          <w:fldChar w:fldCharType="end"/>
        </w:r>
      </w:hyperlink>
    </w:p>
    <w:p w14:paraId="14B98CB6" w14:textId="1C8F4064" w:rsidR="00052761" w:rsidRDefault="00F52E93">
      <w:pPr>
        <w:ind w:firstLine="0"/>
      </w:pPr>
      <w:r>
        <w:rPr>
          <w:b/>
          <w:sz w:val="28"/>
        </w:rPr>
        <w:fldChar w:fldCharType="end"/>
      </w:r>
    </w:p>
    <w:p w14:paraId="2D57E029" w14:textId="77777777" w:rsidR="00052761" w:rsidRDefault="0006423C">
      <w:r>
        <w:br w:type="page"/>
      </w:r>
    </w:p>
    <w:p w14:paraId="1F3F47A8" w14:textId="77777777" w:rsidR="00052761" w:rsidRDefault="0006423C">
      <w:pPr>
        <w:spacing w:before="480" w:after="360"/>
        <w:ind w:firstLine="0"/>
        <w:jc w:val="center"/>
      </w:pPr>
      <w:r>
        <w:rPr>
          <w:b/>
          <w:sz w:val="28"/>
        </w:rPr>
        <w:lastRenderedPageBreak/>
        <w:t>TABLOLAR LİSTESİ</w:t>
      </w:r>
    </w:p>
    <w:p w14:paraId="069EF2C2" w14:textId="02CDCC26" w:rsidR="004A22D7" w:rsidRDefault="00BD6866">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r>
        <w:fldChar w:fldCharType="begin"/>
      </w:r>
      <w:r>
        <w:instrText xml:space="preserve"> TOC \h \z \c "Table" </w:instrText>
      </w:r>
      <w:r>
        <w:fldChar w:fldCharType="separate"/>
      </w:r>
      <w:hyperlink w:anchor="_Toc229383848" w:history="1">
        <w:r w:rsidR="004A22D7" w:rsidRPr="00447257">
          <w:rPr>
            <w:rStyle w:val="Kpr"/>
            <w:noProof/>
          </w:rPr>
          <w:t>Table 1: Persona 1 Kartı</w:t>
        </w:r>
        <w:r w:rsidR="004A22D7">
          <w:rPr>
            <w:noProof/>
            <w:webHidden/>
          </w:rPr>
          <w:tab/>
        </w:r>
        <w:r w:rsidR="004A22D7">
          <w:rPr>
            <w:noProof/>
            <w:webHidden/>
          </w:rPr>
          <w:fldChar w:fldCharType="begin"/>
        </w:r>
        <w:r w:rsidR="004A22D7">
          <w:rPr>
            <w:noProof/>
            <w:webHidden/>
          </w:rPr>
          <w:instrText xml:space="preserve"> PAGEREF _Toc229383848 \h </w:instrText>
        </w:r>
        <w:r w:rsidR="004A22D7">
          <w:rPr>
            <w:noProof/>
            <w:webHidden/>
          </w:rPr>
        </w:r>
        <w:r w:rsidR="004A22D7">
          <w:rPr>
            <w:noProof/>
            <w:webHidden/>
          </w:rPr>
          <w:fldChar w:fldCharType="separate"/>
        </w:r>
        <w:r w:rsidR="004A22D7">
          <w:rPr>
            <w:noProof/>
            <w:webHidden/>
          </w:rPr>
          <w:t>18</w:t>
        </w:r>
        <w:r w:rsidR="004A22D7">
          <w:rPr>
            <w:noProof/>
            <w:webHidden/>
          </w:rPr>
          <w:fldChar w:fldCharType="end"/>
        </w:r>
      </w:hyperlink>
    </w:p>
    <w:p w14:paraId="1AD3B666" w14:textId="0049579D"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49" w:history="1">
        <w:r w:rsidRPr="00447257">
          <w:rPr>
            <w:rStyle w:val="Kpr"/>
            <w:noProof/>
          </w:rPr>
          <w:t>Table 2: Persona 2 Kartı</w:t>
        </w:r>
        <w:r>
          <w:rPr>
            <w:noProof/>
            <w:webHidden/>
          </w:rPr>
          <w:tab/>
        </w:r>
        <w:r>
          <w:rPr>
            <w:noProof/>
            <w:webHidden/>
          </w:rPr>
          <w:fldChar w:fldCharType="begin"/>
        </w:r>
        <w:r>
          <w:rPr>
            <w:noProof/>
            <w:webHidden/>
          </w:rPr>
          <w:instrText xml:space="preserve"> PAGEREF _Toc229383849 \h </w:instrText>
        </w:r>
        <w:r>
          <w:rPr>
            <w:noProof/>
            <w:webHidden/>
          </w:rPr>
        </w:r>
        <w:r>
          <w:rPr>
            <w:noProof/>
            <w:webHidden/>
          </w:rPr>
          <w:fldChar w:fldCharType="separate"/>
        </w:r>
        <w:r>
          <w:rPr>
            <w:noProof/>
            <w:webHidden/>
          </w:rPr>
          <w:t>18</w:t>
        </w:r>
        <w:r>
          <w:rPr>
            <w:noProof/>
            <w:webHidden/>
          </w:rPr>
          <w:fldChar w:fldCharType="end"/>
        </w:r>
      </w:hyperlink>
    </w:p>
    <w:p w14:paraId="47092A31" w14:textId="2098EA0C"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50" w:history="1">
        <w:r w:rsidRPr="00447257">
          <w:rPr>
            <w:rStyle w:val="Kpr"/>
            <w:noProof/>
          </w:rPr>
          <w:t>Table 3:Personaların Özellik Öncelikleri Karşılaştırması</w:t>
        </w:r>
        <w:r>
          <w:rPr>
            <w:noProof/>
            <w:webHidden/>
          </w:rPr>
          <w:tab/>
        </w:r>
        <w:r>
          <w:rPr>
            <w:noProof/>
            <w:webHidden/>
          </w:rPr>
          <w:fldChar w:fldCharType="begin"/>
        </w:r>
        <w:r>
          <w:rPr>
            <w:noProof/>
            <w:webHidden/>
          </w:rPr>
          <w:instrText xml:space="preserve"> PAGEREF _Toc229383850 \h </w:instrText>
        </w:r>
        <w:r>
          <w:rPr>
            <w:noProof/>
            <w:webHidden/>
          </w:rPr>
        </w:r>
        <w:r>
          <w:rPr>
            <w:noProof/>
            <w:webHidden/>
          </w:rPr>
          <w:fldChar w:fldCharType="separate"/>
        </w:r>
        <w:r>
          <w:rPr>
            <w:noProof/>
            <w:webHidden/>
          </w:rPr>
          <w:t>19</w:t>
        </w:r>
        <w:r>
          <w:rPr>
            <w:noProof/>
            <w:webHidden/>
          </w:rPr>
          <w:fldChar w:fldCharType="end"/>
        </w:r>
      </w:hyperlink>
    </w:p>
    <w:p w14:paraId="45A46A0D" w14:textId="2E26AE66"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51" w:history="1">
        <w:r w:rsidRPr="00447257">
          <w:rPr>
            <w:rStyle w:val="Kpr"/>
            <w:noProof/>
          </w:rPr>
          <w:t>Table 4: MVP Kapsamındaki Temel Özellikler</w:t>
        </w:r>
        <w:r>
          <w:rPr>
            <w:noProof/>
            <w:webHidden/>
          </w:rPr>
          <w:tab/>
        </w:r>
        <w:r>
          <w:rPr>
            <w:noProof/>
            <w:webHidden/>
          </w:rPr>
          <w:fldChar w:fldCharType="begin"/>
        </w:r>
        <w:r>
          <w:rPr>
            <w:noProof/>
            <w:webHidden/>
          </w:rPr>
          <w:instrText xml:space="preserve"> PAGEREF _Toc229383851 \h </w:instrText>
        </w:r>
        <w:r>
          <w:rPr>
            <w:noProof/>
            <w:webHidden/>
          </w:rPr>
        </w:r>
        <w:r>
          <w:rPr>
            <w:noProof/>
            <w:webHidden/>
          </w:rPr>
          <w:fldChar w:fldCharType="separate"/>
        </w:r>
        <w:r>
          <w:rPr>
            <w:noProof/>
            <w:webHidden/>
          </w:rPr>
          <w:t>20</w:t>
        </w:r>
        <w:r>
          <w:rPr>
            <w:noProof/>
            <w:webHidden/>
          </w:rPr>
          <w:fldChar w:fldCharType="end"/>
        </w:r>
      </w:hyperlink>
    </w:p>
    <w:p w14:paraId="4F853CCE" w14:textId="3D4B263F"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52" w:history="1">
        <w:r w:rsidRPr="00447257">
          <w:rPr>
            <w:rStyle w:val="Kpr"/>
            <w:noProof/>
          </w:rPr>
          <w:t>Table 5: NFR Matrisi</w:t>
        </w:r>
        <w:r>
          <w:rPr>
            <w:noProof/>
            <w:webHidden/>
          </w:rPr>
          <w:tab/>
        </w:r>
        <w:r>
          <w:rPr>
            <w:noProof/>
            <w:webHidden/>
          </w:rPr>
          <w:fldChar w:fldCharType="begin"/>
        </w:r>
        <w:r>
          <w:rPr>
            <w:noProof/>
            <w:webHidden/>
          </w:rPr>
          <w:instrText xml:space="preserve"> PAGEREF _Toc229383852 \h </w:instrText>
        </w:r>
        <w:r>
          <w:rPr>
            <w:noProof/>
            <w:webHidden/>
          </w:rPr>
        </w:r>
        <w:r>
          <w:rPr>
            <w:noProof/>
            <w:webHidden/>
          </w:rPr>
          <w:fldChar w:fldCharType="separate"/>
        </w:r>
        <w:r>
          <w:rPr>
            <w:noProof/>
            <w:webHidden/>
          </w:rPr>
          <w:t>22</w:t>
        </w:r>
        <w:r>
          <w:rPr>
            <w:noProof/>
            <w:webHidden/>
          </w:rPr>
          <w:fldChar w:fldCharType="end"/>
        </w:r>
      </w:hyperlink>
    </w:p>
    <w:p w14:paraId="457A7AA2" w14:textId="33164E3B"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53" w:history="1">
        <w:r w:rsidRPr="00447257">
          <w:rPr>
            <w:rStyle w:val="Kpr"/>
            <w:noProof/>
          </w:rPr>
          <w:t>Table 6: Rakiplerle Özellik Karşılaştırması</w:t>
        </w:r>
        <w:r>
          <w:rPr>
            <w:noProof/>
            <w:webHidden/>
          </w:rPr>
          <w:tab/>
        </w:r>
        <w:r>
          <w:rPr>
            <w:noProof/>
            <w:webHidden/>
          </w:rPr>
          <w:fldChar w:fldCharType="begin"/>
        </w:r>
        <w:r>
          <w:rPr>
            <w:noProof/>
            <w:webHidden/>
          </w:rPr>
          <w:instrText xml:space="preserve"> PAGEREF _Toc229383853 \h </w:instrText>
        </w:r>
        <w:r>
          <w:rPr>
            <w:noProof/>
            <w:webHidden/>
          </w:rPr>
        </w:r>
        <w:r>
          <w:rPr>
            <w:noProof/>
            <w:webHidden/>
          </w:rPr>
          <w:fldChar w:fldCharType="separate"/>
        </w:r>
        <w:r>
          <w:rPr>
            <w:noProof/>
            <w:webHidden/>
          </w:rPr>
          <w:t>23</w:t>
        </w:r>
        <w:r>
          <w:rPr>
            <w:noProof/>
            <w:webHidden/>
          </w:rPr>
          <w:fldChar w:fldCharType="end"/>
        </w:r>
      </w:hyperlink>
    </w:p>
    <w:p w14:paraId="06BF83DA" w14:textId="6EAE6D3D"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54" w:history="1">
        <w:r w:rsidRPr="00447257">
          <w:rPr>
            <w:rStyle w:val="Kpr"/>
            <w:noProof/>
          </w:rPr>
          <w:t>Table 7: SWOT Matrisi</w:t>
        </w:r>
        <w:r>
          <w:rPr>
            <w:noProof/>
            <w:webHidden/>
          </w:rPr>
          <w:tab/>
        </w:r>
        <w:r>
          <w:rPr>
            <w:noProof/>
            <w:webHidden/>
          </w:rPr>
          <w:fldChar w:fldCharType="begin"/>
        </w:r>
        <w:r>
          <w:rPr>
            <w:noProof/>
            <w:webHidden/>
          </w:rPr>
          <w:instrText xml:space="preserve"> PAGEREF _Toc229383854 \h </w:instrText>
        </w:r>
        <w:r>
          <w:rPr>
            <w:noProof/>
            <w:webHidden/>
          </w:rPr>
        </w:r>
        <w:r>
          <w:rPr>
            <w:noProof/>
            <w:webHidden/>
          </w:rPr>
          <w:fldChar w:fldCharType="separate"/>
        </w:r>
        <w:r>
          <w:rPr>
            <w:noProof/>
            <w:webHidden/>
          </w:rPr>
          <w:t>27</w:t>
        </w:r>
        <w:r>
          <w:rPr>
            <w:noProof/>
            <w:webHidden/>
          </w:rPr>
          <w:fldChar w:fldCharType="end"/>
        </w:r>
      </w:hyperlink>
    </w:p>
    <w:p w14:paraId="7C32045B" w14:textId="3B4971C6"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55" w:history="1">
        <w:r w:rsidRPr="00447257">
          <w:rPr>
            <w:rStyle w:val="Kpr"/>
            <w:noProof/>
          </w:rPr>
          <w:t>Table 8: Projede Kullanılan Teknoloji Katmanları</w:t>
        </w:r>
        <w:r>
          <w:rPr>
            <w:noProof/>
            <w:webHidden/>
          </w:rPr>
          <w:tab/>
        </w:r>
        <w:r>
          <w:rPr>
            <w:noProof/>
            <w:webHidden/>
          </w:rPr>
          <w:fldChar w:fldCharType="begin"/>
        </w:r>
        <w:r>
          <w:rPr>
            <w:noProof/>
            <w:webHidden/>
          </w:rPr>
          <w:instrText xml:space="preserve"> PAGEREF _Toc229383855 \h </w:instrText>
        </w:r>
        <w:r>
          <w:rPr>
            <w:noProof/>
            <w:webHidden/>
          </w:rPr>
        </w:r>
        <w:r>
          <w:rPr>
            <w:noProof/>
            <w:webHidden/>
          </w:rPr>
          <w:fldChar w:fldCharType="separate"/>
        </w:r>
        <w:r>
          <w:rPr>
            <w:noProof/>
            <w:webHidden/>
          </w:rPr>
          <w:t>28</w:t>
        </w:r>
        <w:r>
          <w:rPr>
            <w:noProof/>
            <w:webHidden/>
          </w:rPr>
          <w:fldChar w:fldCharType="end"/>
        </w:r>
      </w:hyperlink>
    </w:p>
    <w:p w14:paraId="25DDFFCF" w14:textId="5E8274F3"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56" w:history="1">
        <w:r w:rsidRPr="00447257">
          <w:rPr>
            <w:rStyle w:val="Kpr"/>
            <w:noProof/>
          </w:rPr>
          <w:t>Table 9: Reddedilen Kararlar ve Sebepleri</w:t>
        </w:r>
        <w:r>
          <w:rPr>
            <w:noProof/>
            <w:webHidden/>
          </w:rPr>
          <w:tab/>
        </w:r>
        <w:r>
          <w:rPr>
            <w:noProof/>
            <w:webHidden/>
          </w:rPr>
          <w:fldChar w:fldCharType="begin"/>
        </w:r>
        <w:r>
          <w:rPr>
            <w:noProof/>
            <w:webHidden/>
          </w:rPr>
          <w:instrText xml:space="preserve"> PAGEREF _Toc229383856 \h </w:instrText>
        </w:r>
        <w:r>
          <w:rPr>
            <w:noProof/>
            <w:webHidden/>
          </w:rPr>
        </w:r>
        <w:r>
          <w:rPr>
            <w:noProof/>
            <w:webHidden/>
          </w:rPr>
          <w:fldChar w:fldCharType="separate"/>
        </w:r>
        <w:r>
          <w:rPr>
            <w:noProof/>
            <w:webHidden/>
          </w:rPr>
          <w:t>33</w:t>
        </w:r>
        <w:r>
          <w:rPr>
            <w:noProof/>
            <w:webHidden/>
          </w:rPr>
          <w:fldChar w:fldCharType="end"/>
        </w:r>
      </w:hyperlink>
    </w:p>
    <w:p w14:paraId="50AB7FA4" w14:textId="60A0C4B5"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57" w:history="1">
        <w:r w:rsidRPr="00447257">
          <w:rPr>
            <w:rStyle w:val="Kpr"/>
            <w:noProof/>
          </w:rPr>
          <w:t>Table 10: ADR Özet Listesi</w:t>
        </w:r>
        <w:r>
          <w:rPr>
            <w:noProof/>
            <w:webHidden/>
          </w:rPr>
          <w:tab/>
        </w:r>
        <w:r>
          <w:rPr>
            <w:noProof/>
            <w:webHidden/>
          </w:rPr>
          <w:fldChar w:fldCharType="begin"/>
        </w:r>
        <w:r>
          <w:rPr>
            <w:noProof/>
            <w:webHidden/>
          </w:rPr>
          <w:instrText xml:space="preserve"> PAGEREF _Toc229383857 \h </w:instrText>
        </w:r>
        <w:r>
          <w:rPr>
            <w:noProof/>
            <w:webHidden/>
          </w:rPr>
        </w:r>
        <w:r>
          <w:rPr>
            <w:noProof/>
            <w:webHidden/>
          </w:rPr>
          <w:fldChar w:fldCharType="separate"/>
        </w:r>
        <w:r>
          <w:rPr>
            <w:noProof/>
            <w:webHidden/>
          </w:rPr>
          <w:t>36</w:t>
        </w:r>
        <w:r>
          <w:rPr>
            <w:noProof/>
            <w:webHidden/>
          </w:rPr>
          <w:fldChar w:fldCharType="end"/>
        </w:r>
      </w:hyperlink>
    </w:p>
    <w:p w14:paraId="5E4C8F71" w14:textId="37CB557F"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58" w:history="1">
        <w:r w:rsidRPr="00447257">
          <w:rPr>
            <w:rStyle w:val="Kpr"/>
            <w:noProof/>
          </w:rPr>
          <w:t>Table 11:  Örnek Veri Objesi (ParsedRow)</w:t>
        </w:r>
        <w:r>
          <w:rPr>
            <w:noProof/>
            <w:webHidden/>
          </w:rPr>
          <w:tab/>
        </w:r>
        <w:r>
          <w:rPr>
            <w:noProof/>
            <w:webHidden/>
          </w:rPr>
          <w:fldChar w:fldCharType="begin"/>
        </w:r>
        <w:r>
          <w:rPr>
            <w:noProof/>
            <w:webHidden/>
          </w:rPr>
          <w:instrText xml:space="preserve"> PAGEREF _Toc229383858 \h </w:instrText>
        </w:r>
        <w:r>
          <w:rPr>
            <w:noProof/>
            <w:webHidden/>
          </w:rPr>
        </w:r>
        <w:r>
          <w:rPr>
            <w:noProof/>
            <w:webHidden/>
          </w:rPr>
          <w:fldChar w:fldCharType="separate"/>
        </w:r>
        <w:r>
          <w:rPr>
            <w:noProof/>
            <w:webHidden/>
          </w:rPr>
          <w:t>38</w:t>
        </w:r>
        <w:r>
          <w:rPr>
            <w:noProof/>
            <w:webHidden/>
          </w:rPr>
          <w:fldChar w:fldCharType="end"/>
        </w:r>
      </w:hyperlink>
    </w:p>
    <w:p w14:paraId="3A27CC3A" w14:textId="078E2E44"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59" w:history="1">
        <w:r w:rsidRPr="00447257">
          <w:rPr>
            <w:rStyle w:val="Kpr"/>
            <w:noProof/>
          </w:rPr>
          <w:t>Table 12:  ParsedRow (Dinamik CSV Satır Tablosu)</w:t>
        </w:r>
        <w:r>
          <w:rPr>
            <w:noProof/>
            <w:webHidden/>
          </w:rPr>
          <w:tab/>
        </w:r>
        <w:r>
          <w:rPr>
            <w:noProof/>
            <w:webHidden/>
          </w:rPr>
          <w:fldChar w:fldCharType="begin"/>
        </w:r>
        <w:r>
          <w:rPr>
            <w:noProof/>
            <w:webHidden/>
          </w:rPr>
          <w:instrText xml:space="preserve"> PAGEREF _Toc229383859 \h </w:instrText>
        </w:r>
        <w:r>
          <w:rPr>
            <w:noProof/>
            <w:webHidden/>
          </w:rPr>
        </w:r>
        <w:r>
          <w:rPr>
            <w:noProof/>
            <w:webHidden/>
          </w:rPr>
          <w:fldChar w:fldCharType="separate"/>
        </w:r>
        <w:r>
          <w:rPr>
            <w:noProof/>
            <w:webHidden/>
          </w:rPr>
          <w:t>38</w:t>
        </w:r>
        <w:r>
          <w:rPr>
            <w:noProof/>
            <w:webHidden/>
          </w:rPr>
          <w:fldChar w:fldCharType="end"/>
        </w:r>
      </w:hyperlink>
    </w:p>
    <w:p w14:paraId="23D28F4F" w14:textId="0F78D809"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60" w:history="1">
        <w:r w:rsidRPr="00447257">
          <w:rPr>
            <w:rStyle w:val="Kpr"/>
            <w:noProof/>
          </w:rPr>
          <w:t>Table 13:  ColumnStats (İstatistik Tablosu)</w:t>
        </w:r>
        <w:r>
          <w:rPr>
            <w:noProof/>
            <w:webHidden/>
          </w:rPr>
          <w:tab/>
        </w:r>
        <w:r>
          <w:rPr>
            <w:noProof/>
            <w:webHidden/>
          </w:rPr>
          <w:fldChar w:fldCharType="begin"/>
        </w:r>
        <w:r>
          <w:rPr>
            <w:noProof/>
            <w:webHidden/>
          </w:rPr>
          <w:instrText xml:space="preserve"> PAGEREF _Toc229383860 \h </w:instrText>
        </w:r>
        <w:r>
          <w:rPr>
            <w:noProof/>
            <w:webHidden/>
          </w:rPr>
        </w:r>
        <w:r>
          <w:rPr>
            <w:noProof/>
            <w:webHidden/>
          </w:rPr>
          <w:fldChar w:fldCharType="separate"/>
        </w:r>
        <w:r>
          <w:rPr>
            <w:noProof/>
            <w:webHidden/>
          </w:rPr>
          <w:t>39</w:t>
        </w:r>
        <w:r>
          <w:rPr>
            <w:noProof/>
            <w:webHidden/>
          </w:rPr>
          <w:fldChar w:fldCharType="end"/>
        </w:r>
      </w:hyperlink>
    </w:p>
    <w:p w14:paraId="5FD0930D" w14:textId="0A5425D7"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61" w:history="1">
        <w:r w:rsidRPr="00447257">
          <w:rPr>
            <w:rStyle w:val="Kpr"/>
            <w:noProof/>
          </w:rPr>
          <w:t>Table 14: İndeks Kararları (In-Memory)</w:t>
        </w:r>
        <w:r>
          <w:rPr>
            <w:noProof/>
            <w:webHidden/>
          </w:rPr>
          <w:tab/>
        </w:r>
        <w:r>
          <w:rPr>
            <w:noProof/>
            <w:webHidden/>
          </w:rPr>
          <w:fldChar w:fldCharType="begin"/>
        </w:r>
        <w:r>
          <w:rPr>
            <w:noProof/>
            <w:webHidden/>
          </w:rPr>
          <w:instrText xml:space="preserve"> PAGEREF _Toc229383861 \h </w:instrText>
        </w:r>
        <w:r>
          <w:rPr>
            <w:noProof/>
            <w:webHidden/>
          </w:rPr>
        </w:r>
        <w:r>
          <w:rPr>
            <w:noProof/>
            <w:webHidden/>
          </w:rPr>
          <w:fldChar w:fldCharType="separate"/>
        </w:r>
        <w:r>
          <w:rPr>
            <w:noProof/>
            <w:webHidden/>
          </w:rPr>
          <w:t>39</w:t>
        </w:r>
        <w:r>
          <w:rPr>
            <w:noProof/>
            <w:webHidden/>
          </w:rPr>
          <w:fldChar w:fldCharType="end"/>
        </w:r>
      </w:hyperlink>
    </w:p>
    <w:p w14:paraId="5FA65341" w14:textId="799C2A1C"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62" w:history="1">
        <w:r w:rsidRPr="00447257">
          <w:rPr>
            <w:rStyle w:val="Kpr"/>
            <w:noProof/>
          </w:rPr>
          <w:t>Table 15: Ana API Endpoint'leri</w:t>
        </w:r>
        <w:r>
          <w:rPr>
            <w:noProof/>
            <w:webHidden/>
          </w:rPr>
          <w:tab/>
        </w:r>
        <w:r>
          <w:rPr>
            <w:noProof/>
            <w:webHidden/>
          </w:rPr>
          <w:fldChar w:fldCharType="begin"/>
        </w:r>
        <w:r>
          <w:rPr>
            <w:noProof/>
            <w:webHidden/>
          </w:rPr>
          <w:instrText xml:space="preserve"> PAGEREF _Toc229383862 \h </w:instrText>
        </w:r>
        <w:r>
          <w:rPr>
            <w:noProof/>
            <w:webHidden/>
          </w:rPr>
        </w:r>
        <w:r>
          <w:rPr>
            <w:noProof/>
            <w:webHidden/>
          </w:rPr>
          <w:fldChar w:fldCharType="separate"/>
        </w:r>
        <w:r>
          <w:rPr>
            <w:noProof/>
            <w:webHidden/>
          </w:rPr>
          <w:t>41</w:t>
        </w:r>
        <w:r>
          <w:rPr>
            <w:noProof/>
            <w:webHidden/>
          </w:rPr>
          <w:fldChar w:fldCharType="end"/>
        </w:r>
      </w:hyperlink>
    </w:p>
    <w:p w14:paraId="0AD4D648" w14:textId="1B738C78"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63" w:history="1">
        <w:r w:rsidRPr="00447257">
          <w:rPr>
            <w:rStyle w:val="Kpr"/>
            <w:noProof/>
          </w:rPr>
          <w:t>Table 16: Rate Limit Kuralları</w:t>
        </w:r>
        <w:r>
          <w:rPr>
            <w:noProof/>
            <w:webHidden/>
          </w:rPr>
          <w:tab/>
        </w:r>
        <w:r>
          <w:rPr>
            <w:noProof/>
            <w:webHidden/>
          </w:rPr>
          <w:fldChar w:fldCharType="begin"/>
        </w:r>
        <w:r>
          <w:rPr>
            <w:noProof/>
            <w:webHidden/>
          </w:rPr>
          <w:instrText xml:space="preserve"> PAGEREF _Toc229383863 \h </w:instrText>
        </w:r>
        <w:r>
          <w:rPr>
            <w:noProof/>
            <w:webHidden/>
          </w:rPr>
        </w:r>
        <w:r>
          <w:rPr>
            <w:noProof/>
            <w:webHidden/>
          </w:rPr>
          <w:fldChar w:fldCharType="separate"/>
        </w:r>
        <w:r>
          <w:rPr>
            <w:noProof/>
            <w:webHidden/>
          </w:rPr>
          <w:t>42</w:t>
        </w:r>
        <w:r>
          <w:rPr>
            <w:noProof/>
            <w:webHidden/>
          </w:rPr>
          <w:fldChar w:fldCharType="end"/>
        </w:r>
      </w:hyperlink>
    </w:p>
    <w:p w14:paraId="222D50B0" w14:textId="53B13E4C"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64" w:history="1">
        <w:r w:rsidRPr="00447257">
          <w:rPr>
            <w:rStyle w:val="Kpr"/>
            <w:noProof/>
          </w:rPr>
          <w:t>Table 17: Renk Paleti</w:t>
        </w:r>
        <w:r>
          <w:rPr>
            <w:noProof/>
            <w:webHidden/>
          </w:rPr>
          <w:tab/>
        </w:r>
        <w:r>
          <w:rPr>
            <w:noProof/>
            <w:webHidden/>
          </w:rPr>
          <w:fldChar w:fldCharType="begin"/>
        </w:r>
        <w:r>
          <w:rPr>
            <w:noProof/>
            <w:webHidden/>
          </w:rPr>
          <w:instrText xml:space="preserve"> PAGEREF _Toc229383864 \h </w:instrText>
        </w:r>
        <w:r>
          <w:rPr>
            <w:noProof/>
            <w:webHidden/>
          </w:rPr>
        </w:r>
        <w:r>
          <w:rPr>
            <w:noProof/>
            <w:webHidden/>
          </w:rPr>
          <w:fldChar w:fldCharType="separate"/>
        </w:r>
        <w:r>
          <w:rPr>
            <w:noProof/>
            <w:webHidden/>
          </w:rPr>
          <w:t>44</w:t>
        </w:r>
        <w:r>
          <w:rPr>
            <w:noProof/>
            <w:webHidden/>
          </w:rPr>
          <w:fldChar w:fldCharType="end"/>
        </w:r>
      </w:hyperlink>
    </w:p>
    <w:p w14:paraId="3F7D432F" w14:textId="5E5FEAA8"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65" w:history="1">
        <w:r w:rsidRPr="00447257">
          <w:rPr>
            <w:rStyle w:val="Kpr"/>
            <w:noProof/>
          </w:rPr>
          <w:t>Table 18: Tipografi Skalası</w:t>
        </w:r>
        <w:r>
          <w:rPr>
            <w:noProof/>
            <w:webHidden/>
          </w:rPr>
          <w:tab/>
        </w:r>
        <w:r>
          <w:rPr>
            <w:noProof/>
            <w:webHidden/>
          </w:rPr>
          <w:fldChar w:fldCharType="begin"/>
        </w:r>
        <w:r>
          <w:rPr>
            <w:noProof/>
            <w:webHidden/>
          </w:rPr>
          <w:instrText xml:space="preserve"> PAGEREF _Toc229383865 \h </w:instrText>
        </w:r>
        <w:r>
          <w:rPr>
            <w:noProof/>
            <w:webHidden/>
          </w:rPr>
        </w:r>
        <w:r>
          <w:rPr>
            <w:noProof/>
            <w:webHidden/>
          </w:rPr>
          <w:fldChar w:fldCharType="separate"/>
        </w:r>
        <w:r>
          <w:rPr>
            <w:noProof/>
            <w:webHidden/>
          </w:rPr>
          <w:t>44</w:t>
        </w:r>
        <w:r>
          <w:rPr>
            <w:noProof/>
            <w:webHidden/>
          </w:rPr>
          <w:fldChar w:fldCharType="end"/>
        </w:r>
      </w:hyperlink>
    </w:p>
    <w:p w14:paraId="43873458" w14:textId="1CC7DB1E"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66" w:history="1">
        <w:r w:rsidRPr="00447257">
          <w:rPr>
            <w:rStyle w:val="Kpr"/>
            <w:noProof/>
          </w:rPr>
          <w:t>Table 19: Breakpoint'ler</w:t>
        </w:r>
        <w:r>
          <w:rPr>
            <w:noProof/>
            <w:webHidden/>
          </w:rPr>
          <w:tab/>
        </w:r>
        <w:r>
          <w:rPr>
            <w:noProof/>
            <w:webHidden/>
          </w:rPr>
          <w:fldChar w:fldCharType="begin"/>
        </w:r>
        <w:r>
          <w:rPr>
            <w:noProof/>
            <w:webHidden/>
          </w:rPr>
          <w:instrText xml:space="preserve"> PAGEREF _Toc229383866 \h </w:instrText>
        </w:r>
        <w:r>
          <w:rPr>
            <w:noProof/>
            <w:webHidden/>
          </w:rPr>
        </w:r>
        <w:r>
          <w:rPr>
            <w:noProof/>
            <w:webHidden/>
          </w:rPr>
          <w:fldChar w:fldCharType="separate"/>
        </w:r>
        <w:r>
          <w:rPr>
            <w:noProof/>
            <w:webHidden/>
          </w:rPr>
          <w:t>46</w:t>
        </w:r>
        <w:r>
          <w:rPr>
            <w:noProof/>
            <w:webHidden/>
          </w:rPr>
          <w:fldChar w:fldCharType="end"/>
        </w:r>
      </w:hyperlink>
    </w:p>
    <w:p w14:paraId="34EFFEBE" w14:textId="0899CEF7"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67" w:history="1">
        <w:r w:rsidRPr="00447257">
          <w:rPr>
            <w:rStyle w:val="Kpr"/>
            <w:noProof/>
          </w:rPr>
          <w:t>Table 20: OWASP Top 10 (2021) Uygulama Matrisi</w:t>
        </w:r>
        <w:r>
          <w:rPr>
            <w:noProof/>
            <w:webHidden/>
          </w:rPr>
          <w:tab/>
        </w:r>
        <w:r>
          <w:rPr>
            <w:noProof/>
            <w:webHidden/>
          </w:rPr>
          <w:fldChar w:fldCharType="begin"/>
        </w:r>
        <w:r>
          <w:rPr>
            <w:noProof/>
            <w:webHidden/>
          </w:rPr>
          <w:instrText xml:space="preserve"> PAGEREF _Toc229383867 \h </w:instrText>
        </w:r>
        <w:r>
          <w:rPr>
            <w:noProof/>
            <w:webHidden/>
          </w:rPr>
        </w:r>
        <w:r>
          <w:rPr>
            <w:noProof/>
            <w:webHidden/>
          </w:rPr>
          <w:fldChar w:fldCharType="separate"/>
        </w:r>
        <w:r>
          <w:rPr>
            <w:noProof/>
            <w:webHidden/>
          </w:rPr>
          <w:t>49</w:t>
        </w:r>
        <w:r>
          <w:rPr>
            <w:noProof/>
            <w:webHidden/>
          </w:rPr>
          <w:fldChar w:fldCharType="end"/>
        </w:r>
      </w:hyperlink>
    </w:p>
    <w:p w14:paraId="760C92A4" w14:textId="5C3B4687"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68" w:history="1">
        <w:r w:rsidRPr="00447257">
          <w:rPr>
            <w:rStyle w:val="Kpr"/>
            <w:noProof/>
          </w:rPr>
          <w:t>Table 21: Performans Metrikleri ve Hedefler</w:t>
        </w:r>
        <w:r>
          <w:rPr>
            <w:noProof/>
            <w:webHidden/>
          </w:rPr>
          <w:tab/>
        </w:r>
        <w:r>
          <w:rPr>
            <w:noProof/>
            <w:webHidden/>
          </w:rPr>
          <w:fldChar w:fldCharType="begin"/>
        </w:r>
        <w:r>
          <w:rPr>
            <w:noProof/>
            <w:webHidden/>
          </w:rPr>
          <w:instrText xml:space="preserve"> PAGEREF _Toc229383868 \h </w:instrText>
        </w:r>
        <w:r>
          <w:rPr>
            <w:noProof/>
            <w:webHidden/>
          </w:rPr>
        </w:r>
        <w:r>
          <w:rPr>
            <w:noProof/>
            <w:webHidden/>
          </w:rPr>
          <w:fldChar w:fldCharType="separate"/>
        </w:r>
        <w:r>
          <w:rPr>
            <w:noProof/>
            <w:webHidden/>
          </w:rPr>
          <w:t>50</w:t>
        </w:r>
        <w:r>
          <w:rPr>
            <w:noProof/>
            <w:webHidden/>
          </w:rPr>
          <w:fldChar w:fldCharType="end"/>
        </w:r>
      </w:hyperlink>
    </w:p>
    <w:p w14:paraId="5B6292B1" w14:textId="4AF7B502"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69" w:history="1">
        <w:r w:rsidRPr="00447257">
          <w:rPr>
            <w:rStyle w:val="Kpr"/>
            <w:noProof/>
          </w:rPr>
          <w:t>Table 22: Business Model Canvas (Alex Osterwalder)</w:t>
        </w:r>
        <w:r>
          <w:rPr>
            <w:noProof/>
            <w:webHidden/>
          </w:rPr>
          <w:tab/>
        </w:r>
        <w:r>
          <w:rPr>
            <w:noProof/>
            <w:webHidden/>
          </w:rPr>
          <w:fldChar w:fldCharType="begin"/>
        </w:r>
        <w:r>
          <w:rPr>
            <w:noProof/>
            <w:webHidden/>
          </w:rPr>
          <w:instrText xml:space="preserve"> PAGEREF _Toc229383869 \h </w:instrText>
        </w:r>
        <w:r>
          <w:rPr>
            <w:noProof/>
            <w:webHidden/>
          </w:rPr>
        </w:r>
        <w:r>
          <w:rPr>
            <w:noProof/>
            <w:webHidden/>
          </w:rPr>
          <w:fldChar w:fldCharType="separate"/>
        </w:r>
        <w:r>
          <w:rPr>
            <w:noProof/>
            <w:webHidden/>
          </w:rPr>
          <w:t>52</w:t>
        </w:r>
        <w:r>
          <w:rPr>
            <w:noProof/>
            <w:webHidden/>
          </w:rPr>
          <w:fldChar w:fldCharType="end"/>
        </w:r>
      </w:hyperlink>
    </w:p>
    <w:p w14:paraId="6FA2668A" w14:textId="2B972CBF"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70" w:history="1">
        <w:r w:rsidRPr="00447257">
          <w:rPr>
            <w:rStyle w:val="Kpr"/>
            <w:noProof/>
          </w:rPr>
          <w:t>Table 23: Fiyat Tabloması (3 tier)</w:t>
        </w:r>
        <w:r>
          <w:rPr>
            <w:noProof/>
            <w:webHidden/>
          </w:rPr>
          <w:tab/>
        </w:r>
        <w:r>
          <w:rPr>
            <w:noProof/>
            <w:webHidden/>
          </w:rPr>
          <w:fldChar w:fldCharType="begin"/>
        </w:r>
        <w:r>
          <w:rPr>
            <w:noProof/>
            <w:webHidden/>
          </w:rPr>
          <w:instrText xml:space="preserve"> PAGEREF _Toc229383870 \h </w:instrText>
        </w:r>
        <w:r>
          <w:rPr>
            <w:noProof/>
            <w:webHidden/>
          </w:rPr>
        </w:r>
        <w:r>
          <w:rPr>
            <w:noProof/>
            <w:webHidden/>
          </w:rPr>
          <w:fldChar w:fldCharType="separate"/>
        </w:r>
        <w:r>
          <w:rPr>
            <w:noProof/>
            <w:webHidden/>
          </w:rPr>
          <w:t>53</w:t>
        </w:r>
        <w:r>
          <w:rPr>
            <w:noProof/>
            <w:webHidden/>
          </w:rPr>
          <w:fldChar w:fldCharType="end"/>
        </w:r>
      </w:hyperlink>
    </w:p>
    <w:p w14:paraId="4444BEF5" w14:textId="4592BA0F"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71" w:history="1">
        <w:r w:rsidRPr="00447257">
          <w:rPr>
            <w:rStyle w:val="Kpr"/>
            <w:noProof/>
          </w:rPr>
          <w:t>Table 24: 1. Yıl Toplam Sahip Olma Maliyeti (TCO)</w:t>
        </w:r>
        <w:r>
          <w:rPr>
            <w:noProof/>
            <w:webHidden/>
          </w:rPr>
          <w:tab/>
        </w:r>
        <w:r>
          <w:rPr>
            <w:noProof/>
            <w:webHidden/>
          </w:rPr>
          <w:fldChar w:fldCharType="begin"/>
        </w:r>
        <w:r>
          <w:rPr>
            <w:noProof/>
            <w:webHidden/>
          </w:rPr>
          <w:instrText xml:space="preserve"> PAGEREF _Toc229383871 \h </w:instrText>
        </w:r>
        <w:r>
          <w:rPr>
            <w:noProof/>
            <w:webHidden/>
          </w:rPr>
        </w:r>
        <w:r>
          <w:rPr>
            <w:noProof/>
            <w:webHidden/>
          </w:rPr>
          <w:fldChar w:fldCharType="separate"/>
        </w:r>
        <w:r>
          <w:rPr>
            <w:noProof/>
            <w:webHidden/>
          </w:rPr>
          <w:t>53</w:t>
        </w:r>
        <w:r>
          <w:rPr>
            <w:noProof/>
            <w:webHidden/>
          </w:rPr>
          <w:fldChar w:fldCharType="end"/>
        </w:r>
      </w:hyperlink>
    </w:p>
    <w:p w14:paraId="1C5E9C8A" w14:textId="676B4092"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72" w:history="1">
        <w:r w:rsidRPr="00447257">
          <w:rPr>
            <w:rStyle w:val="Kpr"/>
            <w:noProof/>
          </w:rPr>
          <w:t>Table 25: Temel Unit Ekonomi Metrikleri (Tahmin)</w:t>
        </w:r>
        <w:r>
          <w:rPr>
            <w:noProof/>
            <w:webHidden/>
          </w:rPr>
          <w:tab/>
        </w:r>
        <w:r>
          <w:rPr>
            <w:noProof/>
            <w:webHidden/>
          </w:rPr>
          <w:fldChar w:fldCharType="begin"/>
        </w:r>
        <w:r>
          <w:rPr>
            <w:noProof/>
            <w:webHidden/>
          </w:rPr>
          <w:instrText xml:space="preserve"> PAGEREF _Toc229383872 \h </w:instrText>
        </w:r>
        <w:r>
          <w:rPr>
            <w:noProof/>
            <w:webHidden/>
          </w:rPr>
        </w:r>
        <w:r>
          <w:rPr>
            <w:noProof/>
            <w:webHidden/>
          </w:rPr>
          <w:fldChar w:fldCharType="separate"/>
        </w:r>
        <w:r>
          <w:rPr>
            <w:noProof/>
            <w:webHidden/>
          </w:rPr>
          <w:t>54</w:t>
        </w:r>
        <w:r>
          <w:rPr>
            <w:noProof/>
            <w:webHidden/>
          </w:rPr>
          <w:fldChar w:fldCharType="end"/>
        </w:r>
      </w:hyperlink>
    </w:p>
    <w:p w14:paraId="74A8244F" w14:textId="40F14EFF"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73" w:history="1">
        <w:r w:rsidRPr="00447257">
          <w:rPr>
            <w:rStyle w:val="Kpr"/>
            <w:noProof/>
          </w:rPr>
          <w:t>Table 26: AI Kullanım Dağılımı</w:t>
        </w:r>
        <w:r>
          <w:rPr>
            <w:noProof/>
            <w:webHidden/>
          </w:rPr>
          <w:tab/>
        </w:r>
        <w:r>
          <w:rPr>
            <w:noProof/>
            <w:webHidden/>
          </w:rPr>
          <w:fldChar w:fldCharType="begin"/>
        </w:r>
        <w:r>
          <w:rPr>
            <w:noProof/>
            <w:webHidden/>
          </w:rPr>
          <w:instrText xml:space="preserve"> PAGEREF _Toc229383873 \h </w:instrText>
        </w:r>
        <w:r>
          <w:rPr>
            <w:noProof/>
            <w:webHidden/>
          </w:rPr>
        </w:r>
        <w:r>
          <w:rPr>
            <w:noProof/>
            <w:webHidden/>
          </w:rPr>
          <w:fldChar w:fldCharType="separate"/>
        </w:r>
        <w:r>
          <w:rPr>
            <w:noProof/>
            <w:webHidden/>
          </w:rPr>
          <w:t>59</w:t>
        </w:r>
        <w:r>
          <w:rPr>
            <w:noProof/>
            <w:webHidden/>
          </w:rPr>
          <w:fldChar w:fldCharType="end"/>
        </w:r>
      </w:hyperlink>
    </w:p>
    <w:p w14:paraId="7185E428" w14:textId="653AFD75" w:rsidR="004A22D7" w:rsidRDefault="004A22D7">
      <w:pPr>
        <w:pStyle w:val="ekillerTablosu"/>
        <w:tabs>
          <w:tab w:val="right" w:leader="dot" w:pos="8778"/>
        </w:tabs>
        <w:rPr>
          <w:rFonts w:asciiTheme="minorHAnsi" w:eastAsiaTheme="minorEastAsia" w:hAnsiTheme="minorHAnsi" w:cstheme="minorBidi"/>
          <w:noProof/>
          <w:kern w:val="2"/>
          <w:szCs w:val="24"/>
          <w:lang w:val="tr-TR" w:eastAsia="tr-TR"/>
          <w14:ligatures w14:val="standardContextual"/>
        </w:rPr>
      </w:pPr>
      <w:hyperlink w:anchor="_Toc229383874" w:history="1">
        <w:r w:rsidRPr="00447257">
          <w:rPr>
            <w:rStyle w:val="Kpr"/>
            <w:noProof/>
          </w:rPr>
          <w:t>Table 27: Geliştirme Sürecindeki En Büyük 3 Zorluk</w:t>
        </w:r>
        <w:r>
          <w:rPr>
            <w:noProof/>
            <w:webHidden/>
          </w:rPr>
          <w:tab/>
        </w:r>
        <w:r>
          <w:rPr>
            <w:noProof/>
            <w:webHidden/>
          </w:rPr>
          <w:fldChar w:fldCharType="begin"/>
        </w:r>
        <w:r>
          <w:rPr>
            <w:noProof/>
            <w:webHidden/>
          </w:rPr>
          <w:instrText xml:space="preserve"> PAGEREF _Toc229383874 \h </w:instrText>
        </w:r>
        <w:r>
          <w:rPr>
            <w:noProof/>
            <w:webHidden/>
          </w:rPr>
        </w:r>
        <w:r>
          <w:rPr>
            <w:noProof/>
            <w:webHidden/>
          </w:rPr>
          <w:fldChar w:fldCharType="separate"/>
        </w:r>
        <w:r>
          <w:rPr>
            <w:noProof/>
            <w:webHidden/>
          </w:rPr>
          <w:t>60</w:t>
        </w:r>
        <w:r>
          <w:rPr>
            <w:noProof/>
            <w:webHidden/>
          </w:rPr>
          <w:fldChar w:fldCharType="end"/>
        </w:r>
      </w:hyperlink>
    </w:p>
    <w:p w14:paraId="19342FEE" w14:textId="388EBD4E" w:rsidR="00052761" w:rsidRDefault="00BD6866">
      <w:pPr>
        <w:ind w:firstLine="0"/>
      </w:pPr>
      <w:r>
        <w:fldChar w:fldCharType="end"/>
      </w:r>
    </w:p>
    <w:p w14:paraId="021F7F8D" w14:textId="77777777" w:rsidR="00052761" w:rsidRDefault="0006423C">
      <w:r>
        <w:br w:type="page"/>
      </w:r>
    </w:p>
    <w:p w14:paraId="0D6CFFA5" w14:textId="77777777" w:rsidR="00052761" w:rsidRDefault="0006423C">
      <w:pPr>
        <w:spacing w:before="480" w:after="360"/>
        <w:ind w:firstLine="0"/>
        <w:jc w:val="center"/>
      </w:pPr>
      <w:r>
        <w:rPr>
          <w:b/>
          <w:sz w:val="28"/>
        </w:rPr>
        <w:lastRenderedPageBreak/>
        <w:t>KISALTMALAR VE SİMGELER</w:t>
      </w:r>
    </w:p>
    <w:tbl>
      <w:tblPr>
        <w:tblStyle w:val="AkKlavuz-Vurgu1"/>
        <w:tblW w:w="0" w:type="auto"/>
        <w:jc w:val="center"/>
        <w:tblLayout w:type="fixed"/>
        <w:tblLook w:val="04A0" w:firstRow="1" w:lastRow="0" w:firstColumn="1" w:lastColumn="0" w:noHBand="0" w:noVBand="1"/>
      </w:tblPr>
      <w:tblGrid>
        <w:gridCol w:w="1688"/>
        <w:gridCol w:w="6754"/>
      </w:tblGrid>
      <w:tr w:rsidR="00052761" w14:paraId="286697E3" w14:textId="77777777" w:rsidTr="00510D1B">
        <w:trPr>
          <w:cnfStyle w:val="100000000000" w:firstRow="1" w:lastRow="0" w:firstColumn="0" w:lastColumn="0" w:oddVBand="0" w:evenVBand="0" w:oddHBand="0" w:evenHBand="0"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shd w:val="clear" w:color="auto" w:fill="1F4E78"/>
          </w:tcPr>
          <w:p w14:paraId="299811FF" w14:textId="77777777" w:rsidR="00052761" w:rsidRDefault="0006423C">
            <w:pPr>
              <w:ind w:firstLine="0"/>
            </w:pPr>
            <w:proofErr w:type="spellStart"/>
            <w:r>
              <w:rPr>
                <w:color w:val="FFFFFF"/>
              </w:rPr>
              <w:t>Kısaltma</w:t>
            </w:r>
            <w:proofErr w:type="spellEnd"/>
          </w:p>
        </w:tc>
        <w:tc>
          <w:tcPr>
            <w:tcW w:w="6754" w:type="dxa"/>
            <w:shd w:val="clear" w:color="auto" w:fill="1F4E78"/>
          </w:tcPr>
          <w:p w14:paraId="49F71ED4" w14:textId="48DA6335"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rPr>
              <w:t>Açıklam</w:t>
            </w:r>
            <w:r w:rsidR="00510D1B">
              <w:rPr>
                <w:color w:val="FFFFFF"/>
              </w:rPr>
              <w:t>a</w:t>
            </w:r>
            <w:proofErr w:type="spellEnd"/>
          </w:p>
        </w:tc>
      </w:tr>
      <w:tr w:rsidR="00E03108" w14:paraId="42317F62" w14:textId="77777777" w:rsidTr="00510D1B">
        <w:trPr>
          <w:cnfStyle w:val="000000100000" w:firstRow="0" w:lastRow="0" w:firstColumn="0" w:lastColumn="0" w:oddVBand="0" w:evenVBand="0" w:oddHBand="1" w:evenHBand="0"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02DDB663" w14:textId="698F659B" w:rsidR="00E03108" w:rsidRPr="00E03108" w:rsidRDefault="00E03108" w:rsidP="00E03108">
            <w:pPr>
              <w:ind w:firstLine="0"/>
              <w:rPr>
                <w:b w:val="0"/>
                <w:bCs w:val="0"/>
                <w:szCs w:val="24"/>
              </w:rPr>
            </w:pPr>
            <w:r w:rsidRPr="00B95476">
              <w:t>ADR</w:t>
            </w:r>
          </w:p>
        </w:tc>
        <w:tc>
          <w:tcPr>
            <w:tcW w:w="6754" w:type="dxa"/>
            <w:tcBorders>
              <w:top w:val="single" w:sz="4" w:space="0" w:color="7F7F7F"/>
              <w:left w:val="single" w:sz="4" w:space="0" w:color="7F7F7F"/>
              <w:bottom w:val="single" w:sz="4" w:space="0" w:color="7F7F7F"/>
              <w:right w:val="single" w:sz="4" w:space="0" w:color="7F7F7F"/>
            </w:tcBorders>
            <w:vAlign w:val="center"/>
          </w:tcPr>
          <w:p w14:paraId="0EAA9C0E" w14:textId="187AB017"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r w:rsidRPr="00E03108">
              <w:rPr>
                <w:szCs w:val="24"/>
              </w:rPr>
              <w:t xml:space="preserve">Architecture Decision Record — </w:t>
            </w:r>
            <w:proofErr w:type="spellStart"/>
            <w:r w:rsidRPr="00E03108">
              <w:rPr>
                <w:szCs w:val="24"/>
              </w:rPr>
              <w:t>Mimari</w:t>
            </w:r>
            <w:proofErr w:type="spellEnd"/>
            <w:r w:rsidRPr="00E03108">
              <w:rPr>
                <w:szCs w:val="24"/>
              </w:rPr>
              <w:t xml:space="preserve"> Karar </w:t>
            </w:r>
            <w:proofErr w:type="spellStart"/>
            <w:r w:rsidRPr="00E03108">
              <w:rPr>
                <w:szCs w:val="24"/>
              </w:rPr>
              <w:t>Kaydı</w:t>
            </w:r>
            <w:proofErr w:type="spellEnd"/>
          </w:p>
        </w:tc>
      </w:tr>
      <w:tr w:rsidR="00E03108" w14:paraId="5096955F" w14:textId="77777777" w:rsidTr="00510D1B">
        <w:trPr>
          <w:cnfStyle w:val="000000010000" w:firstRow="0" w:lastRow="0" w:firstColumn="0" w:lastColumn="0" w:oddVBand="0" w:evenVBand="0" w:oddHBand="0" w:evenHBand="1" w:firstRowFirstColumn="0" w:firstRowLastColumn="0" w:lastRowFirstColumn="0" w:lastRowLastColumn="0"/>
          <w:trHeight w:val="940"/>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7FF0A937" w14:textId="706EE4E2" w:rsidR="00E03108" w:rsidRPr="00E03108" w:rsidRDefault="00E03108" w:rsidP="00E03108">
            <w:pPr>
              <w:ind w:firstLine="0"/>
              <w:rPr>
                <w:b w:val="0"/>
                <w:bCs w:val="0"/>
                <w:szCs w:val="24"/>
              </w:rPr>
            </w:pPr>
            <w:r w:rsidRPr="00B95476">
              <w:t>API</w:t>
            </w:r>
          </w:p>
        </w:tc>
        <w:tc>
          <w:tcPr>
            <w:tcW w:w="6754" w:type="dxa"/>
            <w:tcBorders>
              <w:top w:val="single" w:sz="4" w:space="0" w:color="7F7F7F"/>
              <w:left w:val="single" w:sz="4" w:space="0" w:color="7F7F7F"/>
              <w:bottom w:val="single" w:sz="4" w:space="0" w:color="7F7F7F"/>
              <w:right w:val="single" w:sz="4" w:space="0" w:color="7F7F7F"/>
            </w:tcBorders>
            <w:vAlign w:val="center"/>
          </w:tcPr>
          <w:p w14:paraId="4E98A248" w14:textId="11BEBA12"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Application Programming Interface — </w:t>
            </w:r>
            <w:proofErr w:type="spellStart"/>
            <w:r w:rsidRPr="00E03108">
              <w:rPr>
                <w:szCs w:val="24"/>
              </w:rPr>
              <w:t>Uygulama</w:t>
            </w:r>
            <w:proofErr w:type="spellEnd"/>
            <w:r w:rsidRPr="00E03108">
              <w:rPr>
                <w:szCs w:val="24"/>
              </w:rPr>
              <w:t xml:space="preserve"> </w:t>
            </w:r>
            <w:proofErr w:type="spellStart"/>
            <w:r w:rsidRPr="00E03108">
              <w:rPr>
                <w:szCs w:val="24"/>
              </w:rPr>
              <w:t>Programlama</w:t>
            </w:r>
            <w:proofErr w:type="spellEnd"/>
            <w:r w:rsidRPr="00E03108">
              <w:rPr>
                <w:szCs w:val="24"/>
              </w:rPr>
              <w:t xml:space="preserve"> </w:t>
            </w:r>
            <w:proofErr w:type="spellStart"/>
            <w:r w:rsidRPr="00E03108">
              <w:rPr>
                <w:szCs w:val="24"/>
              </w:rPr>
              <w:t>Arayüzü</w:t>
            </w:r>
            <w:proofErr w:type="spellEnd"/>
          </w:p>
        </w:tc>
      </w:tr>
      <w:tr w:rsidR="00E03108" w14:paraId="4DBBA8D8" w14:textId="77777777" w:rsidTr="00510D1B">
        <w:trPr>
          <w:cnfStyle w:val="000000100000" w:firstRow="0" w:lastRow="0" w:firstColumn="0" w:lastColumn="0" w:oddVBand="0" w:evenVBand="0" w:oddHBand="1" w:evenHBand="0" w:firstRowFirstColumn="0" w:firstRowLastColumn="0" w:lastRowFirstColumn="0" w:lastRowLastColumn="0"/>
          <w:trHeight w:val="535"/>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3BED48F6" w14:textId="2E591009" w:rsidR="00E03108" w:rsidRPr="00E03108" w:rsidRDefault="00E03108" w:rsidP="00E03108">
            <w:pPr>
              <w:ind w:firstLine="0"/>
              <w:rPr>
                <w:b w:val="0"/>
                <w:bCs w:val="0"/>
                <w:szCs w:val="24"/>
              </w:rPr>
            </w:pPr>
            <w:r w:rsidRPr="00B95476">
              <w:t>CPU</w:t>
            </w:r>
          </w:p>
        </w:tc>
        <w:tc>
          <w:tcPr>
            <w:tcW w:w="6754" w:type="dxa"/>
            <w:tcBorders>
              <w:top w:val="single" w:sz="4" w:space="0" w:color="7F7F7F"/>
              <w:left w:val="single" w:sz="4" w:space="0" w:color="7F7F7F"/>
              <w:bottom w:val="single" w:sz="4" w:space="0" w:color="7F7F7F"/>
              <w:right w:val="single" w:sz="4" w:space="0" w:color="7F7F7F"/>
            </w:tcBorders>
            <w:vAlign w:val="center"/>
          </w:tcPr>
          <w:p w14:paraId="1914CAFA" w14:textId="0213686C"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r w:rsidRPr="00E03108">
              <w:rPr>
                <w:szCs w:val="24"/>
              </w:rPr>
              <w:t xml:space="preserve">Central Processing Unit — </w:t>
            </w:r>
            <w:proofErr w:type="spellStart"/>
            <w:r w:rsidRPr="00E03108">
              <w:rPr>
                <w:szCs w:val="24"/>
              </w:rPr>
              <w:t>Merkezi</w:t>
            </w:r>
            <w:proofErr w:type="spellEnd"/>
            <w:r w:rsidRPr="00E03108">
              <w:rPr>
                <w:szCs w:val="24"/>
              </w:rPr>
              <w:t xml:space="preserve"> </w:t>
            </w:r>
            <w:proofErr w:type="spellStart"/>
            <w:r w:rsidRPr="00E03108">
              <w:rPr>
                <w:szCs w:val="24"/>
              </w:rPr>
              <w:t>İşlem</w:t>
            </w:r>
            <w:proofErr w:type="spellEnd"/>
            <w:r w:rsidRPr="00E03108">
              <w:rPr>
                <w:szCs w:val="24"/>
              </w:rPr>
              <w:t xml:space="preserve"> </w:t>
            </w:r>
            <w:proofErr w:type="spellStart"/>
            <w:r w:rsidRPr="00E03108">
              <w:rPr>
                <w:szCs w:val="24"/>
              </w:rPr>
              <w:t>Birimi</w:t>
            </w:r>
            <w:proofErr w:type="spellEnd"/>
            <w:r w:rsidRPr="00E03108">
              <w:rPr>
                <w:szCs w:val="24"/>
              </w:rPr>
              <w:t xml:space="preserve"> (</w:t>
            </w:r>
            <w:proofErr w:type="spellStart"/>
            <w:r w:rsidRPr="00E03108">
              <w:rPr>
                <w:szCs w:val="24"/>
              </w:rPr>
              <w:t>İşlemci</w:t>
            </w:r>
            <w:proofErr w:type="spellEnd"/>
            <w:r w:rsidRPr="00E03108">
              <w:rPr>
                <w:szCs w:val="24"/>
              </w:rPr>
              <w:t>)</w:t>
            </w:r>
          </w:p>
        </w:tc>
      </w:tr>
      <w:tr w:rsidR="00E03108" w14:paraId="7BA9B656" w14:textId="77777777" w:rsidTr="00510D1B">
        <w:trPr>
          <w:cnfStyle w:val="000000010000" w:firstRow="0" w:lastRow="0" w:firstColumn="0" w:lastColumn="0" w:oddVBand="0" w:evenVBand="0" w:oddHBand="0" w:evenHBand="1"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33494002" w14:textId="1FB9F8A6" w:rsidR="00E03108" w:rsidRPr="00E03108" w:rsidRDefault="00E03108" w:rsidP="00E03108">
            <w:pPr>
              <w:ind w:firstLine="0"/>
              <w:rPr>
                <w:b w:val="0"/>
                <w:bCs w:val="0"/>
                <w:szCs w:val="24"/>
              </w:rPr>
            </w:pPr>
            <w:r w:rsidRPr="00B95476">
              <w:t>CSV</w:t>
            </w:r>
          </w:p>
        </w:tc>
        <w:tc>
          <w:tcPr>
            <w:tcW w:w="6754" w:type="dxa"/>
            <w:tcBorders>
              <w:top w:val="single" w:sz="4" w:space="0" w:color="7F7F7F"/>
              <w:left w:val="single" w:sz="4" w:space="0" w:color="7F7F7F"/>
              <w:bottom w:val="single" w:sz="4" w:space="0" w:color="7F7F7F"/>
              <w:right w:val="single" w:sz="4" w:space="0" w:color="7F7F7F"/>
            </w:tcBorders>
            <w:vAlign w:val="center"/>
          </w:tcPr>
          <w:p w14:paraId="1C2968E4" w14:textId="21C636F7"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Comma-Separated Values — </w:t>
            </w:r>
            <w:proofErr w:type="spellStart"/>
            <w:r w:rsidRPr="00E03108">
              <w:rPr>
                <w:szCs w:val="24"/>
              </w:rPr>
              <w:t>Virgülle</w:t>
            </w:r>
            <w:proofErr w:type="spellEnd"/>
            <w:r w:rsidRPr="00E03108">
              <w:rPr>
                <w:szCs w:val="24"/>
              </w:rPr>
              <w:t xml:space="preserve"> </w:t>
            </w:r>
            <w:proofErr w:type="spellStart"/>
            <w:r w:rsidRPr="00E03108">
              <w:rPr>
                <w:szCs w:val="24"/>
              </w:rPr>
              <w:t>Ayrılmış</w:t>
            </w:r>
            <w:proofErr w:type="spellEnd"/>
            <w:r w:rsidRPr="00E03108">
              <w:rPr>
                <w:szCs w:val="24"/>
              </w:rPr>
              <w:t xml:space="preserve"> </w:t>
            </w:r>
            <w:proofErr w:type="spellStart"/>
            <w:r w:rsidRPr="00E03108">
              <w:rPr>
                <w:szCs w:val="24"/>
              </w:rPr>
              <w:t>Değerler</w:t>
            </w:r>
            <w:proofErr w:type="spellEnd"/>
          </w:p>
        </w:tc>
      </w:tr>
      <w:tr w:rsidR="00E03108" w14:paraId="467F7684" w14:textId="77777777" w:rsidTr="00510D1B">
        <w:trPr>
          <w:cnfStyle w:val="000000100000" w:firstRow="0" w:lastRow="0" w:firstColumn="0" w:lastColumn="0" w:oddVBand="0" w:evenVBand="0" w:oddHBand="1" w:evenHBand="0"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38C4F455" w14:textId="49AD7E98" w:rsidR="00E03108" w:rsidRPr="00E03108" w:rsidRDefault="00E03108" w:rsidP="00E03108">
            <w:pPr>
              <w:ind w:firstLine="0"/>
              <w:rPr>
                <w:b w:val="0"/>
                <w:bCs w:val="0"/>
                <w:szCs w:val="24"/>
              </w:rPr>
            </w:pPr>
            <w:r w:rsidRPr="00B95476">
              <w:t>CSS</w:t>
            </w:r>
          </w:p>
        </w:tc>
        <w:tc>
          <w:tcPr>
            <w:tcW w:w="6754" w:type="dxa"/>
            <w:tcBorders>
              <w:top w:val="single" w:sz="4" w:space="0" w:color="7F7F7F"/>
              <w:left w:val="single" w:sz="4" w:space="0" w:color="7F7F7F"/>
              <w:bottom w:val="single" w:sz="4" w:space="0" w:color="7F7F7F"/>
              <w:right w:val="single" w:sz="4" w:space="0" w:color="7F7F7F"/>
            </w:tcBorders>
            <w:vAlign w:val="center"/>
          </w:tcPr>
          <w:p w14:paraId="76DE3AB7" w14:textId="249C62C3"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r w:rsidRPr="00E03108">
              <w:rPr>
                <w:szCs w:val="24"/>
              </w:rPr>
              <w:t xml:space="preserve">Cascading Style Sheets — </w:t>
            </w:r>
            <w:proofErr w:type="spellStart"/>
            <w:r w:rsidRPr="00E03108">
              <w:rPr>
                <w:szCs w:val="24"/>
              </w:rPr>
              <w:t>Basamaklı</w:t>
            </w:r>
            <w:proofErr w:type="spellEnd"/>
            <w:r w:rsidRPr="00E03108">
              <w:rPr>
                <w:szCs w:val="24"/>
              </w:rPr>
              <w:t xml:space="preserve"> Stil </w:t>
            </w:r>
            <w:proofErr w:type="spellStart"/>
            <w:r w:rsidRPr="00E03108">
              <w:rPr>
                <w:szCs w:val="24"/>
              </w:rPr>
              <w:t>Şablonları</w:t>
            </w:r>
            <w:proofErr w:type="spellEnd"/>
          </w:p>
        </w:tc>
      </w:tr>
      <w:tr w:rsidR="00E03108" w14:paraId="64EF1AB2" w14:textId="77777777" w:rsidTr="00510D1B">
        <w:trPr>
          <w:cnfStyle w:val="000000010000" w:firstRow="0" w:lastRow="0" w:firstColumn="0" w:lastColumn="0" w:oddVBand="0" w:evenVBand="0" w:oddHBand="0" w:evenHBand="1" w:firstRowFirstColumn="0" w:firstRowLastColumn="0" w:lastRowFirstColumn="0" w:lastRowLastColumn="0"/>
          <w:trHeight w:val="535"/>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22F27F7F" w14:textId="328ED756" w:rsidR="00E03108" w:rsidRPr="00E03108" w:rsidRDefault="00E03108" w:rsidP="00E03108">
            <w:pPr>
              <w:ind w:firstLine="0"/>
              <w:rPr>
                <w:b w:val="0"/>
                <w:bCs w:val="0"/>
                <w:szCs w:val="24"/>
              </w:rPr>
            </w:pPr>
            <w:r w:rsidRPr="00B95476">
              <w:t>DOM</w:t>
            </w:r>
          </w:p>
        </w:tc>
        <w:tc>
          <w:tcPr>
            <w:tcW w:w="6754" w:type="dxa"/>
            <w:tcBorders>
              <w:top w:val="single" w:sz="4" w:space="0" w:color="7F7F7F"/>
              <w:left w:val="single" w:sz="4" w:space="0" w:color="7F7F7F"/>
              <w:bottom w:val="single" w:sz="4" w:space="0" w:color="7F7F7F"/>
              <w:right w:val="single" w:sz="4" w:space="0" w:color="7F7F7F"/>
            </w:tcBorders>
            <w:vAlign w:val="center"/>
          </w:tcPr>
          <w:p w14:paraId="4C11E0EF" w14:textId="1DE92004"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Document Object Model — Belge </w:t>
            </w:r>
            <w:proofErr w:type="spellStart"/>
            <w:r w:rsidRPr="00E03108">
              <w:rPr>
                <w:szCs w:val="24"/>
              </w:rPr>
              <w:t>Nesne</w:t>
            </w:r>
            <w:proofErr w:type="spellEnd"/>
            <w:r w:rsidRPr="00E03108">
              <w:rPr>
                <w:szCs w:val="24"/>
              </w:rPr>
              <w:t xml:space="preserve"> </w:t>
            </w:r>
            <w:proofErr w:type="spellStart"/>
            <w:r w:rsidRPr="00E03108">
              <w:rPr>
                <w:szCs w:val="24"/>
              </w:rPr>
              <w:t>Modeli</w:t>
            </w:r>
            <w:proofErr w:type="spellEnd"/>
          </w:p>
        </w:tc>
      </w:tr>
      <w:tr w:rsidR="00E03108" w14:paraId="13164C51" w14:textId="77777777" w:rsidTr="00510D1B">
        <w:trPr>
          <w:cnfStyle w:val="000000100000" w:firstRow="0" w:lastRow="0" w:firstColumn="0" w:lastColumn="0" w:oddVBand="0" w:evenVBand="0" w:oddHBand="1" w:evenHBand="0"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43E011C1" w14:textId="556D8E65" w:rsidR="00E03108" w:rsidRPr="00E03108" w:rsidRDefault="00E03108" w:rsidP="00E03108">
            <w:pPr>
              <w:ind w:firstLine="0"/>
              <w:rPr>
                <w:b w:val="0"/>
                <w:bCs w:val="0"/>
                <w:szCs w:val="24"/>
              </w:rPr>
            </w:pPr>
            <w:r w:rsidRPr="00B95476">
              <w:t>ESM</w:t>
            </w:r>
          </w:p>
        </w:tc>
        <w:tc>
          <w:tcPr>
            <w:tcW w:w="6754" w:type="dxa"/>
            <w:tcBorders>
              <w:top w:val="single" w:sz="4" w:space="0" w:color="7F7F7F"/>
              <w:left w:val="single" w:sz="4" w:space="0" w:color="7F7F7F"/>
              <w:bottom w:val="single" w:sz="4" w:space="0" w:color="7F7F7F"/>
              <w:right w:val="single" w:sz="4" w:space="0" w:color="7F7F7F"/>
            </w:tcBorders>
            <w:vAlign w:val="center"/>
          </w:tcPr>
          <w:p w14:paraId="0615F2F5" w14:textId="2735D5FC"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r w:rsidRPr="00E03108">
              <w:rPr>
                <w:szCs w:val="24"/>
              </w:rPr>
              <w:t xml:space="preserve">ECMAScript Modules — JavaScript </w:t>
            </w:r>
            <w:proofErr w:type="spellStart"/>
            <w:r w:rsidRPr="00E03108">
              <w:rPr>
                <w:szCs w:val="24"/>
              </w:rPr>
              <w:t>Modül</w:t>
            </w:r>
            <w:proofErr w:type="spellEnd"/>
            <w:r w:rsidRPr="00E03108">
              <w:rPr>
                <w:szCs w:val="24"/>
              </w:rPr>
              <w:t xml:space="preserve"> </w:t>
            </w:r>
            <w:proofErr w:type="spellStart"/>
            <w:r w:rsidRPr="00E03108">
              <w:rPr>
                <w:szCs w:val="24"/>
              </w:rPr>
              <w:t>Sistemi</w:t>
            </w:r>
            <w:proofErr w:type="spellEnd"/>
          </w:p>
        </w:tc>
      </w:tr>
      <w:tr w:rsidR="00E03108" w14:paraId="257FD3E7" w14:textId="77777777" w:rsidTr="00510D1B">
        <w:trPr>
          <w:cnfStyle w:val="000000010000" w:firstRow="0" w:lastRow="0" w:firstColumn="0" w:lastColumn="0" w:oddVBand="0" w:evenVBand="0" w:oddHBand="0" w:evenHBand="1"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597A7273" w14:textId="03EA0D6F" w:rsidR="00E03108" w:rsidRPr="00E03108" w:rsidRDefault="00E03108" w:rsidP="00E03108">
            <w:pPr>
              <w:ind w:firstLine="0"/>
              <w:rPr>
                <w:b w:val="0"/>
                <w:bCs w:val="0"/>
                <w:szCs w:val="24"/>
              </w:rPr>
            </w:pPr>
            <w:r w:rsidRPr="00B95476">
              <w:t>FPS</w:t>
            </w:r>
          </w:p>
        </w:tc>
        <w:tc>
          <w:tcPr>
            <w:tcW w:w="6754" w:type="dxa"/>
            <w:tcBorders>
              <w:top w:val="single" w:sz="4" w:space="0" w:color="7F7F7F"/>
              <w:left w:val="single" w:sz="4" w:space="0" w:color="7F7F7F"/>
              <w:bottom w:val="single" w:sz="4" w:space="0" w:color="7F7F7F"/>
              <w:right w:val="single" w:sz="4" w:space="0" w:color="7F7F7F"/>
            </w:tcBorders>
            <w:vAlign w:val="center"/>
          </w:tcPr>
          <w:p w14:paraId="49859A5E" w14:textId="77527B4F"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Frames Per Second — </w:t>
            </w:r>
            <w:proofErr w:type="spellStart"/>
            <w:r w:rsidRPr="00E03108">
              <w:rPr>
                <w:szCs w:val="24"/>
              </w:rPr>
              <w:t>Saniyedeki</w:t>
            </w:r>
            <w:proofErr w:type="spellEnd"/>
            <w:r w:rsidRPr="00E03108">
              <w:rPr>
                <w:szCs w:val="24"/>
              </w:rPr>
              <w:t xml:space="preserve"> Kare </w:t>
            </w:r>
            <w:proofErr w:type="spellStart"/>
            <w:r w:rsidRPr="00E03108">
              <w:rPr>
                <w:szCs w:val="24"/>
              </w:rPr>
              <w:t>Sayısı</w:t>
            </w:r>
            <w:proofErr w:type="spellEnd"/>
            <w:r w:rsidRPr="00E03108">
              <w:rPr>
                <w:szCs w:val="24"/>
              </w:rPr>
              <w:t xml:space="preserve"> (</w:t>
            </w:r>
            <w:proofErr w:type="spellStart"/>
            <w:r w:rsidRPr="00E03108">
              <w:rPr>
                <w:szCs w:val="24"/>
              </w:rPr>
              <w:t>Akıcılık</w:t>
            </w:r>
            <w:proofErr w:type="spellEnd"/>
            <w:r w:rsidRPr="00E03108">
              <w:rPr>
                <w:szCs w:val="24"/>
              </w:rPr>
              <w:t xml:space="preserve"> </w:t>
            </w:r>
            <w:proofErr w:type="spellStart"/>
            <w:r w:rsidRPr="00E03108">
              <w:rPr>
                <w:szCs w:val="24"/>
              </w:rPr>
              <w:t>Ölçüsü</w:t>
            </w:r>
            <w:proofErr w:type="spellEnd"/>
            <w:r w:rsidRPr="00E03108">
              <w:rPr>
                <w:szCs w:val="24"/>
              </w:rPr>
              <w:t>)</w:t>
            </w:r>
          </w:p>
        </w:tc>
      </w:tr>
      <w:tr w:rsidR="00E03108" w14:paraId="2DB6676C" w14:textId="77777777" w:rsidTr="00510D1B">
        <w:trPr>
          <w:cnfStyle w:val="000000100000" w:firstRow="0" w:lastRow="0" w:firstColumn="0" w:lastColumn="0" w:oddVBand="0" w:evenVBand="0" w:oddHBand="1" w:evenHBand="0" w:firstRowFirstColumn="0" w:firstRowLastColumn="0" w:lastRowFirstColumn="0" w:lastRowLastColumn="0"/>
          <w:trHeight w:val="940"/>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33F110E5" w14:textId="60C040CA" w:rsidR="00E03108" w:rsidRPr="00E03108" w:rsidRDefault="00E03108" w:rsidP="00E03108">
            <w:pPr>
              <w:ind w:firstLine="0"/>
              <w:rPr>
                <w:b w:val="0"/>
                <w:bCs w:val="0"/>
                <w:szCs w:val="24"/>
              </w:rPr>
            </w:pPr>
            <w:r w:rsidRPr="00B95476">
              <w:t>GDPR</w:t>
            </w:r>
          </w:p>
        </w:tc>
        <w:tc>
          <w:tcPr>
            <w:tcW w:w="6754" w:type="dxa"/>
            <w:tcBorders>
              <w:top w:val="single" w:sz="4" w:space="0" w:color="7F7F7F"/>
              <w:left w:val="single" w:sz="4" w:space="0" w:color="7F7F7F"/>
              <w:bottom w:val="single" w:sz="4" w:space="0" w:color="7F7F7F"/>
              <w:right w:val="single" w:sz="4" w:space="0" w:color="7F7F7F"/>
            </w:tcBorders>
            <w:vAlign w:val="center"/>
          </w:tcPr>
          <w:p w14:paraId="42220213" w14:textId="4C1CF27F"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r w:rsidRPr="00E03108">
              <w:rPr>
                <w:szCs w:val="24"/>
              </w:rPr>
              <w:t xml:space="preserve">General Data Protection Regulation — Genel Veri </w:t>
            </w:r>
            <w:proofErr w:type="spellStart"/>
            <w:r w:rsidRPr="00E03108">
              <w:rPr>
                <w:szCs w:val="24"/>
              </w:rPr>
              <w:t>Koruma</w:t>
            </w:r>
            <w:proofErr w:type="spellEnd"/>
            <w:r w:rsidRPr="00E03108">
              <w:rPr>
                <w:szCs w:val="24"/>
              </w:rPr>
              <w:t xml:space="preserve"> </w:t>
            </w:r>
            <w:proofErr w:type="spellStart"/>
            <w:r w:rsidRPr="00E03108">
              <w:rPr>
                <w:szCs w:val="24"/>
              </w:rPr>
              <w:t>Tüzüğü</w:t>
            </w:r>
            <w:proofErr w:type="spellEnd"/>
            <w:r w:rsidRPr="00E03108">
              <w:rPr>
                <w:szCs w:val="24"/>
              </w:rPr>
              <w:t xml:space="preserve"> (</w:t>
            </w:r>
            <w:proofErr w:type="spellStart"/>
            <w:r w:rsidRPr="00E03108">
              <w:rPr>
                <w:szCs w:val="24"/>
              </w:rPr>
              <w:t>Avrupa</w:t>
            </w:r>
            <w:proofErr w:type="spellEnd"/>
            <w:r w:rsidRPr="00E03108">
              <w:rPr>
                <w:szCs w:val="24"/>
              </w:rPr>
              <w:t>)</w:t>
            </w:r>
          </w:p>
        </w:tc>
      </w:tr>
      <w:tr w:rsidR="00E03108" w14:paraId="5E218CEA" w14:textId="77777777" w:rsidTr="00510D1B">
        <w:trPr>
          <w:cnfStyle w:val="000000010000" w:firstRow="0" w:lastRow="0" w:firstColumn="0" w:lastColumn="0" w:oddVBand="0" w:evenVBand="0" w:oddHBand="0" w:evenHBand="1"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49AA6FE1" w14:textId="09911C98" w:rsidR="00E03108" w:rsidRPr="00E03108" w:rsidRDefault="00E03108" w:rsidP="00E03108">
            <w:pPr>
              <w:ind w:firstLine="0"/>
              <w:rPr>
                <w:b w:val="0"/>
                <w:bCs w:val="0"/>
                <w:szCs w:val="24"/>
              </w:rPr>
            </w:pPr>
            <w:r w:rsidRPr="00B95476">
              <w:t>GTM</w:t>
            </w:r>
          </w:p>
        </w:tc>
        <w:tc>
          <w:tcPr>
            <w:tcW w:w="6754" w:type="dxa"/>
            <w:tcBorders>
              <w:top w:val="single" w:sz="4" w:space="0" w:color="7F7F7F"/>
              <w:left w:val="single" w:sz="4" w:space="0" w:color="7F7F7F"/>
              <w:bottom w:val="single" w:sz="4" w:space="0" w:color="7F7F7F"/>
              <w:right w:val="single" w:sz="4" w:space="0" w:color="7F7F7F"/>
            </w:tcBorders>
            <w:vAlign w:val="center"/>
          </w:tcPr>
          <w:p w14:paraId="2A92D5D1" w14:textId="0EE88B8F"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Go-to-Market — </w:t>
            </w:r>
            <w:proofErr w:type="spellStart"/>
            <w:r w:rsidRPr="00E03108">
              <w:rPr>
                <w:szCs w:val="24"/>
              </w:rPr>
              <w:t>Pazara</w:t>
            </w:r>
            <w:proofErr w:type="spellEnd"/>
            <w:r w:rsidRPr="00E03108">
              <w:rPr>
                <w:szCs w:val="24"/>
              </w:rPr>
              <w:t xml:space="preserve"> </w:t>
            </w:r>
            <w:proofErr w:type="spellStart"/>
            <w:r w:rsidRPr="00E03108">
              <w:rPr>
                <w:szCs w:val="24"/>
              </w:rPr>
              <w:t>Giriş</w:t>
            </w:r>
            <w:proofErr w:type="spellEnd"/>
            <w:r w:rsidRPr="00E03108">
              <w:rPr>
                <w:szCs w:val="24"/>
              </w:rPr>
              <w:t xml:space="preserve"> </w:t>
            </w:r>
            <w:proofErr w:type="spellStart"/>
            <w:r w:rsidRPr="00E03108">
              <w:rPr>
                <w:szCs w:val="24"/>
              </w:rPr>
              <w:t>Stratejisi</w:t>
            </w:r>
            <w:proofErr w:type="spellEnd"/>
          </w:p>
        </w:tc>
      </w:tr>
      <w:tr w:rsidR="00E03108" w14:paraId="1EF2BBD6" w14:textId="77777777" w:rsidTr="00510D1B">
        <w:trPr>
          <w:cnfStyle w:val="000000100000" w:firstRow="0" w:lastRow="0" w:firstColumn="0" w:lastColumn="0" w:oddVBand="0" w:evenVBand="0" w:oddHBand="1" w:evenHBand="0" w:firstRowFirstColumn="0" w:firstRowLastColumn="0" w:lastRowFirstColumn="0" w:lastRowLastColumn="0"/>
          <w:trHeight w:val="535"/>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4827CC9E" w14:textId="4448E642" w:rsidR="00E03108" w:rsidRPr="00E03108" w:rsidRDefault="00E03108" w:rsidP="00E03108">
            <w:pPr>
              <w:ind w:firstLine="0"/>
              <w:rPr>
                <w:b w:val="0"/>
                <w:bCs w:val="0"/>
                <w:szCs w:val="24"/>
              </w:rPr>
            </w:pPr>
            <w:r w:rsidRPr="00B95476">
              <w:t>JS</w:t>
            </w:r>
          </w:p>
        </w:tc>
        <w:tc>
          <w:tcPr>
            <w:tcW w:w="6754" w:type="dxa"/>
            <w:tcBorders>
              <w:top w:val="single" w:sz="4" w:space="0" w:color="7F7F7F"/>
              <w:left w:val="single" w:sz="4" w:space="0" w:color="7F7F7F"/>
              <w:bottom w:val="single" w:sz="4" w:space="0" w:color="7F7F7F"/>
              <w:right w:val="single" w:sz="4" w:space="0" w:color="7F7F7F"/>
            </w:tcBorders>
            <w:vAlign w:val="center"/>
          </w:tcPr>
          <w:p w14:paraId="39E19A8C" w14:textId="64BDEE4D"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r w:rsidRPr="00E03108">
              <w:rPr>
                <w:szCs w:val="24"/>
              </w:rPr>
              <w:t xml:space="preserve">JavaScript — Web </w:t>
            </w:r>
            <w:proofErr w:type="spellStart"/>
            <w:r w:rsidRPr="00E03108">
              <w:rPr>
                <w:szCs w:val="24"/>
              </w:rPr>
              <w:t>Programlama</w:t>
            </w:r>
            <w:proofErr w:type="spellEnd"/>
            <w:r w:rsidRPr="00E03108">
              <w:rPr>
                <w:szCs w:val="24"/>
              </w:rPr>
              <w:t xml:space="preserve"> Dili</w:t>
            </w:r>
          </w:p>
        </w:tc>
      </w:tr>
      <w:tr w:rsidR="00E03108" w14:paraId="677687B1" w14:textId="77777777" w:rsidTr="00510D1B">
        <w:trPr>
          <w:cnfStyle w:val="000000010000" w:firstRow="0" w:lastRow="0" w:firstColumn="0" w:lastColumn="0" w:oddVBand="0" w:evenVBand="0" w:oddHBand="0" w:evenHBand="1"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611CC573" w14:textId="5B2E469B" w:rsidR="00E03108" w:rsidRPr="00E03108" w:rsidRDefault="00E03108" w:rsidP="00E03108">
            <w:pPr>
              <w:ind w:firstLine="0"/>
              <w:rPr>
                <w:b w:val="0"/>
                <w:bCs w:val="0"/>
                <w:szCs w:val="24"/>
              </w:rPr>
            </w:pPr>
            <w:r w:rsidRPr="00B95476">
              <w:t>JTBD</w:t>
            </w:r>
          </w:p>
        </w:tc>
        <w:tc>
          <w:tcPr>
            <w:tcW w:w="6754" w:type="dxa"/>
            <w:tcBorders>
              <w:top w:val="single" w:sz="4" w:space="0" w:color="7F7F7F"/>
              <w:left w:val="single" w:sz="4" w:space="0" w:color="7F7F7F"/>
              <w:bottom w:val="single" w:sz="4" w:space="0" w:color="7F7F7F"/>
              <w:right w:val="single" w:sz="4" w:space="0" w:color="7F7F7F"/>
            </w:tcBorders>
            <w:vAlign w:val="center"/>
          </w:tcPr>
          <w:p w14:paraId="27CFBC46" w14:textId="7E2A6EE4"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Jobs To Be Done — </w:t>
            </w:r>
            <w:proofErr w:type="spellStart"/>
            <w:r w:rsidRPr="00E03108">
              <w:rPr>
                <w:szCs w:val="24"/>
              </w:rPr>
              <w:t>Yapılacak</w:t>
            </w:r>
            <w:proofErr w:type="spellEnd"/>
            <w:r w:rsidRPr="00E03108">
              <w:rPr>
                <w:szCs w:val="24"/>
              </w:rPr>
              <w:t xml:space="preserve"> </w:t>
            </w:r>
            <w:proofErr w:type="spellStart"/>
            <w:r w:rsidRPr="00E03108">
              <w:rPr>
                <w:szCs w:val="24"/>
              </w:rPr>
              <w:t>İşler</w:t>
            </w:r>
            <w:proofErr w:type="spellEnd"/>
            <w:r w:rsidRPr="00E03108">
              <w:rPr>
                <w:szCs w:val="24"/>
              </w:rPr>
              <w:t xml:space="preserve"> </w:t>
            </w:r>
            <w:proofErr w:type="spellStart"/>
            <w:r w:rsidRPr="00E03108">
              <w:rPr>
                <w:szCs w:val="24"/>
              </w:rPr>
              <w:t>Çerçevesi</w:t>
            </w:r>
            <w:proofErr w:type="spellEnd"/>
          </w:p>
        </w:tc>
      </w:tr>
      <w:tr w:rsidR="00E03108" w14:paraId="1B380955" w14:textId="77777777" w:rsidTr="00510D1B">
        <w:trPr>
          <w:cnfStyle w:val="000000100000" w:firstRow="0" w:lastRow="0" w:firstColumn="0" w:lastColumn="0" w:oddVBand="0" w:evenVBand="0" w:oddHBand="1" w:evenHBand="0"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49408F54" w14:textId="4EFD4865" w:rsidR="00E03108" w:rsidRPr="00E03108" w:rsidRDefault="00E03108" w:rsidP="00E03108">
            <w:pPr>
              <w:ind w:firstLine="0"/>
              <w:rPr>
                <w:b w:val="0"/>
                <w:bCs w:val="0"/>
                <w:szCs w:val="24"/>
              </w:rPr>
            </w:pPr>
            <w:r w:rsidRPr="00B95476">
              <w:t>KVKK</w:t>
            </w:r>
          </w:p>
        </w:tc>
        <w:tc>
          <w:tcPr>
            <w:tcW w:w="6754" w:type="dxa"/>
            <w:tcBorders>
              <w:top w:val="single" w:sz="4" w:space="0" w:color="7F7F7F"/>
              <w:left w:val="single" w:sz="4" w:space="0" w:color="7F7F7F"/>
              <w:bottom w:val="single" w:sz="4" w:space="0" w:color="7F7F7F"/>
              <w:right w:val="single" w:sz="4" w:space="0" w:color="7F7F7F"/>
            </w:tcBorders>
            <w:vAlign w:val="center"/>
          </w:tcPr>
          <w:p w14:paraId="4CC77749" w14:textId="42397D8E"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proofErr w:type="spellStart"/>
            <w:r w:rsidRPr="00E03108">
              <w:rPr>
                <w:szCs w:val="24"/>
              </w:rPr>
              <w:t>Kişisel</w:t>
            </w:r>
            <w:proofErr w:type="spellEnd"/>
            <w:r w:rsidRPr="00E03108">
              <w:rPr>
                <w:szCs w:val="24"/>
              </w:rPr>
              <w:t xml:space="preserve"> </w:t>
            </w:r>
            <w:proofErr w:type="spellStart"/>
            <w:r w:rsidRPr="00E03108">
              <w:rPr>
                <w:szCs w:val="24"/>
              </w:rPr>
              <w:t>Verilerin</w:t>
            </w:r>
            <w:proofErr w:type="spellEnd"/>
            <w:r w:rsidRPr="00E03108">
              <w:rPr>
                <w:szCs w:val="24"/>
              </w:rPr>
              <w:t xml:space="preserve"> </w:t>
            </w:r>
            <w:proofErr w:type="spellStart"/>
            <w:r w:rsidRPr="00E03108">
              <w:rPr>
                <w:szCs w:val="24"/>
              </w:rPr>
              <w:t>Korunması</w:t>
            </w:r>
            <w:proofErr w:type="spellEnd"/>
            <w:r w:rsidRPr="00E03108">
              <w:rPr>
                <w:szCs w:val="24"/>
              </w:rPr>
              <w:t xml:space="preserve"> Kanunu (Türkiye)</w:t>
            </w:r>
          </w:p>
        </w:tc>
      </w:tr>
      <w:tr w:rsidR="00E03108" w14:paraId="0C15D126" w14:textId="77777777" w:rsidTr="00510D1B">
        <w:trPr>
          <w:cnfStyle w:val="000000010000" w:firstRow="0" w:lastRow="0" w:firstColumn="0" w:lastColumn="0" w:oddVBand="0" w:evenVBand="0" w:oddHBand="0" w:evenHBand="1" w:firstRowFirstColumn="0" w:firstRowLastColumn="0" w:lastRowFirstColumn="0" w:lastRowLastColumn="0"/>
          <w:trHeight w:val="535"/>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4FCAC53D" w14:textId="59798764" w:rsidR="00E03108" w:rsidRPr="00E03108" w:rsidRDefault="00E03108" w:rsidP="00E03108">
            <w:pPr>
              <w:ind w:firstLine="0"/>
              <w:rPr>
                <w:b w:val="0"/>
                <w:bCs w:val="0"/>
                <w:szCs w:val="24"/>
              </w:rPr>
            </w:pPr>
            <w:r w:rsidRPr="00B95476">
              <w:t>PRD</w:t>
            </w:r>
          </w:p>
        </w:tc>
        <w:tc>
          <w:tcPr>
            <w:tcW w:w="6754" w:type="dxa"/>
            <w:tcBorders>
              <w:top w:val="single" w:sz="4" w:space="0" w:color="7F7F7F"/>
              <w:left w:val="single" w:sz="4" w:space="0" w:color="7F7F7F"/>
              <w:bottom w:val="single" w:sz="4" w:space="0" w:color="7F7F7F"/>
              <w:right w:val="single" w:sz="4" w:space="0" w:color="7F7F7F"/>
            </w:tcBorders>
            <w:vAlign w:val="center"/>
          </w:tcPr>
          <w:p w14:paraId="30FD9A51" w14:textId="3F2F2BF3"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Product Requirements Document — </w:t>
            </w:r>
            <w:proofErr w:type="spellStart"/>
            <w:r w:rsidRPr="00E03108">
              <w:rPr>
                <w:szCs w:val="24"/>
              </w:rPr>
              <w:t>Ürün</w:t>
            </w:r>
            <w:proofErr w:type="spellEnd"/>
            <w:r w:rsidRPr="00E03108">
              <w:rPr>
                <w:szCs w:val="24"/>
              </w:rPr>
              <w:t xml:space="preserve"> </w:t>
            </w:r>
            <w:proofErr w:type="spellStart"/>
            <w:r w:rsidRPr="00E03108">
              <w:rPr>
                <w:szCs w:val="24"/>
              </w:rPr>
              <w:t>Gereksinimleri</w:t>
            </w:r>
            <w:proofErr w:type="spellEnd"/>
            <w:r w:rsidRPr="00E03108">
              <w:rPr>
                <w:szCs w:val="24"/>
              </w:rPr>
              <w:t xml:space="preserve"> </w:t>
            </w:r>
            <w:proofErr w:type="spellStart"/>
            <w:r w:rsidRPr="00E03108">
              <w:rPr>
                <w:szCs w:val="24"/>
              </w:rPr>
              <w:t>Belgesi</w:t>
            </w:r>
            <w:proofErr w:type="spellEnd"/>
          </w:p>
        </w:tc>
      </w:tr>
      <w:tr w:rsidR="00E03108" w14:paraId="6CBE166A" w14:textId="77777777" w:rsidTr="00510D1B">
        <w:trPr>
          <w:cnfStyle w:val="000000100000" w:firstRow="0" w:lastRow="0" w:firstColumn="0" w:lastColumn="0" w:oddVBand="0" w:evenVBand="0" w:oddHBand="1" w:evenHBand="0"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3C05495D" w14:textId="4BE3F3EF" w:rsidR="00E03108" w:rsidRPr="00E03108" w:rsidRDefault="00E03108" w:rsidP="00E03108">
            <w:pPr>
              <w:ind w:firstLine="0"/>
              <w:rPr>
                <w:b w:val="0"/>
                <w:bCs w:val="0"/>
                <w:szCs w:val="24"/>
              </w:rPr>
            </w:pPr>
            <w:r w:rsidRPr="00B95476">
              <w:t>RAM</w:t>
            </w:r>
          </w:p>
        </w:tc>
        <w:tc>
          <w:tcPr>
            <w:tcW w:w="6754" w:type="dxa"/>
            <w:tcBorders>
              <w:top w:val="single" w:sz="4" w:space="0" w:color="7F7F7F"/>
              <w:left w:val="single" w:sz="4" w:space="0" w:color="7F7F7F"/>
              <w:bottom w:val="single" w:sz="4" w:space="0" w:color="7F7F7F"/>
              <w:right w:val="single" w:sz="4" w:space="0" w:color="7F7F7F"/>
            </w:tcBorders>
            <w:vAlign w:val="center"/>
          </w:tcPr>
          <w:p w14:paraId="31DC5538" w14:textId="38C9A0E2"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r w:rsidRPr="00E03108">
              <w:rPr>
                <w:szCs w:val="24"/>
              </w:rPr>
              <w:t xml:space="preserve">Random Access Memory — </w:t>
            </w:r>
            <w:proofErr w:type="spellStart"/>
            <w:r w:rsidRPr="00E03108">
              <w:rPr>
                <w:szCs w:val="24"/>
              </w:rPr>
              <w:t>Rastgele</w:t>
            </w:r>
            <w:proofErr w:type="spellEnd"/>
            <w:r w:rsidRPr="00E03108">
              <w:rPr>
                <w:szCs w:val="24"/>
              </w:rPr>
              <w:t xml:space="preserve"> </w:t>
            </w:r>
            <w:proofErr w:type="spellStart"/>
            <w:r w:rsidRPr="00E03108">
              <w:rPr>
                <w:szCs w:val="24"/>
              </w:rPr>
              <w:t>Erişimli</w:t>
            </w:r>
            <w:proofErr w:type="spellEnd"/>
            <w:r w:rsidRPr="00E03108">
              <w:rPr>
                <w:szCs w:val="24"/>
              </w:rPr>
              <w:t xml:space="preserve"> </w:t>
            </w:r>
            <w:proofErr w:type="spellStart"/>
            <w:r w:rsidRPr="00E03108">
              <w:rPr>
                <w:szCs w:val="24"/>
              </w:rPr>
              <w:t>Bellek</w:t>
            </w:r>
            <w:proofErr w:type="spellEnd"/>
          </w:p>
        </w:tc>
      </w:tr>
      <w:tr w:rsidR="00E03108" w14:paraId="641FC7AA" w14:textId="77777777" w:rsidTr="00510D1B">
        <w:trPr>
          <w:cnfStyle w:val="000000010000" w:firstRow="0" w:lastRow="0" w:firstColumn="0" w:lastColumn="0" w:oddVBand="0" w:evenVBand="0" w:oddHBand="0" w:evenHBand="1"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536ECEE0" w14:textId="6342AEFD" w:rsidR="00E03108" w:rsidRPr="00E03108" w:rsidRDefault="00E03108" w:rsidP="00E03108">
            <w:pPr>
              <w:ind w:firstLine="0"/>
              <w:rPr>
                <w:b w:val="0"/>
                <w:bCs w:val="0"/>
                <w:szCs w:val="24"/>
              </w:rPr>
            </w:pPr>
            <w:r w:rsidRPr="00B95476">
              <w:t>SQL</w:t>
            </w:r>
          </w:p>
        </w:tc>
        <w:tc>
          <w:tcPr>
            <w:tcW w:w="6754" w:type="dxa"/>
            <w:tcBorders>
              <w:top w:val="single" w:sz="4" w:space="0" w:color="7F7F7F"/>
              <w:left w:val="single" w:sz="4" w:space="0" w:color="7F7F7F"/>
              <w:bottom w:val="single" w:sz="4" w:space="0" w:color="7F7F7F"/>
              <w:right w:val="single" w:sz="4" w:space="0" w:color="7F7F7F"/>
            </w:tcBorders>
            <w:vAlign w:val="center"/>
          </w:tcPr>
          <w:p w14:paraId="5D0356A4" w14:textId="017F57A5"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Structured Query Language — </w:t>
            </w:r>
            <w:proofErr w:type="spellStart"/>
            <w:r w:rsidRPr="00E03108">
              <w:rPr>
                <w:szCs w:val="24"/>
              </w:rPr>
              <w:t>Yapılandırılmış</w:t>
            </w:r>
            <w:proofErr w:type="spellEnd"/>
            <w:r w:rsidRPr="00E03108">
              <w:rPr>
                <w:szCs w:val="24"/>
              </w:rPr>
              <w:t xml:space="preserve"> </w:t>
            </w:r>
            <w:proofErr w:type="spellStart"/>
            <w:r w:rsidRPr="00E03108">
              <w:rPr>
                <w:szCs w:val="24"/>
              </w:rPr>
              <w:t>Sorgu</w:t>
            </w:r>
            <w:proofErr w:type="spellEnd"/>
            <w:r w:rsidRPr="00E03108">
              <w:rPr>
                <w:szCs w:val="24"/>
              </w:rPr>
              <w:t xml:space="preserve"> Dili</w:t>
            </w:r>
          </w:p>
        </w:tc>
      </w:tr>
      <w:tr w:rsidR="00E03108" w14:paraId="314A4922" w14:textId="77777777" w:rsidTr="00510D1B">
        <w:trPr>
          <w:cnfStyle w:val="000000100000" w:firstRow="0" w:lastRow="0" w:firstColumn="0" w:lastColumn="0" w:oddVBand="0" w:evenVBand="0" w:oddHBand="1" w:evenHBand="0" w:firstRowFirstColumn="0" w:firstRowLastColumn="0" w:lastRowFirstColumn="0" w:lastRowLastColumn="0"/>
          <w:trHeight w:val="940"/>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323BA8CA" w14:textId="0234B9BB" w:rsidR="00E03108" w:rsidRPr="00E03108" w:rsidRDefault="00E03108" w:rsidP="00E03108">
            <w:pPr>
              <w:ind w:firstLine="0"/>
              <w:rPr>
                <w:b w:val="0"/>
                <w:bCs w:val="0"/>
                <w:szCs w:val="24"/>
              </w:rPr>
            </w:pPr>
            <w:r w:rsidRPr="00B95476">
              <w:t>SWOT</w:t>
            </w:r>
          </w:p>
        </w:tc>
        <w:tc>
          <w:tcPr>
            <w:tcW w:w="6754" w:type="dxa"/>
            <w:tcBorders>
              <w:top w:val="single" w:sz="4" w:space="0" w:color="7F7F7F"/>
              <w:left w:val="single" w:sz="4" w:space="0" w:color="7F7F7F"/>
              <w:bottom w:val="single" w:sz="4" w:space="0" w:color="7F7F7F"/>
              <w:right w:val="single" w:sz="4" w:space="0" w:color="7F7F7F"/>
            </w:tcBorders>
            <w:vAlign w:val="center"/>
          </w:tcPr>
          <w:p w14:paraId="35C713AB" w14:textId="179EF9C9"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r w:rsidRPr="00E03108">
              <w:rPr>
                <w:szCs w:val="24"/>
              </w:rPr>
              <w:t>Strengths, Weaknesses, Opportunities, Threats — Güçlü/</w:t>
            </w:r>
            <w:proofErr w:type="spellStart"/>
            <w:r w:rsidRPr="00E03108">
              <w:rPr>
                <w:szCs w:val="24"/>
              </w:rPr>
              <w:t>Zayıf</w:t>
            </w:r>
            <w:proofErr w:type="spellEnd"/>
            <w:r w:rsidRPr="00E03108">
              <w:rPr>
                <w:szCs w:val="24"/>
              </w:rPr>
              <w:t xml:space="preserve"> </w:t>
            </w:r>
            <w:proofErr w:type="spellStart"/>
            <w:r w:rsidRPr="00E03108">
              <w:rPr>
                <w:szCs w:val="24"/>
              </w:rPr>
              <w:t>Yönler</w:t>
            </w:r>
            <w:proofErr w:type="spellEnd"/>
            <w:r w:rsidRPr="00E03108">
              <w:rPr>
                <w:szCs w:val="24"/>
              </w:rPr>
              <w:t xml:space="preserve"> </w:t>
            </w:r>
            <w:proofErr w:type="spellStart"/>
            <w:r w:rsidRPr="00E03108">
              <w:rPr>
                <w:szCs w:val="24"/>
              </w:rPr>
              <w:t>ve</w:t>
            </w:r>
            <w:proofErr w:type="spellEnd"/>
            <w:r w:rsidRPr="00E03108">
              <w:rPr>
                <w:szCs w:val="24"/>
              </w:rPr>
              <w:t xml:space="preserve"> </w:t>
            </w:r>
            <w:proofErr w:type="spellStart"/>
            <w:r w:rsidRPr="00E03108">
              <w:rPr>
                <w:szCs w:val="24"/>
              </w:rPr>
              <w:t>Fırsat</w:t>
            </w:r>
            <w:proofErr w:type="spellEnd"/>
            <w:r w:rsidRPr="00E03108">
              <w:rPr>
                <w:szCs w:val="24"/>
              </w:rPr>
              <w:t>/</w:t>
            </w:r>
            <w:proofErr w:type="spellStart"/>
            <w:r w:rsidRPr="00E03108">
              <w:rPr>
                <w:szCs w:val="24"/>
              </w:rPr>
              <w:t>Tehdit</w:t>
            </w:r>
            <w:proofErr w:type="spellEnd"/>
            <w:r w:rsidRPr="00E03108">
              <w:rPr>
                <w:szCs w:val="24"/>
              </w:rPr>
              <w:t xml:space="preserve"> </w:t>
            </w:r>
            <w:proofErr w:type="spellStart"/>
            <w:r w:rsidRPr="00E03108">
              <w:rPr>
                <w:szCs w:val="24"/>
              </w:rPr>
              <w:t>Analizi</w:t>
            </w:r>
            <w:proofErr w:type="spellEnd"/>
          </w:p>
        </w:tc>
      </w:tr>
      <w:tr w:rsidR="00E03108" w14:paraId="4257AFED" w14:textId="77777777" w:rsidTr="00510D1B">
        <w:trPr>
          <w:cnfStyle w:val="000000010000" w:firstRow="0" w:lastRow="0" w:firstColumn="0" w:lastColumn="0" w:oddVBand="0" w:evenVBand="0" w:oddHBand="0" w:evenHBand="1" w:firstRowFirstColumn="0" w:firstRowLastColumn="0" w:lastRowFirstColumn="0" w:lastRowLastColumn="0"/>
          <w:trHeight w:val="535"/>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09E4782B" w14:textId="319797FF" w:rsidR="00E03108" w:rsidRPr="00E03108" w:rsidRDefault="00E03108" w:rsidP="00E03108">
            <w:pPr>
              <w:ind w:firstLine="0"/>
              <w:rPr>
                <w:b w:val="0"/>
                <w:bCs w:val="0"/>
                <w:szCs w:val="24"/>
              </w:rPr>
            </w:pPr>
            <w:r w:rsidRPr="00B95476">
              <w:t>UX/UI</w:t>
            </w:r>
          </w:p>
        </w:tc>
        <w:tc>
          <w:tcPr>
            <w:tcW w:w="6754" w:type="dxa"/>
            <w:tcBorders>
              <w:top w:val="single" w:sz="4" w:space="0" w:color="7F7F7F"/>
              <w:left w:val="single" w:sz="4" w:space="0" w:color="7F7F7F"/>
              <w:bottom w:val="single" w:sz="4" w:space="0" w:color="7F7F7F"/>
              <w:right w:val="single" w:sz="4" w:space="0" w:color="7F7F7F"/>
            </w:tcBorders>
            <w:vAlign w:val="center"/>
          </w:tcPr>
          <w:p w14:paraId="1CE2C2CB" w14:textId="06935A7C"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User Experience / User Interface — </w:t>
            </w:r>
            <w:proofErr w:type="spellStart"/>
            <w:r w:rsidRPr="00E03108">
              <w:rPr>
                <w:szCs w:val="24"/>
              </w:rPr>
              <w:t>Kullanıcı</w:t>
            </w:r>
            <w:proofErr w:type="spellEnd"/>
            <w:r w:rsidRPr="00E03108">
              <w:rPr>
                <w:szCs w:val="24"/>
              </w:rPr>
              <w:t xml:space="preserve"> </w:t>
            </w:r>
            <w:proofErr w:type="spellStart"/>
            <w:r w:rsidRPr="00E03108">
              <w:rPr>
                <w:szCs w:val="24"/>
              </w:rPr>
              <w:t>Deneyimi</w:t>
            </w:r>
            <w:proofErr w:type="spellEnd"/>
            <w:r w:rsidRPr="00E03108">
              <w:rPr>
                <w:szCs w:val="24"/>
              </w:rPr>
              <w:t xml:space="preserve"> / </w:t>
            </w:r>
            <w:proofErr w:type="spellStart"/>
            <w:r w:rsidRPr="00E03108">
              <w:rPr>
                <w:szCs w:val="24"/>
              </w:rPr>
              <w:t>Arayüzü</w:t>
            </w:r>
            <w:proofErr w:type="spellEnd"/>
          </w:p>
        </w:tc>
      </w:tr>
      <w:tr w:rsidR="00E03108" w14:paraId="6EE5AF26" w14:textId="77777777" w:rsidTr="00510D1B">
        <w:trPr>
          <w:cnfStyle w:val="000000100000" w:firstRow="0" w:lastRow="0" w:firstColumn="0" w:lastColumn="0" w:oddVBand="0" w:evenVBand="0" w:oddHBand="1" w:evenHBand="0" w:firstRowFirstColumn="0" w:firstRowLastColumn="0" w:lastRowFirstColumn="0" w:lastRowLastColumn="0"/>
          <w:trHeight w:val="928"/>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tcPr>
          <w:p w14:paraId="3904EA32" w14:textId="10C98452" w:rsidR="00E03108" w:rsidRPr="00E03108" w:rsidRDefault="00E03108" w:rsidP="00E03108">
            <w:pPr>
              <w:ind w:firstLine="0"/>
              <w:rPr>
                <w:b w:val="0"/>
                <w:bCs w:val="0"/>
                <w:szCs w:val="24"/>
              </w:rPr>
            </w:pPr>
            <w:r w:rsidRPr="00B95476">
              <w:t>WASM</w:t>
            </w:r>
          </w:p>
        </w:tc>
        <w:tc>
          <w:tcPr>
            <w:tcW w:w="6754" w:type="dxa"/>
            <w:tcBorders>
              <w:top w:val="single" w:sz="4" w:space="0" w:color="7F7F7F"/>
              <w:left w:val="single" w:sz="4" w:space="0" w:color="7F7F7F"/>
              <w:bottom w:val="single" w:sz="4" w:space="0" w:color="7F7F7F"/>
              <w:right w:val="single" w:sz="4" w:space="0" w:color="7F7F7F"/>
            </w:tcBorders>
            <w:vAlign w:val="center"/>
          </w:tcPr>
          <w:p w14:paraId="0C994481" w14:textId="4A34000D" w:rsidR="00E03108" w:rsidRPr="00E03108" w:rsidRDefault="00E03108" w:rsidP="00E03108">
            <w:pPr>
              <w:ind w:firstLine="0"/>
              <w:cnfStyle w:val="000000100000" w:firstRow="0" w:lastRow="0" w:firstColumn="0" w:lastColumn="0" w:oddVBand="0" w:evenVBand="0" w:oddHBand="1" w:evenHBand="0" w:firstRowFirstColumn="0" w:firstRowLastColumn="0" w:lastRowFirstColumn="0" w:lastRowLastColumn="0"/>
              <w:rPr>
                <w:szCs w:val="24"/>
              </w:rPr>
            </w:pPr>
            <w:proofErr w:type="spellStart"/>
            <w:r w:rsidRPr="00E03108">
              <w:rPr>
                <w:szCs w:val="24"/>
              </w:rPr>
              <w:t>WebAssembly</w:t>
            </w:r>
            <w:proofErr w:type="spellEnd"/>
            <w:r w:rsidRPr="00E03108">
              <w:rPr>
                <w:szCs w:val="24"/>
              </w:rPr>
              <w:t xml:space="preserve"> — </w:t>
            </w:r>
            <w:proofErr w:type="spellStart"/>
            <w:r w:rsidRPr="00E03108">
              <w:rPr>
                <w:szCs w:val="24"/>
              </w:rPr>
              <w:t>Tarayıcıda</w:t>
            </w:r>
            <w:proofErr w:type="spellEnd"/>
            <w:r w:rsidRPr="00E03108">
              <w:rPr>
                <w:szCs w:val="24"/>
              </w:rPr>
              <w:t xml:space="preserve"> </w:t>
            </w:r>
            <w:proofErr w:type="spellStart"/>
            <w:r w:rsidRPr="00E03108">
              <w:rPr>
                <w:szCs w:val="24"/>
              </w:rPr>
              <w:t>yüksek</w:t>
            </w:r>
            <w:proofErr w:type="spellEnd"/>
            <w:r w:rsidRPr="00E03108">
              <w:rPr>
                <w:szCs w:val="24"/>
              </w:rPr>
              <w:t xml:space="preserve"> </w:t>
            </w:r>
            <w:proofErr w:type="spellStart"/>
            <w:r w:rsidRPr="00E03108">
              <w:rPr>
                <w:szCs w:val="24"/>
              </w:rPr>
              <w:t>performanslı</w:t>
            </w:r>
            <w:proofErr w:type="spellEnd"/>
            <w:r w:rsidRPr="00E03108">
              <w:rPr>
                <w:szCs w:val="24"/>
              </w:rPr>
              <w:t xml:space="preserve"> </w:t>
            </w:r>
            <w:proofErr w:type="spellStart"/>
            <w:r w:rsidRPr="00E03108">
              <w:rPr>
                <w:szCs w:val="24"/>
              </w:rPr>
              <w:t>kod</w:t>
            </w:r>
            <w:proofErr w:type="spellEnd"/>
            <w:r w:rsidRPr="00E03108">
              <w:rPr>
                <w:szCs w:val="24"/>
              </w:rPr>
              <w:t xml:space="preserve"> </w:t>
            </w:r>
            <w:proofErr w:type="spellStart"/>
            <w:r w:rsidRPr="00E03108">
              <w:rPr>
                <w:szCs w:val="24"/>
              </w:rPr>
              <w:t>çalıştırma</w:t>
            </w:r>
            <w:proofErr w:type="spellEnd"/>
            <w:r w:rsidRPr="00E03108">
              <w:rPr>
                <w:szCs w:val="24"/>
              </w:rPr>
              <w:t xml:space="preserve"> </w:t>
            </w:r>
            <w:proofErr w:type="spellStart"/>
            <w:r w:rsidRPr="00E03108">
              <w:rPr>
                <w:szCs w:val="24"/>
              </w:rPr>
              <w:t>teknolojisi</w:t>
            </w:r>
            <w:proofErr w:type="spellEnd"/>
          </w:p>
        </w:tc>
      </w:tr>
      <w:tr w:rsidR="00E03108" w14:paraId="07117D6F" w14:textId="77777777" w:rsidTr="00510D1B">
        <w:trPr>
          <w:cnfStyle w:val="000000010000" w:firstRow="0" w:lastRow="0" w:firstColumn="0" w:lastColumn="0" w:oddVBand="0" w:evenVBand="0" w:oddHBand="0" w:evenHBand="1" w:firstRowFirstColumn="0" w:firstRowLastColumn="0" w:lastRowFirstColumn="0" w:lastRowLastColumn="0"/>
          <w:trHeight w:val="535"/>
          <w:jc w:val="center"/>
        </w:trPr>
        <w:tc>
          <w:tcPr>
            <w:cnfStyle w:val="001000000000" w:firstRow="0" w:lastRow="0" w:firstColumn="1" w:lastColumn="0" w:oddVBand="0" w:evenVBand="0" w:oddHBand="0" w:evenHBand="0" w:firstRowFirstColumn="0" w:firstRowLastColumn="0" w:lastRowFirstColumn="0" w:lastRowLastColumn="0"/>
            <w:tcW w:w="1688" w:type="dxa"/>
            <w:tcBorders>
              <w:top w:val="single" w:sz="4" w:space="0" w:color="7F7F7F"/>
              <w:left w:val="single" w:sz="4" w:space="0" w:color="7F7F7F"/>
              <w:bottom w:val="single" w:sz="4" w:space="0" w:color="7F7F7F"/>
              <w:right w:val="single" w:sz="4" w:space="0" w:color="7F7F7F"/>
            </w:tcBorders>
            <w:vAlign w:val="center"/>
          </w:tcPr>
          <w:p w14:paraId="7C7D3E09" w14:textId="6E319247" w:rsidR="00E03108" w:rsidRPr="00E03108" w:rsidRDefault="00E03108" w:rsidP="00E03108">
            <w:pPr>
              <w:ind w:firstLine="0"/>
              <w:rPr>
                <w:szCs w:val="24"/>
              </w:rPr>
            </w:pPr>
            <w:r w:rsidRPr="00E03108">
              <w:rPr>
                <w:szCs w:val="24"/>
              </w:rPr>
              <w:t>XSS</w:t>
            </w:r>
          </w:p>
        </w:tc>
        <w:tc>
          <w:tcPr>
            <w:tcW w:w="6754" w:type="dxa"/>
            <w:tcBorders>
              <w:top w:val="single" w:sz="4" w:space="0" w:color="7F7F7F"/>
              <w:left w:val="single" w:sz="4" w:space="0" w:color="7F7F7F"/>
              <w:bottom w:val="single" w:sz="4" w:space="0" w:color="7F7F7F"/>
              <w:right w:val="single" w:sz="4" w:space="0" w:color="7F7F7F"/>
            </w:tcBorders>
            <w:vAlign w:val="center"/>
          </w:tcPr>
          <w:p w14:paraId="6BC1DB93" w14:textId="015D59A1" w:rsidR="00E03108" w:rsidRPr="00E03108" w:rsidRDefault="00E03108" w:rsidP="00E03108">
            <w:pPr>
              <w:ind w:firstLine="0"/>
              <w:cnfStyle w:val="000000010000" w:firstRow="0" w:lastRow="0" w:firstColumn="0" w:lastColumn="0" w:oddVBand="0" w:evenVBand="0" w:oddHBand="0" w:evenHBand="1" w:firstRowFirstColumn="0" w:firstRowLastColumn="0" w:lastRowFirstColumn="0" w:lastRowLastColumn="0"/>
              <w:rPr>
                <w:szCs w:val="24"/>
              </w:rPr>
            </w:pPr>
            <w:r w:rsidRPr="00E03108">
              <w:rPr>
                <w:szCs w:val="24"/>
              </w:rPr>
              <w:t xml:space="preserve">Cross-Site Scripting — </w:t>
            </w:r>
            <w:proofErr w:type="spellStart"/>
            <w:r w:rsidRPr="00E03108">
              <w:rPr>
                <w:szCs w:val="24"/>
              </w:rPr>
              <w:t>Siteler</w:t>
            </w:r>
            <w:proofErr w:type="spellEnd"/>
            <w:r w:rsidRPr="00E03108">
              <w:rPr>
                <w:szCs w:val="24"/>
              </w:rPr>
              <w:t xml:space="preserve"> </w:t>
            </w:r>
            <w:proofErr w:type="spellStart"/>
            <w:r w:rsidRPr="00E03108">
              <w:rPr>
                <w:szCs w:val="24"/>
              </w:rPr>
              <w:t>Arası</w:t>
            </w:r>
            <w:proofErr w:type="spellEnd"/>
            <w:r w:rsidRPr="00E03108">
              <w:rPr>
                <w:szCs w:val="24"/>
              </w:rPr>
              <w:t xml:space="preserve"> </w:t>
            </w:r>
            <w:proofErr w:type="spellStart"/>
            <w:r w:rsidRPr="00E03108">
              <w:rPr>
                <w:szCs w:val="24"/>
              </w:rPr>
              <w:t>Betik</w:t>
            </w:r>
            <w:proofErr w:type="spellEnd"/>
            <w:r w:rsidRPr="00E03108">
              <w:rPr>
                <w:szCs w:val="24"/>
              </w:rPr>
              <w:t xml:space="preserve"> </w:t>
            </w:r>
            <w:proofErr w:type="spellStart"/>
            <w:r w:rsidRPr="00E03108">
              <w:rPr>
                <w:szCs w:val="24"/>
              </w:rPr>
              <w:t>Çalıştırma</w:t>
            </w:r>
            <w:proofErr w:type="spellEnd"/>
            <w:r w:rsidRPr="00E03108">
              <w:rPr>
                <w:szCs w:val="24"/>
              </w:rPr>
              <w:t xml:space="preserve"> </w:t>
            </w:r>
          </w:p>
        </w:tc>
      </w:tr>
    </w:tbl>
    <w:p w14:paraId="1F545B94" w14:textId="77777777" w:rsidR="00E03108" w:rsidRDefault="00E03108" w:rsidP="00E03108">
      <w:pPr>
        <w:ind w:firstLine="0"/>
      </w:pPr>
    </w:p>
    <w:p w14:paraId="755FAAD0" w14:textId="3DC8BE46" w:rsidR="00052761" w:rsidRDefault="0006423C">
      <w:pPr>
        <w:pStyle w:val="Balk1"/>
      </w:pPr>
      <w:bookmarkStart w:id="0" w:name="_Toc229383754"/>
      <w:r>
        <w:lastRenderedPageBreak/>
        <w:t>1. G</w:t>
      </w:r>
      <w:r w:rsidR="00E03108">
        <w:t>İR</w:t>
      </w:r>
      <w:r>
        <w:t>İŞ</w:t>
      </w:r>
      <w:bookmarkEnd w:id="0"/>
    </w:p>
    <w:p w14:paraId="7228EE84" w14:textId="77777777" w:rsidR="00052761" w:rsidRDefault="0006423C">
      <w:pPr>
        <w:pStyle w:val="Balk2"/>
      </w:pPr>
      <w:bookmarkStart w:id="1" w:name="_Toc229383755"/>
      <w:r>
        <w:t xml:space="preserve">1.1. Problem </w:t>
      </w:r>
      <w:proofErr w:type="spellStart"/>
      <w:r>
        <w:t>Tanımı</w:t>
      </w:r>
      <w:bookmarkEnd w:id="1"/>
      <w:proofErr w:type="spellEnd"/>
    </w:p>
    <w:p w14:paraId="27531F96" w14:textId="77777777" w:rsidR="00052761" w:rsidRDefault="0006423C" w:rsidP="0041225C">
      <w:pPr>
        <w:ind w:firstLine="0"/>
      </w:pPr>
      <w:proofErr w:type="spellStart"/>
      <w:r>
        <w:rPr>
          <w:b/>
        </w:rPr>
        <w:t>Çözülen</w:t>
      </w:r>
      <w:proofErr w:type="spellEnd"/>
      <w:r>
        <w:rPr>
          <w:b/>
        </w:rPr>
        <w:t xml:space="preserve"> problem (</w:t>
      </w:r>
      <w:proofErr w:type="spellStart"/>
      <w:r>
        <w:rPr>
          <w:b/>
        </w:rPr>
        <w:t>proje</w:t>
      </w:r>
      <w:proofErr w:type="spellEnd"/>
      <w:r>
        <w:rPr>
          <w:b/>
        </w:rPr>
        <w:t xml:space="preserve"> </w:t>
      </w:r>
      <w:proofErr w:type="spellStart"/>
      <w:r>
        <w:rPr>
          <w:b/>
        </w:rPr>
        <w:t>tanımı</w:t>
      </w:r>
      <w:proofErr w:type="spellEnd"/>
      <w:r>
        <w:rPr>
          <w:b/>
        </w:rPr>
        <w:t xml:space="preserve">): </w:t>
      </w:r>
      <w:r>
        <w:t xml:space="preserve">Büyük CSV/JSON </w:t>
      </w:r>
      <w:proofErr w:type="spellStart"/>
      <w:r>
        <w:t>dosyalarını</w:t>
      </w:r>
      <w:proofErr w:type="spellEnd"/>
      <w:r>
        <w:t xml:space="preserve"> </w:t>
      </w:r>
      <w:proofErr w:type="spellStart"/>
      <w:r>
        <w:t>tarayıcıda</w:t>
      </w:r>
      <w:proofErr w:type="spellEnd"/>
      <w:r>
        <w:t xml:space="preserve"> </w:t>
      </w:r>
      <w:proofErr w:type="spellStart"/>
      <w:r>
        <w:t>işlerken</w:t>
      </w:r>
      <w:proofErr w:type="spellEnd"/>
      <w:r>
        <w:t xml:space="preserve"> UI </w:t>
      </w:r>
      <w:proofErr w:type="spellStart"/>
      <w:r>
        <w:t>donuyor</w:t>
      </w:r>
      <w:proofErr w:type="spellEnd"/>
      <w:r>
        <w:t xml:space="preserve">; Web Worker </w:t>
      </w:r>
      <w:proofErr w:type="spellStart"/>
      <w:r>
        <w:t>ile</w:t>
      </w:r>
      <w:proofErr w:type="spellEnd"/>
      <w:r>
        <w:t xml:space="preserve"> main </w:t>
      </w:r>
      <w:proofErr w:type="spellStart"/>
      <w:r>
        <w:t>thread'i</w:t>
      </w:r>
      <w:proofErr w:type="spellEnd"/>
      <w:r>
        <w:t xml:space="preserve"> </w:t>
      </w:r>
      <w:proofErr w:type="spellStart"/>
      <w:r>
        <w:t>serbest</w:t>
      </w:r>
      <w:proofErr w:type="spellEnd"/>
      <w:r>
        <w:t xml:space="preserve"> </w:t>
      </w:r>
      <w:proofErr w:type="spellStart"/>
      <w:r>
        <w:t>bırakmak</w:t>
      </w:r>
      <w:proofErr w:type="spellEnd"/>
      <w:r>
        <w:t xml:space="preserve"> </w:t>
      </w:r>
      <w:proofErr w:type="spellStart"/>
      <w:r>
        <w:t>gerek</w:t>
      </w:r>
      <w:proofErr w:type="spellEnd"/>
      <w:r>
        <w:t>.</w:t>
      </w:r>
    </w:p>
    <w:p w14:paraId="7B8815B6" w14:textId="77777777" w:rsidR="005B16C9" w:rsidRPr="005B16C9" w:rsidRDefault="005B16C9" w:rsidP="005B16C9">
      <w:pPr>
        <w:ind w:firstLine="0"/>
        <w:rPr>
          <w:lang w:val="tr-TR"/>
        </w:rPr>
      </w:pPr>
      <w:r w:rsidRPr="005B16C9">
        <w:rPr>
          <w:lang w:val="tr-TR"/>
        </w:rPr>
        <w:t xml:space="preserve">Büyük CSV/JSON veri setlerinin geleneksel web uygulamalarında işlenmesi sırasında, tarayıcının ana iş parçacığının (Main </w:t>
      </w:r>
      <w:proofErr w:type="spellStart"/>
      <w:r w:rsidRPr="005B16C9">
        <w:rPr>
          <w:lang w:val="tr-TR"/>
        </w:rPr>
        <w:t>Thread</w:t>
      </w:r>
      <w:proofErr w:type="spellEnd"/>
      <w:r w:rsidRPr="005B16C9">
        <w:rPr>
          <w:lang w:val="tr-TR"/>
        </w:rPr>
        <w:t xml:space="preserve">) bloke olması ve arayüzün (UI) donarak sayfanın çökmesi sorunudur. Bu sorun; Web </w:t>
      </w:r>
      <w:proofErr w:type="spellStart"/>
      <w:r w:rsidRPr="005B16C9">
        <w:rPr>
          <w:lang w:val="tr-TR"/>
        </w:rPr>
        <w:t>Worker</w:t>
      </w:r>
      <w:proofErr w:type="spellEnd"/>
      <w:r w:rsidRPr="005B16C9">
        <w:rPr>
          <w:lang w:val="tr-TR"/>
        </w:rPr>
        <w:t xml:space="preserve"> kullanılarak ağır hesaplamaların arka plana alınması ve ana iş parçacığının serbest bırakılması yoluyla çözülmektedir.</w:t>
      </w:r>
    </w:p>
    <w:p w14:paraId="2EB5DE41" w14:textId="77777777" w:rsidR="005B16C9" w:rsidRPr="005B16C9" w:rsidRDefault="005B16C9" w:rsidP="005B16C9">
      <w:pPr>
        <w:ind w:firstLine="0"/>
        <w:rPr>
          <w:lang w:val="tr-TR"/>
        </w:rPr>
      </w:pPr>
      <w:r w:rsidRPr="005B16C9">
        <w:rPr>
          <w:lang w:val="tr-TR"/>
        </w:rPr>
        <w:t>JavaScript mimarisi gereği tek iş parçacıklı (</w:t>
      </w:r>
      <w:proofErr w:type="spellStart"/>
      <w:r w:rsidRPr="005B16C9">
        <w:rPr>
          <w:lang w:val="tr-TR"/>
        </w:rPr>
        <w:t>single-threaded</w:t>
      </w:r>
      <w:proofErr w:type="spellEnd"/>
      <w:r w:rsidRPr="005B16C9">
        <w:rPr>
          <w:lang w:val="tr-TR"/>
        </w:rPr>
        <w:t xml:space="preserve">) bir dildir. Bu nedenle, web tarayıcısında boyutları 100.000 satırı (yaklaşık 5 MB ve üzeri) aşan dosyalar doğrudan okunduğunda veya manipüle edildiğinde, tarayıcı başka hiçbir işlem yapamaz hale gelir. Günlük hayatta bu problem, KVKK veya şirket politikaları gereği verilerini uzak sunuculara yüklemesi yasak olan, bu yüzden tüm analizini lokal tarayıcısında veya Google </w:t>
      </w:r>
      <w:proofErr w:type="spellStart"/>
      <w:r w:rsidRPr="005B16C9">
        <w:rPr>
          <w:lang w:val="tr-TR"/>
        </w:rPr>
        <w:t>Sheets</w:t>
      </w:r>
      <w:proofErr w:type="spellEnd"/>
      <w:r w:rsidRPr="005B16C9">
        <w:rPr>
          <w:lang w:val="tr-TR"/>
        </w:rPr>
        <w:t xml:space="preserve"> gibi bulut araçlarında yapmak zorunda kalan araştırmacıları ve veri analistlerini etkilemektedir. Google </w:t>
      </w:r>
      <w:proofErr w:type="spellStart"/>
      <w:r w:rsidRPr="005B16C9">
        <w:rPr>
          <w:lang w:val="tr-TR"/>
        </w:rPr>
        <w:t>Sheets</w:t>
      </w:r>
      <w:proofErr w:type="spellEnd"/>
      <w:r w:rsidRPr="005B16C9">
        <w:rPr>
          <w:lang w:val="tr-TR"/>
        </w:rPr>
        <w:t xml:space="preserve"> veya Excel Online büyük dosyalarda kilitlenmekte, kullanıcıları ağır masaüstü uygulamaları kurmaya mecbur bırakmaktadır.</w:t>
      </w:r>
    </w:p>
    <w:p w14:paraId="121C3643" w14:textId="77777777" w:rsidR="005B16C9" w:rsidRPr="005B16C9" w:rsidRDefault="005B16C9" w:rsidP="005B16C9">
      <w:pPr>
        <w:ind w:firstLine="0"/>
        <w:rPr>
          <w:lang w:val="tr-TR"/>
        </w:rPr>
      </w:pPr>
      <w:r w:rsidRPr="005B16C9">
        <w:rPr>
          <w:b/>
          <w:bCs/>
          <w:lang w:val="tr-TR"/>
        </w:rPr>
        <w:t>Kullanıcı Şikayetleri ve Alıntılar:</w:t>
      </w:r>
    </w:p>
    <w:p w14:paraId="5F5A693A" w14:textId="77777777" w:rsidR="005B16C9" w:rsidRPr="005B16C9" w:rsidRDefault="005B16C9" w:rsidP="005B16C9">
      <w:pPr>
        <w:numPr>
          <w:ilvl w:val="0"/>
          <w:numId w:val="10"/>
        </w:numPr>
        <w:rPr>
          <w:lang w:val="tr-TR"/>
        </w:rPr>
      </w:pPr>
      <w:proofErr w:type="spellStart"/>
      <w:r w:rsidRPr="005B16C9">
        <w:rPr>
          <w:b/>
          <w:bCs/>
          <w:lang w:val="tr-TR"/>
        </w:rPr>
        <w:t>Reddit</w:t>
      </w:r>
      <w:proofErr w:type="spellEnd"/>
      <w:r w:rsidRPr="005B16C9">
        <w:rPr>
          <w:b/>
          <w:bCs/>
          <w:lang w:val="tr-TR"/>
        </w:rPr>
        <w:t xml:space="preserve"> (r/</w:t>
      </w:r>
      <w:proofErr w:type="spellStart"/>
      <w:r w:rsidRPr="005B16C9">
        <w:rPr>
          <w:b/>
          <w:bCs/>
          <w:lang w:val="tr-TR"/>
        </w:rPr>
        <w:t>javascript</w:t>
      </w:r>
      <w:proofErr w:type="spellEnd"/>
      <w:r w:rsidRPr="005B16C9">
        <w:rPr>
          <w:b/>
          <w:bCs/>
          <w:lang w:val="tr-TR"/>
        </w:rPr>
        <w:t>):</w:t>
      </w:r>
      <w:r w:rsidRPr="005B16C9">
        <w:rPr>
          <w:lang w:val="tr-TR"/>
        </w:rPr>
        <w:t> </w:t>
      </w:r>
      <w:r w:rsidRPr="005B16C9">
        <w:rPr>
          <w:i/>
          <w:iCs/>
          <w:lang w:val="tr-TR"/>
        </w:rPr>
        <w:t>"</w:t>
      </w:r>
      <w:proofErr w:type="spellStart"/>
      <w:r w:rsidRPr="005B16C9">
        <w:rPr>
          <w:i/>
          <w:iCs/>
          <w:lang w:val="tr-TR"/>
        </w:rPr>
        <w:t>Whenever</w:t>
      </w:r>
      <w:proofErr w:type="spellEnd"/>
      <w:r w:rsidRPr="005B16C9">
        <w:rPr>
          <w:i/>
          <w:iCs/>
          <w:lang w:val="tr-TR"/>
        </w:rPr>
        <w:t xml:space="preserve"> I </w:t>
      </w:r>
      <w:proofErr w:type="spellStart"/>
      <w:r w:rsidRPr="005B16C9">
        <w:rPr>
          <w:i/>
          <w:iCs/>
          <w:lang w:val="tr-TR"/>
        </w:rPr>
        <w:t>try</w:t>
      </w:r>
      <w:proofErr w:type="spellEnd"/>
      <w:r w:rsidRPr="005B16C9">
        <w:rPr>
          <w:i/>
          <w:iCs/>
          <w:lang w:val="tr-TR"/>
        </w:rPr>
        <w:t xml:space="preserve"> </w:t>
      </w:r>
      <w:proofErr w:type="spellStart"/>
      <w:r w:rsidRPr="005B16C9">
        <w:rPr>
          <w:i/>
          <w:iCs/>
          <w:lang w:val="tr-TR"/>
        </w:rPr>
        <w:t>to</w:t>
      </w:r>
      <w:proofErr w:type="spellEnd"/>
      <w:r w:rsidRPr="005B16C9">
        <w:rPr>
          <w:i/>
          <w:iCs/>
          <w:lang w:val="tr-TR"/>
        </w:rPr>
        <w:t xml:space="preserve"> </w:t>
      </w:r>
      <w:proofErr w:type="spellStart"/>
      <w:r w:rsidRPr="005B16C9">
        <w:rPr>
          <w:i/>
          <w:iCs/>
          <w:lang w:val="tr-TR"/>
        </w:rPr>
        <w:t>parse</w:t>
      </w:r>
      <w:proofErr w:type="spellEnd"/>
      <w:r w:rsidRPr="005B16C9">
        <w:rPr>
          <w:i/>
          <w:iCs/>
          <w:lang w:val="tr-TR"/>
        </w:rPr>
        <w:t xml:space="preserve"> a 10MB+ CSV file in </w:t>
      </w:r>
      <w:proofErr w:type="spellStart"/>
      <w:r w:rsidRPr="005B16C9">
        <w:rPr>
          <w:i/>
          <w:iCs/>
          <w:lang w:val="tr-TR"/>
        </w:rPr>
        <w:t>my</w:t>
      </w:r>
      <w:proofErr w:type="spellEnd"/>
      <w:r w:rsidRPr="005B16C9">
        <w:rPr>
          <w:i/>
          <w:iCs/>
          <w:lang w:val="tr-TR"/>
        </w:rPr>
        <w:t xml:space="preserve"> web </w:t>
      </w:r>
      <w:proofErr w:type="spellStart"/>
      <w:r w:rsidRPr="005B16C9">
        <w:rPr>
          <w:i/>
          <w:iCs/>
          <w:lang w:val="tr-TR"/>
        </w:rPr>
        <w:t>app</w:t>
      </w:r>
      <w:proofErr w:type="spellEnd"/>
      <w:r w:rsidRPr="005B16C9">
        <w:rPr>
          <w:i/>
          <w:iCs/>
          <w:lang w:val="tr-TR"/>
        </w:rPr>
        <w:t xml:space="preserve"> </w:t>
      </w:r>
      <w:proofErr w:type="spellStart"/>
      <w:r w:rsidRPr="005B16C9">
        <w:rPr>
          <w:i/>
          <w:iCs/>
          <w:lang w:val="tr-TR"/>
        </w:rPr>
        <w:t>using</w:t>
      </w:r>
      <w:proofErr w:type="spellEnd"/>
      <w:r w:rsidRPr="005B16C9">
        <w:rPr>
          <w:i/>
          <w:iCs/>
          <w:lang w:val="tr-TR"/>
        </w:rPr>
        <w:t xml:space="preserve"> </w:t>
      </w:r>
      <w:proofErr w:type="spellStart"/>
      <w:r w:rsidRPr="005B16C9">
        <w:rPr>
          <w:i/>
          <w:iCs/>
          <w:lang w:val="tr-TR"/>
        </w:rPr>
        <w:t>FileReader</w:t>
      </w:r>
      <w:proofErr w:type="spellEnd"/>
      <w:r w:rsidRPr="005B16C9">
        <w:rPr>
          <w:i/>
          <w:iCs/>
          <w:lang w:val="tr-TR"/>
        </w:rPr>
        <w:t xml:space="preserve">, </w:t>
      </w:r>
      <w:proofErr w:type="spellStart"/>
      <w:r w:rsidRPr="005B16C9">
        <w:rPr>
          <w:i/>
          <w:iCs/>
          <w:lang w:val="tr-TR"/>
        </w:rPr>
        <w:t>the</w:t>
      </w:r>
      <w:proofErr w:type="spellEnd"/>
      <w:r w:rsidRPr="005B16C9">
        <w:rPr>
          <w:i/>
          <w:iCs/>
          <w:lang w:val="tr-TR"/>
        </w:rPr>
        <w:t xml:space="preserve"> </w:t>
      </w:r>
      <w:proofErr w:type="spellStart"/>
      <w:r w:rsidRPr="005B16C9">
        <w:rPr>
          <w:i/>
          <w:iCs/>
          <w:lang w:val="tr-TR"/>
        </w:rPr>
        <w:t>whole</w:t>
      </w:r>
      <w:proofErr w:type="spellEnd"/>
      <w:r w:rsidRPr="005B16C9">
        <w:rPr>
          <w:i/>
          <w:iCs/>
          <w:lang w:val="tr-TR"/>
        </w:rPr>
        <w:t xml:space="preserve"> </w:t>
      </w:r>
      <w:proofErr w:type="spellStart"/>
      <w:r w:rsidRPr="005B16C9">
        <w:rPr>
          <w:i/>
          <w:iCs/>
          <w:lang w:val="tr-TR"/>
        </w:rPr>
        <w:t>page</w:t>
      </w:r>
      <w:proofErr w:type="spellEnd"/>
      <w:r w:rsidRPr="005B16C9">
        <w:rPr>
          <w:i/>
          <w:iCs/>
          <w:lang w:val="tr-TR"/>
        </w:rPr>
        <w:t xml:space="preserve"> </w:t>
      </w:r>
      <w:proofErr w:type="spellStart"/>
      <w:r w:rsidRPr="005B16C9">
        <w:rPr>
          <w:i/>
          <w:iCs/>
          <w:lang w:val="tr-TR"/>
        </w:rPr>
        <w:t>freezes</w:t>
      </w:r>
      <w:proofErr w:type="spellEnd"/>
      <w:r w:rsidRPr="005B16C9">
        <w:rPr>
          <w:i/>
          <w:iCs/>
          <w:lang w:val="tr-TR"/>
        </w:rPr>
        <w:t xml:space="preserve"> </w:t>
      </w:r>
      <w:proofErr w:type="spellStart"/>
      <w:r w:rsidRPr="005B16C9">
        <w:rPr>
          <w:i/>
          <w:iCs/>
          <w:lang w:val="tr-TR"/>
        </w:rPr>
        <w:t>for</w:t>
      </w:r>
      <w:proofErr w:type="spellEnd"/>
      <w:r w:rsidRPr="005B16C9">
        <w:rPr>
          <w:i/>
          <w:iCs/>
          <w:lang w:val="tr-TR"/>
        </w:rPr>
        <w:t xml:space="preserve"> 10 </w:t>
      </w:r>
      <w:proofErr w:type="spellStart"/>
      <w:r w:rsidRPr="005B16C9">
        <w:rPr>
          <w:i/>
          <w:iCs/>
          <w:lang w:val="tr-TR"/>
        </w:rPr>
        <w:t>seconds</w:t>
      </w:r>
      <w:proofErr w:type="spellEnd"/>
      <w:r w:rsidRPr="005B16C9">
        <w:rPr>
          <w:i/>
          <w:iCs/>
          <w:lang w:val="tr-TR"/>
        </w:rPr>
        <w:t xml:space="preserve">. </w:t>
      </w:r>
      <w:proofErr w:type="spellStart"/>
      <w:r w:rsidRPr="005B16C9">
        <w:rPr>
          <w:i/>
          <w:iCs/>
          <w:lang w:val="tr-TR"/>
        </w:rPr>
        <w:t>Users</w:t>
      </w:r>
      <w:proofErr w:type="spellEnd"/>
      <w:r w:rsidRPr="005B16C9">
        <w:rPr>
          <w:i/>
          <w:iCs/>
          <w:lang w:val="tr-TR"/>
        </w:rPr>
        <w:t xml:space="preserve"> </w:t>
      </w:r>
      <w:proofErr w:type="spellStart"/>
      <w:r w:rsidRPr="005B16C9">
        <w:rPr>
          <w:i/>
          <w:iCs/>
          <w:lang w:val="tr-TR"/>
        </w:rPr>
        <w:t>think</w:t>
      </w:r>
      <w:proofErr w:type="spellEnd"/>
      <w:r w:rsidRPr="005B16C9">
        <w:rPr>
          <w:i/>
          <w:iCs/>
          <w:lang w:val="tr-TR"/>
        </w:rPr>
        <w:t xml:space="preserve"> </w:t>
      </w:r>
      <w:proofErr w:type="spellStart"/>
      <w:r w:rsidRPr="005B16C9">
        <w:rPr>
          <w:i/>
          <w:iCs/>
          <w:lang w:val="tr-TR"/>
        </w:rPr>
        <w:t>the</w:t>
      </w:r>
      <w:proofErr w:type="spellEnd"/>
      <w:r w:rsidRPr="005B16C9">
        <w:rPr>
          <w:i/>
          <w:iCs/>
          <w:lang w:val="tr-TR"/>
        </w:rPr>
        <w:t xml:space="preserve"> </w:t>
      </w:r>
      <w:proofErr w:type="spellStart"/>
      <w:r w:rsidRPr="005B16C9">
        <w:rPr>
          <w:i/>
          <w:iCs/>
          <w:lang w:val="tr-TR"/>
        </w:rPr>
        <w:t>app</w:t>
      </w:r>
      <w:proofErr w:type="spellEnd"/>
      <w:r w:rsidRPr="005B16C9">
        <w:rPr>
          <w:i/>
          <w:iCs/>
          <w:lang w:val="tr-TR"/>
        </w:rPr>
        <w:t xml:space="preserve"> </w:t>
      </w:r>
      <w:proofErr w:type="spellStart"/>
      <w:r w:rsidRPr="005B16C9">
        <w:rPr>
          <w:i/>
          <w:iCs/>
          <w:lang w:val="tr-TR"/>
        </w:rPr>
        <w:t>crashed</w:t>
      </w:r>
      <w:proofErr w:type="spellEnd"/>
      <w:r w:rsidRPr="005B16C9">
        <w:rPr>
          <w:i/>
          <w:iCs/>
          <w:lang w:val="tr-TR"/>
        </w:rPr>
        <w:t xml:space="preserve"> </w:t>
      </w:r>
      <w:proofErr w:type="spellStart"/>
      <w:r w:rsidRPr="005B16C9">
        <w:rPr>
          <w:i/>
          <w:iCs/>
          <w:lang w:val="tr-TR"/>
        </w:rPr>
        <w:t>and</w:t>
      </w:r>
      <w:proofErr w:type="spellEnd"/>
      <w:r w:rsidRPr="005B16C9">
        <w:rPr>
          <w:i/>
          <w:iCs/>
          <w:lang w:val="tr-TR"/>
        </w:rPr>
        <w:t xml:space="preserve"> they </w:t>
      </w:r>
      <w:proofErr w:type="spellStart"/>
      <w:r w:rsidRPr="005B16C9">
        <w:rPr>
          <w:i/>
          <w:iCs/>
          <w:lang w:val="tr-TR"/>
        </w:rPr>
        <w:t>close</w:t>
      </w:r>
      <w:proofErr w:type="spellEnd"/>
      <w:r w:rsidRPr="005B16C9">
        <w:rPr>
          <w:i/>
          <w:iCs/>
          <w:lang w:val="tr-TR"/>
        </w:rPr>
        <w:t xml:space="preserve"> </w:t>
      </w:r>
      <w:proofErr w:type="spellStart"/>
      <w:r w:rsidRPr="005B16C9">
        <w:rPr>
          <w:i/>
          <w:iCs/>
          <w:lang w:val="tr-TR"/>
        </w:rPr>
        <w:t>the</w:t>
      </w:r>
      <w:proofErr w:type="spellEnd"/>
      <w:r w:rsidRPr="005B16C9">
        <w:rPr>
          <w:i/>
          <w:iCs/>
          <w:lang w:val="tr-TR"/>
        </w:rPr>
        <w:t xml:space="preserve"> tab."</w:t>
      </w:r>
      <w:r w:rsidRPr="005B16C9">
        <w:rPr>
          <w:lang w:val="tr-TR"/>
        </w:rPr>
        <w:t> (Kullanıcıların uygulamanın çöktüğünü sanıp sekmeyi kapatması sorunu).</w:t>
      </w:r>
    </w:p>
    <w:p w14:paraId="2A83BB73" w14:textId="77777777" w:rsidR="005B16C9" w:rsidRPr="005B16C9" w:rsidRDefault="005B16C9" w:rsidP="005B16C9">
      <w:pPr>
        <w:numPr>
          <w:ilvl w:val="0"/>
          <w:numId w:val="10"/>
        </w:numPr>
        <w:rPr>
          <w:lang w:val="tr-TR"/>
        </w:rPr>
      </w:pPr>
      <w:r w:rsidRPr="005B16C9">
        <w:rPr>
          <w:b/>
          <w:bCs/>
          <w:lang w:val="tr-TR"/>
        </w:rPr>
        <w:t>Ekşi Sözlük:</w:t>
      </w:r>
      <w:r w:rsidRPr="005B16C9">
        <w:rPr>
          <w:lang w:val="tr-TR"/>
        </w:rPr>
        <w:t> </w:t>
      </w:r>
      <w:r w:rsidRPr="005B16C9">
        <w:rPr>
          <w:i/>
          <w:iCs/>
          <w:lang w:val="tr-TR"/>
        </w:rPr>
        <w:t xml:space="preserve">"Google </w:t>
      </w:r>
      <w:proofErr w:type="spellStart"/>
      <w:r w:rsidRPr="005B16C9">
        <w:rPr>
          <w:i/>
          <w:iCs/>
          <w:lang w:val="tr-TR"/>
        </w:rPr>
        <w:t>Sheets'e</w:t>
      </w:r>
      <w:proofErr w:type="spellEnd"/>
      <w:r w:rsidRPr="005B16C9">
        <w:rPr>
          <w:i/>
          <w:iCs/>
          <w:lang w:val="tr-TR"/>
        </w:rPr>
        <w:t xml:space="preserve"> 50 bin satırlık müşteri datasını atıp filtrelemeye çalıştığımda Chrome'un 'sayfa yanıt vermiyor' diyerek kilitlenmesi sorunsalı... İlla 3 saat bekleyip masaüstü Excel mi indireceğiz?"</w:t>
      </w:r>
    </w:p>
    <w:p w14:paraId="1ABAFB67" w14:textId="77777777" w:rsidR="005B16C9" w:rsidRPr="005B16C9" w:rsidRDefault="005B16C9" w:rsidP="005B16C9">
      <w:pPr>
        <w:ind w:firstLine="0"/>
        <w:rPr>
          <w:lang w:val="tr-TR"/>
        </w:rPr>
      </w:pPr>
      <w:r w:rsidRPr="005B16C9">
        <w:rPr>
          <w:b/>
          <w:bCs/>
          <w:lang w:val="tr-TR"/>
        </w:rPr>
        <w:t>Sayısal Kanıtlar:</w:t>
      </w:r>
      <w:r w:rsidRPr="005B16C9">
        <w:rPr>
          <w:lang w:val="tr-TR"/>
        </w:rPr>
        <w:t xml:space="preserve"> Google’ın yayımladığı "Web </w:t>
      </w:r>
      <w:proofErr w:type="spellStart"/>
      <w:r w:rsidRPr="005B16C9">
        <w:rPr>
          <w:lang w:val="tr-TR"/>
        </w:rPr>
        <w:t>Vitals</w:t>
      </w:r>
      <w:proofErr w:type="spellEnd"/>
      <w:r w:rsidRPr="005B16C9">
        <w:rPr>
          <w:lang w:val="tr-TR"/>
        </w:rPr>
        <w:t>" raporlarına göre, web sitelerinde kullanıcı terk oranını (</w:t>
      </w:r>
      <w:proofErr w:type="spellStart"/>
      <w:r w:rsidRPr="005B16C9">
        <w:rPr>
          <w:lang w:val="tr-TR"/>
        </w:rPr>
        <w:t>bounce</w:t>
      </w:r>
      <w:proofErr w:type="spellEnd"/>
      <w:r w:rsidRPr="005B16C9">
        <w:rPr>
          <w:lang w:val="tr-TR"/>
        </w:rPr>
        <w:t xml:space="preserve"> rate) en çok artıran faktörlerden biri yüksek </w:t>
      </w:r>
      <w:r w:rsidRPr="005B16C9">
        <w:rPr>
          <w:b/>
          <w:bCs/>
          <w:lang w:val="tr-TR"/>
        </w:rPr>
        <w:t>INP (</w:t>
      </w:r>
      <w:proofErr w:type="spellStart"/>
      <w:r w:rsidRPr="005B16C9">
        <w:rPr>
          <w:b/>
          <w:bCs/>
          <w:lang w:val="tr-TR"/>
        </w:rPr>
        <w:t>Interaction</w:t>
      </w:r>
      <w:proofErr w:type="spellEnd"/>
      <w:r w:rsidRPr="005B16C9">
        <w:rPr>
          <w:b/>
          <w:bCs/>
          <w:lang w:val="tr-TR"/>
        </w:rPr>
        <w:t xml:space="preserve"> </w:t>
      </w:r>
      <w:proofErr w:type="spellStart"/>
      <w:r w:rsidRPr="005B16C9">
        <w:rPr>
          <w:b/>
          <w:bCs/>
          <w:lang w:val="tr-TR"/>
        </w:rPr>
        <w:t>to</w:t>
      </w:r>
      <w:proofErr w:type="spellEnd"/>
      <w:r w:rsidRPr="005B16C9">
        <w:rPr>
          <w:b/>
          <w:bCs/>
          <w:lang w:val="tr-TR"/>
        </w:rPr>
        <w:t xml:space="preserve"> </w:t>
      </w:r>
      <w:proofErr w:type="spellStart"/>
      <w:r w:rsidRPr="005B16C9">
        <w:rPr>
          <w:b/>
          <w:bCs/>
          <w:lang w:val="tr-TR"/>
        </w:rPr>
        <w:t>Next</w:t>
      </w:r>
      <w:proofErr w:type="spellEnd"/>
      <w:r w:rsidRPr="005B16C9">
        <w:rPr>
          <w:b/>
          <w:bCs/>
          <w:lang w:val="tr-TR"/>
        </w:rPr>
        <w:t xml:space="preserve"> Paint)</w:t>
      </w:r>
      <w:r w:rsidRPr="005B16C9">
        <w:rPr>
          <w:lang w:val="tr-TR"/>
        </w:rPr>
        <w:t> süresidir. Ana iş parçacığını 50 milisaniyeden fazla meşgul eden uzun görevler (</w:t>
      </w:r>
      <w:proofErr w:type="spellStart"/>
      <w:r w:rsidRPr="005B16C9">
        <w:rPr>
          <w:lang w:val="tr-TR"/>
        </w:rPr>
        <w:t>long</w:t>
      </w:r>
      <w:proofErr w:type="spellEnd"/>
      <w:r w:rsidRPr="005B16C9">
        <w:rPr>
          <w:lang w:val="tr-TR"/>
        </w:rPr>
        <w:t xml:space="preserve"> </w:t>
      </w:r>
      <w:proofErr w:type="spellStart"/>
      <w:r w:rsidRPr="005B16C9">
        <w:rPr>
          <w:lang w:val="tr-TR"/>
        </w:rPr>
        <w:t>tasks</w:t>
      </w:r>
      <w:proofErr w:type="spellEnd"/>
      <w:r w:rsidRPr="005B16C9">
        <w:rPr>
          <w:lang w:val="tr-TR"/>
        </w:rPr>
        <w:t>), kullanıcı deneyimini doğrudan bozmakta ve %40'a varan oranlarda sekme kapanmalarına neden olmaktadır.</w:t>
      </w:r>
    </w:p>
    <w:p w14:paraId="5E1EC527" w14:textId="77777777" w:rsidR="005B16C9" w:rsidRDefault="005B16C9"/>
    <w:p w14:paraId="12B5FEC3" w14:textId="77777777" w:rsidR="00052761" w:rsidRDefault="0006423C">
      <w:pPr>
        <w:pStyle w:val="Balk2"/>
      </w:pPr>
      <w:bookmarkStart w:id="2" w:name="_Toc229383756"/>
      <w:r>
        <w:lastRenderedPageBreak/>
        <w:t xml:space="preserve">1.2. </w:t>
      </w:r>
      <w:proofErr w:type="spellStart"/>
      <w:r>
        <w:t>Projenin</w:t>
      </w:r>
      <w:proofErr w:type="spellEnd"/>
      <w:r>
        <w:t xml:space="preserve"> </w:t>
      </w:r>
      <w:proofErr w:type="spellStart"/>
      <w:r>
        <w:t>Amacı</w:t>
      </w:r>
      <w:proofErr w:type="spellEnd"/>
      <w:r>
        <w:t xml:space="preserve"> </w:t>
      </w:r>
      <w:proofErr w:type="spellStart"/>
      <w:r>
        <w:t>ve</w:t>
      </w:r>
      <w:proofErr w:type="spellEnd"/>
      <w:r>
        <w:t xml:space="preserve"> </w:t>
      </w:r>
      <w:proofErr w:type="spellStart"/>
      <w:r>
        <w:t>Kapsamı</w:t>
      </w:r>
      <w:bookmarkEnd w:id="2"/>
      <w:proofErr w:type="spellEnd"/>
    </w:p>
    <w:p w14:paraId="0BDF1D78" w14:textId="77777777" w:rsidR="007856BF" w:rsidRPr="007856BF" w:rsidRDefault="007856BF" w:rsidP="007856BF">
      <w:pPr>
        <w:ind w:firstLine="0"/>
        <w:rPr>
          <w:lang w:val="tr-TR"/>
        </w:rPr>
      </w:pPr>
      <w:r w:rsidRPr="007856BF">
        <w:rPr>
          <w:lang w:val="tr-TR"/>
        </w:rPr>
        <w:t>Bu projenin temel amacı, veri analistlerinin devasa boyutlardaki veri setlerini, herhangi bir sunucu maliyeti ödemeden ve tarayıcılarını kilitlemeden tamamen lokal ortamda analiz etmelerini sağlamaktır.</w:t>
      </w:r>
    </w:p>
    <w:p w14:paraId="097A31DB" w14:textId="77777777" w:rsidR="007856BF" w:rsidRPr="007856BF" w:rsidRDefault="007856BF" w:rsidP="007856BF">
      <w:pPr>
        <w:ind w:firstLine="0"/>
        <w:rPr>
          <w:lang w:val="tr-TR"/>
        </w:rPr>
      </w:pPr>
      <w:r w:rsidRPr="007856BF">
        <w:rPr>
          <w:b/>
          <w:bCs/>
          <w:lang w:val="tr-TR"/>
        </w:rPr>
        <w:t>Başarı Kriterleri:</w:t>
      </w:r>
    </w:p>
    <w:p w14:paraId="2FD746F2" w14:textId="77777777" w:rsidR="007856BF" w:rsidRPr="007856BF" w:rsidRDefault="007856BF" w:rsidP="007856BF">
      <w:pPr>
        <w:numPr>
          <w:ilvl w:val="0"/>
          <w:numId w:val="11"/>
        </w:numPr>
        <w:rPr>
          <w:lang w:val="tr-TR"/>
        </w:rPr>
      </w:pPr>
      <w:r w:rsidRPr="007856BF">
        <w:rPr>
          <w:b/>
          <w:bCs/>
          <w:lang w:val="tr-TR"/>
        </w:rPr>
        <w:t xml:space="preserve">North Star </w:t>
      </w:r>
      <w:proofErr w:type="spellStart"/>
      <w:r w:rsidRPr="007856BF">
        <w:rPr>
          <w:b/>
          <w:bCs/>
          <w:lang w:val="tr-TR"/>
        </w:rPr>
        <w:t>Metric</w:t>
      </w:r>
      <w:proofErr w:type="spellEnd"/>
      <w:r w:rsidRPr="007856BF">
        <w:rPr>
          <w:b/>
          <w:bCs/>
          <w:lang w:val="tr-TR"/>
        </w:rPr>
        <w:t>:</w:t>
      </w:r>
      <w:r w:rsidRPr="007856BF">
        <w:rPr>
          <w:lang w:val="tr-TR"/>
        </w:rPr>
        <w:t> Tarayıcı çökmesi veya UI donması yaşanmadan başarıyla işlenen ve görselleştirilen 100.000+ satırlık veri seti sayısı.</w:t>
      </w:r>
    </w:p>
    <w:p w14:paraId="70C98814" w14:textId="77777777" w:rsidR="007856BF" w:rsidRPr="007856BF" w:rsidRDefault="007856BF" w:rsidP="007856BF">
      <w:pPr>
        <w:numPr>
          <w:ilvl w:val="0"/>
          <w:numId w:val="11"/>
        </w:numPr>
        <w:rPr>
          <w:lang w:val="tr-TR"/>
        </w:rPr>
      </w:pPr>
      <w:r w:rsidRPr="007856BF">
        <w:rPr>
          <w:b/>
          <w:bCs/>
          <w:lang w:val="tr-TR"/>
        </w:rPr>
        <w:t>Destekleyici Metrik:</w:t>
      </w:r>
      <w:r w:rsidRPr="007856BF">
        <w:rPr>
          <w:lang w:val="tr-TR"/>
        </w:rPr>
        <w:t xml:space="preserve"> Main </w:t>
      </w:r>
      <w:proofErr w:type="spellStart"/>
      <w:r w:rsidRPr="007856BF">
        <w:rPr>
          <w:lang w:val="tr-TR"/>
        </w:rPr>
        <w:t>Thread</w:t>
      </w:r>
      <w:proofErr w:type="spellEnd"/>
      <w:r w:rsidRPr="007856BF">
        <w:rPr>
          <w:lang w:val="tr-TR"/>
        </w:rPr>
        <w:t xml:space="preserve"> bloke süresinin (</w:t>
      </w:r>
      <w:proofErr w:type="spellStart"/>
      <w:r w:rsidRPr="007856BF">
        <w:rPr>
          <w:lang w:val="tr-TR"/>
        </w:rPr>
        <w:t>Blocking</w:t>
      </w:r>
      <w:proofErr w:type="spellEnd"/>
      <w:r w:rsidRPr="007856BF">
        <w:rPr>
          <w:lang w:val="tr-TR"/>
        </w:rPr>
        <w:t xml:space="preserve"> Time) </w:t>
      </w:r>
      <w:proofErr w:type="gramStart"/>
      <w:r w:rsidRPr="007856BF">
        <w:rPr>
          <w:lang w:val="tr-TR"/>
        </w:rPr>
        <w:t>&lt; 50ms</w:t>
      </w:r>
      <w:proofErr w:type="gramEnd"/>
      <w:r w:rsidRPr="007856BF">
        <w:rPr>
          <w:lang w:val="tr-TR"/>
        </w:rPr>
        <w:t xml:space="preserve"> altında tutulması.</w:t>
      </w:r>
    </w:p>
    <w:p w14:paraId="7E76631E" w14:textId="77777777" w:rsidR="007856BF" w:rsidRPr="007856BF" w:rsidRDefault="007856BF" w:rsidP="007856BF">
      <w:pPr>
        <w:rPr>
          <w:lang w:val="tr-TR"/>
        </w:rPr>
      </w:pPr>
      <w:proofErr w:type="spellStart"/>
      <w:r w:rsidRPr="007856BF">
        <w:rPr>
          <w:b/>
          <w:bCs/>
          <w:lang w:val="tr-TR"/>
        </w:rPr>
        <w:t>MoSCoW</w:t>
      </w:r>
      <w:proofErr w:type="spellEnd"/>
      <w:r w:rsidRPr="007856BF">
        <w:rPr>
          <w:b/>
          <w:bCs/>
          <w:lang w:val="tr-TR"/>
        </w:rPr>
        <w:t xml:space="preserve"> Matrisi ile Kapsam Önceliklendirmesi:</w:t>
      </w:r>
    </w:p>
    <w:p w14:paraId="1EC57FD8" w14:textId="77777777" w:rsidR="007856BF" w:rsidRPr="007856BF" w:rsidRDefault="007856BF" w:rsidP="007856BF">
      <w:pPr>
        <w:numPr>
          <w:ilvl w:val="0"/>
          <w:numId w:val="12"/>
        </w:numPr>
        <w:rPr>
          <w:lang w:val="tr-TR"/>
        </w:rPr>
      </w:pPr>
      <w:proofErr w:type="spellStart"/>
      <w:r w:rsidRPr="007856BF">
        <w:rPr>
          <w:b/>
          <w:bCs/>
          <w:lang w:val="tr-TR"/>
        </w:rPr>
        <w:t>Must-Have</w:t>
      </w:r>
      <w:proofErr w:type="spellEnd"/>
      <w:r w:rsidRPr="007856BF">
        <w:rPr>
          <w:b/>
          <w:bCs/>
          <w:lang w:val="tr-TR"/>
        </w:rPr>
        <w:t xml:space="preserve"> (Olmazsa </w:t>
      </w:r>
      <w:proofErr w:type="gramStart"/>
      <w:r w:rsidRPr="007856BF">
        <w:rPr>
          <w:b/>
          <w:bCs/>
          <w:lang w:val="tr-TR"/>
        </w:rPr>
        <w:t>Olmaz -</w:t>
      </w:r>
      <w:proofErr w:type="gramEnd"/>
      <w:r w:rsidRPr="007856BF">
        <w:rPr>
          <w:b/>
          <w:bCs/>
          <w:lang w:val="tr-TR"/>
        </w:rPr>
        <w:t xml:space="preserve"> V1 Kapsamı):</w:t>
      </w:r>
      <w:r w:rsidRPr="007856BF">
        <w:rPr>
          <w:lang w:val="tr-TR"/>
        </w:rPr>
        <w:t xml:space="preserve"> Web </w:t>
      </w:r>
      <w:proofErr w:type="spellStart"/>
      <w:r w:rsidRPr="007856BF">
        <w:rPr>
          <w:lang w:val="tr-TR"/>
        </w:rPr>
        <w:t>Worker</w:t>
      </w:r>
      <w:proofErr w:type="spellEnd"/>
      <w:r w:rsidRPr="007856BF">
        <w:rPr>
          <w:lang w:val="tr-TR"/>
        </w:rPr>
        <w:t xml:space="preserve"> ile arka planda asenkron CSV okuma (</w:t>
      </w:r>
      <w:proofErr w:type="spellStart"/>
      <w:r w:rsidRPr="007856BF">
        <w:rPr>
          <w:lang w:val="tr-TR"/>
        </w:rPr>
        <w:t>PapaParse</w:t>
      </w:r>
      <w:proofErr w:type="spellEnd"/>
      <w:r w:rsidRPr="007856BF">
        <w:rPr>
          <w:lang w:val="tr-TR"/>
        </w:rPr>
        <w:t xml:space="preserve"> </w:t>
      </w:r>
      <w:proofErr w:type="spellStart"/>
      <w:r w:rsidRPr="007856BF">
        <w:rPr>
          <w:lang w:val="tr-TR"/>
        </w:rPr>
        <w:t>streaming</w:t>
      </w:r>
      <w:proofErr w:type="spellEnd"/>
      <w:r w:rsidRPr="007856BF">
        <w:rPr>
          <w:lang w:val="tr-TR"/>
        </w:rPr>
        <w:t>), sayısal kolonların (</w:t>
      </w:r>
      <w:proofErr w:type="spellStart"/>
      <w:r w:rsidRPr="007856BF">
        <w:rPr>
          <w:lang w:val="tr-TR"/>
        </w:rPr>
        <w:t>min</w:t>
      </w:r>
      <w:proofErr w:type="spellEnd"/>
      <w:r w:rsidRPr="007856BF">
        <w:rPr>
          <w:lang w:val="tr-TR"/>
        </w:rPr>
        <w:t xml:space="preserve">, </w:t>
      </w:r>
      <w:proofErr w:type="spellStart"/>
      <w:r w:rsidRPr="007856BF">
        <w:rPr>
          <w:lang w:val="tr-TR"/>
        </w:rPr>
        <w:t>max</w:t>
      </w:r>
      <w:proofErr w:type="spellEnd"/>
      <w:r w:rsidRPr="007856BF">
        <w:rPr>
          <w:lang w:val="tr-TR"/>
        </w:rPr>
        <w:t>, ortalama, medyan) hesaplanması, Chart.js ile anlık histogram çizimi ve veriyi filtreleyip Excel/CSV olarak dışa aktarabilme.</w:t>
      </w:r>
    </w:p>
    <w:p w14:paraId="19C64462" w14:textId="77777777" w:rsidR="007856BF" w:rsidRPr="007856BF" w:rsidRDefault="007856BF" w:rsidP="007856BF">
      <w:pPr>
        <w:numPr>
          <w:ilvl w:val="0"/>
          <w:numId w:val="12"/>
        </w:numPr>
        <w:rPr>
          <w:lang w:val="tr-TR"/>
        </w:rPr>
      </w:pPr>
      <w:proofErr w:type="spellStart"/>
      <w:r w:rsidRPr="007856BF">
        <w:rPr>
          <w:b/>
          <w:bCs/>
          <w:lang w:val="tr-TR"/>
        </w:rPr>
        <w:t>Should-Have</w:t>
      </w:r>
      <w:proofErr w:type="spellEnd"/>
      <w:r w:rsidRPr="007856BF">
        <w:rPr>
          <w:b/>
          <w:bCs/>
          <w:lang w:val="tr-TR"/>
        </w:rPr>
        <w:t xml:space="preserve"> (Olmalı):</w:t>
      </w:r>
      <w:r w:rsidRPr="007856BF">
        <w:rPr>
          <w:lang w:val="tr-TR"/>
        </w:rPr>
        <w:t> Hatalı veri tiplerini (</w:t>
      </w:r>
      <w:proofErr w:type="spellStart"/>
      <w:r w:rsidRPr="007856BF">
        <w:rPr>
          <w:lang w:val="tr-TR"/>
        </w:rPr>
        <w:t>null</w:t>
      </w:r>
      <w:proofErr w:type="spellEnd"/>
      <w:r w:rsidRPr="007856BF">
        <w:rPr>
          <w:lang w:val="tr-TR"/>
        </w:rPr>
        <w:t>/</w:t>
      </w:r>
      <w:proofErr w:type="spellStart"/>
      <w:r w:rsidRPr="007856BF">
        <w:rPr>
          <w:lang w:val="tr-TR"/>
        </w:rPr>
        <w:t>undefined</w:t>
      </w:r>
      <w:proofErr w:type="spellEnd"/>
      <w:r w:rsidRPr="007856BF">
        <w:rPr>
          <w:lang w:val="tr-TR"/>
        </w:rPr>
        <w:t>) otomatik temizleme ve karanlık (</w:t>
      </w:r>
      <w:proofErr w:type="spellStart"/>
      <w:r w:rsidRPr="007856BF">
        <w:rPr>
          <w:lang w:val="tr-TR"/>
        </w:rPr>
        <w:t>dark</w:t>
      </w:r>
      <w:proofErr w:type="spellEnd"/>
      <w:r w:rsidRPr="007856BF">
        <w:rPr>
          <w:lang w:val="tr-TR"/>
        </w:rPr>
        <w:t xml:space="preserve"> </w:t>
      </w:r>
      <w:proofErr w:type="spellStart"/>
      <w:r w:rsidRPr="007856BF">
        <w:rPr>
          <w:lang w:val="tr-TR"/>
        </w:rPr>
        <w:t>mode</w:t>
      </w:r>
      <w:proofErr w:type="spellEnd"/>
      <w:r w:rsidRPr="007856BF">
        <w:rPr>
          <w:lang w:val="tr-TR"/>
        </w:rPr>
        <w:t>) UI desteği.</w:t>
      </w:r>
    </w:p>
    <w:p w14:paraId="663A1EF1" w14:textId="77777777" w:rsidR="007856BF" w:rsidRPr="007856BF" w:rsidRDefault="007856BF" w:rsidP="007856BF">
      <w:pPr>
        <w:numPr>
          <w:ilvl w:val="0"/>
          <w:numId w:val="12"/>
        </w:numPr>
        <w:rPr>
          <w:lang w:val="tr-TR"/>
        </w:rPr>
      </w:pPr>
      <w:proofErr w:type="spellStart"/>
      <w:r w:rsidRPr="007856BF">
        <w:rPr>
          <w:b/>
          <w:bCs/>
          <w:lang w:val="tr-TR"/>
        </w:rPr>
        <w:t>Could-Have</w:t>
      </w:r>
      <w:proofErr w:type="spellEnd"/>
      <w:r w:rsidRPr="007856BF">
        <w:rPr>
          <w:b/>
          <w:bCs/>
          <w:lang w:val="tr-TR"/>
        </w:rPr>
        <w:t xml:space="preserve"> (Olabilir):</w:t>
      </w:r>
      <w:r w:rsidRPr="007856BF">
        <w:rPr>
          <w:lang w:val="tr-TR"/>
        </w:rPr>
        <w:t> İşlem sırasında yüzde olarak ilerleme çubuğu (</w:t>
      </w:r>
      <w:proofErr w:type="spellStart"/>
      <w:r w:rsidRPr="007856BF">
        <w:rPr>
          <w:lang w:val="tr-TR"/>
        </w:rPr>
        <w:t>Progress</w:t>
      </w:r>
      <w:proofErr w:type="spellEnd"/>
      <w:r w:rsidRPr="007856BF">
        <w:rPr>
          <w:lang w:val="tr-TR"/>
        </w:rPr>
        <w:t xml:space="preserve"> bar) gösterimi.</w:t>
      </w:r>
    </w:p>
    <w:p w14:paraId="5EC1FE5B" w14:textId="77777777" w:rsidR="007856BF" w:rsidRPr="007856BF" w:rsidRDefault="007856BF" w:rsidP="007856BF">
      <w:pPr>
        <w:numPr>
          <w:ilvl w:val="0"/>
          <w:numId w:val="12"/>
        </w:numPr>
        <w:rPr>
          <w:lang w:val="tr-TR"/>
        </w:rPr>
      </w:pPr>
      <w:proofErr w:type="spellStart"/>
      <w:r w:rsidRPr="007856BF">
        <w:rPr>
          <w:b/>
          <w:bCs/>
          <w:lang w:val="tr-TR"/>
        </w:rPr>
        <w:t>Won't-Have</w:t>
      </w:r>
      <w:proofErr w:type="spellEnd"/>
      <w:r w:rsidRPr="007856BF">
        <w:rPr>
          <w:b/>
          <w:bCs/>
          <w:lang w:val="tr-TR"/>
        </w:rPr>
        <w:t xml:space="preserve"> / </w:t>
      </w:r>
      <w:proofErr w:type="spellStart"/>
      <w:r w:rsidRPr="007856BF">
        <w:rPr>
          <w:b/>
          <w:bCs/>
          <w:lang w:val="tr-TR"/>
        </w:rPr>
        <w:t>Out</w:t>
      </w:r>
      <w:proofErr w:type="spellEnd"/>
      <w:r w:rsidRPr="007856BF">
        <w:rPr>
          <w:b/>
          <w:bCs/>
          <w:lang w:val="tr-TR"/>
        </w:rPr>
        <w:t>-of-</w:t>
      </w:r>
      <w:proofErr w:type="spellStart"/>
      <w:r w:rsidRPr="007856BF">
        <w:rPr>
          <w:b/>
          <w:bCs/>
          <w:lang w:val="tr-TR"/>
        </w:rPr>
        <w:t>Scope</w:t>
      </w:r>
      <w:proofErr w:type="spellEnd"/>
      <w:r w:rsidRPr="007856BF">
        <w:rPr>
          <w:b/>
          <w:bCs/>
          <w:lang w:val="tr-TR"/>
        </w:rPr>
        <w:t xml:space="preserve"> (V1 Kapsam Dışı):</w:t>
      </w:r>
      <w:r w:rsidRPr="007856BF">
        <w:rPr>
          <w:lang w:val="tr-TR"/>
        </w:rPr>
        <w:t xml:space="preserve"> Birden fazla CSV dosyasını JOIN işlemleriyle birleştirme ve </w:t>
      </w:r>
      <w:proofErr w:type="spellStart"/>
      <w:r w:rsidRPr="007856BF">
        <w:rPr>
          <w:lang w:val="tr-TR"/>
        </w:rPr>
        <w:t>WebAssembly</w:t>
      </w:r>
      <w:proofErr w:type="spellEnd"/>
      <w:r w:rsidRPr="007856BF">
        <w:rPr>
          <w:lang w:val="tr-TR"/>
        </w:rPr>
        <w:t xml:space="preserve"> (</w:t>
      </w:r>
      <w:proofErr w:type="spellStart"/>
      <w:r w:rsidRPr="007856BF">
        <w:rPr>
          <w:lang w:val="tr-TR"/>
        </w:rPr>
        <w:t>DuckDB</w:t>
      </w:r>
      <w:proofErr w:type="spellEnd"/>
      <w:r w:rsidRPr="007856BF">
        <w:rPr>
          <w:lang w:val="tr-TR"/>
        </w:rPr>
        <w:t>) tabanlı tarayıcı içi SQL sorgu motoru entegrasyonu (Bu özellikler V2 sürümüne ertelenmiştir).</w:t>
      </w:r>
    </w:p>
    <w:p w14:paraId="407BACD0" w14:textId="77777777" w:rsidR="007856BF" w:rsidRDefault="007856BF"/>
    <w:p w14:paraId="0630E9F3" w14:textId="77777777" w:rsidR="007856BF" w:rsidRDefault="007856BF"/>
    <w:p w14:paraId="155C5C0E" w14:textId="77777777" w:rsidR="007856BF" w:rsidRDefault="007856BF"/>
    <w:p w14:paraId="07FEC3B0" w14:textId="77777777" w:rsidR="007856BF" w:rsidRDefault="007856BF"/>
    <w:p w14:paraId="2284FD5C" w14:textId="77777777" w:rsidR="00510D1B" w:rsidRDefault="00510D1B"/>
    <w:p w14:paraId="45413702" w14:textId="6F900EEB" w:rsidR="00052761" w:rsidRDefault="0006423C">
      <w:pPr>
        <w:pStyle w:val="Balk2"/>
      </w:pPr>
      <w:bookmarkStart w:id="3" w:name="_Toc229383757"/>
      <w:r>
        <w:lastRenderedPageBreak/>
        <w:t xml:space="preserve">1.3. </w:t>
      </w:r>
      <w:proofErr w:type="spellStart"/>
      <w:r>
        <w:t>Raporun</w:t>
      </w:r>
      <w:proofErr w:type="spellEnd"/>
      <w:r>
        <w:t xml:space="preserve"> </w:t>
      </w:r>
      <w:proofErr w:type="spellStart"/>
      <w:r>
        <w:t>Yapısı</w:t>
      </w:r>
      <w:bookmarkEnd w:id="3"/>
      <w:proofErr w:type="spellEnd"/>
    </w:p>
    <w:p w14:paraId="7721B4EC" w14:textId="77777777" w:rsidR="00510D1B" w:rsidRPr="00510D1B" w:rsidRDefault="00510D1B" w:rsidP="00510D1B">
      <w:pPr>
        <w:ind w:firstLine="0"/>
        <w:rPr>
          <w:lang w:val="tr-TR"/>
        </w:rPr>
      </w:pPr>
      <w:r w:rsidRPr="00510D1B">
        <w:rPr>
          <w:lang w:val="tr-TR"/>
        </w:rPr>
        <w:t>Bu raporun kalan bölümleri projenin ürün yönetiminden başlayarak teknik detaylarına kadar uçtan uca incelenmesini içermektedir:</w:t>
      </w:r>
    </w:p>
    <w:p w14:paraId="6326AF0E" w14:textId="77777777" w:rsidR="00510D1B" w:rsidRPr="00510D1B" w:rsidRDefault="00510D1B" w:rsidP="00510D1B">
      <w:pPr>
        <w:numPr>
          <w:ilvl w:val="0"/>
          <w:numId w:val="13"/>
        </w:numPr>
        <w:rPr>
          <w:lang w:val="tr-TR"/>
        </w:rPr>
      </w:pPr>
      <w:r w:rsidRPr="00510D1B">
        <w:rPr>
          <w:b/>
          <w:bCs/>
          <w:lang w:val="tr-TR"/>
        </w:rPr>
        <w:t>Bölüm 2'de:</w:t>
      </w:r>
      <w:r w:rsidRPr="00510D1B">
        <w:rPr>
          <w:lang w:val="tr-TR"/>
        </w:rPr>
        <w:t> Ürün yönetimi belgesi (PRD) kapsamında hedef kitle analizi, personalar ve işlevsel/işlevsel olmayan gereksinimler sunulmuştur.</w:t>
      </w:r>
    </w:p>
    <w:p w14:paraId="5E168686" w14:textId="77777777" w:rsidR="00510D1B" w:rsidRPr="00510D1B" w:rsidRDefault="00510D1B" w:rsidP="00510D1B">
      <w:pPr>
        <w:numPr>
          <w:ilvl w:val="0"/>
          <w:numId w:val="13"/>
        </w:numPr>
        <w:rPr>
          <w:lang w:val="tr-TR"/>
        </w:rPr>
      </w:pPr>
      <w:r w:rsidRPr="00510D1B">
        <w:rPr>
          <w:b/>
          <w:bCs/>
          <w:lang w:val="tr-TR"/>
        </w:rPr>
        <w:t>Bölüm 3'te:</w:t>
      </w:r>
      <w:r w:rsidRPr="00510D1B">
        <w:rPr>
          <w:lang w:val="tr-TR"/>
        </w:rPr>
        <w:t> Hedef pazar büyüklüğü (TAM/SAM/SOM), rakip analizi ve SWOT değerlendirmeleri yer almaktadır.</w:t>
      </w:r>
    </w:p>
    <w:p w14:paraId="2133A5BD" w14:textId="77777777" w:rsidR="00510D1B" w:rsidRPr="00510D1B" w:rsidRDefault="00510D1B" w:rsidP="00510D1B">
      <w:pPr>
        <w:numPr>
          <w:ilvl w:val="0"/>
          <w:numId w:val="13"/>
        </w:numPr>
        <w:rPr>
          <w:lang w:val="tr-TR"/>
        </w:rPr>
      </w:pPr>
      <w:r w:rsidRPr="00510D1B">
        <w:rPr>
          <w:b/>
          <w:bCs/>
          <w:lang w:val="tr-TR"/>
        </w:rPr>
        <w:t>Bölüm 4 ve 5'te:</w:t>
      </w:r>
      <w:r w:rsidRPr="00510D1B">
        <w:rPr>
          <w:lang w:val="tr-TR"/>
        </w:rPr>
        <w:t> Seçilen teknoloji yığını (</w:t>
      </w:r>
      <w:proofErr w:type="spellStart"/>
      <w:r w:rsidRPr="00510D1B">
        <w:rPr>
          <w:lang w:val="tr-TR"/>
        </w:rPr>
        <w:t>Vanilla</w:t>
      </w:r>
      <w:proofErr w:type="spellEnd"/>
      <w:r w:rsidRPr="00510D1B">
        <w:rPr>
          <w:lang w:val="tr-TR"/>
        </w:rPr>
        <w:t xml:space="preserve"> JS, Web </w:t>
      </w:r>
      <w:proofErr w:type="spellStart"/>
      <w:r w:rsidRPr="00510D1B">
        <w:rPr>
          <w:lang w:val="tr-TR"/>
        </w:rPr>
        <w:t>Workers</w:t>
      </w:r>
      <w:proofErr w:type="spellEnd"/>
      <w:r w:rsidRPr="00510D1B">
        <w:rPr>
          <w:lang w:val="tr-TR"/>
        </w:rPr>
        <w:t>) detaylandırılmış ve sistem mimarisi C4 modeli kullanılarak görselleştirilmiştir.</w:t>
      </w:r>
    </w:p>
    <w:p w14:paraId="5569FC15" w14:textId="77777777" w:rsidR="00510D1B" w:rsidRPr="00510D1B" w:rsidRDefault="00510D1B" w:rsidP="00510D1B">
      <w:pPr>
        <w:numPr>
          <w:ilvl w:val="0"/>
          <w:numId w:val="13"/>
        </w:numPr>
        <w:rPr>
          <w:lang w:val="tr-TR"/>
        </w:rPr>
      </w:pPr>
      <w:r w:rsidRPr="00510D1B">
        <w:rPr>
          <w:b/>
          <w:bCs/>
          <w:lang w:val="tr-TR"/>
        </w:rPr>
        <w:t>Bölüm 6 ve 7'de:</w:t>
      </w:r>
      <w:r w:rsidRPr="00510D1B">
        <w:rPr>
          <w:lang w:val="tr-TR"/>
        </w:rPr>
        <w:t> Projenin istemci tarafı veri modeli açıklanmış ve UI/UX tasarımı detaylandırılmıştır.</w:t>
      </w:r>
    </w:p>
    <w:p w14:paraId="5DF882DA" w14:textId="77777777" w:rsidR="00510D1B" w:rsidRPr="00510D1B" w:rsidRDefault="00510D1B" w:rsidP="00510D1B">
      <w:pPr>
        <w:numPr>
          <w:ilvl w:val="0"/>
          <w:numId w:val="13"/>
        </w:numPr>
        <w:rPr>
          <w:lang w:val="tr-TR"/>
        </w:rPr>
      </w:pPr>
      <w:r w:rsidRPr="00510D1B">
        <w:rPr>
          <w:b/>
          <w:bCs/>
          <w:lang w:val="tr-TR"/>
        </w:rPr>
        <w:t>Bölüm 8, 9 ve 10'da:</w:t>
      </w:r>
      <w:r w:rsidRPr="00510D1B">
        <w:rPr>
          <w:lang w:val="tr-TR"/>
        </w:rPr>
        <w:t> Güvenlik kriterleri (OWASP), performans ölçümleri, maliyet/gelir modelleri ve projenin kurulum süreçlerine yer verilmiş, rapor </w:t>
      </w:r>
      <w:r w:rsidRPr="00510D1B">
        <w:rPr>
          <w:b/>
          <w:bCs/>
          <w:lang w:val="tr-TR"/>
        </w:rPr>
        <w:t>Bölüm 11</w:t>
      </w:r>
      <w:r w:rsidRPr="00510D1B">
        <w:rPr>
          <w:lang w:val="tr-TR"/>
        </w:rPr>
        <w:t> ile sonuca bağlanmıştır.</w:t>
      </w:r>
    </w:p>
    <w:p w14:paraId="6D4D0C96" w14:textId="77777777" w:rsidR="00510D1B" w:rsidRDefault="00510D1B"/>
    <w:p w14:paraId="6F909E0A" w14:textId="77777777" w:rsidR="00052761" w:rsidRDefault="0006423C">
      <w:pPr>
        <w:pStyle w:val="Balk1"/>
      </w:pPr>
      <w:bookmarkStart w:id="4" w:name="_Toc229383758"/>
      <w:r>
        <w:lastRenderedPageBreak/>
        <w:t>2. GEREKSİNİM ANALİZİ — PRD</w:t>
      </w:r>
      <w:bookmarkEnd w:id="4"/>
    </w:p>
    <w:p w14:paraId="1A0BC65E" w14:textId="77777777" w:rsidR="00052761" w:rsidRDefault="0006423C" w:rsidP="0041225C">
      <w:pPr>
        <w:ind w:firstLine="0"/>
      </w:pPr>
      <w:proofErr w:type="spellStart"/>
      <w:r>
        <w:t>Ürün</w:t>
      </w:r>
      <w:proofErr w:type="spellEnd"/>
      <w:r>
        <w:t xml:space="preserve"> </w:t>
      </w:r>
      <w:proofErr w:type="spellStart"/>
      <w:r>
        <w:t>Gereksinimleri</w:t>
      </w:r>
      <w:proofErr w:type="spellEnd"/>
      <w:r>
        <w:t xml:space="preserve"> </w:t>
      </w:r>
      <w:proofErr w:type="spellStart"/>
      <w:r>
        <w:t>Belgesi</w:t>
      </w:r>
      <w:proofErr w:type="spellEnd"/>
      <w:r>
        <w:t xml:space="preserve"> (Product Requirements Document), </w:t>
      </w:r>
      <w:proofErr w:type="spellStart"/>
      <w:r>
        <w:t>projenin</w:t>
      </w:r>
      <w:proofErr w:type="spellEnd"/>
      <w:r>
        <w:t xml:space="preserve"> </w:t>
      </w:r>
      <w:proofErr w:type="spellStart"/>
      <w:r>
        <w:t>neden</w:t>
      </w:r>
      <w:proofErr w:type="spellEnd"/>
      <w:r>
        <w:t xml:space="preserve">, </w:t>
      </w:r>
      <w:proofErr w:type="spellStart"/>
      <w:r>
        <w:t>kim</w:t>
      </w:r>
      <w:proofErr w:type="spellEnd"/>
      <w:r>
        <w:t xml:space="preserve"> </w:t>
      </w:r>
      <w:proofErr w:type="spellStart"/>
      <w:r>
        <w:t>için</w:t>
      </w:r>
      <w:proofErr w:type="spellEnd"/>
      <w:r>
        <w:t xml:space="preserve">, ne </w:t>
      </w:r>
      <w:proofErr w:type="spellStart"/>
      <w:r>
        <w:t>yapacağı</w:t>
      </w:r>
      <w:proofErr w:type="spellEnd"/>
      <w:r>
        <w:t xml:space="preserve"> </w:t>
      </w:r>
      <w:proofErr w:type="spellStart"/>
      <w:r>
        <w:t>sorularını</w:t>
      </w:r>
      <w:proofErr w:type="spellEnd"/>
      <w:r>
        <w:t xml:space="preserve"> </w:t>
      </w:r>
      <w:proofErr w:type="spellStart"/>
      <w:r>
        <w:t>cevaplayan</w:t>
      </w:r>
      <w:proofErr w:type="spellEnd"/>
      <w:r>
        <w:t xml:space="preserve"> </w:t>
      </w:r>
      <w:proofErr w:type="spellStart"/>
      <w:r>
        <w:t>ve</w:t>
      </w:r>
      <w:proofErr w:type="spellEnd"/>
      <w:r>
        <w:t xml:space="preserve"> </w:t>
      </w:r>
      <w:proofErr w:type="spellStart"/>
      <w:r>
        <w:t>geliştirme</w:t>
      </w:r>
      <w:proofErr w:type="spellEnd"/>
      <w:r>
        <w:t xml:space="preserve"> </w:t>
      </w:r>
      <w:proofErr w:type="spellStart"/>
      <w:r>
        <w:t>ekibi</w:t>
      </w:r>
      <w:proofErr w:type="spellEnd"/>
      <w:r>
        <w:t xml:space="preserve"> </w:t>
      </w:r>
      <w:proofErr w:type="spellStart"/>
      <w:r>
        <w:t>ile</w:t>
      </w:r>
      <w:proofErr w:type="spellEnd"/>
      <w:r>
        <w:t xml:space="preserve"> </w:t>
      </w:r>
      <w:proofErr w:type="spellStart"/>
      <w:r>
        <w:t>ürün</w:t>
      </w:r>
      <w:proofErr w:type="spellEnd"/>
      <w:r>
        <w:t>/</w:t>
      </w:r>
      <w:proofErr w:type="spellStart"/>
      <w:r>
        <w:t>iş</w:t>
      </w:r>
      <w:proofErr w:type="spellEnd"/>
      <w:r>
        <w:t xml:space="preserve"> </w:t>
      </w:r>
      <w:proofErr w:type="spellStart"/>
      <w:r>
        <w:t>tarafı</w:t>
      </w:r>
      <w:proofErr w:type="spellEnd"/>
      <w:r>
        <w:t xml:space="preserve"> </w:t>
      </w:r>
      <w:proofErr w:type="spellStart"/>
      <w:r>
        <w:t>arasında</w:t>
      </w:r>
      <w:proofErr w:type="spellEnd"/>
      <w:r>
        <w:t xml:space="preserve"> «</w:t>
      </w:r>
      <w:proofErr w:type="spellStart"/>
      <w:r>
        <w:t>sözleşme</w:t>
      </w:r>
      <w:proofErr w:type="spellEnd"/>
      <w:r>
        <w:t xml:space="preserve">» </w:t>
      </w:r>
      <w:proofErr w:type="spellStart"/>
      <w:r>
        <w:t>işlevi</w:t>
      </w:r>
      <w:proofErr w:type="spellEnd"/>
      <w:r>
        <w:t xml:space="preserve"> </w:t>
      </w:r>
      <w:proofErr w:type="spellStart"/>
      <w:r>
        <w:t>gören</w:t>
      </w:r>
      <w:proofErr w:type="spellEnd"/>
      <w:r>
        <w:t xml:space="preserve"> </w:t>
      </w:r>
      <w:proofErr w:type="spellStart"/>
      <w:r>
        <w:t>dokümandır</w:t>
      </w:r>
      <w:proofErr w:type="spellEnd"/>
      <w:r>
        <w:t>.</w:t>
      </w:r>
    </w:p>
    <w:p w14:paraId="50C5CACE" w14:textId="77777777" w:rsidR="00052761" w:rsidRDefault="0006423C">
      <w:pPr>
        <w:pStyle w:val="Balk2"/>
      </w:pPr>
      <w:bookmarkStart w:id="5" w:name="_Toc229383759"/>
      <w:r>
        <w:t xml:space="preserve">2.1. </w:t>
      </w:r>
      <w:proofErr w:type="spellStart"/>
      <w:r>
        <w:t>Yönetici</w:t>
      </w:r>
      <w:proofErr w:type="spellEnd"/>
      <w:r>
        <w:t xml:space="preserve"> </w:t>
      </w:r>
      <w:proofErr w:type="spellStart"/>
      <w:r>
        <w:t>Özeti</w:t>
      </w:r>
      <w:proofErr w:type="spellEnd"/>
      <w:r>
        <w:t xml:space="preserve"> (Executive Summary)</w:t>
      </w:r>
      <w:bookmarkEnd w:id="5"/>
    </w:p>
    <w:p w14:paraId="7FBB7D67" w14:textId="77777777" w:rsidR="00510D1B" w:rsidRPr="00510D1B" w:rsidRDefault="00510D1B" w:rsidP="00510D1B">
      <w:pPr>
        <w:ind w:firstLine="0"/>
        <w:rPr>
          <w:lang w:val="tr-TR"/>
        </w:rPr>
      </w:pPr>
      <w:r w:rsidRPr="00510D1B">
        <w:rPr>
          <w:lang w:val="tr-TR"/>
        </w:rPr>
        <w:t xml:space="preserve">Web </w:t>
      </w:r>
      <w:proofErr w:type="spellStart"/>
      <w:r w:rsidRPr="00510D1B">
        <w:rPr>
          <w:lang w:val="tr-TR"/>
        </w:rPr>
        <w:t>Workers</w:t>
      </w:r>
      <w:proofErr w:type="spellEnd"/>
      <w:r w:rsidRPr="00510D1B">
        <w:rPr>
          <w:lang w:val="tr-TR"/>
        </w:rPr>
        <w:t xml:space="preserve"> </w:t>
      </w:r>
      <w:proofErr w:type="spellStart"/>
      <w:r w:rsidRPr="00510D1B">
        <w:rPr>
          <w:lang w:val="tr-TR"/>
        </w:rPr>
        <w:t>Big</w:t>
      </w:r>
      <w:proofErr w:type="spellEnd"/>
      <w:r w:rsidRPr="00510D1B">
        <w:rPr>
          <w:lang w:val="tr-TR"/>
        </w:rPr>
        <w:t xml:space="preserve"> Data İşleme projesi, 100.000+ satırlık devasa CSV veri setlerini doğrudan tarayıcı ortamında, kullanıcı arayüzünü (UI) dondurmadan işlemeyi sağlayan tamamen istemci taraflı (</w:t>
      </w:r>
      <w:proofErr w:type="spellStart"/>
      <w:r w:rsidRPr="00510D1B">
        <w:rPr>
          <w:lang w:val="tr-TR"/>
        </w:rPr>
        <w:t>client-side</w:t>
      </w:r>
      <w:proofErr w:type="spellEnd"/>
      <w:r w:rsidRPr="00510D1B">
        <w:rPr>
          <w:lang w:val="tr-TR"/>
        </w:rPr>
        <w:t xml:space="preserve">) bir analiz aracıdır. Proje, ağır okuma ve hesaplama süreçlerini Web </w:t>
      </w:r>
      <w:proofErr w:type="spellStart"/>
      <w:r w:rsidRPr="00510D1B">
        <w:rPr>
          <w:lang w:val="tr-TR"/>
        </w:rPr>
        <w:t>Workers</w:t>
      </w:r>
      <w:proofErr w:type="spellEnd"/>
      <w:r w:rsidRPr="00510D1B">
        <w:rPr>
          <w:lang w:val="tr-TR"/>
        </w:rPr>
        <w:t xml:space="preserve"> API ile ana iş parçacığından izole ederek, yüksek performanslı ve akıcı bir kullanıcı deneyimi (UX) sunmayı hedefler.</w:t>
      </w:r>
    </w:p>
    <w:p w14:paraId="56C6E069" w14:textId="77777777" w:rsidR="00510D1B" w:rsidRPr="00510D1B" w:rsidRDefault="00510D1B" w:rsidP="00510D1B">
      <w:pPr>
        <w:ind w:firstLine="0"/>
        <w:rPr>
          <w:lang w:val="tr-TR"/>
        </w:rPr>
      </w:pPr>
      <w:r w:rsidRPr="00510D1B">
        <w:rPr>
          <w:lang w:val="tr-TR"/>
        </w:rPr>
        <w:t>Günümüzde KVKK ve GDPR gibi katı gizlilik yasaları nedeniyle, veri analistleri ve araştırmacılar ham müşteri veya deney verilerini analiz için bulut sunucularına (</w:t>
      </w:r>
      <w:proofErr w:type="spellStart"/>
      <w:r w:rsidRPr="00510D1B">
        <w:rPr>
          <w:lang w:val="tr-TR"/>
        </w:rPr>
        <w:t>SaaS</w:t>
      </w:r>
      <w:proofErr w:type="spellEnd"/>
      <w:r w:rsidRPr="00510D1B">
        <w:rPr>
          <w:lang w:val="tr-TR"/>
        </w:rPr>
        <w:t>) yüklemekten kaçınmaktadır. Bu kısıtlama, %100 kullanıcının lokal cihazında çalışan ancak masaüstü programları kadar güçlü ve hiçbir kurulum gerektirmeyen yeni nesil tarayıcı uygulamalarına olan ihtiyacı her zamankinden daha kritik hale getirmiştir.</w:t>
      </w:r>
    </w:p>
    <w:p w14:paraId="269C100F" w14:textId="77777777" w:rsidR="00510D1B" w:rsidRPr="00510D1B" w:rsidRDefault="00510D1B" w:rsidP="00510D1B">
      <w:pPr>
        <w:ind w:firstLine="0"/>
        <w:rPr>
          <w:lang w:val="tr-TR"/>
        </w:rPr>
      </w:pPr>
      <w:r w:rsidRPr="00510D1B">
        <w:rPr>
          <w:lang w:val="tr-TR"/>
        </w:rPr>
        <w:t xml:space="preserve">Projenin başarısı, "Main </w:t>
      </w:r>
      <w:proofErr w:type="spellStart"/>
      <w:r w:rsidRPr="00510D1B">
        <w:rPr>
          <w:lang w:val="tr-TR"/>
        </w:rPr>
        <w:t>Thread'i</w:t>
      </w:r>
      <w:proofErr w:type="spellEnd"/>
      <w:r w:rsidRPr="00510D1B">
        <w:rPr>
          <w:lang w:val="tr-TR"/>
        </w:rPr>
        <w:t xml:space="preserve"> 50ms'den daha az bloke ederek büyük dosyaların sıfır çökme (</w:t>
      </w:r>
      <w:proofErr w:type="spellStart"/>
      <w:r w:rsidRPr="00510D1B">
        <w:rPr>
          <w:lang w:val="tr-TR"/>
        </w:rPr>
        <w:t>crash</w:t>
      </w:r>
      <w:proofErr w:type="spellEnd"/>
      <w:r w:rsidRPr="00510D1B">
        <w:rPr>
          <w:lang w:val="tr-TR"/>
        </w:rPr>
        <w:t xml:space="preserve">) ile işlenmesi" olan teknik Kuzey Yıldızı Metriği (North Star </w:t>
      </w:r>
      <w:proofErr w:type="spellStart"/>
      <w:r w:rsidRPr="00510D1B">
        <w:rPr>
          <w:lang w:val="tr-TR"/>
        </w:rPr>
        <w:t>Metric</w:t>
      </w:r>
      <w:proofErr w:type="spellEnd"/>
      <w:r w:rsidRPr="00510D1B">
        <w:rPr>
          <w:lang w:val="tr-TR"/>
        </w:rPr>
        <w:t>) ile ölçülecektir. Ürün tarafında ise kullanıcıların platforma geri dönüş oranı ve "Başarıyla İşlenen Dosya Sayısı" temel başarı göstergeleri olacaktır.</w:t>
      </w:r>
    </w:p>
    <w:p w14:paraId="73076512" w14:textId="77777777" w:rsidR="00510D1B" w:rsidRDefault="00510D1B"/>
    <w:p w14:paraId="5F9611CF" w14:textId="77777777" w:rsidR="001D7698" w:rsidRDefault="001D7698"/>
    <w:p w14:paraId="071643AA" w14:textId="77777777" w:rsidR="001D7698" w:rsidRDefault="001D7698"/>
    <w:p w14:paraId="5032D0E0" w14:textId="77777777" w:rsidR="001D7698" w:rsidRDefault="001D7698"/>
    <w:p w14:paraId="0C4180B8" w14:textId="77777777" w:rsidR="001D7698" w:rsidRDefault="001D7698"/>
    <w:p w14:paraId="76F53947" w14:textId="77777777" w:rsidR="001D7698" w:rsidRDefault="001D7698"/>
    <w:p w14:paraId="31426412" w14:textId="77777777" w:rsidR="001D7698" w:rsidRDefault="001D7698"/>
    <w:p w14:paraId="6DDB600E" w14:textId="77777777" w:rsidR="001D7698" w:rsidRDefault="001D7698"/>
    <w:p w14:paraId="206CBD83" w14:textId="77777777" w:rsidR="00052761" w:rsidRDefault="0006423C">
      <w:pPr>
        <w:pStyle w:val="Balk2"/>
      </w:pPr>
      <w:bookmarkStart w:id="6" w:name="_Toc229383760"/>
      <w:r>
        <w:lastRenderedPageBreak/>
        <w:t xml:space="preserve">2.2. </w:t>
      </w:r>
      <w:proofErr w:type="spellStart"/>
      <w:r>
        <w:t>Hedef</w:t>
      </w:r>
      <w:proofErr w:type="spellEnd"/>
      <w:r>
        <w:t xml:space="preserve"> </w:t>
      </w:r>
      <w:proofErr w:type="spellStart"/>
      <w:r>
        <w:t>Kitle</w:t>
      </w:r>
      <w:proofErr w:type="spellEnd"/>
      <w:r>
        <w:t xml:space="preserve"> </w:t>
      </w:r>
      <w:proofErr w:type="spellStart"/>
      <w:r>
        <w:t>ve</w:t>
      </w:r>
      <w:proofErr w:type="spellEnd"/>
      <w:r>
        <w:t xml:space="preserve"> Persona</w:t>
      </w:r>
      <w:bookmarkEnd w:id="6"/>
    </w:p>
    <w:p w14:paraId="06AF05A3" w14:textId="744BB7A1" w:rsidR="00052761" w:rsidRDefault="0006423C" w:rsidP="007E07F6">
      <w:pPr>
        <w:ind w:firstLine="0"/>
      </w:pPr>
      <w:proofErr w:type="spellStart"/>
      <w:r>
        <w:rPr>
          <w:b/>
        </w:rPr>
        <w:t>Birincil</w:t>
      </w:r>
      <w:proofErr w:type="spellEnd"/>
      <w:r>
        <w:rPr>
          <w:b/>
        </w:rPr>
        <w:t xml:space="preserve"> segment: </w:t>
      </w:r>
      <w:r w:rsidR="00BA0D11" w:rsidRPr="00BA0D11">
        <w:t xml:space="preserve">Veri </w:t>
      </w:r>
      <w:proofErr w:type="spellStart"/>
      <w:r w:rsidR="00BA0D11" w:rsidRPr="00BA0D11">
        <w:t>analisti</w:t>
      </w:r>
      <w:proofErr w:type="spellEnd"/>
      <w:r w:rsidR="00BA0D11" w:rsidRPr="00BA0D11">
        <w:t xml:space="preserve">, </w:t>
      </w:r>
      <w:proofErr w:type="spellStart"/>
      <w:r w:rsidR="00BA0D11" w:rsidRPr="00BA0D11">
        <w:t>veri</w:t>
      </w:r>
      <w:proofErr w:type="spellEnd"/>
      <w:r w:rsidR="00BA0D11" w:rsidRPr="00BA0D11">
        <w:t xml:space="preserve"> </w:t>
      </w:r>
      <w:proofErr w:type="spellStart"/>
      <w:r w:rsidR="00BA0D11" w:rsidRPr="00BA0D11">
        <w:t>bilimci</w:t>
      </w:r>
      <w:proofErr w:type="spellEnd"/>
      <w:r w:rsidR="00BA0D11" w:rsidRPr="00BA0D11">
        <w:t xml:space="preserve"> </w:t>
      </w:r>
      <w:proofErr w:type="spellStart"/>
      <w:r w:rsidR="00BA0D11" w:rsidRPr="00BA0D11">
        <w:t>adayları</w:t>
      </w:r>
      <w:proofErr w:type="spellEnd"/>
      <w:r w:rsidR="00BA0D11" w:rsidRPr="00BA0D11">
        <w:t xml:space="preserve">, </w:t>
      </w:r>
      <w:proofErr w:type="spellStart"/>
      <w:r w:rsidR="00BA0D11" w:rsidRPr="00BA0D11">
        <w:t>akademi</w:t>
      </w:r>
      <w:proofErr w:type="spellEnd"/>
      <w:r w:rsidR="00BA0D11" w:rsidRPr="00BA0D11">
        <w:t xml:space="preserve"> </w:t>
      </w:r>
      <w:proofErr w:type="spellStart"/>
      <w:r w:rsidR="00BA0D11" w:rsidRPr="00BA0D11">
        <w:t>öğrencileri</w:t>
      </w:r>
      <w:proofErr w:type="spellEnd"/>
      <w:r w:rsidR="00BA0D11" w:rsidRPr="00BA0D11">
        <w:t>.</w:t>
      </w:r>
    </w:p>
    <w:p w14:paraId="0377F6CA" w14:textId="3349097B" w:rsidR="00052761" w:rsidRDefault="00316E6B" w:rsidP="00316E6B">
      <w:pPr>
        <w:pStyle w:val="ResimYazs"/>
        <w:keepNext/>
      </w:pPr>
      <w:bookmarkStart w:id="7" w:name="_Toc229383848"/>
      <w:r>
        <w:t xml:space="preserve">Table </w:t>
      </w:r>
      <w:fldSimple w:instr=" SEQ Table \* ARABIC ">
        <w:r w:rsidR="004A22D7">
          <w:rPr>
            <w:noProof/>
          </w:rPr>
          <w:t>1</w:t>
        </w:r>
      </w:fldSimple>
      <w:r w:rsidRPr="00980FF3">
        <w:t xml:space="preserve">: Persona 1 </w:t>
      </w:r>
      <w:proofErr w:type="spellStart"/>
      <w:r w:rsidRPr="00980FF3">
        <w:t>Kartı</w:t>
      </w:r>
      <w:bookmarkEnd w:id="7"/>
      <w:proofErr w:type="spellEnd"/>
    </w:p>
    <w:tbl>
      <w:tblPr>
        <w:tblStyle w:val="AkKlavuz-Vurgu1"/>
        <w:tblW w:w="9071" w:type="dxa"/>
        <w:jc w:val="center"/>
        <w:tblLayout w:type="fixed"/>
        <w:tblLook w:val="04A0" w:firstRow="1" w:lastRow="0" w:firstColumn="1" w:lastColumn="0" w:noHBand="0" w:noVBand="1"/>
      </w:tblPr>
      <w:tblGrid>
        <w:gridCol w:w="2835"/>
        <w:gridCol w:w="6236"/>
      </w:tblGrid>
      <w:tr w:rsidR="00052761" w14:paraId="7D7F89D8" w14:textId="77777777" w:rsidTr="00BA0D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tcPr>
          <w:p w14:paraId="2C435C2E" w14:textId="77777777" w:rsidR="00052761" w:rsidRDefault="0006423C">
            <w:pPr>
              <w:ind w:firstLine="0"/>
            </w:pPr>
            <w:r>
              <w:rPr>
                <w:color w:val="FFFFFF"/>
                <w:sz w:val="22"/>
              </w:rPr>
              <w:t>Alan</w:t>
            </w:r>
          </w:p>
        </w:tc>
        <w:tc>
          <w:tcPr>
            <w:tcW w:w="6236" w:type="dxa"/>
            <w:tcBorders>
              <w:top w:val="single" w:sz="4" w:space="0" w:color="7F7F7F"/>
              <w:left w:val="single" w:sz="4" w:space="0" w:color="7F7F7F"/>
              <w:bottom w:val="single" w:sz="4" w:space="0" w:color="7F7F7F"/>
              <w:right w:val="single" w:sz="4" w:space="0" w:color="7F7F7F"/>
            </w:tcBorders>
            <w:shd w:val="clear" w:color="auto" w:fill="1F4E78"/>
          </w:tcPr>
          <w:p w14:paraId="2F341E6A"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Değer</w:t>
            </w:r>
          </w:p>
        </w:tc>
      </w:tr>
      <w:tr w:rsidR="00BA0D11" w14:paraId="45645CE8" w14:textId="77777777" w:rsidTr="00BA0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20D80C4C" w14:textId="63F16B93" w:rsidR="00BA0D11" w:rsidRPr="00BA0D11" w:rsidRDefault="00BA0D11" w:rsidP="00BA0D11">
            <w:pPr>
              <w:ind w:firstLine="0"/>
            </w:pPr>
            <w:r w:rsidRPr="00BA0D11">
              <w:rPr>
                <w:sz w:val="20"/>
                <w:szCs w:val="20"/>
              </w:rPr>
              <w:t>Ad</w:t>
            </w:r>
          </w:p>
        </w:tc>
        <w:tc>
          <w:tcPr>
            <w:tcW w:w="6236" w:type="dxa"/>
            <w:tcBorders>
              <w:top w:val="single" w:sz="4" w:space="0" w:color="7F7F7F"/>
              <w:left w:val="single" w:sz="4" w:space="0" w:color="7F7F7F"/>
              <w:bottom w:val="single" w:sz="4" w:space="0" w:color="7F7F7F"/>
              <w:right w:val="single" w:sz="4" w:space="0" w:color="7F7F7F"/>
            </w:tcBorders>
            <w:vAlign w:val="center"/>
          </w:tcPr>
          <w:p w14:paraId="1B5C7795" w14:textId="2FD323C1" w:rsidR="00BA0D11" w:rsidRPr="00BA0D11" w:rsidRDefault="00BA0D11" w:rsidP="00BA0D11">
            <w:pPr>
              <w:ind w:firstLine="0"/>
              <w:cnfStyle w:val="000000100000" w:firstRow="0" w:lastRow="0" w:firstColumn="0" w:lastColumn="0" w:oddVBand="0" w:evenVBand="0" w:oddHBand="1" w:evenHBand="0" w:firstRowFirstColumn="0" w:firstRowLastColumn="0" w:lastRowFirstColumn="0" w:lastRowLastColumn="0"/>
            </w:pPr>
            <w:proofErr w:type="spellStart"/>
            <w:r w:rsidRPr="00BA0D11">
              <w:rPr>
                <w:sz w:val="20"/>
                <w:szCs w:val="20"/>
              </w:rPr>
              <w:t>Analist</w:t>
            </w:r>
            <w:proofErr w:type="spellEnd"/>
            <w:r w:rsidRPr="00BA0D11">
              <w:rPr>
                <w:sz w:val="20"/>
                <w:szCs w:val="20"/>
              </w:rPr>
              <w:t xml:space="preserve"> Burak</w:t>
            </w:r>
          </w:p>
        </w:tc>
      </w:tr>
      <w:tr w:rsidR="00BA0D11" w14:paraId="348E97CD" w14:textId="77777777" w:rsidTr="00BA0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364CF897" w14:textId="356AA323" w:rsidR="00BA0D11" w:rsidRPr="00BA0D11" w:rsidRDefault="00BA0D11" w:rsidP="00BA0D11">
            <w:pPr>
              <w:ind w:firstLine="0"/>
            </w:pPr>
            <w:proofErr w:type="spellStart"/>
            <w:r w:rsidRPr="00BA0D11">
              <w:rPr>
                <w:sz w:val="20"/>
                <w:szCs w:val="20"/>
              </w:rPr>
              <w:t>Yaş</w:t>
            </w:r>
            <w:proofErr w:type="spellEnd"/>
            <w:r w:rsidRPr="00BA0D11">
              <w:rPr>
                <w:sz w:val="20"/>
                <w:szCs w:val="20"/>
              </w:rPr>
              <w:t xml:space="preserve"> / </w:t>
            </w:r>
            <w:proofErr w:type="spellStart"/>
            <w:r w:rsidRPr="00BA0D11">
              <w:rPr>
                <w:sz w:val="20"/>
                <w:szCs w:val="20"/>
              </w:rPr>
              <w:t>Şehir</w:t>
            </w:r>
            <w:proofErr w:type="spellEnd"/>
          </w:p>
        </w:tc>
        <w:tc>
          <w:tcPr>
            <w:tcW w:w="6236" w:type="dxa"/>
            <w:tcBorders>
              <w:top w:val="single" w:sz="4" w:space="0" w:color="7F7F7F"/>
              <w:left w:val="single" w:sz="4" w:space="0" w:color="7F7F7F"/>
              <w:bottom w:val="single" w:sz="4" w:space="0" w:color="7F7F7F"/>
              <w:right w:val="single" w:sz="4" w:space="0" w:color="7F7F7F"/>
            </w:tcBorders>
            <w:vAlign w:val="center"/>
          </w:tcPr>
          <w:p w14:paraId="41E97732" w14:textId="6436DBB8" w:rsidR="00BA0D11" w:rsidRPr="00BA0D11" w:rsidRDefault="00BA0D11" w:rsidP="00BA0D11">
            <w:pPr>
              <w:ind w:firstLine="0"/>
              <w:cnfStyle w:val="000000010000" w:firstRow="0" w:lastRow="0" w:firstColumn="0" w:lastColumn="0" w:oddVBand="0" w:evenVBand="0" w:oddHBand="0" w:evenHBand="1" w:firstRowFirstColumn="0" w:firstRowLastColumn="0" w:lastRowFirstColumn="0" w:lastRowLastColumn="0"/>
            </w:pPr>
            <w:r w:rsidRPr="00BA0D11">
              <w:rPr>
                <w:sz w:val="20"/>
                <w:szCs w:val="20"/>
              </w:rPr>
              <w:t>32 / İstanbul</w:t>
            </w:r>
          </w:p>
        </w:tc>
      </w:tr>
      <w:tr w:rsidR="00BA0D11" w14:paraId="48B5EF99" w14:textId="77777777" w:rsidTr="00BA0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D6256C2" w14:textId="0EFDBEF6" w:rsidR="00BA0D11" w:rsidRPr="00BA0D11" w:rsidRDefault="00BA0D11" w:rsidP="00BA0D11">
            <w:pPr>
              <w:ind w:firstLine="0"/>
            </w:pPr>
            <w:r w:rsidRPr="00BA0D11">
              <w:rPr>
                <w:sz w:val="20"/>
                <w:szCs w:val="20"/>
              </w:rPr>
              <w:t xml:space="preserve">Rol / </w:t>
            </w:r>
            <w:proofErr w:type="spellStart"/>
            <w:r w:rsidRPr="00BA0D11">
              <w:rPr>
                <w:sz w:val="20"/>
                <w:szCs w:val="20"/>
              </w:rPr>
              <w:t>Meslek</w:t>
            </w:r>
            <w:proofErr w:type="spellEnd"/>
          </w:p>
        </w:tc>
        <w:tc>
          <w:tcPr>
            <w:tcW w:w="6236" w:type="dxa"/>
            <w:tcBorders>
              <w:top w:val="single" w:sz="4" w:space="0" w:color="7F7F7F"/>
              <w:left w:val="single" w:sz="4" w:space="0" w:color="7F7F7F"/>
              <w:bottom w:val="single" w:sz="4" w:space="0" w:color="7F7F7F"/>
              <w:right w:val="single" w:sz="4" w:space="0" w:color="7F7F7F"/>
            </w:tcBorders>
            <w:vAlign w:val="center"/>
          </w:tcPr>
          <w:p w14:paraId="20A72EAA" w14:textId="35E8F8CE" w:rsidR="00BA0D11" w:rsidRPr="00BA0D11" w:rsidRDefault="00BA0D11" w:rsidP="00BA0D11">
            <w:pPr>
              <w:ind w:firstLine="0"/>
              <w:cnfStyle w:val="000000100000" w:firstRow="0" w:lastRow="0" w:firstColumn="0" w:lastColumn="0" w:oddVBand="0" w:evenVBand="0" w:oddHBand="1" w:evenHBand="0" w:firstRowFirstColumn="0" w:firstRowLastColumn="0" w:lastRowFirstColumn="0" w:lastRowLastColumn="0"/>
            </w:pPr>
            <w:proofErr w:type="spellStart"/>
            <w:r w:rsidRPr="00BA0D11">
              <w:rPr>
                <w:sz w:val="20"/>
                <w:szCs w:val="20"/>
              </w:rPr>
              <w:t>Kurumsal</w:t>
            </w:r>
            <w:proofErr w:type="spellEnd"/>
            <w:r w:rsidRPr="00BA0D11">
              <w:rPr>
                <w:sz w:val="20"/>
                <w:szCs w:val="20"/>
              </w:rPr>
              <w:t xml:space="preserve"> Veri </w:t>
            </w:r>
            <w:proofErr w:type="spellStart"/>
            <w:r w:rsidRPr="00BA0D11">
              <w:rPr>
                <w:sz w:val="20"/>
                <w:szCs w:val="20"/>
              </w:rPr>
              <w:t>Analisti</w:t>
            </w:r>
            <w:proofErr w:type="spellEnd"/>
          </w:p>
        </w:tc>
      </w:tr>
      <w:tr w:rsidR="00BA0D11" w14:paraId="15E53D3B" w14:textId="77777777" w:rsidTr="00BA0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06B59122" w14:textId="4E1F9F46" w:rsidR="00BA0D11" w:rsidRPr="00BA0D11" w:rsidRDefault="00BA0D11" w:rsidP="00BA0D11">
            <w:pPr>
              <w:ind w:firstLine="0"/>
            </w:pPr>
            <w:proofErr w:type="spellStart"/>
            <w:r w:rsidRPr="00BA0D11">
              <w:rPr>
                <w:sz w:val="20"/>
                <w:szCs w:val="20"/>
              </w:rPr>
              <w:t>Teknoloji</w:t>
            </w:r>
            <w:proofErr w:type="spellEnd"/>
            <w:r w:rsidRPr="00BA0D11">
              <w:rPr>
                <w:sz w:val="20"/>
                <w:szCs w:val="20"/>
              </w:rPr>
              <w:t xml:space="preserve"> </w:t>
            </w:r>
            <w:proofErr w:type="spellStart"/>
            <w:r w:rsidRPr="00BA0D11">
              <w:rPr>
                <w:sz w:val="20"/>
                <w:szCs w:val="20"/>
              </w:rPr>
              <w:t>kullanımı</w:t>
            </w:r>
            <w:proofErr w:type="spellEnd"/>
          </w:p>
        </w:tc>
        <w:tc>
          <w:tcPr>
            <w:tcW w:w="6236" w:type="dxa"/>
            <w:tcBorders>
              <w:top w:val="single" w:sz="4" w:space="0" w:color="7F7F7F"/>
              <w:left w:val="single" w:sz="4" w:space="0" w:color="7F7F7F"/>
              <w:bottom w:val="single" w:sz="4" w:space="0" w:color="7F7F7F"/>
              <w:right w:val="single" w:sz="4" w:space="0" w:color="7F7F7F"/>
            </w:tcBorders>
            <w:vAlign w:val="center"/>
          </w:tcPr>
          <w:p w14:paraId="7E8D82F0" w14:textId="3C7E5A89" w:rsidR="00BA0D11" w:rsidRPr="00BA0D11" w:rsidRDefault="00BA0D11" w:rsidP="00BA0D11">
            <w:pPr>
              <w:ind w:firstLine="0"/>
              <w:cnfStyle w:val="000000010000" w:firstRow="0" w:lastRow="0" w:firstColumn="0" w:lastColumn="0" w:oddVBand="0" w:evenVBand="0" w:oddHBand="0" w:evenHBand="1" w:firstRowFirstColumn="0" w:firstRowLastColumn="0" w:lastRowFirstColumn="0" w:lastRowLastColumn="0"/>
            </w:pPr>
            <w:r w:rsidRPr="00BA0D11">
              <w:rPr>
                <w:sz w:val="20"/>
                <w:szCs w:val="20"/>
              </w:rPr>
              <w:t>Windows, Chrome, Excel, SQL</w:t>
            </w:r>
          </w:p>
        </w:tc>
      </w:tr>
      <w:tr w:rsidR="00BA0D11" w14:paraId="2F093C7B" w14:textId="77777777" w:rsidTr="00BA0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166AC6A5" w14:textId="59B2A96F" w:rsidR="00BA0D11" w:rsidRPr="00BA0D11" w:rsidRDefault="00BA0D11" w:rsidP="00BA0D11">
            <w:pPr>
              <w:ind w:firstLine="0"/>
            </w:pPr>
            <w:proofErr w:type="spellStart"/>
            <w:r w:rsidRPr="00BA0D11">
              <w:rPr>
                <w:sz w:val="20"/>
                <w:szCs w:val="20"/>
              </w:rPr>
              <w:t>Günlük</w:t>
            </w:r>
            <w:proofErr w:type="spellEnd"/>
            <w:r w:rsidRPr="00BA0D11">
              <w:rPr>
                <w:sz w:val="20"/>
                <w:szCs w:val="20"/>
              </w:rPr>
              <w:t xml:space="preserve"> rutin (1 </w:t>
            </w:r>
            <w:proofErr w:type="spellStart"/>
            <w:r w:rsidRPr="00BA0D11">
              <w:rPr>
                <w:sz w:val="20"/>
                <w:szCs w:val="20"/>
              </w:rPr>
              <w:t>cümle</w:t>
            </w:r>
            <w:proofErr w:type="spellEnd"/>
            <w:r w:rsidRPr="00BA0D11">
              <w:rPr>
                <w:sz w:val="20"/>
                <w:szCs w:val="20"/>
              </w:rPr>
              <w:t>)</w:t>
            </w:r>
          </w:p>
        </w:tc>
        <w:tc>
          <w:tcPr>
            <w:tcW w:w="6236" w:type="dxa"/>
            <w:tcBorders>
              <w:top w:val="single" w:sz="4" w:space="0" w:color="7F7F7F"/>
              <w:left w:val="single" w:sz="4" w:space="0" w:color="7F7F7F"/>
              <w:bottom w:val="single" w:sz="4" w:space="0" w:color="7F7F7F"/>
              <w:right w:val="single" w:sz="4" w:space="0" w:color="7F7F7F"/>
            </w:tcBorders>
            <w:vAlign w:val="center"/>
          </w:tcPr>
          <w:p w14:paraId="195362FD" w14:textId="44B20696" w:rsidR="00BA0D11" w:rsidRPr="00BA0D11" w:rsidRDefault="00BA0D11" w:rsidP="00BA0D11">
            <w:pPr>
              <w:ind w:firstLine="0"/>
              <w:cnfStyle w:val="000000100000" w:firstRow="0" w:lastRow="0" w:firstColumn="0" w:lastColumn="0" w:oddVBand="0" w:evenVBand="0" w:oddHBand="1" w:evenHBand="0" w:firstRowFirstColumn="0" w:firstRowLastColumn="0" w:lastRowFirstColumn="0" w:lastRowLastColumn="0"/>
            </w:pPr>
            <w:proofErr w:type="spellStart"/>
            <w:r w:rsidRPr="00BA0D11">
              <w:rPr>
                <w:sz w:val="20"/>
                <w:szCs w:val="20"/>
              </w:rPr>
              <w:t>Şirket</w:t>
            </w:r>
            <w:proofErr w:type="spellEnd"/>
            <w:r w:rsidRPr="00BA0D11">
              <w:rPr>
                <w:sz w:val="20"/>
                <w:szCs w:val="20"/>
              </w:rPr>
              <w:t xml:space="preserve"> </w:t>
            </w:r>
            <w:proofErr w:type="spellStart"/>
            <w:r w:rsidRPr="00BA0D11">
              <w:rPr>
                <w:sz w:val="20"/>
                <w:szCs w:val="20"/>
              </w:rPr>
              <w:t>veritabanından</w:t>
            </w:r>
            <w:proofErr w:type="spellEnd"/>
            <w:r w:rsidRPr="00BA0D11">
              <w:rPr>
                <w:sz w:val="20"/>
                <w:szCs w:val="20"/>
              </w:rPr>
              <w:t xml:space="preserve"> </w:t>
            </w:r>
            <w:proofErr w:type="spellStart"/>
            <w:r w:rsidRPr="00BA0D11">
              <w:rPr>
                <w:sz w:val="20"/>
                <w:szCs w:val="20"/>
              </w:rPr>
              <w:t>çektiği</w:t>
            </w:r>
            <w:proofErr w:type="spellEnd"/>
            <w:r w:rsidRPr="00BA0D11">
              <w:rPr>
                <w:sz w:val="20"/>
                <w:szCs w:val="20"/>
              </w:rPr>
              <w:t xml:space="preserve"> </w:t>
            </w:r>
            <w:proofErr w:type="spellStart"/>
            <w:r w:rsidRPr="00BA0D11">
              <w:rPr>
                <w:sz w:val="20"/>
                <w:szCs w:val="20"/>
              </w:rPr>
              <w:t>yüz</w:t>
            </w:r>
            <w:proofErr w:type="spellEnd"/>
            <w:r w:rsidRPr="00BA0D11">
              <w:rPr>
                <w:sz w:val="20"/>
                <w:szCs w:val="20"/>
              </w:rPr>
              <w:t xml:space="preserve"> </w:t>
            </w:r>
            <w:proofErr w:type="spellStart"/>
            <w:r w:rsidRPr="00BA0D11">
              <w:rPr>
                <w:sz w:val="20"/>
                <w:szCs w:val="20"/>
              </w:rPr>
              <w:t>binlerce</w:t>
            </w:r>
            <w:proofErr w:type="spellEnd"/>
            <w:r w:rsidRPr="00BA0D11">
              <w:rPr>
                <w:sz w:val="20"/>
                <w:szCs w:val="20"/>
              </w:rPr>
              <w:t xml:space="preserve"> </w:t>
            </w:r>
            <w:proofErr w:type="spellStart"/>
            <w:r w:rsidRPr="00BA0D11">
              <w:rPr>
                <w:sz w:val="20"/>
                <w:szCs w:val="20"/>
              </w:rPr>
              <w:t>satırlık</w:t>
            </w:r>
            <w:proofErr w:type="spellEnd"/>
            <w:r w:rsidRPr="00BA0D11">
              <w:rPr>
                <w:sz w:val="20"/>
                <w:szCs w:val="20"/>
              </w:rPr>
              <w:t xml:space="preserve"> ham log </w:t>
            </w:r>
            <w:proofErr w:type="spellStart"/>
            <w:r w:rsidRPr="00BA0D11">
              <w:rPr>
                <w:sz w:val="20"/>
                <w:szCs w:val="20"/>
              </w:rPr>
              <w:t>dosyalarını</w:t>
            </w:r>
            <w:proofErr w:type="spellEnd"/>
            <w:r w:rsidRPr="00BA0D11">
              <w:rPr>
                <w:sz w:val="20"/>
                <w:szCs w:val="20"/>
              </w:rPr>
              <w:t xml:space="preserve"> </w:t>
            </w:r>
            <w:proofErr w:type="spellStart"/>
            <w:r w:rsidRPr="00BA0D11">
              <w:rPr>
                <w:sz w:val="20"/>
                <w:szCs w:val="20"/>
              </w:rPr>
              <w:t>inceler</w:t>
            </w:r>
            <w:proofErr w:type="spellEnd"/>
            <w:r w:rsidRPr="00BA0D11">
              <w:rPr>
                <w:sz w:val="20"/>
                <w:szCs w:val="20"/>
              </w:rPr>
              <w:t>.</w:t>
            </w:r>
          </w:p>
        </w:tc>
      </w:tr>
      <w:tr w:rsidR="00BA0D11" w14:paraId="1F7EF653" w14:textId="77777777" w:rsidTr="00BA0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106219D9" w14:textId="0F92D1EC" w:rsidR="00BA0D11" w:rsidRPr="00BA0D11" w:rsidRDefault="00BA0D11" w:rsidP="00BA0D11">
            <w:pPr>
              <w:ind w:firstLine="0"/>
            </w:pPr>
            <w:r w:rsidRPr="00BA0D11">
              <w:rPr>
                <w:sz w:val="20"/>
                <w:szCs w:val="20"/>
              </w:rPr>
              <w:t xml:space="preserve">Ana </w:t>
            </w:r>
            <w:proofErr w:type="spellStart"/>
            <w:r w:rsidRPr="00BA0D11">
              <w:rPr>
                <w:sz w:val="20"/>
                <w:szCs w:val="20"/>
              </w:rPr>
              <w:t>hedef</w:t>
            </w:r>
            <w:proofErr w:type="spellEnd"/>
          </w:p>
        </w:tc>
        <w:tc>
          <w:tcPr>
            <w:tcW w:w="6236" w:type="dxa"/>
            <w:tcBorders>
              <w:top w:val="single" w:sz="4" w:space="0" w:color="7F7F7F"/>
              <w:left w:val="single" w:sz="4" w:space="0" w:color="7F7F7F"/>
              <w:bottom w:val="single" w:sz="4" w:space="0" w:color="7F7F7F"/>
              <w:right w:val="single" w:sz="4" w:space="0" w:color="7F7F7F"/>
            </w:tcBorders>
            <w:vAlign w:val="center"/>
          </w:tcPr>
          <w:p w14:paraId="1E86412C" w14:textId="2CBDE29E" w:rsidR="00BA0D11" w:rsidRPr="00BA0D11" w:rsidRDefault="00BA0D11" w:rsidP="00BA0D11">
            <w:pPr>
              <w:ind w:firstLine="0"/>
              <w:cnfStyle w:val="000000010000" w:firstRow="0" w:lastRow="0" w:firstColumn="0" w:lastColumn="0" w:oddVBand="0" w:evenVBand="0" w:oddHBand="0" w:evenHBand="1" w:firstRowFirstColumn="0" w:firstRowLastColumn="0" w:lastRowFirstColumn="0" w:lastRowLastColumn="0"/>
            </w:pPr>
            <w:proofErr w:type="spellStart"/>
            <w:r w:rsidRPr="00BA0D11">
              <w:rPr>
                <w:sz w:val="20"/>
                <w:szCs w:val="20"/>
              </w:rPr>
              <w:t>Verideki</w:t>
            </w:r>
            <w:proofErr w:type="spellEnd"/>
            <w:r w:rsidRPr="00BA0D11">
              <w:rPr>
                <w:sz w:val="20"/>
                <w:szCs w:val="20"/>
              </w:rPr>
              <w:t xml:space="preserve"> </w:t>
            </w:r>
            <w:proofErr w:type="spellStart"/>
            <w:r w:rsidRPr="00BA0D11">
              <w:rPr>
                <w:sz w:val="20"/>
                <w:szCs w:val="20"/>
              </w:rPr>
              <w:t>anormallikleri</w:t>
            </w:r>
            <w:proofErr w:type="spellEnd"/>
            <w:r w:rsidRPr="00BA0D11">
              <w:rPr>
                <w:sz w:val="20"/>
                <w:szCs w:val="20"/>
              </w:rPr>
              <w:t xml:space="preserve"> </w:t>
            </w:r>
            <w:proofErr w:type="spellStart"/>
            <w:r w:rsidRPr="00BA0D11">
              <w:rPr>
                <w:sz w:val="20"/>
                <w:szCs w:val="20"/>
              </w:rPr>
              <w:t>hızla</w:t>
            </w:r>
            <w:proofErr w:type="spellEnd"/>
            <w:r w:rsidRPr="00BA0D11">
              <w:rPr>
                <w:sz w:val="20"/>
                <w:szCs w:val="20"/>
              </w:rPr>
              <w:t xml:space="preserve"> </w:t>
            </w:r>
            <w:proofErr w:type="spellStart"/>
            <w:r w:rsidRPr="00BA0D11">
              <w:rPr>
                <w:sz w:val="20"/>
                <w:szCs w:val="20"/>
              </w:rPr>
              <w:t>filtrelemek</w:t>
            </w:r>
            <w:proofErr w:type="spellEnd"/>
            <w:r w:rsidRPr="00BA0D11">
              <w:rPr>
                <w:sz w:val="20"/>
                <w:szCs w:val="20"/>
              </w:rPr>
              <w:t xml:space="preserve"> </w:t>
            </w:r>
            <w:proofErr w:type="spellStart"/>
            <w:r w:rsidRPr="00BA0D11">
              <w:rPr>
                <w:sz w:val="20"/>
                <w:szCs w:val="20"/>
              </w:rPr>
              <w:t>ve</w:t>
            </w:r>
            <w:proofErr w:type="spellEnd"/>
            <w:r w:rsidRPr="00BA0D11">
              <w:rPr>
                <w:sz w:val="20"/>
                <w:szCs w:val="20"/>
              </w:rPr>
              <w:t xml:space="preserve"> </w:t>
            </w:r>
            <w:proofErr w:type="spellStart"/>
            <w:r w:rsidRPr="00BA0D11">
              <w:rPr>
                <w:sz w:val="20"/>
                <w:szCs w:val="20"/>
              </w:rPr>
              <w:t>dağılımı</w:t>
            </w:r>
            <w:proofErr w:type="spellEnd"/>
            <w:r w:rsidRPr="00BA0D11">
              <w:rPr>
                <w:sz w:val="20"/>
                <w:szCs w:val="20"/>
              </w:rPr>
              <w:t xml:space="preserve"> </w:t>
            </w:r>
            <w:proofErr w:type="spellStart"/>
            <w:r w:rsidRPr="00BA0D11">
              <w:rPr>
                <w:sz w:val="20"/>
                <w:szCs w:val="20"/>
              </w:rPr>
              <w:t>anlamak</w:t>
            </w:r>
            <w:proofErr w:type="spellEnd"/>
            <w:r w:rsidRPr="00BA0D11">
              <w:rPr>
                <w:sz w:val="20"/>
                <w:szCs w:val="20"/>
              </w:rPr>
              <w:t>.</w:t>
            </w:r>
          </w:p>
        </w:tc>
      </w:tr>
      <w:tr w:rsidR="00BA0D11" w14:paraId="1CABEB6B" w14:textId="77777777" w:rsidTr="00BA0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64BC909D" w14:textId="4F3C1686" w:rsidR="00BA0D11" w:rsidRPr="00BA0D11" w:rsidRDefault="00BA0D11" w:rsidP="00BA0D11">
            <w:pPr>
              <w:ind w:firstLine="0"/>
            </w:pPr>
            <w:r w:rsidRPr="00BA0D11">
              <w:rPr>
                <w:sz w:val="20"/>
                <w:szCs w:val="20"/>
              </w:rPr>
              <w:t>Pain Points (3)</w:t>
            </w:r>
          </w:p>
        </w:tc>
        <w:tc>
          <w:tcPr>
            <w:tcW w:w="6236" w:type="dxa"/>
            <w:tcBorders>
              <w:top w:val="single" w:sz="4" w:space="0" w:color="7F7F7F"/>
              <w:left w:val="single" w:sz="4" w:space="0" w:color="7F7F7F"/>
              <w:bottom w:val="single" w:sz="4" w:space="0" w:color="7F7F7F"/>
              <w:right w:val="single" w:sz="4" w:space="0" w:color="7F7F7F"/>
            </w:tcBorders>
            <w:vAlign w:val="center"/>
          </w:tcPr>
          <w:p w14:paraId="3104B54C" w14:textId="597F91D4" w:rsidR="00BA0D11" w:rsidRPr="00BA0D11" w:rsidRDefault="00BA0D11" w:rsidP="00BA0D11">
            <w:pPr>
              <w:ind w:firstLine="0"/>
              <w:cnfStyle w:val="000000100000" w:firstRow="0" w:lastRow="0" w:firstColumn="0" w:lastColumn="0" w:oddVBand="0" w:evenVBand="0" w:oddHBand="1" w:evenHBand="0" w:firstRowFirstColumn="0" w:firstRowLastColumn="0" w:lastRowFirstColumn="0" w:lastRowLastColumn="0"/>
            </w:pPr>
            <w:r w:rsidRPr="00BA0D11">
              <w:rPr>
                <w:sz w:val="20"/>
                <w:szCs w:val="20"/>
              </w:rPr>
              <w:t xml:space="preserve">1. </w:t>
            </w:r>
            <w:proofErr w:type="spellStart"/>
            <w:r w:rsidRPr="00BA0D11">
              <w:rPr>
                <w:sz w:val="20"/>
                <w:szCs w:val="20"/>
              </w:rPr>
              <w:t>Gizli</w:t>
            </w:r>
            <w:proofErr w:type="spellEnd"/>
            <w:r w:rsidRPr="00BA0D11">
              <w:rPr>
                <w:sz w:val="20"/>
                <w:szCs w:val="20"/>
              </w:rPr>
              <w:t xml:space="preserve"> </w:t>
            </w:r>
            <w:proofErr w:type="spellStart"/>
            <w:r w:rsidRPr="00BA0D11">
              <w:rPr>
                <w:sz w:val="20"/>
                <w:szCs w:val="20"/>
              </w:rPr>
              <w:t>şirket</w:t>
            </w:r>
            <w:proofErr w:type="spellEnd"/>
            <w:r w:rsidRPr="00BA0D11">
              <w:rPr>
                <w:sz w:val="20"/>
                <w:szCs w:val="20"/>
              </w:rPr>
              <w:t xml:space="preserve"> </w:t>
            </w:r>
            <w:proofErr w:type="spellStart"/>
            <w:r w:rsidRPr="00BA0D11">
              <w:rPr>
                <w:sz w:val="20"/>
                <w:szCs w:val="20"/>
              </w:rPr>
              <w:t>verisini</w:t>
            </w:r>
            <w:proofErr w:type="spellEnd"/>
            <w:r w:rsidRPr="00BA0D11">
              <w:rPr>
                <w:sz w:val="20"/>
                <w:szCs w:val="20"/>
              </w:rPr>
              <w:t xml:space="preserve"> </w:t>
            </w:r>
            <w:proofErr w:type="spellStart"/>
            <w:r w:rsidRPr="00BA0D11">
              <w:rPr>
                <w:sz w:val="20"/>
                <w:szCs w:val="20"/>
              </w:rPr>
              <w:t>buluta</w:t>
            </w:r>
            <w:proofErr w:type="spellEnd"/>
            <w:r w:rsidRPr="00BA0D11">
              <w:rPr>
                <w:sz w:val="20"/>
                <w:szCs w:val="20"/>
              </w:rPr>
              <w:t xml:space="preserve"> </w:t>
            </w:r>
            <w:proofErr w:type="spellStart"/>
            <w:r w:rsidRPr="00BA0D11">
              <w:rPr>
                <w:sz w:val="20"/>
                <w:szCs w:val="20"/>
              </w:rPr>
              <w:t>yüklemesi</w:t>
            </w:r>
            <w:proofErr w:type="spellEnd"/>
            <w:r w:rsidRPr="00BA0D11">
              <w:rPr>
                <w:sz w:val="20"/>
                <w:szCs w:val="20"/>
              </w:rPr>
              <w:t xml:space="preserve"> </w:t>
            </w:r>
            <w:proofErr w:type="spellStart"/>
            <w:r w:rsidRPr="00BA0D11">
              <w:rPr>
                <w:sz w:val="20"/>
                <w:szCs w:val="20"/>
              </w:rPr>
              <w:t>yasaktır</w:t>
            </w:r>
            <w:proofErr w:type="spellEnd"/>
            <w:r w:rsidRPr="00BA0D11">
              <w:rPr>
                <w:sz w:val="20"/>
                <w:szCs w:val="20"/>
              </w:rPr>
              <w:t xml:space="preserve">; 2. </w:t>
            </w:r>
            <w:proofErr w:type="spellStart"/>
            <w:r w:rsidRPr="00BA0D11">
              <w:rPr>
                <w:sz w:val="20"/>
                <w:szCs w:val="20"/>
              </w:rPr>
              <w:t>Devasa</w:t>
            </w:r>
            <w:proofErr w:type="spellEnd"/>
            <w:r w:rsidRPr="00BA0D11">
              <w:rPr>
                <w:sz w:val="20"/>
                <w:szCs w:val="20"/>
              </w:rPr>
              <w:t xml:space="preserve"> </w:t>
            </w:r>
            <w:proofErr w:type="spellStart"/>
            <w:r w:rsidRPr="00BA0D11">
              <w:rPr>
                <w:sz w:val="20"/>
                <w:szCs w:val="20"/>
              </w:rPr>
              <w:t>dosyalar</w:t>
            </w:r>
            <w:proofErr w:type="spellEnd"/>
            <w:r w:rsidRPr="00BA0D11">
              <w:rPr>
                <w:sz w:val="20"/>
                <w:szCs w:val="20"/>
              </w:rPr>
              <w:t xml:space="preserve"> </w:t>
            </w:r>
            <w:proofErr w:type="spellStart"/>
            <w:r w:rsidRPr="00BA0D11">
              <w:rPr>
                <w:sz w:val="20"/>
                <w:szCs w:val="20"/>
              </w:rPr>
              <w:t>Excel'i</w:t>
            </w:r>
            <w:proofErr w:type="spellEnd"/>
            <w:r w:rsidRPr="00BA0D11">
              <w:rPr>
                <w:sz w:val="20"/>
                <w:szCs w:val="20"/>
              </w:rPr>
              <w:t xml:space="preserve"> </w:t>
            </w:r>
            <w:proofErr w:type="spellStart"/>
            <w:r w:rsidRPr="00BA0D11">
              <w:rPr>
                <w:sz w:val="20"/>
                <w:szCs w:val="20"/>
              </w:rPr>
              <w:t>kilitler</w:t>
            </w:r>
            <w:proofErr w:type="spellEnd"/>
            <w:r w:rsidRPr="00BA0D11">
              <w:rPr>
                <w:sz w:val="20"/>
                <w:szCs w:val="20"/>
              </w:rPr>
              <w:t xml:space="preserve">; 3. Hantal </w:t>
            </w:r>
            <w:proofErr w:type="spellStart"/>
            <w:r w:rsidRPr="00BA0D11">
              <w:rPr>
                <w:sz w:val="20"/>
                <w:szCs w:val="20"/>
              </w:rPr>
              <w:t>masaüstü</w:t>
            </w:r>
            <w:proofErr w:type="spellEnd"/>
            <w:r w:rsidRPr="00BA0D11">
              <w:rPr>
                <w:sz w:val="20"/>
                <w:szCs w:val="20"/>
              </w:rPr>
              <w:t xml:space="preserve"> </w:t>
            </w:r>
            <w:proofErr w:type="spellStart"/>
            <w:r w:rsidRPr="00BA0D11">
              <w:rPr>
                <w:sz w:val="20"/>
                <w:szCs w:val="20"/>
              </w:rPr>
              <w:t>uygulamaları</w:t>
            </w:r>
            <w:proofErr w:type="spellEnd"/>
            <w:r w:rsidRPr="00BA0D11">
              <w:rPr>
                <w:sz w:val="20"/>
                <w:szCs w:val="20"/>
              </w:rPr>
              <w:t xml:space="preserve"> zaman </w:t>
            </w:r>
            <w:proofErr w:type="spellStart"/>
            <w:r w:rsidRPr="00BA0D11">
              <w:rPr>
                <w:sz w:val="20"/>
                <w:szCs w:val="20"/>
              </w:rPr>
              <w:t>kaybettirir</w:t>
            </w:r>
            <w:proofErr w:type="spellEnd"/>
            <w:r w:rsidRPr="00BA0D11">
              <w:rPr>
                <w:sz w:val="20"/>
                <w:szCs w:val="20"/>
              </w:rPr>
              <w:t>.</w:t>
            </w:r>
          </w:p>
        </w:tc>
      </w:tr>
      <w:tr w:rsidR="00BA0D11" w14:paraId="1B647859" w14:textId="77777777" w:rsidTr="00BA0D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0A73344D" w14:textId="3BDEE44D" w:rsidR="00BA0D11" w:rsidRPr="00BA0D11" w:rsidRDefault="00BA0D11" w:rsidP="00BA0D11">
            <w:pPr>
              <w:ind w:firstLine="0"/>
            </w:pPr>
            <w:proofErr w:type="spellStart"/>
            <w:r w:rsidRPr="00BA0D11">
              <w:rPr>
                <w:sz w:val="20"/>
                <w:szCs w:val="20"/>
              </w:rPr>
              <w:t>Ürünümüzü</w:t>
            </w:r>
            <w:proofErr w:type="spellEnd"/>
            <w:r w:rsidRPr="00BA0D11">
              <w:rPr>
                <w:sz w:val="20"/>
                <w:szCs w:val="20"/>
              </w:rPr>
              <w:t xml:space="preserve"> ne zaman </w:t>
            </w:r>
            <w:proofErr w:type="spellStart"/>
            <w:r w:rsidRPr="00BA0D11">
              <w:rPr>
                <w:sz w:val="20"/>
                <w:szCs w:val="20"/>
              </w:rPr>
              <w:t>açar</w:t>
            </w:r>
            <w:proofErr w:type="spellEnd"/>
            <w:r w:rsidRPr="00BA0D11">
              <w:rPr>
                <w:sz w:val="20"/>
                <w:szCs w:val="20"/>
              </w:rPr>
              <w:t>?</w:t>
            </w:r>
          </w:p>
        </w:tc>
        <w:tc>
          <w:tcPr>
            <w:tcW w:w="6236" w:type="dxa"/>
            <w:tcBorders>
              <w:top w:val="single" w:sz="4" w:space="0" w:color="7F7F7F"/>
              <w:left w:val="single" w:sz="4" w:space="0" w:color="7F7F7F"/>
              <w:bottom w:val="single" w:sz="4" w:space="0" w:color="7F7F7F"/>
              <w:right w:val="single" w:sz="4" w:space="0" w:color="7F7F7F"/>
            </w:tcBorders>
            <w:vAlign w:val="center"/>
          </w:tcPr>
          <w:p w14:paraId="00AA2BF1" w14:textId="3C5FCBA2" w:rsidR="00BA0D11" w:rsidRPr="00BA0D11" w:rsidRDefault="00BA0D11" w:rsidP="00BA0D11">
            <w:pPr>
              <w:ind w:firstLine="0"/>
              <w:cnfStyle w:val="000000010000" w:firstRow="0" w:lastRow="0" w:firstColumn="0" w:lastColumn="0" w:oddVBand="0" w:evenVBand="0" w:oddHBand="0" w:evenHBand="1" w:firstRowFirstColumn="0" w:firstRowLastColumn="0" w:lastRowFirstColumn="0" w:lastRowLastColumn="0"/>
            </w:pPr>
            <w:proofErr w:type="spellStart"/>
            <w:r w:rsidRPr="00BA0D11">
              <w:rPr>
                <w:sz w:val="20"/>
                <w:szCs w:val="20"/>
              </w:rPr>
              <w:t>Geliştiriciden</w:t>
            </w:r>
            <w:proofErr w:type="spellEnd"/>
            <w:r w:rsidRPr="00BA0D11">
              <w:rPr>
                <w:sz w:val="20"/>
                <w:szCs w:val="20"/>
              </w:rPr>
              <w:t xml:space="preserve"> ham </w:t>
            </w:r>
            <w:proofErr w:type="spellStart"/>
            <w:r w:rsidRPr="00BA0D11">
              <w:rPr>
                <w:sz w:val="20"/>
                <w:szCs w:val="20"/>
              </w:rPr>
              <w:t>bir</w:t>
            </w:r>
            <w:proofErr w:type="spellEnd"/>
            <w:r w:rsidRPr="00BA0D11">
              <w:rPr>
                <w:sz w:val="20"/>
                <w:szCs w:val="20"/>
              </w:rPr>
              <w:t xml:space="preserve"> CSV </w:t>
            </w:r>
            <w:proofErr w:type="spellStart"/>
            <w:r w:rsidRPr="00BA0D11">
              <w:rPr>
                <w:sz w:val="20"/>
                <w:szCs w:val="20"/>
              </w:rPr>
              <w:t>çıktısı</w:t>
            </w:r>
            <w:proofErr w:type="spellEnd"/>
            <w:r w:rsidRPr="00BA0D11">
              <w:rPr>
                <w:sz w:val="20"/>
                <w:szCs w:val="20"/>
              </w:rPr>
              <w:t xml:space="preserve"> </w:t>
            </w:r>
            <w:proofErr w:type="spellStart"/>
            <w:r w:rsidRPr="00BA0D11">
              <w:rPr>
                <w:sz w:val="20"/>
                <w:szCs w:val="20"/>
              </w:rPr>
              <w:t>aldığında</w:t>
            </w:r>
            <w:proofErr w:type="spellEnd"/>
            <w:r w:rsidRPr="00BA0D11">
              <w:rPr>
                <w:sz w:val="20"/>
                <w:szCs w:val="20"/>
              </w:rPr>
              <w:t xml:space="preserve">, </w:t>
            </w:r>
            <w:proofErr w:type="spellStart"/>
            <w:r w:rsidRPr="00BA0D11">
              <w:rPr>
                <w:sz w:val="20"/>
                <w:szCs w:val="20"/>
              </w:rPr>
              <w:t>içeriğine</w:t>
            </w:r>
            <w:proofErr w:type="spellEnd"/>
            <w:r w:rsidRPr="00BA0D11">
              <w:rPr>
                <w:sz w:val="20"/>
                <w:szCs w:val="20"/>
              </w:rPr>
              <w:t xml:space="preserve"> </w:t>
            </w:r>
            <w:proofErr w:type="spellStart"/>
            <w:r w:rsidRPr="00BA0D11">
              <w:rPr>
                <w:sz w:val="20"/>
                <w:szCs w:val="20"/>
              </w:rPr>
              <w:t>hızlıca</w:t>
            </w:r>
            <w:proofErr w:type="spellEnd"/>
            <w:r w:rsidRPr="00BA0D11">
              <w:rPr>
                <w:sz w:val="20"/>
                <w:szCs w:val="20"/>
              </w:rPr>
              <w:t xml:space="preserve"> </w:t>
            </w:r>
            <w:proofErr w:type="spellStart"/>
            <w:r w:rsidRPr="00BA0D11">
              <w:rPr>
                <w:sz w:val="20"/>
                <w:szCs w:val="20"/>
              </w:rPr>
              <w:t>göz</w:t>
            </w:r>
            <w:proofErr w:type="spellEnd"/>
            <w:r w:rsidRPr="00BA0D11">
              <w:rPr>
                <w:sz w:val="20"/>
                <w:szCs w:val="20"/>
              </w:rPr>
              <w:t xml:space="preserve"> </w:t>
            </w:r>
            <w:proofErr w:type="spellStart"/>
            <w:r w:rsidRPr="00BA0D11">
              <w:rPr>
                <w:sz w:val="20"/>
                <w:szCs w:val="20"/>
              </w:rPr>
              <w:t>atmak</w:t>
            </w:r>
            <w:proofErr w:type="spellEnd"/>
            <w:r w:rsidRPr="00BA0D11">
              <w:rPr>
                <w:sz w:val="20"/>
                <w:szCs w:val="20"/>
              </w:rPr>
              <w:t xml:space="preserve"> </w:t>
            </w:r>
            <w:proofErr w:type="spellStart"/>
            <w:r w:rsidRPr="00BA0D11">
              <w:rPr>
                <w:sz w:val="20"/>
                <w:szCs w:val="20"/>
              </w:rPr>
              <w:t>istediğinde</w:t>
            </w:r>
            <w:proofErr w:type="spellEnd"/>
            <w:r w:rsidRPr="00BA0D11">
              <w:rPr>
                <w:sz w:val="20"/>
                <w:szCs w:val="20"/>
              </w:rPr>
              <w:t>.</w:t>
            </w:r>
          </w:p>
        </w:tc>
      </w:tr>
      <w:tr w:rsidR="00BA0D11" w14:paraId="703DE66D" w14:textId="77777777" w:rsidTr="00BA0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78699FDC" w14:textId="100ED440" w:rsidR="00BA0D11" w:rsidRPr="00BA0D11" w:rsidRDefault="00BA0D11" w:rsidP="00BA0D11">
            <w:pPr>
              <w:ind w:firstLine="0"/>
            </w:pPr>
            <w:r w:rsidRPr="00BA0D11">
              <w:rPr>
                <w:sz w:val="20"/>
                <w:szCs w:val="20"/>
              </w:rPr>
              <w:t>Motto</w:t>
            </w:r>
          </w:p>
        </w:tc>
        <w:tc>
          <w:tcPr>
            <w:tcW w:w="6236" w:type="dxa"/>
            <w:tcBorders>
              <w:top w:val="single" w:sz="4" w:space="0" w:color="7F7F7F"/>
              <w:left w:val="single" w:sz="4" w:space="0" w:color="7F7F7F"/>
              <w:bottom w:val="single" w:sz="4" w:space="0" w:color="7F7F7F"/>
              <w:right w:val="single" w:sz="4" w:space="0" w:color="7F7F7F"/>
            </w:tcBorders>
            <w:vAlign w:val="center"/>
          </w:tcPr>
          <w:p w14:paraId="0726A2BD" w14:textId="7DB62C99" w:rsidR="00BA0D11" w:rsidRPr="00BA0D11" w:rsidRDefault="00BA0D11" w:rsidP="00BA0D11">
            <w:pPr>
              <w:ind w:firstLine="0"/>
              <w:cnfStyle w:val="000000100000" w:firstRow="0" w:lastRow="0" w:firstColumn="0" w:lastColumn="0" w:oddVBand="0" w:evenVBand="0" w:oddHBand="1" w:evenHBand="0" w:firstRowFirstColumn="0" w:firstRowLastColumn="0" w:lastRowFirstColumn="0" w:lastRowLastColumn="0"/>
            </w:pPr>
            <w:r w:rsidRPr="00BA0D11">
              <w:rPr>
                <w:sz w:val="20"/>
                <w:szCs w:val="20"/>
              </w:rPr>
              <w:t>"</w:t>
            </w:r>
            <w:proofErr w:type="spellStart"/>
            <w:r w:rsidRPr="00BA0D11">
              <w:rPr>
                <w:sz w:val="20"/>
                <w:szCs w:val="20"/>
              </w:rPr>
              <w:t>Güvenlik</w:t>
            </w:r>
            <w:proofErr w:type="spellEnd"/>
            <w:r w:rsidRPr="00BA0D11">
              <w:rPr>
                <w:sz w:val="20"/>
                <w:szCs w:val="20"/>
              </w:rPr>
              <w:t xml:space="preserve"> </w:t>
            </w:r>
            <w:proofErr w:type="spellStart"/>
            <w:r w:rsidRPr="00BA0D11">
              <w:rPr>
                <w:sz w:val="20"/>
                <w:szCs w:val="20"/>
              </w:rPr>
              <w:t>ve</w:t>
            </w:r>
            <w:proofErr w:type="spellEnd"/>
            <w:r w:rsidRPr="00BA0D11">
              <w:rPr>
                <w:sz w:val="20"/>
                <w:szCs w:val="20"/>
              </w:rPr>
              <w:t xml:space="preserve"> </w:t>
            </w:r>
            <w:proofErr w:type="spellStart"/>
            <w:r w:rsidRPr="00BA0D11">
              <w:rPr>
                <w:sz w:val="20"/>
                <w:szCs w:val="20"/>
              </w:rPr>
              <w:t>hız</w:t>
            </w:r>
            <w:proofErr w:type="spellEnd"/>
            <w:r w:rsidRPr="00BA0D11">
              <w:rPr>
                <w:sz w:val="20"/>
                <w:szCs w:val="20"/>
              </w:rPr>
              <w:t xml:space="preserve"> </w:t>
            </w:r>
            <w:proofErr w:type="spellStart"/>
            <w:r w:rsidRPr="00BA0D11">
              <w:rPr>
                <w:sz w:val="20"/>
                <w:szCs w:val="20"/>
              </w:rPr>
              <w:t>benim</w:t>
            </w:r>
            <w:proofErr w:type="spellEnd"/>
            <w:r w:rsidRPr="00BA0D11">
              <w:rPr>
                <w:sz w:val="20"/>
                <w:szCs w:val="20"/>
              </w:rPr>
              <w:t xml:space="preserve"> </w:t>
            </w:r>
            <w:proofErr w:type="spellStart"/>
            <w:r w:rsidRPr="00BA0D11">
              <w:rPr>
                <w:sz w:val="20"/>
                <w:szCs w:val="20"/>
              </w:rPr>
              <w:t>için</w:t>
            </w:r>
            <w:proofErr w:type="spellEnd"/>
            <w:r w:rsidRPr="00BA0D11">
              <w:rPr>
                <w:sz w:val="20"/>
                <w:szCs w:val="20"/>
              </w:rPr>
              <w:t xml:space="preserve"> her </w:t>
            </w:r>
            <w:proofErr w:type="spellStart"/>
            <w:r w:rsidRPr="00BA0D11">
              <w:rPr>
                <w:sz w:val="20"/>
                <w:szCs w:val="20"/>
              </w:rPr>
              <w:t>şeyden</w:t>
            </w:r>
            <w:proofErr w:type="spellEnd"/>
            <w:r w:rsidRPr="00BA0D11">
              <w:rPr>
                <w:sz w:val="20"/>
                <w:szCs w:val="20"/>
              </w:rPr>
              <w:t xml:space="preserve"> </w:t>
            </w:r>
            <w:proofErr w:type="spellStart"/>
            <w:r w:rsidRPr="00BA0D11">
              <w:rPr>
                <w:sz w:val="20"/>
                <w:szCs w:val="20"/>
              </w:rPr>
              <w:t>önemlidir</w:t>
            </w:r>
            <w:proofErr w:type="spellEnd"/>
            <w:r w:rsidRPr="00BA0D11">
              <w:rPr>
                <w:sz w:val="20"/>
                <w:szCs w:val="20"/>
              </w:rPr>
              <w:t>."</w:t>
            </w:r>
          </w:p>
        </w:tc>
      </w:tr>
    </w:tbl>
    <w:p w14:paraId="48D5C42D" w14:textId="77777777" w:rsidR="007E07F6" w:rsidRDefault="007E07F6" w:rsidP="007E07F6">
      <w:pPr>
        <w:jc w:val="center"/>
        <w:rPr>
          <w:b/>
          <w:bCs/>
          <w:i/>
          <w:color w:val="4F81BD" w:themeColor="accent1"/>
          <w:sz w:val="20"/>
          <w:szCs w:val="18"/>
        </w:rPr>
      </w:pPr>
    </w:p>
    <w:p w14:paraId="11BDE587" w14:textId="42103754" w:rsidR="00052761" w:rsidRDefault="00316E6B" w:rsidP="00316E6B">
      <w:pPr>
        <w:pStyle w:val="ResimYazs"/>
        <w:keepNext/>
      </w:pPr>
      <w:bookmarkStart w:id="8" w:name="_Toc229383849"/>
      <w:r>
        <w:t xml:space="preserve">Table </w:t>
      </w:r>
      <w:fldSimple w:instr=" SEQ Table \* ARABIC ">
        <w:r w:rsidR="004A22D7">
          <w:rPr>
            <w:noProof/>
          </w:rPr>
          <w:t>2</w:t>
        </w:r>
      </w:fldSimple>
      <w:r w:rsidRPr="00F920D5">
        <w:t xml:space="preserve">: Persona 2 </w:t>
      </w:r>
      <w:proofErr w:type="spellStart"/>
      <w:r w:rsidRPr="00F920D5">
        <w:t>Kartı</w:t>
      </w:r>
      <w:bookmarkEnd w:id="8"/>
      <w:proofErr w:type="spellEnd"/>
    </w:p>
    <w:tbl>
      <w:tblPr>
        <w:tblStyle w:val="AkKlavuz-Vurgu1"/>
        <w:tblW w:w="9071" w:type="dxa"/>
        <w:jc w:val="center"/>
        <w:tblLayout w:type="fixed"/>
        <w:tblLook w:val="04A0" w:firstRow="1" w:lastRow="0" w:firstColumn="1" w:lastColumn="0" w:noHBand="0" w:noVBand="1"/>
      </w:tblPr>
      <w:tblGrid>
        <w:gridCol w:w="2835"/>
        <w:gridCol w:w="6236"/>
      </w:tblGrid>
      <w:tr w:rsidR="00BA0D11" w14:paraId="6162E4B2" w14:textId="77777777" w:rsidTr="008F46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tcPr>
          <w:p w14:paraId="027BD1EB" w14:textId="77777777" w:rsidR="00BA0D11" w:rsidRDefault="00BA0D11" w:rsidP="008F46EA">
            <w:pPr>
              <w:ind w:firstLine="0"/>
            </w:pPr>
            <w:r>
              <w:rPr>
                <w:color w:val="FFFFFF"/>
                <w:sz w:val="22"/>
              </w:rPr>
              <w:t>Alan</w:t>
            </w:r>
          </w:p>
        </w:tc>
        <w:tc>
          <w:tcPr>
            <w:tcW w:w="6236" w:type="dxa"/>
            <w:tcBorders>
              <w:top w:val="single" w:sz="4" w:space="0" w:color="7F7F7F"/>
              <w:left w:val="single" w:sz="4" w:space="0" w:color="7F7F7F"/>
              <w:bottom w:val="single" w:sz="4" w:space="0" w:color="7F7F7F"/>
              <w:right w:val="single" w:sz="4" w:space="0" w:color="7F7F7F"/>
            </w:tcBorders>
            <w:shd w:val="clear" w:color="auto" w:fill="1F4E78"/>
          </w:tcPr>
          <w:p w14:paraId="6330C783" w14:textId="77777777" w:rsidR="00BA0D11" w:rsidRDefault="00BA0D11" w:rsidP="008F46EA">
            <w:pPr>
              <w:ind w:firstLine="0"/>
              <w:cnfStyle w:val="100000000000" w:firstRow="1" w:lastRow="0" w:firstColumn="0" w:lastColumn="0" w:oddVBand="0" w:evenVBand="0" w:oddHBand="0" w:evenHBand="0" w:firstRowFirstColumn="0" w:firstRowLastColumn="0" w:lastRowFirstColumn="0" w:lastRowLastColumn="0"/>
            </w:pPr>
            <w:r>
              <w:rPr>
                <w:color w:val="FFFFFF"/>
                <w:sz w:val="22"/>
              </w:rPr>
              <w:t>Değer</w:t>
            </w:r>
          </w:p>
        </w:tc>
      </w:tr>
      <w:tr w:rsidR="007E07F6" w:rsidRPr="00BA0D11" w14:paraId="5457A4CC" w14:textId="77777777" w:rsidTr="008F46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29EC5961" w14:textId="3926F1C2" w:rsidR="007E07F6" w:rsidRPr="007E07F6" w:rsidRDefault="007E07F6" w:rsidP="007E07F6">
            <w:pPr>
              <w:ind w:firstLine="0"/>
            </w:pPr>
            <w:r w:rsidRPr="007E07F6">
              <w:rPr>
                <w:sz w:val="20"/>
                <w:szCs w:val="20"/>
              </w:rPr>
              <w:t>Ad</w:t>
            </w:r>
          </w:p>
        </w:tc>
        <w:tc>
          <w:tcPr>
            <w:tcW w:w="6236" w:type="dxa"/>
            <w:tcBorders>
              <w:top w:val="single" w:sz="4" w:space="0" w:color="7F7F7F"/>
              <w:left w:val="single" w:sz="4" w:space="0" w:color="7F7F7F"/>
              <w:bottom w:val="single" w:sz="4" w:space="0" w:color="7F7F7F"/>
              <w:right w:val="single" w:sz="4" w:space="0" w:color="7F7F7F"/>
            </w:tcBorders>
            <w:vAlign w:val="center"/>
          </w:tcPr>
          <w:p w14:paraId="6B2DBA79" w14:textId="21BEFFE2" w:rsidR="007E07F6" w:rsidRPr="007E07F6" w:rsidRDefault="007E07F6" w:rsidP="007E07F6">
            <w:pPr>
              <w:ind w:firstLine="0"/>
              <w:cnfStyle w:val="000000100000" w:firstRow="0" w:lastRow="0" w:firstColumn="0" w:lastColumn="0" w:oddVBand="0" w:evenVBand="0" w:oddHBand="1" w:evenHBand="0" w:firstRowFirstColumn="0" w:firstRowLastColumn="0" w:lastRowFirstColumn="0" w:lastRowLastColumn="0"/>
            </w:pPr>
            <w:proofErr w:type="spellStart"/>
            <w:r w:rsidRPr="007E07F6">
              <w:rPr>
                <w:sz w:val="20"/>
                <w:szCs w:val="20"/>
              </w:rPr>
              <w:t>Araştırmacı</w:t>
            </w:r>
            <w:proofErr w:type="spellEnd"/>
            <w:r w:rsidRPr="007E07F6">
              <w:rPr>
                <w:sz w:val="20"/>
                <w:szCs w:val="20"/>
              </w:rPr>
              <w:t xml:space="preserve"> Aslı</w:t>
            </w:r>
          </w:p>
        </w:tc>
      </w:tr>
      <w:tr w:rsidR="007E07F6" w:rsidRPr="00BA0D11" w14:paraId="22DF629E" w14:textId="77777777" w:rsidTr="008F46E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415A153A" w14:textId="29AFA234" w:rsidR="007E07F6" w:rsidRPr="007E07F6" w:rsidRDefault="007E07F6" w:rsidP="007E07F6">
            <w:pPr>
              <w:ind w:firstLine="0"/>
            </w:pPr>
            <w:proofErr w:type="spellStart"/>
            <w:r w:rsidRPr="007E07F6">
              <w:rPr>
                <w:sz w:val="20"/>
                <w:szCs w:val="20"/>
              </w:rPr>
              <w:t>Yaş</w:t>
            </w:r>
            <w:proofErr w:type="spellEnd"/>
            <w:r w:rsidRPr="007E07F6">
              <w:rPr>
                <w:sz w:val="20"/>
                <w:szCs w:val="20"/>
              </w:rPr>
              <w:t xml:space="preserve"> / </w:t>
            </w:r>
            <w:proofErr w:type="spellStart"/>
            <w:r w:rsidRPr="007E07F6">
              <w:rPr>
                <w:sz w:val="20"/>
                <w:szCs w:val="20"/>
              </w:rPr>
              <w:t>Şehir</w:t>
            </w:r>
            <w:proofErr w:type="spellEnd"/>
          </w:p>
        </w:tc>
        <w:tc>
          <w:tcPr>
            <w:tcW w:w="6236" w:type="dxa"/>
            <w:tcBorders>
              <w:top w:val="single" w:sz="4" w:space="0" w:color="7F7F7F"/>
              <w:left w:val="single" w:sz="4" w:space="0" w:color="7F7F7F"/>
              <w:bottom w:val="single" w:sz="4" w:space="0" w:color="7F7F7F"/>
              <w:right w:val="single" w:sz="4" w:space="0" w:color="7F7F7F"/>
            </w:tcBorders>
            <w:vAlign w:val="center"/>
          </w:tcPr>
          <w:p w14:paraId="37ED3A39" w14:textId="41F1669A" w:rsidR="007E07F6" w:rsidRPr="007E07F6" w:rsidRDefault="007E07F6" w:rsidP="007E07F6">
            <w:pPr>
              <w:ind w:firstLine="0"/>
              <w:cnfStyle w:val="000000010000" w:firstRow="0" w:lastRow="0" w:firstColumn="0" w:lastColumn="0" w:oddVBand="0" w:evenVBand="0" w:oddHBand="0" w:evenHBand="1" w:firstRowFirstColumn="0" w:firstRowLastColumn="0" w:lastRowFirstColumn="0" w:lastRowLastColumn="0"/>
            </w:pPr>
            <w:r w:rsidRPr="007E07F6">
              <w:rPr>
                <w:sz w:val="20"/>
                <w:szCs w:val="20"/>
              </w:rPr>
              <w:t>25 / Ankara</w:t>
            </w:r>
          </w:p>
        </w:tc>
      </w:tr>
      <w:tr w:rsidR="007E07F6" w:rsidRPr="00BA0D11" w14:paraId="71409679" w14:textId="77777777" w:rsidTr="008F46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6ED70CEE" w14:textId="65797CF9" w:rsidR="007E07F6" w:rsidRPr="007E07F6" w:rsidRDefault="007E07F6" w:rsidP="007E07F6">
            <w:pPr>
              <w:ind w:firstLine="0"/>
            </w:pPr>
            <w:r w:rsidRPr="007E07F6">
              <w:rPr>
                <w:sz w:val="20"/>
                <w:szCs w:val="20"/>
              </w:rPr>
              <w:t xml:space="preserve">Rol / </w:t>
            </w:r>
            <w:proofErr w:type="spellStart"/>
            <w:r w:rsidRPr="007E07F6">
              <w:rPr>
                <w:sz w:val="20"/>
                <w:szCs w:val="20"/>
              </w:rPr>
              <w:t>Meslek</w:t>
            </w:r>
            <w:proofErr w:type="spellEnd"/>
          </w:p>
        </w:tc>
        <w:tc>
          <w:tcPr>
            <w:tcW w:w="6236" w:type="dxa"/>
            <w:tcBorders>
              <w:top w:val="single" w:sz="4" w:space="0" w:color="7F7F7F"/>
              <w:left w:val="single" w:sz="4" w:space="0" w:color="7F7F7F"/>
              <w:bottom w:val="single" w:sz="4" w:space="0" w:color="7F7F7F"/>
              <w:right w:val="single" w:sz="4" w:space="0" w:color="7F7F7F"/>
            </w:tcBorders>
            <w:vAlign w:val="center"/>
          </w:tcPr>
          <w:p w14:paraId="4B17F5E1" w14:textId="53B1C2C8" w:rsidR="007E07F6" w:rsidRPr="007E07F6" w:rsidRDefault="007E07F6" w:rsidP="007E07F6">
            <w:pPr>
              <w:ind w:firstLine="0"/>
              <w:cnfStyle w:val="000000100000" w:firstRow="0" w:lastRow="0" w:firstColumn="0" w:lastColumn="0" w:oddVBand="0" w:evenVBand="0" w:oddHBand="1" w:evenHBand="0" w:firstRowFirstColumn="0" w:firstRowLastColumn="0" w:lastRowFirstColumn="0" w:lastRowLastColumn="0"/>
            </w:pPr>
            <w:r w:rsidRPr="007E07F6">
              <w:rPr>
                <w:sz w:val="20"/>
                <w:szCs w:val="20"/>
              </w:rPr>
              <w:t xml:space="preserve">Yüksek </w:t>
            </w:r>
            <w:proofErr w:type="spellStart"/>
            <w:r w:rsidRPr="007E07F6">
              <w:rPr>
                <w:sz w:val="20"/>
                <w:szCs w:val="20"/>
              </w:rPr>
              <w:t>Lisans</w:t>
            </w:r>
            <w:proofErr w:type="spellEnd"/>
            <w:r w:rsidRPr="007E07F6">
              <w:rPr>
                <w:sz w:val="20"/>
                <w:szCs w:val="20"/>
              </w:rPr>
              <w:t xml:space="preserve"> </w:t>
            </w:r>
            <w:proofErr w:type="spellStart"/>
            <w:r w:rsidRPr="007E07F6">
              <w:rPr>
                <w:sz w:val="20"/>
                <w:szCs w:val="20"/>
              </w:rPr>
              <w:t>Öğrencisi</w:t>
            </w:r>
            <w:proofErr w:type="spellEnd"/>
          </w:p>
        </w:tc>
      </w:tr>
      <w:tr w:rsidR="007E07F6" w:rsidRPr="00BA0D11" w14:paraId="6A75C2C6" w14:textId="77777777" w:rsidTr="008F46E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5D982B6" w14:textId="09B33297" w:rsidR="007E07F6" w:rsidRPr="007E07F6" w:rsidRDefault="007E07F6" w:rsidP="007E07F6">
            <w:pPr>
              <w:ind w:firstLine="0"/>
            </w:pPr>
            <w:proofErr w:type="spellStart"/>
            <w:r w:rsidRPr="007E07F6">
              <w:rPr>
                <w:sz w:val="20"/>
                <w:szCs w:val="20"/>
              </w:rPr>
              <w:t>Teknoloji</w:t>
            </w:r>
            <w:proofErr w:type="spellEnd"/>
            <w:r w:rsidRPr="007E07F6">
              <w:rPr>
                <w:sz w:val="20"/>
                <w:szCs w:val="20"/>
              </w:rPr>
              <w:t xml:space="preserve"> </w:t>
            </w:r>
            <w:proofErr w:type="spellStart"/>
            <w:r w:rsidRPr="007E07F6">
              <w:rPr>
                <w:sz w:val="20"/>
                <w:szCs w:val="20"/>
              </w:rPr>
              <w:t>kullanımı</w:t>
            </w:r>
            <w:proofErr w:type="spellEnd"/>
          </w:p>
        </w:tc>
        <w:tc>
          <w:tcPr>
            <w:tcW w:w="6236" w:type="dxa"/>
            <w:tcBorders>
              <w:top w:val="single" w:sz="4" w:space="0" w:color="7F7F7F"/>
              <w:left w:val="single" w:sz="4" w:space="0" w:color="7F7F7F"/>
              <w:bottom w:val="single" w:sz="4" w:space="0" w:color="7F7F7F"/>
              <w:right w:val="single" w:sz="4" w:space="0" w:color="7F7F7F"/>
            </w:tcBorders>
            <w:vAlign w:val="center"/>
          </w:tcPr>
          <w:p w14:paraId="1478698B" w14:textId="6D03548C" w:rsidR="007E07F6" w:rsidRPr="007E07F6" w:rsidRDefault="007E07F6" w:rsidP="007E07F6">
            <w:pPr>
              <w:ind w:firstLine="0"/>
              <w:cnfStyle w:val="000000010000" w:firstRow="0" w:lastRow="0" w:firstColumn="0" w:lastColumn="0" w:oddVBand="0" w:evenVBand="0" w:oddHBand="0" w:evenHBand="1" w:firstRowFirstColumn="0" w:firstRowLastColumn="0" w:lastRowFirstColumn="0" w:lastRowLastColumn="0"/>
            </w:pPr>
            <w:r w:rsidRPr="007E07F6">
              <w:rPr>
                <w:sz w:val="20"/>
                <w:szCs w:val="20"/>
              </w:rPr>
              <w:t>MacOS, Safari, Google Sheets</w:t>
            </w:r>
          </w:p>
        </w:tc>
      </w:tr>
      <w:tr w:rsidR="007E07F6" w:rsidRPr="00BA0D11" w14:paraId="56964F78" w14:textId="77777777" w:rsidTr="008F46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42BE187F" w14:textId="3A391B56" w:rsidR="007E07F6" w:rsidRPr="007E07F6" w:rsidRDefault="007E07F6" w:rsidP="007E07F6">
            <w:pPr>
              <w:ind w:firstLine="0"/>
            </w:pPr>
            <w:proofErr w:type="spellStart"/>
            <w:r w:rsidRPr="007E07F6">
              <w:rPr>
                <w:sz w:val="20"/>
                <w:szCs w:val="20"/>
              </w:rPr>
              <w:t>Günlük</w:t>
            </w:r>
            <w:proofErr w:type="spellEnd"/>
            <w:r w:rsidRPr="007E07F6">
              <w:rPr>
                <w:sz w:val="20"/>
                <w:szCs w:val="20"/>
              </w:rPr>
              <w:t xml:space="preserve"> rutin (1 </w:t>
            </w:r>
            <w:proofErr w:type="spellStart"/>
            <w:r w:rsidRPr="007E07F6">
              <w:rPr>
                <w:sz w:val="20"/>
                <w:szCs w:val="20"/>
              </w:rPr>
              <w:t>cümle</w:t>
            </w:r>
            <w:proofErr w:type="spellEnd"/>
            <w:r w:rsidRPr="007E07F6">
              <w:rPr>
                <w:sz w:val="20"/>
                <w:szCs w:val="20"/>
              </w:rPr>
              <w:t>)</w:t>
            </w:r>
          </w:p>
        </w:tc>
        <w:tc>
          <w:tcPr>
            <w:tcW w:w="6236" w:type="dxa"/>
            <w:tcBorders>
              <w:top w:val="single" w:sz="4" w:space="0" w:color="7F7F7F"/>
              <w:left w:val="single" w:sz="4" w:space="0" w:color="7F7F7F"/>
              <w:bottom w:val="single" w:sz="4" w:space="0" w:color="7F7F7F"/>
              <w:right w:val="single" w:sz="4" w:space="0" w:color="7F7F7F"/>
            </w:tcBorders>
            <w:vAlign w:val="center"/>
          </w:tcPr>
          <w:p w14:paraId="11BE8F90" w14:textId="492BBF96" w:rsidR="007E07F6" w:rsidRPr="007E07F6" w:rsidRDefault="007E07F6" w:rsidP="007E07F6">
            <w:pPr>
              <w:ind w:firstLine="0"/>
              <w:cnfStyle w:val="000000100000" w:firstRow="0" w:lastRow="0" w:firstColumn="0" w:lastColumn="0" w:oddVBand="0" w:evenVBand="0" w:oddHBand="1" w:evenHBand="0" w:firstRowFirstColumn="0" w:firstRowLastColumn="0" w:lastRowFirstColumn="0" w:lastRowLastColumn="0"/>
            </w:pPr>
            <w:proofErr w:type="spellStart"/>
            <w:r w:rsidRPr="007E07F6">
              <w:rPr>
                <w:sz w:val="20"/>
                <w:szCs w:val="20"/>
              </w:rPr>
              <w:t>Kaggle'dan</w:t>
            </w:r>
            <w:proofErr w:type="spellEnd"/>
            <w:r w:rsidRPr="007E07F6">
              <w:rPr>
                <w:sz w:val="20"/>
                <w:szCs w:val="20"/>
              </w:rPr>
              <w:t xml:space="preserve"> </w:t>
            </w:r>
            <w:proofErr w:type="spellStart"/>
            <w:r w:rsidRPr="007E07F6">
              <w:rPr>
                <w:sz w:val="20"/>
                <w:szCs w:val="20"/>
              </w:rPr>
              <w:t>indirdiği</w:t>
            </w:r>
            <w:proofErr w:type="spellEnd"/>
            <w:r w:rsidRPr="007E07F6">
              <w:rPr>
                <w:sz w:val="20"/>
                <w:szCs w:val="20"/>
              </w:rPr>
              <w:t xml:space="preserve"> </w:t>
            </w:r>
            <w:proofErr w:type="spellStart"/>
            <w:r w:rsidRPr="007E07F6">
              <w:rPr>
                <w:sz w:val="20"/>
                <w:szCs w:val="20"/>
              </w:rPr>
              <w:t>açık</w:t>
            </w:r>
            <w:proofErr w:type="spellEnd"/>
            <w:r w:rsidRPr="007E07F6">
              <w:rPr>
                <w:sz w:val="20"/>
                <w:szCs w:val="20"/>
              </w:rPr>
              <w:t xml:space="preserve"> </w:t>
            </w:r>
            <w:proofErr w:type="spellStart"/>
            <w:r w:rsidRPr="007E07F6">
              <w:rPr>
                <w:sz w:val="20"/>
                <w:szCs w:val="20"/>
              </w:rPr>
              <w:t>veri</w:t>
            </w:r>
            <w:proofErr w:type="spellEnd"/>
            <w:r w:rsidRPr="007E07F6">
              <w:rPr>
                <w:sz w:val="20"/>
                <w:szCs w:val="20"/>
              </w:rPr>
              <w:t xml:space="preserve"> </w:t>
            </w:r>
            <w:proofErr w:type="spellStart"/>
            <w:r w:rsidRPr="007E07F6">
              <w:rPr>
                <w:sz w:val="20"/>
                <w:szCs w:val="20"/>
              </w:rPr>
              <w:t>setlerini</w:t>
            </w:r>
            <w:proofErr w:type="spellEnd"/>
            <w:r w:rsidRPr="007E07F6">
              <w:rPr>
                <w:sz w:val="20"/>
                <w:szCs w:val="20"/>
              </w:rPr>
              <w:t xml:space="preserve"> </w:t>
            </w:r>
            <w:proofErr w:type="spellStart"/>
            <w:r w:rsidRPr="007E07F6">
              <w:rPr>
                <w:sz w:val="20"/>
                <w:szCs w:val="20"/>
              </w:rPr>
              <w:t>tezleri</w:t>
            </w:r>
            <w:proofErr w:type="spellEnd"/>
            <w:r w:rsidRPr="007E07F6">
              <w:rPr>
                <w:sz w:val="20"/>
                <w:szCs w:val="20"/>
              </w:rPr>
              <w:t xml:space="preserve"> </w:t>
            </w:r>
            <w:proofErr w:type="spellStart"/>
            <w:r w:rsidRPr="007E07F6">
              <w:rPr>
                <w:sz w:val="20"/>
                <w:szCs w:val="20"/>
              </w:rPr>
              <w:t>için</w:t>
            </w:r>
            <w:proofErr w:type="spellEnd"/>
            <w:r w:rsidRPr="007E07F6">
              <w:rPr>
                <w:sz w:val="20"/>
                <w:szCs w:val="20"/>
              </w:rPr>
              <w:t xml:space="preserve"> </w:t>
            </w:r>
            <w:proofErr w:type="spellStart"/>
            <w:r w:rsidRPr="007E07F6">
              <w:rPr>
                <w:sz w:val="20"/>
                <w:szCs w:val="20"/>
              </w:rPr>
              <w:t>analiz</w:t>
            </w:r>
            <w:proofErr w:type="spellEnd"/>
            <w:r w:rsidRPr="007E07F6">
              <w:rPr>
                <w:sz w:val="20"/>
                <w:szCs w:val="20"/>
              </w:rPr>
              <w:t xml:space="preserve"> </w:t>
            </w:r>
            <w:proofErr w:type="spellStart"/>
            <w:r w:rsidRPr="007E07F6">
              <w:rPr>
                <w:sz w:val="20"/>
                <w:szCs w:val="20"/>
              </w:rPr>
              <w:t>eder</w:t>
            </w:r>
            <w:proofErr w:type="spellEnd"/>
            <w:r w:rsidRPr="007E07F6">
              <w:rPr>
                <w:sz w:val="20"/>
                <w:szCs w:val="20"/>
              </w:rPr>
              <w:t>.</w:t>
            </w:r>
          </w:p>
        </w:tc>
      </w:tr>
      <w:tr w:rsidR="007E07F6" w:rsidRPr="00BA0D11" w14:paraId="5FCEA982" w14:textId="77777777" w:rsidTr="008F46E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F73855C" w14:textId="76DF9CBF" w:rsidR="007E07F6" w:rsidRPr="007E07F6" w:rsidRDefault="007E07F6" w:rsidP="007E07F6">
            <w:pPr>
              <w:ind w:firstLine="0"/>
            </w:pPr>
            <w:r w:rsidRPr="007E07F6">
              <w:rPr>
                <w:sz w:val="20"/>
                <w:szCs w:val="20"/>
              </w:rPr>
              <w:t xml:space="preserve">Ana </w:t>
            </w:r>
            <w:proofErr w:type="spellStart"/>
            <w:r w:rsidRPr="007E07F6">
              <w:rPr>
                <w:sz w:val="20"/>
                <w:szCs w:val="20"/>
              </w:rPr>
              <w:t>hedef</w:t>
            </w:r>
            <w:proofErr w:type="spellEnd"/>
          </w:p>
        </w:tc>
        <w:tc>
          <w:tcPr>
            <w:tcW w:w="6236" w:type="dxa"/>
            <w:tcBorders>
              <w:top w:val="single" w:sz="4" w:space="0" w:color="7F7F7F"/>
              <w:left w:val="single" w:sz="4" w:space="0" w:color="7F7F7F"/>
              <w:bottom w:val="single" w:sz="4" w:space="0" w:color="7F7F7F"/>
              <w:right w:val="single" w:sz="4" w:space="0" w:color="7F7F7F"/>
            </w:tcBorders>
            <w:vAlign w:val="center"/>
          </w:tcPr>
          <w:p w14:paraId="6DD0014C" w14:textId="72E23C55" w:rsidR="007E07F6" w:rsidRPr="007E07F6" w:rsidRDefault="007E07F6" w:rsidP="007E07F6">
            <w:pPr>
              <w:ind w:firstLine="0"/>
              <w:cnfStyle w:val="000000010000" w:firstRow="0" w:lastRow="0" w:firstColumn="0" w:lastColumn="0" w:oddVBand="0" w:evenVBand="0" w:oddHBand="0" w:evenHBand="1" w:firstRowFirstColumn="0" w:firstRowLastColumn="0" w:lastRowFirstColumn="0" w:lastRowLastColumn="0"/>
            </w:pPr>
            <w:r w:rsidRPr="007E07F6">
              <w:rPr>
                <w:sz w:val="20"/>
                <w:szCs w:val="20"/>
              </w:rPr>
              <w:t xml:space="preserve">Veri </w:t>
            </w:r>
            <w:proofErr w:type="spellStart"/>
            <w:r w:rsidRPr="007E07F6">
              <w:rPr>
                <w:sz w:val="20"/>
                <w:szCs w:val="20"/>
              </w:rPr>
              <w:t>setinin</w:t>
            </w:r>
            <w:proofErr w:type="spellEnd"/>
            <w:r w:rsidRPr="007E07F6">
              <w:rPr>
                <w:sz w:val="20"/>
                <w:szCs w:val="20"/>
              </w:rPr>
              <w:t xml:space="preserve"> </w:t>
            </w:r>
            <w:proofErr w:type="spellStart"/>
            <w:r w:rsidRPr="007E07F6">
              <w:rPr>
                <w:sz w:val="20"/>
                <w:szCs w:val="20"/>
              </w:rPr>
              <w:t>istatistiksel</w:t>
            </w:r>
            <w:proofErr w:type="spellEnd"/>
            <w:r w:rsidRPr="007E07F6">
              <w:rPr>
                <w:sz w:val="20"/>
                <w:szCs w:val="20"/>
              </w:rPr>
              <w:t xml:space="preserve"> </w:t>
            </w:r>
            <w:proofErr w:type="spellStart"/>
            <w:r w:rsidRPr="007E07F6">
              <w:rPr>
                <w:sz w:val="20"/>
                <w:szCs w:val="20"/>
              </w:rPr>
              <w:t>profilini</w:t>
            </w:r>
            <w:proofErr w:type="spellEnd"/>
            <w:r w:rsidRPr="007E07F6">
              <w:rPr>
                <w:sz w:val="20"/>
                <w:szCs w:val="20"/>
              </w:rPr>
              <w:t xml:space="preserve"> </w:t>
            </w:r>
            <w:proofErr w:type="spellStart"/>
            <w:r w:rsidRPr="007E07F6">
              <w:rPr>
                <w:sz w:val="20"/>
                <w:szCs w:val="20"/>
              </w:rPr>
              <w:t>kod</w:t>
            </w:r>
            <w:proofErr w:type="spellEnd"/>
            <w:r w:rsidRPr="007E07F6">
              <w:rPr>
                <w:sz w:val="20"/>
                <w:szCs w:val="20"/>
              </w:rPr>
              <w:t xml:space="preserve"> </w:t>
            </w:r>
            <w:proofErr w:type="spellStart"/>
            <w:r w:rsidRPr="007E07F6">
              <w:rPr>
                <w:sz w:val="20"/>
                <w:szCs w:val="20"/>
              </w:rPr>
              <w:t>yazmadan</w:t>
            </w:r>
            <w:proofErr w:type="spellEnd"/>
            <w:r w:rsidRPr="007E07F6">
              <w:rPr>
                <w:sz w:val="20"/>
                <w:szCs w:val="20"/>
              </w:rPr>
              <w:t xml:space="preserve"> (Python </w:t>
            </w:r>
            <w:proofErr w:type="spellStart"/>
            <w:r w:rsidRPr="007E07F6">
              <w:rPr>
                <w:sz w:val="20"/>
                <w:szCs w:val="20"/>
              </w:rPr>
              <w:t>kullanmadan</w:t>
            </w:r>
            <w:proofErr w:type="spellEnd"/>
            <w:r w:rsidRPr="007E07F6">
              <w:rPr>
                <w:sz w:val="20"/>
                <w:szCs w:val="20"/>
              </w:rPr>
              <w:t xml:space="preserve">) </w:t>
            </w:r>
            <w:proofErr w:type="spellStart"/>
            <w:r w:rsidRPr="007E07F6">
              <w:rPr>
                <w:sz w:val="20"/>
                <w:szCs w:val="20"/>
              </w:rPr>
              <w:t>görmek</w:t>
            </w:r>
            <w:proofErr w:type="spellEnd"/>
            <w:r w:rsidRPr="007E07F6">
              <w:rPr>
                <w:sz w:val="20"/>
                <w:szCs w:val="20"/>
              </w:rPr>
              <w:t>.</w:t>
            </w:r>
          </w:p>
        </w:tc>
      </w:tr>
      <w:tr w:rsidR="007E07F6" w:rsidRPr="00BA0D11" w14:paraId="6594109A" w14:textId="77777777" w:rsidTr="008F46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1649C575" w14:textId="40C9DA61" w:rsidR="007E07F6" w:rsidRPr="007E07F6" w:rsidRDefault="007E07F6" w:rsidP="007E07F6">
            <w:pPr>
              <w:ind w:firstLine="0"/>
            </w:pPr>
            <w:r w:rsidRPr="007E07F6">
              <w:rPr>
                <w:sz w:val="20"/>
                <w:szCs w:val="20"/>
              </w:rPr>
              <w:t>Pain Points (3)</w:t>
            </w:r>
          </w:p>
        </w:tc>
        <w:tc>
          <w:tcPr>
            <w:tcW w:w="6236" w:type="dxa"/>
            <w:tcBorders>
              <w:top w:val="single" w:sz="4" w:space="0" w:color="7F7F7F"/>
              <w:left w:val="single" w:sz="4" w:space="0" w:color="7F7F7F"/>
              <w:bottom w:val="single" w:sz="4" w:space="0" w:color="7F7F7F"/>
              <w:right w:val="single" w:sz="4" w:space="0" w:color="7F7F7F"/>
            </w:tcBorders>
            <w:vAlign w:val="center"/>
          </w:tcPr>
          <w:p w14:paraId="2728DC31" w14:textId="0FACEBBC" w:rsidR="007E07F6" w:rsidRPr="007E07F6" w:rsidRDefault="007E07F6" w:rsidP="007E07F6">
            <w:pPr>
              <w:ind w:firstLine="0"/>
              <w:cnfStyle w:val="000000100000" w:firstRow="0" w:lastRow="0" w:firstColumn="0" w:lastColumn="0" w:oddVBand="0" w:evenVBand="0" w:oddHBand="1" w:evenHBand="0" w:firstRowFirstColumn="0" w:firstRowLastColumn="0" w:lastRowFirstColumn="0" w:lastRowLastColumn="0"/>
            </w:pPr>
            <w:r w:rsidRPr="007E07F6">
              <w:rPr>
                <w:sz w:val="20"/>
                <w:szCs w:val="20"/>
              </w:rPr>
              <w:t xml:space="preserve">1. Python </w:t>
            </w:r>
            <w:proofErr w:type="spellStart"/>
            <w:r w:rsidRPr="007E07F6">
              <w:rPr>
                <w:sz w:val="20"/>
                <w:szCs w:val="20"/>
              </w:rPr>
              <w:t>scripti</w:t>
            </w:r>
            <w:proofErr w:type="spellEnd"/>
            <w:r w:rsidRPr="007E07F6">
              <w:rPr>
                <w:sz w:val="20"/>
                <w:szCs w:val="20"/>
              </w:rPr>
              <w:t xml:space="preserve"> </w:t>
            </w:r>
            <w:proofErr w:type="spellStart"/>
            <w:r w:rsidRPr="007E07F6">
              <w:rPr>
                <w:sz w:val="20"/>
                <w:szCs w:val="20"/>
              </w:rPr>
              <w:t>yazmak</w:t>
            </w:r>
            <w:proofErr w:type="spellEnd"/>
            <w:r w:rsidRPr="007E07F6">
              <w:rPr>
                <w:sz w:val="20"/>
                <w:szCs w:val="20"/>
              </w:rPr>
              <w:t xml:space="preserve"> </w:t>
            </w:r>
            <w:proofErr w:type="spellStart"/>
            <w:r w:rsidRPr="007E07F6">
              <w:rPr>
                <w:sz w:val="20"/>
                <w:szCs w:val="20"/>
              </w:rPr>
              <w:t>için</w:t>
            </w:r>
            <w:proofErr w:type="spellEnd"/>
            <w:r w:rsidRPr="007E07F6">
              <w:rPr>
                <w:sz w:val="20"/>
                <w:szCs w:val="20"/>
              </w:rPr>
              <w:t xml:space="preserve"> </w:t>
            </w:r>
            <w:proofErr w:type="spellStart"/>
            <w:r w:rsidRPr="007E07F6">
              <w:rPr>
                <w:sz w:val="20"/>
                <w:szCs w:val="20"/>
              </w:rPr>
              <w:t>yeterli</w:t>
            </w:r>
            <w:proofErr w:type="spellEnd"/>
            <w:r w:rsidRPr="007E07F6">
              <w:rPr>
                <w:sz w:val="20"/>
                <w:szCs w:val="20"/>
              </w:rPr>
              <w:t xml:space="preserve"> </w:t>
            </w:r>
            <w:proofErr w:type="spellStart"/>
            <w:r w:rsidRPr="007E07F6">
              <w:rPr>
                <w:sz w:val="20"/>
                <w:szCs w:val="20"/>
              </w:rPr>
              <w:t>vakti</w:t>
            </w:r>
            <w:proofErr w:type="spellEnd"/>
            <w:r w:rsidRPr="007E07F6">
              <w:rPr>
                <w:sz w:val="20"/>
                <w:szCs w:val="20"/>
              </w:rPr>
              <w:t xml:space="preserve"> </w:t>
            </w:r>
            <w:proofErr w:type="spellStart"/>
            <w:r w:rsidRPr="007E07F6">
              <w:rPr>
                <w:sz w:val="20"/>
                <w:szCs w:val="20"/>
              </w:rPr>
              <w:t>yoktur</w:t>
            </w:r>
            <w:proofErr w:type="spellEnd"/>
            <w:r w:rsidRPr="007E07F6">
              <w:rPr>
                <w:sz w:val="20"/>
                <w:szCs w:val="20"/>
              </w:rPr>
              <w:t xml:space="preserve">; 2. </w:t>
            </w:r>
            <w:proofErr w:type="spellStart"/>
            <w:r w:rsidRPr="007E07F6">
              <w:rPr>
                <w:sz w:val="20"/>
                <w:szCs w:val="20"/>
              </w:rPr>
              <w:t>Tarayıcı</w:t>
            </w:r>
            <w:proofErr w:type="spellEnd"/>
            <w:r w:rsidRPr="007E07F6">
              <w:rPr>
                <w:sz w:val="20"/>
                <w:szCs w:val="20"/>
              </w:rPr>
              <w:t xml:space="preserve"> </w:t>
            </w:r>
            <w:proofErr w:type="spellStart"/>
            <w:r w:rsidRPr="007E07F6">
              <w:rPr>
                <w:sz w:val="20"/>
                <w:szCs w:val="20"/>
              </w:rPr>
              <w:t>tabanlı</w:t>
            </w:r>
            <w:proofErr w:type="spellEnd"/>
            <w:r w:rsidRPr="007E07F6">
              <w:rPr>
                <w:sz w:val="20"/>
                <w:szCs w:val="20"/>
              </w:rPr>
              <w:t xml:space="preserve"> </w:t>
            </w:r>
            <w:proofErr w:type="spellStart"/>
            <w:r w:rsidRPr="007E07F6">
              <w:rPr>
                <w:sz w:val="20"/>
                <w:szCs w:val="20"/>
              </w:rPr>
              <w:t>araçlar</w:t>
            </w:r>
            <w:proofErr w:type="spellEnd"/>
            <w:r w:rsidRPr="007E07F6">
              <w:rPr>
                <w:sz w:val="20"/>
                <w:szCs w:val="20"/>
              </w:rPr>
              <w:t xml:space="preserve"> </w:t>
            </w:r>
            <w:proofErr w:type="spellStart"/>
            <w:r w:rsidRPr="007E07F6">
              <w:rPr>
                <w:sz w:val="20"/>
                <w:szCs w:val="20"/>
              </w:rPr>
              <w:t>büyük</w:t>
            </w:r>
            <w:proofErr w:type="spellEnd"/>
            <w:r w:rsidRPr="007E07F6">
              <w:rPr>
                <w:sz w:val="20"/>
                <w:szCs w:val="20"/>
              </w:rPr>
              <w:t xml:space="preserve"> </w:t>
            </w:r>
            <w:proofErr w:type="spellStart"/>
            <w:r w:rsidRPr="007E07F6">
              <w:rPr>
                <w:sz w:val="20"/>
                <w:szCs w:val="20"/>
              </w:rPr>
              <w:t>veride</w:t>
            </w:r>
            <w:proofErr w:type="spellEnd"/>
            <w:r w:rsidRPr="007E07F6">
              <w:rPr>
                <w:sz w:val="20"/>
                <w:szCs w:val="20"/>
              </w:rPr>
              <w:t xml:space="preserve"> </w:t>
            </w:r>
            <w:proofErr w:type="spellStart"/>
            <w:r w:rsidRPr="007E07F6">
              <w:rPr>
                <w:sz w:val="20"/>
                <w:szCs w:val="20"/>
              </w:rPr>
              <w:t>çöker</w:t>
            </w:r>
            <w:proofErr w:type="spellEnd"/>
            <w:r w:rsidRPr="007E07F6">
              <w:rPr>
                <w:sz w:val="20"/>
                <w:szCs w:val="20"/>
              </w:rPr>
              <w:t xml:space="preserve">; 3. </w:t>
            </w:r>
            <w:proofErr w:type="spellStart"/>
            <w:r w:rsidRPr="007E07F6">
              <w:rPr>
                <w:sz w:val="20"/>
                <w:szCs w:val="20"/>
              </w:rPr>
              <w:t>Kurulum</w:t>
            </w:r>
            <w:proofErr w:type="spellEnd"/>
            <w:r w:rsidRPr="007E07F6">
              <w:rPr>
                <w:sz w:val="20"/>
                <w:szCs w:val="20"/>
              </w:rPr>
              <w:t xml:space="preserve"> </w:t>
            </w:r>
            <w:proofErr w:type="spellStart"/>
            <w:r w:rsidRPr="007E07F6">
              <w:rPr>
                <w:sz w:val="20"/>
                <w:szCs w:val="20"/>
              </w:rPr>
              <w:t>süreçlerinden</w:t>
            </w:r>
            <w:proofErr w:type="spellEnd"/>
            <w:r w:rsidRPr="007E07F6">
              <w:rPr>
                <w:sz w:val="20"/>
                <w:szCs w:val="20"/>
              </w:rPr>
              <w:t xml:space="preserve"> </w:t>
            </w:r>
            <w:proofErr w:type="spellStart"/>
            <w:r w:rsidRPr="007E07F6">
              <w:rPr>
                <w:sz w:val="20"/>
                <w:szCs w:val="20"/>
              </w:rPr>
              <w:t>nefret</w:t>
            </w:r>
            <w:proofErr w:type="spellEnd"/>
            <w:r w:rsidRPr="007E07F6">
              <w:rPr>
                <w:sz w:val="20"/>
                <w:szCs w:val="20"/>
              </w:rPr>
              <w:t xml:space="preserve"> </w:t>
            </w:r>
            <w:proofErr w:type="spellStart"/>
            <w:r w:rsidRPr="007E07F6">
              <w:rPr>
                <w:sz w:val="20"/>
                <w:szCs w:val="20"/>
              </w:rPr>
              <w:t>eder</w:t>
            </w:r>
            <w:proofErr w:type="spellEnd"/>
            <w:r w:rsidRPr="007E07F6">
              <w:rPr>
                <w:sz w:val="20"/>
                <w:szCs w:val="20"/>
              </w:rPr>
              <w:t>.</w:t>
            </w:r>
          </w:p>
        </w:tc>
      </w:tr>
      <w:tr w:rsidR="007E07F6" w:rsidRPr="00BA0D11" w14:paraId="69876C98" w14:textId="77777777" w:rsidTr="008F46E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7C4DC4C0" w14:textId="5669CEB9" w:rsidR="007E07F6" w:rsidRPr="007E07F6" w:rsidRDefault="007E07F6" w:rsidP="007E07F6">
            <w:pPr>
              <w:ind w:firstLine="0"/>
            </w:pPr>
            <w:proofErr w:type="spellStart"/>
            <w:r w:rsidRPr="007E07F6">
              <w:rPr>
                <w:sz w:val="20"/>
                <w:szCs w:val="20"/>
              </w:rPr>
              <w:t>Ürünümüzü</w:t>
            </w:r>
            <w:proofErr w:type="spellEnd"/>
            <w:r w:rsidRPr="007E07F6">
              <w:rPr>
                <w:sz w:val="20"/>
                <w:szCs w:val="20"/>
              </w:rPr>
              <w:t xml:space="preserve"> ne zaman </w:t>
            </w:r>
            <w:proofErr w:type="spellStart"/>
            <w:r w:rsidRPr="007E07F6">
              <w:rPr>
                <w:sz w:val="20"/>
                <w:szCs w:val="20"/>
              </w:rPr>
              <w:t>açar</w:t>
            </w:r>
            <w:proofErr w:type="spellEnd"/>
            <w:r w:rsidRPr="007E07F6">
              <w:rPr>
                <w:sz w:val="20"/>
                <w:szCs w:val="20"/>
              </w:rPr>
              <w:t>?</w:t>
            </w:r>
          </w:p>
        </w:tc>
        <w:tc>
          <w:tcPr>
            <w:tcW w:w="6236" w:type="dxa"/>
            <w:tcBorders>
              <w:top w:val="single" w:sz="4" w:space="0" w:color="7F7F7F"/>
              <w:left w:val="single" w:sz="4" w:space="0" w:color="7F7F7F"/>
              <w:bottom w:val="single" w:sz="4" w:space="0" w:color="7F7F7F"/>
              <w:right w:val="single" w:sz="4" w:space="0" w:color="7F7F7F"/>
            </w:tcBorders>
            <w:vAlign w:val="center"/>
          </w:tcPr>
          <w:p w14:paraId="4E81EDAA" w14:textId="28143408" w:rsidR="007E07F6" w:rsidRPr="007E07F6" w:rsidRDefault="007E07F6" w:rsidP="007E07F6">
            <w:pPr>
              <w:ind w:firstLine="0"/>
              <w:cnfStyle w:val="000000010000" w:firstRow="0" w:lastRow="0" w:firstColumn="0" w:lastColumn="0" w:oddVBand="0" w:evenVBand="0" w:oddHBand="0" w:evenHBand="1" w:firstRowFirstColumn="0" w:firstRowLastColumn="0" w:lastRowFirstColumn="0" w:lastRowLastColumn="0"/>
            </w:pPr>
            <w:proofErr w:type="spellStart"/>
            <w:r w:rsidRPr="007E07F6">
              <w:rPr>
                <w:sz w:val="20"/>
                <w:szCs w:val="20"/>
              </w:rPr>
              <w:t>İnternetten</w:t>
            </w:r>
            <w:proofErr w:type="spellEnd"/>
            <w:r w:rsidRPr="007E07F6">
              <w:rPr>
                <w:sz w:val="20"/>
                <w:szCs w:val="20"/>
              </w:rPr>
              <w:t xml:space="preserve"> yeni </w:t>
            </w:r>
            <w:proofErr w:type="spellStart"/>
            <w:r w:rsidRPr="007E07F6">
              <w:rPr>
                <w:sz w:val="20"/>
                <w:szCs w:val="20"/>
              </w:rPr>
              <w:t>bir</w:t>
            </w:r>
            <w:proofErr w:type="spellEnd"/>
            <w:r w:rsidRPr="007E07F6">
              <w:rPr>
                <w:sz w:val="20"/>
                <w:szCs w:val="20"/>
              </w:rPr>
              <w:t xml:space="preserve"> </w:t>
            </w:r>
            <w:proofErr w:type="spellStart"/>
            <w:r w:rsidRPr="007E07F6">
              <w:rPr>
                <w:sz w:val="20"/>
                <w:szCs w:val="20"/>
              </w:rPr>
              <w:t>veri</w:t>
            </w:r>
            <w:proofErr w:type="spellEnd"/>
            <w:r w:rsidRPr="007E07F6">
              <w:rPr>
                <w:sz w:val="20"/>
                <w:szCs w:val="20"/>
              </w:rPr>
              <w:t xml:space="preserve"> </w:t>
            </w:r>
            <w:proofErr w:type="spellStart"/>
            <w:r w:rsidRPr="007E07F6">
              <w:rPr>
                <w:sz w:val="20"/>
                <w:szCs w:val="20"/>
              </w:rPr>
              <w:t>seti</w:t>
            </w:r>
            <w:proofErr w:type="spellEnd"/>
            <w:r w:rsidRPr="007E07F6">
              <w:rPr>
                <w:sz w:val="20"/>
                <w:szCs w:val="20"/>
              </w:rPr>
              <w:t xml:space="preserve"> (CSV) </w:t>
            </w:r>
            <w:proofErr w:type="spellStart"/>
            <w:r w:rsidRPr="007E07F6">
              <w:rPr>
                <w:sz w:val="20"/>
                <w:szCs w:val="20"/>
              </w:rPr>
              <w:t>indirdiği</w:t>
            </w:r>
            <w:proofErr w:type="spellEnd"/>
            <w:r w:rsidRPr="007E07F6">
              <w:rPr>
                <w:sz w:val="20"/>
                <w:szCs w:val="20"/>
              </w:rPr>
              <w:t xml:space="preserve"> an.</w:t>
            </w:r>
          </w:p>
        </w:tc>
      </w:tr>
      <w:tr w:rsidR="00BA0D11" w:rsidRPr="00BA0D11" w14:paraId="60C4E296" w14:textId="77777777" w:rsidTr="008F46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0B5DFB42" w14:textId="77777777" w:rsidR="00BA0D11" w:rsidRPr="00BA0D11" w:rsidRDefault="00BA0D11" w:rsidP="008F46EA">
            <w:pPr>
              <w:ind w:firstLine="0"/>
            </w:pPr>
            <w:r w:rsidRPr="00BA0D11">
              <w:rPr>
                <w:sz w:val="20"/>
                <w:szCs w:val="20"/>
              </w:rPr>
              <w:t>Motto</w:t>
            </w:r>
          </w:p>
        </w:tc>
        <w:tc>
          <w:tcPr>
            <w:tcW w:w="6236" w:type="dxa"/>
            <w:tcBorders>
              <w:top w:val="single" w:sz="4" w:space="0" w:color="7F7F7F"/>
              <w:left w:val="single" w:sz="4" w:space="0" w:color="7F7F7F"/>
              <w:bottom w:val="single" w:sz="4" w:space="0" w:color="7F7F7F"/>
              <w:right w:val="single" w:sz="4" w:space="0" w:color="7F7F7F"/>
            </w:tcBorders>
            <w:vAlign w:val="center"/>
          </w:tcPr>
          <w:p w14:paraId="2F7CC601" w14:textId="77777777" w:rsidR="00BA0D11" w:rsidRPr="00BA0D11" w:rsidRDefault="00BA0D11" w:rsidP="008F46EA">
            <w:pPr>
              <w:ind w:firstLine="0"/>
              <w:cnfStyle w:val="000000100000" w:firstRow="0" w:lastRow="0" w:firstColumn="0" w:lastColumn="0" w:oddVBand="0" w:evenVBand="0" w:oddHBand="1" w:evenHBand="0" w:firstRowFirstColumn="0" w:firstRowLastColumn="0" w:lastRowFirstColumn="0" w:lastRowLastColumn="0"/>
            </w:pPr>
            <w:r w:rsidRPr="00BA0D11">
              <w:rPr>
                <w:sz w:val="20"/>
                <w:szCs w:val="20"/>
              </w:rPr>
              <w:t>"</w:t>
            </w:r>
            <w:proofErr w:type="spellStart"/>
            <w:r w:rsidRPr="00BA0D11">
              <w:rPr>
                <w:sz w:val="20"/>
                <w:szCs w:val="20"/>
              </w:rPr>
              <w:t>Güvenlik</w:t>
            </w:r>
            <w:proofErr w:type="spellEnd"/>
            <w:r w:rsidRPr="00BA0D11">
              <w:rPr>
                <w:sz w:val="20"/>
                <w:szCs w:val="20"/>
              </w:rPr>
              <w:t xml:space="preserve"> </w:t>
            </w:r>
            <w:proofErr w:type="spellStart"/>
            <w:r w:rsidRPr="00BA0D11">
              <w:rPr>
                <w:sz w:val="20"/>
                <w:szCs w:val="20"/>
              </w:rPr>
              <w:t>ve</w:t>
            </w:r>
            <w:proofErr w:type="spellEnd"/>
            <w:r w:rsidRPr="00BA0D11">
              <w:rPr>
                <w:sz w:val="20"/>
                <w:szCs w:val="20"/>
              </w:rPr>
              <w:t xml:space="preserve"> </w:t>
            </w:r>
            <w:proofErr w:type="spellStart"/>
            <w:r w:rsidRPr="00BA0D11">
              <w:rPr>
                <w:sz w:val="20"/>
                <w:szCs w:val="20"/>
              </w:rPr>
              <w:t>hız</w:t>
            </w:r>
            <w:proofErr w:type="spellEnd"/>
            <w:r w:rsidRPr="00BA0D11">
              <w:rPr>
                <w:sz w:val="20"/>
                <w:szCs w:val="20"/>
              </w:rPr>
              <w:t xml:space="preserve"> </w:t>
            </w:r>
            <w:proofErr w:type="spellStart"/>
            <w:r w:rsidRPr="00BA0D11">
              <w:rPr>
                <w:sz w:val="20"/>
                <w:szCs w:val="20"/>
              </w:rPr>
              <w:t>benim</w:t>
            </w:r>
            <w:proofErr w:type="spellEnd"/>
            <w:r w:rsidRPr="00BA0D11">
              <w:rPr>
                <w:sz w:val="20"/>
                <w:szCs w:val="20"/>
              </w:rPr>
              <w:t xml:space="preserve"> </w:t>
            </w:r>
            <w:proofErr w:type="spellStart"/>
            <w:r w:rsidRPr="00BA0D11">
              <w:rPr>
                <w:sz w:val="20"/>
                <w:szCs w:val="20"/>
              </w:rPr>
              <w:t>için</w:t>
            </w:r>
            <w:proofErr w:type="spellEnd"/>
            <w:r w:rsidRPr="00BA0D11">
              <w:rPr>
                <w:sz w:val="20"/>
                <w:szCs w:val="20"/>
              </w:rPr>
              <w:t xml:space="preserve"> her </w:t>
            </w:r>
            <w:proofErr w:type="spellStart"/>
            <w:r w:rsidRPr="00BA0D11">
              <w:rPr>
                <w:sz w:val="20"/>
                <w:szCs w:val="20"/>
              </w:rPr>
              <w:t>şeyden</w:t>
            </w:r>
            <w:proofErr w:type="spellEnd"/>
            <w:r w:rsidRPr="00BA0D11">
              <w:rPr>
                <w:sz w:val="20"/>
                <w:szCs w:val="20"/>
              </w:rPr>
              <w:t xml:space="preserve"> </w:t>
            </w:r>
            <w:proofErr w:type="spellStart"/>
            <w:r w:rsidRPr="00BA0D11">
              <w:rPr>
                <w:sz w:val="20"/>
                <w:szCs w:val="20"/>
              </w:rPr>
              <w:t>önemlidir</w:t>
            </w:r>
            <w:proofErr w:type="spellEnd"/>
            <w:r w:rsidRPr="00BA0D11">
              <w:rPr>
                <w:sz w:val="20"/>
                <w:szCs w:val="20"/>
              </w:rPr>
              <w:t>."</w:t>
            </w:r>
          </w:p>
        </w:tc>
      </w:tr>
    </w:tbl>
    <w:p w14:paraId="02333B6F" w14:textId="77777777" w:rsidR="00BA0D11" w:rsidRDefault="00BA0D11" w:rsidP="00316E6B">
      <w:pPr>
        <w:jc w:val="center"/>
      </w:pPr>
    </w:p>
    <w:p w14:paraId="33135194" w14:textId="21418B66" w:rsidR="00404F6D" w:rsidRDefault="00316E6B" w:rsidP="00316E6B">
      <w:pPr>
        <w:pStyle w:val="ResimYazs"/>
        <w:keepNext/>
      </w:pPr>
      <w:bookmarkStart w:id="9" w:name="_Toc229383850"/>
      <w:r>
        <w:t xml:space="preserve">Table </w:t>
      </w:r>
      <w:fldSimple w:instr=" SEQ Table \* ARABIC ">
        <w:r w:rsidR="004A22D7">
          <w:rPr>
            <w:noProof/>
          </w:rPr>
          <w:t>3</w:t>
        </w:r>
      </w:fldSimple>
      <w:r>
        <w:t>:</w:t>
      </w:r>
      <w:r w:rsidRPr="00E51B2F">
        <w:t xml:space="preserve">Personaların </w:t>
      </w:r>
      <w:proofErr w:type="spellStart"/>
      <w:r w:rsidRPr="00E51B2F">
        <w:t>Özellik</w:t>
      </w:r>
      <w:proofErr w:type="spellEnd"/>
      <w:r w:rsidRPr="00E51B2F">
        <w:t xml:space="preserve"> </w:t>
      </w:r>
      <w:proofErr w:type="spellStart"/>
      <w:r w:rsidRPr="00E51B2F">
        <w:t>Öncelikleri</w:t>
      </w:r>
      <w:proofErr w:type="spellEnd"/>
      <w:r w:rsidRPr="00E51B2F">
        <w:t xml:space="preserve"> </w:t>
      </w:r>
      <w:proofErr w:type="spellStart"/>
      <w:r w:rsidRPr="00E51B2F">
        <w:t>Karşılaştırması</w:t>
      </w:r>
      <w:bookmarkEnd w:id="9"/>
      <w:proofErr w:type="spellEnd"/>
    </w:p>
    <w:tbl>
      <w:tblPr>
        <w:tblStyle w:val="TabloKlavuzu"/>
        <w:tblW w:w="0" w:type="auto"/>
        <w:tblLook w:val="04A0" w:firstRow="1" w:lastRow="0" w:firstColumn="1" w:lastColumn="0" w:noHBand="0" w:noVBand="1"/>
      </w:tblPr>
      <w:tblGrid>
        <w:gridCol w:w="3139"/>
        <w:gridCol w:w="2690"/>
        <w:gridCol w:w="2949"/>
      </w:tblGrid>
      <w:tr w:rsidR="00616959" w:rsidRPr="00616959" w14:paraId="76D7636D" w14:textId="77777777" w:rsidTr="00616959">
        <w:tc>
          <w:tcPr>
            <w:tcW w:w="0" w:type="auto"/>
            <w:shd w:val="clear" w:color="auto" w:fill="1F497D" w:themeFill="text2"/>
            <w:hideMark/>
          </w:tcPr>
          <w:p w14:paraId="5F180EE6" w14:textId="77777777" w:rsidR="00616959" w:rsidRPr="00616959" w:rsidRDefault="00616959" w:rsidP="00616959">
            <w:pPr>
              <w:pStyle w:val="Balk2"/>
              <w:rPr>
                <w:rFonts w:ascii="Times New Roman" w:hAnsi="Times New Roman" w:cs="Times New Roman"/>
                <w:color w:val="EEECE1" w:themeColor="background2"/>
                <w:lang w:val="tr-TR"/>
              </w:rPr>
            </w:pPr>
            <w:bookmarkStart w:id="10" w:name="_Toc229383761"/>
            <w:r w:rsidRPr="00616959">
              <w:rPr>
                <w:rFonts w:ascii="Times New Roman" w:hAnsi="Times New Roman" w:cs="Times New Roman"/>
                <w:color w:val="EEECE1" w:themeColor="background2"/>
                <w:lang w:val="tr-TR"/>
              </w:rPr>
              <w:t>Özellik</w:t>
            </w:r>
            <w:bookmarkEnd w:id="10"/>
          </w:p>
        </w:tc>
        <w:tc>
          <w:tcPr>
            <w:tcW w:w="0" w:type="auto"/>
            <w:shd w:val="clear" w:color="auto" w:fill="1F497D" w:themeFill="text2"/>
            <w:hideMark/>
          </w:tcPr>
          <w:p w14:paraId="39006D64" w14:textId="77777777" w:rsidR="00616959" w:rsidRPr="00616959" w:rsidRDefault="00616959" w:rsidP="00616959">
            <w:pPr>
              <w:pStyle w:val="Balk2"/>
              <w:rPr>
                <w:rFonts w:ascii="Times New Roman" w:hAnsi="Times New Roman" w:cs="Times New Roman"/>
                <w:color w:val="EEECE1" w:themeColor="background2"/>
                <w:lang w:val="tr-TR"/>
              </w:rPr>
            </w:pPr>
            <w:bookmarkStart w:id="11" w:name="_Toc229383762"/>
            <w:r w:rsidRPr="00616959">
              <w:rPr>
                <w:rFonts w:ascii="Times New Roman" w:hAnsi="Times New Roman" w:cs="Times New Roman"/>
                <w:color w:val="EEECE1" w:themeColor="background2"/>
                <w:lang w:val="tr-TR"/>
              </w:rPr>
              <w:t>Analist Burak İçin Önemi</w:t>
            </w:r>
            <w:bookmarkEnd w:id="11"/>
          </w:p>
        </w:tc>
        <w:tc>
          <w:tcPr>
            <w:tcW w:w="0" w:type="auto"/>
            <w:shd w:val="clear" w:color="auto" w:fill="1F497D" w:themeFill="text2"/>
            <w:hideMark/>
          </w:tcPr>
          <w:p w14:paraId="60715504" w14:textId="77777777" w:rsidR="00616959" w:rsidRPr="00616959" w:rsidRDefault="00616959" w:rsidP="00616959">
            <w:pPr>
              <w:pStyle w:val="Balk2"/>
              <w:rPr>
                <w:rFonts w:ascii="Times New Roman" w:hAnsi="Times New Roman" w:cs="Times New Roman"/>
                <w:color w:val="EEECE1" w:themeColor="background2"/>
                <w:lang w:val="tr-TR"/>
              </w:rPr>
            </w:pPr>
            <w:bookmarkStart w:id="12" w:name="_Toc229383763"/>
            <w:r w:rsidRPr="00616959">
              <w:rPr>
                <w:rFonts w:ascii="Times New Roman" w:hAnsi="Times New Roman" w:cs="Times New Roman"/>
                <w:color w:val="EEECE1" w:themeColor="background2"/>
                <w:lang w:val="tr-TR"/>
              </w:rPr>
              <w:t>Araştırmacı Aslı İçin Önemi</w:t>
            </w:r>
            <w:bookmarkEnd w:id="12"/>
          </w:p>
        </w:tc>
      </w:tr>
      <w:tr w:rsidR="00616959" w:rsidRPr="00616959" w14:paraId="3AD43D9E" w14:textId="77777777" w:rsidTr="00616959">
        <w:tc>
          <w:tcPr>
            <w:tcW w:w="0" w:type="auto"/>
            <w:shd w:val="clear" w:color="auto" w:fill="DBE5F1" w:themeFill="accent1" w:themeFillTint="33"/>
            <w:hideMark/>
          </w:tcPr>
          <w:p w14:paraId="400E38CB" w14:textId="77777777" w:rsidR="00616959" w:rsidRPr="00616959" w:rsidRDefault="00616959" w:rsidP="00616959">
            <w:pPr>
              <w:pStyle w:val="Balk2"/>
              <w:rPr>
                <w:rFonts w:ascii="Times New Roman" w:hAnsi="Times New Roman" w:cs="Times New Roman"/>
                <w:color w:val="auto"/>
                <w:lang w:val="tr-TR"/>
              </w:rPr>
            </w:pPr>
            <w:bookmarkStart w:id="13" w:name="_Toc229383764"/>
            <w:r w:rsidRPr="00616959">
              <w:rPr>
                <w:rFonts w:ascii="Times New Roman" w:hAnsi="Times New Roman" w:cs="Times New Roman"/>
                <w:color w:val="auto"/>
                <w:lang w:val="tr-TR"/>
              </w:rPr>
              <w:t>%100 Lokal Çalışma (Gizlilik)</w:t>
            </w:r>
            <w:bookmarkEnd w:id="13"/>
          </w:p>
        </w:tc>
        <w:tc>
          <w:tcPr>
            <w:tcW w:w="0" w:type="auto"/>
            <w:shd w:val="clear" w:color="auto" w:fill="DBE5F1" w:themeFill="accent1" w:themeFillTint="33"/>
            <w:hideMark/>
          </w:tcPr>
          <w:p w14:paraId="7CA5A8AC" w14:textId="77777777" w:rsidR="00616959" w:rsidRPr="00616959" w:rsidRDefault="00616959" w:rsidP="00616959">
            <w:pPr>
              <w:pStyle w:val="Balk2"/>
              <w:rPr>
                <w:rFonts w:ascii="Times New Roman" w:hAnsi="Times New Roman" w:cs="Times New Roman"/>
                <w:b w:val="0"/>
                <w:bCs w:val="0"/>
                <w:color w:val="auto"/>
                <w:lang w:val="tr-TR"/>
              </w:rPr>
            </w:pPr>
            <w:bookmarkStart w:id="14" w:name="_Toc229383765"/>
            <w:r w:rsidRPr="00616959">
              <w:rPr>
                <w:rFonts w:ascii="Times New Roman" w:hAnsi="Times New Roman" w:cs="Times New Roman"/>
                <w:b w:val="0"/>
                <w:bCs w:val="0"/>
                <w:color w:val="auto"/>
                <w:lang w:val="tr-TR"/>
              </w:rPr>
              <w:t>Kritik (Olmazsa Olmaz)</w:t>
            </w:r>
            <w:bookmarkEnd w:id="14"/>
          </w:p>
        </w:tc>
        <w:tc>
          <w:tcPr>
            <w:tcW w:w="0" w:type="auto"/>
            <w:shd w:val="clear" w:color="auto" w:fill="DBE5F1" w:themeFill="accent1" w:themeFillTint="33"/>
            <w:hideMark/>
          </w:tcPr>
          <w:p w14:paraId="7A44C205" w14:textId="77777777" w:rsidR="00616959" w:rsidRPr="00616959" w:rsidRDefault="00616959" w:rsidP="00616959">
            <w:pPr>
              <w:pStyle w:val="Balk2"/>
              <w:rPr>
                <w:rFonts w:ascii="Times New Roman" w:hAnsi="Times New Roman" w:cs="Times New Roman"/>
                <w:b w:val="0"/>
                <w:bCs w:val="0"/>
                <w:color w:val="auto"/>
                <w:lang w:val="tr-TR"/>
              </w:rPr>
            </w:pPr>
            <w:bookmarkStart w:id="15" w:name="_Toc229383766"/>
            <w:r w:rsidRPr="00616959">
              <w:rPr>
                <w:rFonts w:ascii="Times New Roman" w:hAnsi="Times New Roman" w:cs="Times New Roman"/>
                <w:b w:val="0"/>
                <w:bCs w:val="0"/>
                <w:color w:val="auto"/>
                <w:lang w:val="tr-TR"/>
              </w:rPr>
              <w:t>Düşük (Verileri zaten açık)</w:t>
            </w:r>
            <w:bookmarkEnd w:id="15"/>
          </w:p>
        </w:tc>
      </w:tr>
      <w:tr w:rsidR="00616959" w:rsidRPr="00616959" w14:paraId="078A2171" w14:textId="77777777" w:rsidTr="00616959">
        <w:tc>
          <w:tcPr>
            <w:tcW w:w="0" w:type="auto"/>
            <w:hideMark/>
          </w:tcPr>
          <w:p w14:paraId="7B4C9D5A" w14:textId="77777777" w:rsidR="00616959" w:rsidRPr="00616959" w:rsidRDefault="00616959" w:rsidP="00616959">
            <w:pPr>
              <w:pStyle w:val="Balk2"/>
              <w:rPr>
                <w:rFonts w:ascii="Times New Roman" w:hAnsi="Times New Roman" w:cs="Times New Roman"/>
                <w:color w:val="auto"/>
                <w:lang w:val="tr-TR"/>
              </w:rPr>
            </w:pPr>
            <w:bookmarkStart w:id="16" w:name="_Toc229383767"/>
            <w:r w:rsidRPr="00616959">
              <w:rPr>
                <w:rFonts w:ascii="Times New Roman" w:hAnsi="Times New Roman" w:cs="Times New Roman"/>
                <w:color w:val="auto"/>
                <w:lang w:val="tr-TR"/>
              </w:rPr>
              <w:t>Çökmeden Hızlı Okuma</w:t>
            </w:r>
            <w:bookmarkEnd w:id="16"/>
          </w:p>
        </w:tc>
        <w:tc>
          <w:tcPr>
            <w:tcW w:w="0" w:type="auto"/>
            <w:hideMark/>
          </w:tcPr>
          <w:p w14:paraId="453D866C" w14:textId="77777777" w:rsidR="00616959" w:rsidRPr="00616959" w:rsidRDefault="00616959" w:rsidP="00616959">
            <w:pPr>
              <w:pStyle w:val="Balk2"/>
              <w:rPr>
                <w:rFonts w:ascii="Times New Roman" w:hAnsi="Times New Roman" w:cs="Times New Roman"/>
                <w:b w:val="0"/>
                <w:bCs w:val="0"/>
                <w:color w:val="auto"/>
                <w:lang w:val="tr-TR"/>
              </w:rPr>
            </w:pPr>
            <w:bookmarkStart w:id="17" w:name="_Toc229383768"/>
            <w:r w:rsidRPr="00616959">
              <w:rPr>
                <w:rFonts w:ascii="Times New Roman" w:hAnsi="Times New Roman" w:cs="Times New Roman"/>
                <w:b w:val="0"/>
                <w:bCs w:val="0"/>
                <w:color w:val="auto"/>
                <w:lang w:val="tr-TR"/>
              </w:rPr>
              <w:t>Kritik</w:t>
            </w:r>
            <w:bookmarkEnd w:id="17"/>
          </w:p>
        </w:tc>
        <w:tc>
          <w:tcPr>
            <w:tcW w:w="0" w:type="auto"/>
            <w:hideMark/>
          </w:tcPr>
          <w:p w14:paraId="645AB978" w14:textId="77777777" w:rsidR="00616959" w:rsidRPr="00616959" w:rsidRDefault="00616959" w:rsidP="00616959">
            <w:pPr>
              <w:pStyle w:val="Balk2"/>
              <w:rPr>
                <w:rFonts w:ascii="Times New Roman" w:hAnsi="Times New Roman" w:cs="Times New Roman"/>
                <w:b w:val="0"/>
                <w:bCs w:val="0"/>
                <w:color w:val="auto"/>
                <w:lang w:val="tr-TR"/>
              </w:rPr>
            </w:pPr>
            <w:bookmarkStart w:id="18" w:name="_Toc229383769"/>
            <w:r w:rsidRPr="00616959">
              <w:rPr>
                <w:rFonts w:ascii="Times New Roman" w:hAnsi="Times New Roman" w:cs="Times New Roman"/>
                <w:b w:val="0"/>
                <w:bCs w:val="0"/>
                <w:color w:val="auto"/>
                <w:lang w:val="tr-TR"/>
              </w:rPr>
              <w:t>Kritik</w:t>
            </w:r>
            <w:bookmarkEnd w:id="18"/>
          </w:p>
        </w:tc>
      </w:tr>
      <w:tr w:rsidR="00616959" w:rsidRPr="00616959" w14:paraId="327BC29A" w14:textId="77777777" w:rsidTr="00616959">
        <w:tc>
          <w:tcPr>
            <w:tcW w:w="0" w:type="auto"/>
            <w:hideMark/>
          </w:tcPr>
          <w:p w14:paraId="59318E4B" w14:textId="77777777" w:rsidR="00616959" w:rsidRPr="00616959" w:rsidRDefault="00616959" w:rsidP="00616959">
            <w:pPr>
              <w:pStyle w:val="Balk2"/>
              <w:rPr>
                <w:rFonts w:ascii="Times New Roman" w:hAnsi="Times New Roman" w:cs="Times New Roman"/>
                <w:color w:val="auto"/>
                <w:lang w:val="tr-TR"/>
              </w:rPr>
            </w:pPr>
            <w:bookmarkStart w:id="19" w:name="_Toc229383770"/>
            <w:r w:rsidRPr="00616959">
              <w:rPr>
                <w:rFonts w:ascii="Times New Roman" w:hAnsi="Times New Roman" w:cs="Times New Roman"/>
                <w:color w:val="auto"/>
                <w:lang w:val="tr-TR"/>
              </w:rPr>
              <w:t>Histogram Çizimi</w:t>
            </w:r>
            <w:bookmarkEnd w:id="19"/>
          </w:p>
        </w:tc>
        <w:tc>
          <w:tcPr>
            <w:tcW w:w="0" w:type="auto"/>
            <w:hideMark/>
          </w:tcPr>
          <w:p w14:paraId="5D2CAD75" w14:textId="77777777" w:rsidR="00616959" w:rsidRPr="00616959" w:rsidRDefault="00616959" w:rsidP="00616959">
            <w:pPr>
              <w:pStyle w:val="Balk2"/>
              <w:rPr>
                <w:rFonts w:ascii="Times New Roman" w:hAnsi="Times New Roman" w:cs="Times New Roman"/>
                <w:b w:val="0"/>
                <w:bCs w:val="0"/>
                <w:color w:val="auto"/>
                <w:lang w:val="tr-TR"/>
              </w:rPr>
            </w:pPr>
            <w:bookmarkStart w:id="20" w:name="_Toc229383771"/>
            <w:r w:rsidRPr="00616959">
              <w:rPr>
                <w:rFonts w:ascii="Times New Roman" w:hAnsi="Times New Roman" w:cs="Times New Roman"/>
                <w:b w:val="0"/>
                <w:bCs w:val="0"/>
                <w:color w:val="auto"/>
                <w:lang w:val="tr-TR"/>
              </w:rPr>
              <w:t>Orta</w:t>
            </w:r>
            <w:bookmarkEnd w:id="20"/>
          </w:p>
        </w:tc>
        <w:tc>
          <w:tcPr>
            <w:tcW w:w="0" w:type="auto"/>
            <w:hideMark/>
          </w:tcPr>
          <w:p w14:paraId="16075605" w14:textId="77777777" w:rsidR="00616959" w:rsidRPr="00616959" w:rsidRDefault="00616959" w:rsidP="00616959">
            <w:pPr>
              <w:pStyle w:val="Balk2"/>
              <w:rPr>
                <w:rFonts w:ascii="Times New Roman" w:hAnsi="Times New Roman" w:cs="Times New Roman"/>
                <w:b w:val="0"/>
                <w:bCs w:val="0"/>
                <w:color w:val="auto"/>
                <w:lang w:val="tr-TR"/>
              </w:rPr>
            </w:pPr>
            <w:bookmarkStart w:id="21" w:name="_Toc229383772"/>
            <w:r w:rsidRPr="00616959">
              <w:rPr>
                <w:rFonts w:ascii="Times New Roman" w:hAnsi="Times New Roman" w:cs="Times New Roman"/>
                <w:b w:val="0"/>
                <w:bCs w:val="0"/>
                <w:color w:val="auto"/>
                <w:lang w:val="tr-TR"/>
              </w:rPr>
              <w:t>Kritik</w:t>
            </w:r>
            <w:bookmarkEnd w:id="21"/>
          </w:p>
        </w:tc>
      </w:tr>
      <w:tr w:rsidR="00616959" w:rsidRPr="00616959" w14:paraId="6DA7902A" w14:textId="77777777" w:rsidTr="00616959">
        <w:tc>
          <w:tcPr>
            <w:tcW w:w="0" w:type="auto"/>
            <w:hideMark/>
          </w:tcPr>
          <w:p w14:paraId="50E55E0B" w14:textId="77777777" w:rsidR="00616959" w:rsidRPr="00616959" w:rsidRDefault="00616959" w:rsidP="00616959">
            <w:pPr>
              <w:pStyle w:val="Balk2"/>
              <w:rPr>
                <w:rFonts w:ascii="Times New Roman" w:hAnsi="Times New Roman" w:cs="Times New Roman"/>
                <w:color w:val="auto"/>
                <w:lang w:val="tr-TR"/>
              </w:rPr>
            </w:pPr>
            <w:bookmarkStart w:id="22" w:name="_Toc229383773"/>
            <w:r w:rsidRPr="00616959">
              <w:rPr>
                <w:rFonts w:ascii="Times New Roman" w:hAnsi="Times New Roman" w:cs="Times New Roman"/>
                <w:color w:val="auto"/>
                <w:lang w:val="tr-TR"/>
              </w:rPr>
              <w:t>CSV Dışa Aktarma</w:t>
            </w:r>
            <w:bookmarkEnd w:id="22"/>
          </w:p>
        </w:tc>
        <w:tc>
          <w:tcPr>
            <w:tcW w:w="0" w:type="auto"/>
            <w:hideMark/>
          </w:tcPr>
          <w:p w14:paraId="0A55AC82" w14:textId="77777777" w:rsidR="00616959" w:rsidRPr="00616959" w:rsidRDefault="00616959" w:rsidP="00616959">
            <w:pPr>
              <w:pStyle w:val="Balk2"/>
              <w:rPr>
                <w:rFonts w:ascii="Times New Roman" w:hAnsi="Times New Roman" w:cs="Times New Roman"/>
                <w:b w:val="0"/>
                <w:bCs w:val="0"/>
                <w:color w:val="auto"/>
                <w:lang w:val="tr-TR"/>
              </w:rPr>
            </w:pPr>
            <w:bookmarkStart w:id="23" w:name="_Toc229383774"/>
            <w:r w:rsidRPr="00616959">
              <w:rPr>
                <w:rFonts w:ascii="Times New Roman" w:hAnsi="Times New Roman" w:cs="Times New Roman"/>
                <w:b w:val="0"/>
                <w:bCs w:val="0"/>
                <w:color w:val="auto"/>
                <w:lang w:val="tr-TR"/>
              </w:rPr>
              <w:t>Kritik</w:t>
            </w:r>
            <w:bookmarkEnd w:id="23"/>
          </w:p>
        </w:tc>
        <w:tc>
          <w:tcPr>
            <w:tcW w:w="0" w:type="auto"/>
            <w:hideMark/>
          </w:tcPr>
          <w:p w14:paraId="13C7A8E8" w14:textId="77777777" w:rsidR="00616959" w:rsidRPr="00616959" w:rsidRDefault="00616959" w:rsidP="00616959">
            <w:pPr>
              <w:pStyle w:val="Balk2"/>
              <w:rPr>
                <w:rFonts w:ascii="Times New Roman" w:hAnsi="Times New Roman" w:cs="Times New Roman"/>
                <w:b w:val="0"/>
                <w:bCs w:val="0"/>
                <w:color w:val="auto"/>
                <w:lang w:val="tr-TR"/>
              </w:rPr>
            </w:pPr>
            <w:bookmarkStart w:id="24" w:name="_Toc229383775"/>
            <w:r w:rsidRPr="00616959">
              <w:rPr>
                <w:rFonts w:ascii="Times New Roman" w:hAnsi="Times New Roman" w:cs="Times New Roman"/>
                <w:b w:val="0"/>
                <w:bCs w:val="0"/>
                <w:color w:val="auto"/>
                <w:lang w:val="tr-TR"/>
              </w:rPr>
              <w:t>Orta</w:t>
            </w:r>
            <w:bookmarkEnd w:id="24"/>
          </w:p>
        </w:tc>
      </w:tr>
    </w:tbl>
    <w:p w14:paraId="3D1B1E52" w14:textId="4BD3C7EA" w:rsidR="00052761" w:rsidRDefault="0006423C">
      <w:pPr>
        <w:pStyle w:val="Balk2"/>
      </w:pPr>
      <w:bookmarkStart w:id="25" w:name="_Toc229383776"/>
      <w:r>
        <w:t>2.3. Jobs To Be Done (JTBD)</w:t>
      </w:r>
      <w:bookmarkEnd w:id="25"/>
    </w:p>
    <w:p w14:paraId="3D67FDB1" w14:textId="77777777" w:rsidR="007320A7" w:rsidRPr="007320A7" w:rsidRDefault="007320A7" w:rsidP="007320A7">
      <w:pPr>
        <w:numPr>
          <w:ilvl w:val="0"/>
          <w:numId w:val="14"/>
        </w:numPr>
        <w:rPr>
          <w:lang w:val="tr-TR"/>
        </w:rPr>
      </w:pPr>
      <w:r w:rsidRPr="007320A7">
        <w:rPr>
          <w:lang w:val="tr-TR"/>
        </w:rPr>
        <w:t>"</w:t>
      </w:r>
      <w:proofErr w:type="spellStart"/>
      <w:r w:rsidRPr="007320A7">
        <w:rPr>
          <w:lang w:val="tr-TR"/>
        </w:rPr>
        <w:t>When</w:t>
      </w:r>
      <w:proofErr w:type="spellEnd"/>
      <w:r w:rsidRPr="007320A7">
        <w:rPr>
          <w:lang w:val="tr-TR"/>
        </w:rPr>
        <w:t xml:space="preserve"> I'm </w:t>
      </w:r>
      <w:r w:rsidRPr="007320A7">
        <w:rPr>
          <w:b/>
          <w:bCs/>
          <w:lang w:val="tr-TR"/>
        </w:rPr>
        <w:t>büyük bir dosya indirdiğimde</w:t>
      </w:r>
      <w:r w:rsidRPr="007320A7">
        <w:rPr>
          <w:lang w:val="tr-TR"/>
        </w:rPr>
        <w:t xml:space="preserve">, I </w:t>
      </w:r>
      <w:proofErr w:type="spellStart"/>
      <w:r w:rsidRPr="007320A7">
        <w:rPr>
          <w:lang w:val="tr-TR"/>
        </w:rPr>
        <w:t>want</w:t>
      </w:r>
      <w:proofErr w:type="spellEnd"/>
      <w:r w:rsidRPr="007320A7">
        <w:rPr>
          <w:lang w:val="tr-TR"/>
        </w:rPr>
        <w:t xml:space="preserve"> </w:t>
      </w:r>
      <w:proofErr w:type="spellStart"/>
      <w:r w:rsidRPr="007320A7">
        <w:rPr>
          <w:lang w:val="tr-TR"/>
        </w:rPr>
        <w:t>to</w:t>
      </w:r>
      <w:proofErr w:type="spellEnd"/>
      <w:r w:rsidRPr="007320A7">
        <w:rPr>
          <w:lang w:val="tr-TR"/>
        </w:rPr>
        <w:t> </w:t>
      </w:r>
      <w:r w:rsidRPr="007320A7">
        <w:rPr>
          <w:b/>
          <w:bCs/>
          <w:lang w:val="tr-TR"/>
        </w:rPr>
        <w:t>hızlıca istatistikleri ve grafiksel dağılımı görmek</w:t>
      </w:r>
      <w:r w:rsidRPr="007320A7">
        <w:rPr>
          <w:lang w:val="tr-TR"/>
        </w:rPr>
        <w:t xml:space="preserve">, </w:t>
      </w:r>
      <w:proofErr w:type="spellStart"/>
      <w:r w:rsidRPr="007320A7">
        <w:rPr>
          <w:lang w:val="tr-TR"/>
        </w:rPr>
        <w:t>so</w:t>
      </w:r>
      <w:proofErr w:type="spellEnd"/>
      <w:r w:rsidRPr="007320A7">
        <w:rPr>
          <w:lang w:val="tr-TR"/>
        </w:rPr>
        <w:t xml:space="preserve"> I can </w:t>
      </w:r>
      <w:r w:rsidRPr="007320A7">
        <w:rPr>
          <w:b/>
          <w:bCs/>
          <w:lang w:val="tr-TR"/>
        </w:rPr>
        <w:t>anormal değerleri tespit edebilmek</w:t>
      </w:r>
      <w:r w:rsidRPr="007320A7">
        <w:rPr>
          <w:lang w:val="tr-TR"/>
        </w:rPr>
        <w:t>."</w:t>
      </w:r>
    </w:p>
    <w:p w14:paraId="597C36C8" w14:textId="77777777" w:rsidR="007320A7" w:rsidRPr="007320A7" w:rsidRDefault="007320A7" w:rsidP="007320A7">
      <w:pPr>
        <w:numPr>
          <w:ilvl w:val="0"/>
          <w:numId w:val="14"/>
        </w:numPr>
        <w:rPr>
          <w:lang w:val="tr-TR"/>
        </w:rPr>
      </w:pPr>
      <w:r w:rsidRPr="007320A7">
        <w:rPr>
          <w:lang w:val="tr-TR"/>
        </w:rPr>
        <w:t>"</w:t>
      </w:r>
      <w:proofErr w:type="spellStart"/>
      <w:r w:rsidRPr="007320A7">
        <w:rPr>
          <w:lang w:val="tr-TR"/>
        </w:rPr>
        <w:t>When</w:t>
      </w:r>
      <w:proofErr w:type="spellEnd"/>
      <w:r w:rsidRPr="007320A7">
        <w:rPr>
          <w:lang w:val="tr-TR"/>
        </w:rPr>
        <w:t xml:space="preserve"> I'm </w:t>
      </w:r>
      <w:r w:rsidRPr="007320A7">
        <w:rPr>
          <w:b/>
          <w:bCs/>
          <w:lang w:val="tr-TR"/>
        </w:rPr>
        <w:t>gizli şirket verisi incelerken</w:t>
      </w:r>
      <w:r w:rsidRPr="007320A7">
        <w:rPr>
          <w:lang w:val="tr-TR"/>
        </w:rPr>
        <w:t xml:space="preserve">, I </w:t>
      </w:r>
      <w:proofErr w:type="spellStart"/>
      <w:r w:rsidRPr="007320A7">
        <w:rPr>
          <w:lang w:val="tr-TR"/>
        </w:rPr>
        <w:t>want</w:t>
      </w:r>
      <w:proofErr w:type="spellEnd"/>
      <w:r w:rsidRPr="007320A7">
        <w:rPr>
          <w:lang w:val="tr-TR"/>
        </w:rPr>
        <w:t xml:space="preserve"> </w:t>
      </w:r>
      <w:proofErr w:type="spellStart"/>
      <w:r w:rsidRPr="007320A7">
        <w:rPr>
          <w:lang w:val="tr-TR"/>
        </w:rPr>
        <w:t>to</w:t>
      </w:r>
      <w:proofErr w:type="spellEnd"/>
      <w:r w:rsidRPr="007320A7">
        <w:rPr>
          <w:lang w:val="tr-TR"/>
        </w:rPr>
        <w:t> </w:t>
      </w:r>
      <w:r w:rsidRPr="007320A7">
        <w:rPr>
          <w:b/>
          <w:bCs/>
          <w:lang w:val="tr-TR"/>
        </w:rPr>
        <w:t>dosyayı internete yüklemeden lokal olarak işlemek</w:t>
      </w:r>
      <w:r w:rsidRPr="007320A7">
        <w:rPr>
          <w:lang w:val="tr-TR"/>
        </w:rPr>
        <w:t xml:space="preserve">, </w:t>
      </w:r>
      <w:proofErr w:type="spellStart"/>
      <w:r w:rsidRPr="007320A7">
        <w:rPr>
          <w:lang w:val="tr-TR"/>
        </w:rPr>
        <w:t>so</w:t>
      </w:r>
      <w:proofErr w:type="spellEnd"/>
      <w:r w:rsidRPr="007320A7">
        <w:rPr>
          <w:lang w:val="tr-TR"/>
        </w:rPr>
        <w:t xml:space="preserve"> I can </w:t>
      </w:r>
      <w:r w:rsidRPr="007320A7">
        <w:rPr>
          <w:b/>
          <w:bCs/>
          <w:lang w:val="tr-TR"/>
        </w:rPr>
        <w:t>veri ihlali riskinden %100 kaçınmak</w:t>
      </w:r>
      <w:r w:rsidRPr="007320A7">
        <w:rPr>
          <w:lang w:val="tr-TR"/>
        </w:rPr>
        <w:t>."</w:t>
      </w:r>
    </w:p>
    <w:p w14:paraId="3F949E25" w14:textId="7A681D91" w:rsidR="007320A7" w:rsidRDefault="007320A7" w:rsidP="00BD3892">
      <w:pPr>
        <w:numPr>
          <w:ilvl w:val="0"/>
          <w:numId w:val="14"/>
        </w:numPr>
        <w:rPr>
          <w:lang w:val="tr-TR"/>
        </w:rPr>
      </w:pPr>
      <w:r w:rsidRPr="007320A7">
        <w:rPr>
          <w:lang w:val="tr-TR"/>
        </w:rPr>
        <w:t>"</w:t>
      </w:r>
      <w:proofErr w:type="spellStart"/>
      <w:r w:rsidRPr="007320A7">
        <w:rPr>
          <w:lang w:val="tr-TR"/>
        </w:rPr>
        <w:t>When</w:t>
      </w:r>
      <w:proofErr w:type="spellEnd"/>
      <w:r w:rsidRPr="007320A7">
        <w:rPr>
          <w:lang w:val="tr-TR"/>
        </w:rPr>
        <w:t xml:space="preserve"> I'm </w:t>
      </w:r>
      <w:r w:rsidRPr="007320A7">
        <w:rPr>
          <w:b/>
          <w:bCs/>
          <w:lang w:val="tr-TR"/>
        </w:rPr>
        <w:t>bilgisayarıma bir program kurmaya üşendiğimde</w:t>
      </w:r>
      <w:r w:rsidRPr="007320A7">
        <w:rPr>
          <w:lang w:val="tr-TR"/>
        </w:rPr>
        <w:t xml:space="preserve">, I </w:t>
      </w:r>
      <w:proofErr w:type="spellStart"/>
      <w:r w:rsidRPr="007320A7">
        <w:rPr>
          <w:lang w:val="tr-TR"/>
        </w:rPr>
        <w:t>want</w:t>
      </w:r>
      <w:proofErr w:type="spellEnd"/>
      <w:r w:rsidRPr="007320A7">
        <w:rPr>
          <w:lang w:val="tr-TR"/>
        </w:rPr>
        <w:t xml:space="preserve"> </w:t>
      </w:r>
      <w:proofErr w:type="spellStart"/>
      <w:r w:rsidRPr="007320A7">
        <w:rPr>
          <w:lang w:val="tr-TR"/>
        </w:rPr>
        <w:t>to</w:t>
      </w:r>
      <w:proofErr w:type="spellEnd"/>
      <w:r w:rsidRPr="007320A7">
        <w:rPr>
          <w:lang w:val="tr-TR"/>
        </w:rPr>
        <w:t> </w:t>
      </w:r>
      <w:r w:rsidRPr="007320A7">
        <w:rPr>
          <w:b/>
          <w:bCs/>
          <w:lang w:val="tr-TR"/>
        </w:rPr>
        <w:t>sadece bir web linkine tıklayarak analiz yapabilmek</w:t>
      </w:r>
      <w:r w:rsidRPr="007320A7">
        <w:rPr>
          <w:lang w:val="tr-TR"/>
        </w:rPr>
        <w:t xml:space="preserve">, </w:t>
      </w:r>
      <w:proofErr w:type="spellStart"/>
      <w:r w:rsidRPr="007320A7">
        <w:rPr>
          <w:lang w:val="tr-TR"/>
        </w:rPr>
        <w:t>so</w:t>
      </w:r>
      <w:proofErr w:type="spellEnd"/>
      <w:r w:rsidRPr="007320A7">
        <w:rPr>
          <w:lang w:val="tr-TR"/>
        </w:rPr>
        <w:t xml:space="preserve"> I can </w:t>
      </w:r>
      <w:r w:rsidRPr="007320A7">
        <w:rPr>
          <w:b/>
          <w:bCs/>
          <w:lang w:val="tr-TR"/>
        </w:rPr>
        <w:t>vakit kazanmak</w:t>
      </w:r>
      <w:r w:rsidRPr="007320A7">
        <w:rPr>
          <w:lang w:val="tr-TR"/>
        </w:rPr>
        <w:t>.</w:t>
      </w:r>
    </w:p>
    <w:p w14:paraId="3756E587" w14:textId="77777777" w:rsidR="00BD3892" w:rsidRDefault="00BD3892" w:rsidP="00BD3892">
      <w:pPr>
        <w:rPr>
          <w:lang w:val="tr-TR"/>
        </w:rPr>
      </w:pPr>
    </w:p>
    <w:p w14:paraId="536A6CCD" w14:textId="77777777" w:rsidR="00BD3892" w:rsidRDefault="00BD3892" w:rsidP="00BD3892">
      <w:pPr>
        <w:rPr>
          <w:lang w:val="tr-TR"/>
        </w:rPr>
      </w:pPr>
    </w:p>
    <w:p w14:paraId="776CC881" w14:textId="77777777" w:rsidR="00BD3892" w:rsidRDefault="00BD3892" w:rsidP="00BD3892">
      <w:pPr>
        <w:rPr>
          <w:lang w:val="tr-TR"/>
        </w:rPr>
      </w:pPr>
    </w:p>
    <w:p w14:paraId="551F39F3" w14:textId="77777777" w:rsidR="00BD3892" w:rsidRDefault="00BD3892" w:rsidP="00BD3892">
      <w:pPr>
        <w:rPr>
          <w:lang w:val="tr-TR"/>
        </w:rPr>
      </w:pPr>
    </w:p>
    <w:p w14:paraId="2A71605E" w14:textId="77777777" w:rsidR="00BD3892" w:rsidRDefault="00BD3892" w:rsidP="00BD3892">
      <w:pPr>
        <w:rPr>
          <w:lang w:val="tr-TR"/>
        </w:rPr>
      </w:pPr>
    </w:p>
    <w:p w14:paraId="4F4931D7" w14:textId="77777777" w:rsidR="00BD3892" w:rsidRDefault="00BD3892" w:rsidP="00BD3892">
      <w:pPr>
        <w:rPr>
          <w:lang w:val="tr-TR"/>
        </w:rPr>
      </w:pPr>
    </w:p>
    <w:p w14:paraId="1D1D2B5F" w14:textId="77777777" w:rsidR="00BD3892" w:rsidRDefault="00BD3892" w:rsidP="00BD3892">
      <w:pPr>
        <w:rPr>
          <w:lang w:val="tr-TR"/>
        </w:rPr>
      </w:pPr>
    </w:p>
    <w:p w14:paraId="6D8757F2" w14:textId="77777777" w:rsidR="00BD3892" w:rsidRPr="00BD3892" w:rsidRDefault="00BD3892" w:rsidP="00BD3892">
      <w:pPr>
        <w:rPr>
          <w:lang w:val="tr-TR"/>
        </w:rPr>
      </w:pPr>
    </w:p>
    <w:p w14:paraId="0F39DF0D" w14:textId="77777777" w:rsidR="00052761" w:rsidRDefault="0006423C">
      <w:pPr>
        <w:pStyle w:val="Balk2"/>
      </w:pPr>
      <w:bookmarkStart w:id="26" w:name="_Toc229383777"/>
      <w:r>
        <w:lastRenderedPageBreak/>
        <w:t xml:space="preserve">2.4. Ana </w:t>
      </w:r>
      <w:proofErr w:type="spellStart"/>
      <w:r>
        <w:t>Özellikler</w:t>
      </w:r>
      <w:proofErr w:type="spellEnd"/>
      <w:r>
        <w:t xml:space="preserve"> </w:t>
      </w:r>
      <w:proofErr w:type="spellStart"/>
      <w:r>
        <w:t>ve</w:t>
      </w:r>
      <w:proofErr w:type="spellEnd"/>
      <w:r>
        <w:t xml:space="preserve"> </w:t>
      </w:r>
      <w:proofErr w:type="spellStart"/>
      <w:r>
        <w:t>Kullanıcı</w:t>
      </w:r>
      <w:proofErr w:type="spellEnd"/>
      <w:r>
        <w:t xml:space="preserve"> </w:t>
      </w:r>
      <w:proofErr w:type="spellStart"/>
      <w:r>
        <w:t>Hikâyeleri</w:t>
      </w:r>
      <w:proofErr w:type="spellEnd"/>
      <w:r>
        <w:t xml:space="preserve"> (User Stories)</w:t>
      </w:r>
      <w:bookmarkEnd w:id="26"/>
    </w:p>
    <w:p w14:paraId="3A2EBDF4" w14:textId="1BE66477" w:rsidR="00052761" w:rsidRDefault="00316E6B" w:rsidP="00316E6B">
      <w:pPr>
        <w:pStyle w:val="ResimYazs"/>
        <w:keepNext/>
      </w:pPr>
      <w:bookmarkStart w:id="27" w:name="_Toc229383851"/>
      <w:r>
        <w:t xml:space="preserve">Table </w:t>
      </w:r>
      <w:fldSimple w:instr=" SEQ Table \* ARABIC ">
        <w:r w:rsidR="004A22D7">
          <w:rPr>
            <w:noProof/>
          </w:rPr>
          <w:t>4</w:t>
        </w:r>
      </w:fldSimple>
      <w:r w:rsidRPr="00866DAC">
        <w:t xml:space="preserve">: MVP </w:t>
      </w:r>
      <w:proofErr w:type="spellStart"/>
      <w:r w:rsidRPr="00866DAC">
        <w:t>Kapsamındaki</w:t>
      </w:r>
      <w:proofErr w:type="spellEnd"/>
      <w:r w:rsidRPr="00866DAC">
        <w:t xml:space="preserve"> Temel </w:t>
      </w:r>
      <w:proofErr w:type="spellStart"/>
      <w:r w:rsidRPr="00866DAC">
        <w:t>Özellikler</w:t>
      </w:r>
      <w:bookmarkEnd w:id="27"/>
      <w:proofErr w:type="spellEnd"/>
    </w:p>
    <w:tbl>
      <w:tblPr>
        <w:tblStyle w:val="AkKlavuz-Vurgu1"/>
        <w:tblW w:w="9070" w:type="dxa"/>
        <w:jc w:val="center"/>
        <w:tblLayout w:type="fixed"/>
        <w:tblLook w:val="04A0" w:firstRow="1" w:lastRow="0" w:firstColumn="1" w:lastColumn="0" w:noHBand="0" w:noVBand="1"/>
      </w:tblPr>
      <w:tblGrid>
        <w:gridCol w:w="4535"/>
        <w:gridCol w:w="4535"/>
      </w:tblGrid>
      <w:tr w:rsidR="00BD3892" w14:paraId="57E229C3" w14:textId="77777777" w:rsidTr="00BD38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shd w:val="clear" w:color="auto" w:fill="1F4E78"/>
            <w:vAlign w:val="center"/>
          </w:tcPr>
          <w:p w14:paraId="2E3A1761" w14:textId="3930B1C0" w:rsidR="00BD3892" w:rsidRPr="00BD3892" w:rsidRDefault="00BD3892" w:rsidP="00BD3892">
            <w:pPr>
              <w:ind w:firstLine="0"/>
              <w:rPr>
                <w:color w:val="FFFFFF" w:themeColor="background1"/>
                <w:sz w:val="20"/>
                <w:szCs w:val="20"/>
              </w:rPr>
            </w:pPr>
            <w:proofErr w:type="spellStart"/>
            <w:r w:rsidRPr="00BD3892">
              <w:rPr>
                <w:color w:val="FFFFFF" w:themeColor="background1"/>
                <w:sz w:val="20"/>
                <w:szCs w:val="20"/>
              </w:rPr>
              <w:t>Özellik</w:t>
            </w:r>
            <w:proofErr w:type="spellEnd"/>
          </w:p>
        </w:tc>
        <w:tc>
          <w:tcPr>
            <w:tcW w:w="4535" w:type="dxa"/>
            <w:tcBorders>
              <w:top w:val="single" w:sz="4" w:space="0" w:color="7F7F7F"/>
              <w:left w:val="single" w:sz="4" w:space="0" w:color="7F7F7F"/>
              <w:bottom w:val="single" w:sz="4" w:space="0" w:color="7F7F7F"/>
              <w:right w:val="single" w:sz="4" w:space="0" w:color="7F7F7F"/>
            </w:tcBorders>
            <w:shd w:val="clear" w:color="auto" w:fill="1F4E78"/>
            <w:vAlign w:val="center"/>
          </w:tcPr>
          <w:p w14:paraId="059FA0A2" w14:textId="0C26982C" w:rsidR="00BD3892" w:rsidRPr="00BD3892" w:rsidRDefault="00BD3892" w:rsidP="00BD3892">
            <w:pPr>
              <w:ind w:firstLine="0"/>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proofErr w:type="spellStart"/>
            <w:r w:rsidRPr="00BD3892">
              <w:rPr>
                <w:color w:val="FFFFFF" w:themeColor="background1"/>
                <w:sz w:val="20"/>
                <w:szCs w:val="20"/>
              </w:rPr>
              <w:t>Açıklama</w:t>
            </w:r>
            <w:proofErr w:type="spellEnd"/>
            <w:r w:rsidRPr="00BD3892">
              <w:rPr>
                <w:color w:val="FFFFFF" w:themeColor="background1"/>
                <w:sz w:val="20"/>
                <w:szCs w:val="20"/>
              </w:rPr>
              <w:t xml:space="preserve"> / </w:t>
            </w:r>
            <w:proofErr w:type="spellStart"/>
            <w:r w:rsidRPr="00BD3892">
              <w:rPr>
                <w:color w:val="FFFFFF" w:themeColor="background1"/>
                <w:sz w:val="20"/>
                <w:szCs w:val="20"/>
              </w:rPr>
              <w:t>Öncelik</w:t>
            </w:r>
            <w:proofErr w:type="spellEnd"/>
          </w:p>
        </w:tc>
      </w:tr>
      <w:tr w:rsidR="00BD3892" w14:paraId="7CCDE902" w14:textId="77777777" w:rsidTr="00BD38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1A68FF8D" w14:textId="421AF142" w:rsidR="00BD3892" w:rsidRPr="00BD3892" w:rsidRDefault="00BD3892" w:rsidP="00BD3892">
            <w:pPr>
              <w:ind w:firstLine="0"/>
              <w:rPr>
                <w:color w:val="000000" w:themeColor="text1"/>
                <w:sz w:val="20"/>
                <w:szCs w:val="20"/>
              </w:rPr>
            </w:pPr>
            <w:r w:rsidRPr="00BD3892">
              <w:rPr>
                <w:color w:val="000000" w:themeColor="text1"/>
                <w:sz w:val="20"/>
                <w:szCs w:val="20"/>
              </w:rPr>
              <w:t xml:space="preserve">Dosya </w:t>
            </w:r>
            <w:proofErr w:type="spellStart"/>
            <w:r w:rsidRPr="00BD3892">
              <w:rPr>
                <w:color w:val="000000" w:themeColor="text1"/>
                <w:sz w:val="20"/>
                <w:szCs w:val="20"/>
              </w:rPr>
              <w:t>yükle</w:t>
            </w:r>
            <w:proofErr w:type="spellEnd"/>
            <w:r w:rsidRPr="00BD3892">
              <w:rPr>
                <w:color w:val="000000" w:themeColor="text1"/>
                <w:sz w:val="20"/>
                <w:szCs w:val="20"/>
              </w:rPr>
              <w:t xml:space="preserve"> (drag-drop) — 100 MB+ CSV</w:t>
            </w:r>
          </w:p>
        </w:tc>
        <w:tc>
          <w:tcPr>
            <w:tcW w:w="4535" w:type="dxa"/>
            <w:tcBorders>
              <w:top w:val="single" w:sz="4" w:space="0" w:color="7F7F7F"/>
              <w:left w:val="single" w:sz="4" w:space="0" w:color="7F7F7F"/>
              <w:bottom w:val="single" w:sz="4" w:space="0" w:color="7F7F7F"/>
              <w:right w:val="single" w:sz="4" w:space="0" w:color="7F7F7F"/>
            </w:tcBorders>
            <w:vAlign w:val="center"/>
          </w:tcPr>
          <w:p w14:paraId="4920724E" w14:textId="6DAAB8EC" w:rsidR="00BD3892" w:rsidRPr="00BD3892" w:rsidRDefault="00BD3892" w:rsidP="00BD3892">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D3892">
              <w:rPr>
                <w:color w:val="000000" w:themeColor="text1"/>
                <w:sz w:val="20"/>
                <w:szCs w:val="20"/>
              </w:rPr>
              <w:t>Must-have / V1</w:t>
            </w:r>
          </w:p>
        </w:tc>
      </w:tr>
      <w:tr w:rsidR="00BD3892" w14:paraId="1EA55A24" w14:textId="77777777" w:rsidTr="00BD38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0270E74B" w14:textId="1359ADA2" w:rsidR="00BD3892" w:rsidRPr="00BD3892" w:rsidRDefault="00BD3892" w:rsidP="00BD3892">
            <w:pPr>
              <w:ind w:firstLine="0"/>
              <w:rPr>
                <w:color w:val="000000" w:themeColor="text1"/>
                <w:sz w:val="20"/>
                <w:szCs w:val="20"/>
              </w:rPr>
            </w:pPr>
            <w:r w:rsidRPr="00BD3892">
              <w:rPr>
                <w:color w:val="000000" w:themeColor="text1"/>
                <w:sz w:val="20"/>
                <w:szCs w:val="20"/>
              </w:rPr>
              <w:t xml:space="preserve">Web Worker </w:t>
            </w:r>
            <w:proofErr w:type="spellStart"/>
            <w:r w:rsidRPr="00BD3892">
              <w:rPr>
                <w:color w:val="000000" w:themeColor="text1"/>
                <w:sz w:val="20"/>
                <w:szCs w:val="20"/>
              </w:rPr>
              <w:t>ile</w:t>
            </w:r>
            <w:proofErr w:type="spellEnd"/>
            <w:r w:rsidRPr="00BD3892">
              <w:rPr>
                <w:color w:val="000000" w:themeColor="text1"/>
                <w:sz w:val="20"/>
                <w:szCs w:val="20"/>
              </w:rPr>
              <w:t xml:space="preserve"> </w:t>
            </w:r>
            <w:proofErr w:type="spellStart"/>
            <w:r w:rsidRPr="00BD3892">
              <w:rPr>
                <w:color w:val="000000" w:themeColor="text1"/>
                <w:sz w:val="20"/>
                <w:szCs w:val="20"/>
              </w:rPr>
              <w:t>arka</w:t>
            </w:r>
            <w:proofErr w:type="spellEnd"/>
            <w:r w:rsidRPr="00BD3892">
              <w:rPr>
                <w:color w:val="000000" w:themeColor="text1"/>
                <w:sz w:val="20"/>
                <w:szCs w:val="20"/>
              </w:rPr>
              <w:t xml:space="preserve"> </w:t>
            </w:r>
            <w:proofErr w:type="spellStart"/>
            <w:r w:rsidRPr="00BD3892">
              <w:rPr>
                <w:color w:val="000000" w:themeColor="text1"/>
                <w:sz w:val="20"/>
                <w:szCs w:val="20"/>
              </w:rPr>
              <w:t>planda</w:t>
            </w:r>
            <w:proofErr w:type="spellEnd"/>
            <w:r w:rsidRPr="00BD3892">
              <w:rPr>
                <w:color w:val="000000" w:themeColor="text1"/>
                <w:sz w:val="20"/>
                <w:szCs w:val="20"/>
              </w:rPr>
              <w:t xml:space="preserve"> Parsing</w:t>
            </w:r>
          </w:p>
        </w:tc>
        <w:tc>
          <w:tcPr>
            <w:tcW w:w="4535" w:type="dxa"/>
            <w:tcBorders>
              <w:top w:val="single" w:sz="4" w:space="0" w:color="7F7F7F"/>
              <w:left w:val="single" w:sz="4" w:space="0" w:color="7F7F7F"/>
              <w:bottom w:val="single" w:sz="4" w:space="0" w:color="7F7F7F"/>
              <w:right w:val="single" w:sz="4" w:space="0" w:color="7F7F7F"/>
            </w:tcBorders>
            <w:vAlign w:val="center"/>
          </w:tcPr>
          <w:p w14:paraId="4065DB93" w14:textId="6CBABB36" w:rsidR="00BD3892" w:rsidRPr="00BD3892" w:rsidRDefault="00BD3892" w:rsidP="00BD3892">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r w:rsidRPr="00BD3892">
              <w:rPr>
                <w:color w:val="000000" w:themeColor="text1"/>
                <w:sz w:val="20"/>
                <w:szCs w:val="20"/>
              </w:rPr>
              <w:t>Must-have / V1</w:t>
            </w:r>
          </w:p>
        </w:tc>
      </w:tr>
      <w:tr w:rsidR="00BD3892" w14:paraId="0BB36D6F" w14:textId="77777777" w:rsidTr="00BD38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487FE959" w14:textId="52CEB954" w:rsidR="00BD3892" w:rsidRPr="00BD3892" w:rsidRDefault="00BD3892" w:rsidP="00BD3892">
            <w:pPr>
              <w:ind w:firstLine="0"/>
              <w:rPr>
                <w:color w:val="000000" w:themeColor="text1"/>
                <w:sz w:val="20"/>
                <w:szCs w:val="20"/>
              </w:rPr>
            </w:pPr>
            <w:proofErr w:type="spellStart"/>
            <w:r w:rsidRPr="00BD3892">
              <w:rPr>
                <w:color w:val="000000" w:themeColor="text1"/>
                <w:sz w:val="20"/>
                <w:szCs w:val="20"/>
              </w:rPr>
              <w:t>Filtreleme</w:t>
            </w:r>
            <w:proofErr w:type="spellEnd"/>
            <w:r w:rsidRPr="00BD3892">
              <w:rPr>
                <w:color w:val="000000" w:themeColor="text1"/>
                <w:sz w:val="20"/>
                <w:szCs w:val="20"/>
              </w:rPr>
              <w:t xml:space="preserve"> </w:t>
            </w:r>
            <w:proofErr w:type="spellStart"/>
            <w:r w:rsidRPr="00BD3892">
              <w:rPr>
                <w:color w:val="000000" w:themeColor="text1"/>
                <w:sz w:val="20"/>
                <w:szCs w:val="20"/>
              </w:rPr>
              <w:t>ve</w:t>
            </w:r>
            <w:proofErr w:type="spellEnd"/>
            <w:r w:rsidRPr="00BD3892">
              <w:rPr>
                <w:color w:val="000000" w:themeColor="text1"/>
                <w:sz w:val="20"/>
                <w:szCs w:val="20"/>
              </w:rPr>
              <w:t xml:space="preserve"> Arama </w:t>
            </w:r>
            <w:proofErr w:type="spellStart"/>
            <w:r w:rsidRPr="00BD3892">
              <w:rPr>
                <w:color w:val="000000" w:themeColor="text1"/>
                <w:sz w:val="20"/>
                <w:szCs w:val="20"/>
              </w:rPr>
              <w:t>işlemleri</w:t>
            </w:r>
            <w:proofErr w:type="spellEnd"/>
          </w:p>
        </w:tc>
        <w:tc>
          <w:tcPr>
            <w:tcW w:w="4535" w:type="dxa"/>
            <w:tcBorders>
              <w:top w:val="single" w:sz="4" w:space="0" w:color="7F7F7F"/>
              <w:left w:val="single" w:sz="4" w:space="0" w:color="7F7F7F"/>
              <w:bottom w:val="single" w:sz="4" w:space="0" w:color="7F7F7F"/>
              <w:right w:val="single" w:sz="4" w:space="0" w:color="7F7F7F"/>
            </w:tcBorders>
            <w:vAlign w:val="center"/>
          </w:tcPr>
          <w:p w14:paraId="6E27E61A" w14:textId="6543B590" w:rsidR="00BD3892" w:rsidRPr="00BD3892" w:rsidRDefault="00BD3892" w:rsidP="00BD3892">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D3892">
              <w:rPr>
                <w:color w:val="000000" w:themeColor="text1"/>
                <w:sz w:val="20"/>
                <w:szCs w:val="20"/>
              </w:rPr>
              <w:t>Must-have / V1</w:t>
            </w:r>
          </w:p>
        </w:tc>
      </w:tr>
      <w:tr w:rsidR="00BD3892" w14:paraId="4B1C2D2A" w14:textId="77777777" w:rsidTr="00BD38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7D79E3B5" w14:textId="1FEBB7BA" w:rsidR="00BD3892" w:rsidRPr="00BD3892" w:rsidRDefault="00BD3892" w:rsidP="00BD3892">
            <w:pPr>
              <w:ind w:firstLine="0"/>
              <w:rPr>
                <w:color w:val="000000" w:themeColor="text1"/>
                <w:sz w:val="20"/>
                <w:szCs w:val="20"/>
              </w:rPr>
            </w:pPr>
            <w:r w:rsidRPr="00BD3892">
              <w:rPr>
                <w:color w:val="000000" w:themeColor="text1"/>
                <w:sz w:val="20"/>
                <w:szCs w:val="20"/>
              </w:rPr>
              <w:t xml:space="preserve">Chart.js </w:t>
            </w:r>
            <w:proofErr w:type="spellStart"/>
            <w:r w:rsidRPr="00BD3892">
              <w:rPr>
                <w:color w:val="000000" w:themeColor="text1"/>
                <w:sz w:val="20"/>
                <w:szCs w:val="20"/>
              </w:rPr>
              <w:t>ile</w:t>
            </w:r>
            <w:proofErr w:type="spellEnd"/>
            <w:r w:rsidRPr="00BD3892">
              <w:rPr>
                <w:color w:val="000000" w:themeColor="text1"/>
                <w:sz w:val="20"/>
                <w:szCs w:val="20"/>
              </w:rPr>
              <w:t xml:space="preserve"> </w:t>
            </w:r>
            <w:proofErr w:type="spellStart"/>
            <w:r w:rsidRPr="00BD3892">
              <w:rPr>
                <w:color w:val="000000" w:themeColor="text1"/>
                <w:sz w:val="20"/>
                <w:szCs w:val="20"/>
              </w:rPr>
              <w:t>anlık</w:t>
            </w:r>
            <w:proofErr w:type="spellEnd"/>
            <w:r w:rsidRPr="00BD3892">
              <w:rPr>
                <w:color w:val="000000" w:themeColor="text1"/>
                <w:sz w:val="20"/>
                <w:szCs w:val="20"/>
              </w:rPr>
              <w:t xml:space="preserve"> Histogram </w:t>
            </w:r>
            <w:proofErr w:type="spellStart"/>
            <w:r w:rsidRPr="00BD3892">
              <w:rPr>
                <w:color w:val="000000" w:themeColor="text1"/>
                <w:sz w:val="20"/>
                <w:szCs w:val="20"/>
              </w:rPr>
              <w:t>çizimi</w:t>
            </w:r>
            <w:proofErr w:type="spellEnd"/>
          </w:p>
        </w:tc>
        <w:tc>
          <w:tcPr>
            <w:tcW w:w="4535" w:type="dxa"/>
            <w:tcBorders>
              <w:top w:val="single" w:sz="4" w:space="0" w:color="7F7F7F"/>
              <w:left w:val="single" w:sz="4" w:space="0" w:color="7F7F7F"/>
              <w:bottom w:val="single" w:sz="4" w:space="0" w:color="7F7F7F"/>
              <w:right w:val="single" w:sz="4" w:space="0" w:color="7F7F7F"/>
            </w:tcBorders>
            <w:vAlign w:val="center"/>
          </w:tcPr>
          <w:p w14:paraId="48219349" w14:textId="1EB7696E" w:rsidR="00BD3892" w:rsidRPr="00BD3892" w:rsidRDefault="00BD3892" w:rsidP="00BD3892">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r w:rsidRPr="00BD3892">
              <w:rPr>
                <w:color w:val="000000" w:themeColor="text1"/>
                <w:sz w:val="20"/>
                <w:szCs w:val="20"/>
              </w:rPr>
              <w:t>Must-have / V1</w:t>
            </w:r>
          </w:p>
        </w:tc>
      </w:tr>
      <w:tr w:rsidR="00BD3892" w14:paraId="1A6C870B" w14:textId="77777777" w:rsidTr="00BD38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12FD6F57" w14:textId="28409277" w:rsidR="00BD3892" w:rsidRPr="00BD3892" w:rsidRDefault="00BD3892" w:rsidP="00BD3892">
            <w:pPr>
              <w:ind w:firstLine="0"/>
              <w:rPr>
                <w:color w:val="000000" w:themeColor="text1"/>
                <w:sz w:val="20"/>
                <w:szCs w:val="20"/>
              </w:rPr>
            </w:pPr>
            <w:r w:rsidRPr="00BD3892">
              <w:rPr>
                <w:color w:val="000000" w:themeColor="text1"/>
                <w:sz w:val="20"/>
                <w:szCs w:val="20"/>
              </w:rPr>
              <w:t xml:space="preserve">Export: </w:t>
            </w:r>
            <w:proofErr w:type="spellStart"/>
            <w:r w:rsidRPr="00BD3892">
              <w:rPr>
                <w:color w:val="000000" w:themeColor="text1"/>
                <w:sz w:val="20"/>
                <w:szCs w:val="20"/>
              </w:rPr>
              <w:t>filtrelenmiş</w:t>
            </w:r>
            <w:proofErr w:type="spellEnd"/>
            <w:r w:rsidRPr="00BD3892">
              <w:rPr>
                <w:color w:val="000000" w:themeColor="text1"/>
                <w:sz w:val="20"/>
                <w:szCs w:val="20"/>
              </w:rPr>
              <w:t xml:space="preserve"> </w:t>
            </w:r>
            <w:proofErr w:type="spellStart"/>
            <w:r w:rsidRPr="00BD3892">
              <w:rPr>
                <w:color w:val="000000" w:themeColor="text1"/>
                <w:sz w:val="20"/>
                <w:szCs w:val="20"/>
              </w:rPr>
              <w:t>veriyi</w:t>
            </w:r>
            <w:proofErr w:type="spellEnd"/>
            <w:r w:rsidRPr="00BD3892">
              <w:rPr>
                <w:color w:val="000000" w:themeColor="text1"/>
                <w:sz w:val="20"/>
                <w:szCs w:val="20"/>
              </w:rPr>
              <w:t xml:space="preserve"> CSV/Excel </w:t>
            </w:r>
            <w:proofErr w:type="spellStart"/>
            <w:r w:rsidRPr="00BD3892">
              <w:rPr>
                <w:color w:val="000000" w:themeColor="text1"/>
                <w:sz w:val="20"/>
                <w:szCs w:val="20"/>
              </w:rPr>
              <w:t>aktarma</w:t>
            </w:r>
            <w:proofErr w:type="spellEnd"/>
          </w:p>
        </w:tc>
        <w:tc>
          <w:tcPr>
            <w:tcW w:w="4535" w:type="dxa"/>
            <w:tcBorders>
              <w:top w:val="single" w:sz="4" w:space="0" w:color="7F7F7F"/>
              <w:left w:val="single" w:sz="4" w:space="0" w:color="7F7F7F"/>
              <w:bottom w:val="single" w:sz="4" w:space="0" w:color="7F7F7F"/>
              <w:right w:val="single" w:sz="4" w:space="0" w:color="7F7F7F"/>
            </w:tcBorders>
            <w:vAlign w:val="center"/>
          </w:tcPr>
          <w:p w14:paraId="1FA5103C" w14:textId="328CF42F" w:rsidR="00BD3892" w:rsidRPr="00BD3892" w:rsidRDefault="00BD3892" w:rsidP="00BD3892">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D3892">
              <w:rPr>
                <w:color w:val="000000" w:themeColor="text1"/>
                <w:sz w:val="20"/>
                <w:szCs w:val="20"/>
              </w:rPr>
              <w:t>Must-have / V1</w:t>
            </w:r>
          </w:p>
        </w:tc>
      </w:tr>
      <w:tr w:rsidR="00052761" w14:paraId="71F09194" w14:textId="77777777" w:rsidTr="00BD38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50858225" w14:textId="77777777" w:rsidR="00052761" w:rsidRPr="00BD3892" w:rsidRDefault="0006423C">
            <w:pPr>
              <w:ind w:firstLine="0"/>
              <w:rPr>
                <w:sz w:val="20"/>
                <w:szCs w:val="20"/>
              </w:rPr>
            </w:pPr>
            <w:proofErr w:type="spellStart"/>
            <w:r w:rsidRPr="00BD3892">
              <w:rPr>
                <w:sz w:val="20"/>
                <w:szCs w:val="20"/>
              </w:rPr>
              <w:t>SharedArrayBuffer</w:t>
            </w:r>
            <w:proofErr w:type="spellEnd"/>
            <w:r w:rsidRPr="00BD3892">
              <w:rPr>
                <w:sz w:val="20"/>
                <w:szCs w:val="20"/>
              </w:rPr>
              <w:t xml:space="preserve"> </w:t>
            </w:r>
            <w:proofErr w:type="spellStart"/>
            <w:r w:rsidRPr="00BD3892">
              <w:rPr>
                <w:sz w:val="20"/>
                <w:szCs w:val="20"/>
              </w:rPr>
              <w:t>ile</w:t>
            </w:r>
            <w:proofErr w:type="spellEnd"/>
            <w:r w:rsidRPr="00BD3892">
              <w:rPr>
                <w:sz w:val="20"/>
                <w:szCs w:val="20"/>
              </w:rPr>
              <w:t xml:space="preserve"> zero-copy (</w:t>
            </w:r>
            <w:proofErr w:type="spellStart"/>
            <w:r w:rsidRPr="00BD3892">
              <w:rPr>
                <w:sz w:val="20"/>
                <w:szCs w:val="20"/>
              </w:rPr>
              <w:t>opsiyonel</w:t>
            </w:r>
            <w:proofErr w:type="spellEnd"/>
            <w:r w:rsidRPr="00BD3892">
              <w:rPr>
                <w:sz w:val="20"/>
                <w:szCs w:val="20"/>
              </w:rPr>
              <w:t>)</w:t>
            </w:r>
          </w:p>
        </w:tc>
        <w:tc>
          <w:tcPr>
            <w:tcW w:w="4535" w:type="dxa"/>
            <w:tcBorders>
              <w:top w:val="single" w:sz="4" w:space="0" w:color="7F7F7F"/>
              <w:left w:val="single" w:sz="4" w:space="0" w:color="7F7F7F"/>
              <w:bottom w:val="single" w:sz="4" w:space="0" w:color="7F7F7F"/>
              <w:right w:val="single" w:sz="4" w:space="0" w:color="7F7F7F"/>
            </w:tcBorders>
          </w:tcPr>
          <w:p w14:paraId="2CDE946B" w14:textId="77777777" w:rsidR="00052761" w:rsidRPr="00BD3892" w:rsidRDefault="0006423C">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BD3892">
              <w:rPr>
                <w:sz w:val="20"/>
                <w:szCs w:val="20"/>
              </w:rPr>
              <w:t>Must-have / V1</w:t>
            </w:r>
          </w:p>
        </w:tc>
      </w:tr>
      <w:tr w:rsidR="00052761" w14:paraId="601053F9" w14:textId="77777777" w:rsidTr="00BD38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350DCA43" w14:textId="77777777" w:rsidR="00052761" w:rsidRDefault="0006423C">
            <w:pPr>
              <w:ind w:firstLine="0"/>
            </w:pPr>
            <w:proofErr w:type="spellStart"/>
            <w:r>
              <w:rPr>
                <w:sz w:val="22"/>
              </w:rPr>
              <w:t>OffscreenCanvas</w:t>
            </w:r>
            <w:proofErr w:type="spellEnd"/>
            <w:r>
              <w:rPr>
                <w:sz w:val="22"/>
              </w:rPr>
              <w:t xml:space="preserve"> </w:t>
            </w:r>
            <w:proofErr w:type="spellStart"/>
            <w:r>
              <w:rPr>
                <w:sz w:val="22"/>
              </w:rPr>
              <w:t>ile</w:t>
            </w:r>
            <w:proofErr w:type="spellEnd"/>
            <w:r>
              <w:rPr>
                <w:sz w:val="22"/>
              </w:rPr>
              <w:t xml:space="preserve"> </w:t>
            </w:r>
            <w:proofErr w:type="spellStart"/>
            <w:r>
              <w:rPr>
                <w:sz w:val="22"/>
              </w:rPr>
              <w:t>worker'da</w:t>
            </w:r>
            <w:proofErr w:type="spellEnd"/>
            <w:r>
              <w:rPr>
                <w:sz w:val="22"/>
              </w:rPr>
              <w:t xml:space="preserve"> chart render</w:t>
            </w:r>
          </w:p>
        </w:tc>
        <w:tc>
          <w:tcPr>
            <w:tcW w:w="4535" w:type="dxa"/>
            <w:tcBorders>
              <w:top w:val="single" w:sz="4" w:space="0" w:color="7F7F7F"/>
              <w:left w:val="single" w:sz="4" w:space="0" w:color="7F7F7F"/>
              <w:bottom w:val="single" w:sz="4" w:space="0" w:color="7F7F7F"/>
              <w:right w:val="single" w:sz="4" w:space="0" w:color="7F7F7F"/>
            </w:tcBorders>
          </w:tcPr>
          <w:p w14:paraId="6D152A9A" w14:textId="77777777" w:rsidR="00052761" w:rsidRDefault="0006423C">
            <w:pPr>
              <w:ind w:firstLine="0"/>
              <w:cnfStyle w:val="000000100000" w:firstRow="0" w:lastRow="0" w:firstColumn="0" w:lastColumn="0" w:oddVBand="0" w:evenVBand="0" w:oddHBand="1" w:evenHBand="0" w:firstRowFirstColumn="0" w:firstRowLastColumn="0" w:lastRowFirstColumn="0" w:lastRowLastColumn="0"/>
            </w:pPr>
            <w:r>
              <w:rPr>
                <w:sz w:val="22"/>
              </w:rPr>
              <w:t>Must-have / V1</w:t>
            </w:r>
          </w:p>
        </w:tc>
      </w:tr>
      <w:tr w:rsidR="00052761" w14:paraId="40065865" w14:textId="77777777" w:rsidTr="00BD38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tcPr>
          <w:p w14:paraId="6D726560" w14:textId="77777777" w:rsidR="00052761" w:rsidRDefault="0006423C">
            <w:pPr>
              <w:ind w:firstLine="0"/>
            </w:pPr>
            <w:r>
              <w:rPr>
                <w:sz w:val="22"/>
              </w:rPr>
              <w:t xml:space="preserve">Persisted: </w:t>
            </w:r>
            <w:proofErr w:type="spellStart"/>
            <w:r>
              <w:rPr>
                <w:sz w:val="22"/>
              </w:rPr>
              <w:t>IndexedDB</w:t>
            </w:r>
            <w:proofErr w:type="spellEnd"/>
            <w:r>
              <w:rPr>
                <w:sz w:val="22"/>
              </w:rPr>
              <w:t xml:space="preserve"> </w:t>
            </w:r>
            <w:proofErr w:type="spellStart"/>
            <w:r>
              <w:rPr>
                <w:sz w:val="22"/>
              </w:rPr>
              <w:t>ile</w:t>
            </w:r>
            <w:proofErr w:type="spellEnd"/>
            <w:r>
              <w:rPr>
                <w:sz w:val="22"/>
              </w:rPr>
              <w:t xml:space="preserve"> </w:t>
            </w:r>
            <w:proofErr w:type="spellStart"/>
            <w:r>
              <w:rPr>
                <w:sz w:val="22"/>
              </w:rPr>
              <w:t>dosya</w:t>
            </w:r>
            <w:proofErr w:type="spellEnd"/>
            <w:r>
              <w:rPr>
                <w:sz w:val="22"/>
              </w:rPr>
              <w:t xml:space="preserve"> cache</w:t>
            </w:r>
          </w:p>
        </w:tc>
        <w:tc>
          <w:tcPr>
            <w:tcW w:w="4535" w:type="dxa"/>
            <w:tcBorders>
              <w:top w:val="single" w:sz="4" w:space="0" w:color="7F7F7F"/>
              <w:left w:val="single" w:sz="4" w:space="0" w:color="7F7F7F"/>
              <w:bottom w:val="single" w:sz="4" w:space="0" w:color="7F7F7F"/>
              <w:right w:val="single" w:sz="4" w:space="0" w:color="7F7F7F"/>
            </w:tcBorders>
          </w:tcPr>
          <w:p w14:paraId="58A7FF9F" w14:textId="77777777" w:rsidR="00052761" w:rsidRDefault="0006423C">
            <w:pPr>
              <w:ind w:firstLine="0"/>
              <w:cnfStyle w:val="000000010000" w:firstRow="0" w:lastRow="0" w:firstColumn="0" w:lastColumn="0" w:oddVBand="0" w:evenVBand="0" w:oddHBand="0" w:evenHBand="1" w:firstRowFirstColumn="0" w:firstRowLastColumn="0" w:lastRowFirstColumn="0" w:lastRowLastColumn="0"/>
            </w:pPr>
            <w:r>
              <w:rPr>
                <w:sz w:val="22"/>
              </w:rPr>
              <w:t>Must-have / V1</w:t>
            </w:r>
          </w:p>
        </w:tc>
      </w:tr>
    </w:tbl>
    <w:p w14:paraId="1FF1F63F" w14:textId="77777777" w:rsidR="006A30A6" w:rsidRDefault="006A30A6" w:rsidP="006A30A6">
      <w:pPr>
        <w:ind w:firstLine="0"/>
      </w:pPr>
    </w:p>
    <w:p w14:paraId="7C320D66" w14:textId="6D2AD9C9" w:rsidR="006A30A6" w:rsidRPr="006A30A6" w:rsidRDefault="006A30A6" w:rsidP="006A30A6">
      <w:pPr>
        <w:ind w:firstLine="0"/>
        <w:rPr>
          <w:lang w:val="tr-TR"/>
        </w:rPr>
      </w:pPr>
      <w:r w:rsidRPr="006A30A6">
        <w:rPr>
          <w:b/>
          <w:bCs/>
          <w:lang w:val="tr-TR"/>
        </w:rPr>
        <w:t>Kullanıcı Hikayeleri ve Kabul Kriterleri (</w:t>
      </w:r>
      <w:proofErr w:type="spellStart"/>
      <w:r w:rsidRPr="006A30A6">
        <w:rPr>
          <w:b/>
          <w:bCs/>
          <w:lang w:val="tr-TR"/>
        </w:rPr>
        <w:t>Acceptance</w:t>
      </w:r>
      <w:proofErr w:type="spellEnd"/>
      <w:r w:rsidRPr="006A30A6">
        <w:rPr>
          <w:b/>
          <w:bCs/>
          <w:lang w:val="tr-TR"/>
        </w:rPr>
        <w:t xml:space="preserve"> </w:t>
      </w:r>
      <w:proofErr w:type="spellStart"/>
      <w:r w:rsidRPr="006A30A6">
        <w:rPr>
          <w:b/>
          <w:bCs/>
          <w:lang w:val="tr-TR"/>
        </w:rPr>
        <w:t>Criteria</w:t>
      </w:r>
      <w:proofErr w:type="spellEnd"/>
      <w:r w:rsidRPr="006A30A6">
        <w:rPr>
          <w:b/>
          <w:bCs/>
          <w:lang w:val="tr-TR"/>
        </w:rPr>
        <w:t>)</w:t>
      </w:r>
    </w:p>
    <w:p w14:paraId="27390D46" w14:textId="77777777" w:rsidR="006A30A6" w:rsidRPr="006A30A6" w:rsidRDefault="006A30A6" w:rsidP="006A30A6">
      <w:pPr>
        <w:numPr>
          <w:ilvl w:val="0"/>
          <w:numId w:val="15"/>
        </w:numPr>
        <w:rPr>
          <w:lang w:val="tr-TR"/>
        </w:rPr>
      </w:pPr>
      <w:r w:rsidRPr="006A30A6">
        <w:rPr>
          <w:b/>
          <w:bCs/>
          <w:lang w:val="tr-TR"/>
        </w:rPr>
        <w:t>Dosya Yükleme:</w:t>
      </w:r>
      <w:r w:rsidRPr="006A30A6">
        <w:rPr>
          <w:lang w:val="tr-TR"/>
        </w:rPr>
        <w:t> As a </w:t>
      </w:r>
      <w:r w:rsidRPr="006A30A6">
        <w:rPr>
          <w:i/>
          <w:iCs/>
          <w:lang w:val="tr-TR"/>
        </w:rPr>
        <w:t>Kullanıcı</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sürükle-bırak ile dosya yüklemek</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hızlıca analize başlayabileyim</w:t>
      </w:r>
      <w:r w:rsidRPr="006A30A6">
        <w:rPr>
          <w:lang w:val="tr-TR"/>
        </w:rPr>
        <w:t>.</w:t>
      </w:r>
    </w:p>
    <w:p w14:paraId="52BEFCC9"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kullanıcı ana sayfadayken, </w:t>
      </w:r>
      <w:proofErr w:type="spellStart"/>
      <w:r w:rsidRPr="006A30A6">
        <w:rPr>
          <w:i/>
          <w:iCs/>
          <w:lang w:val="tr-TR"/>
        </w:rPr>
        <w:t>When</w:t>
      </w:r>
      <w:proofErr w:type="spellEnd"/>
      <w:r w:rsidRPr="006A30A6">
        <w:rPr>
          <w:lang w:val="tr-TR"/>
        </w:rPr>
        <w:t> dosyayı alana bırakırsa, </w:t>
      </w:r>
      <w:proofErr w:type="spellStart"/>
      <w:r w:rsidRPr="006A30A6">
        <w:rPr>
          <w:i/>
          <w:iCs/>
          <w:lang w:val="tr-TR"/>
        </w:rPr>
        <w:t>Then</w:t>
      </w:r>
      <w:proofErr w:type="spellEnd"/>
      <w:r w:rsidRPr="006A30A6">
        <w:rPr>
          <w:lang w:val="tr-TR"/>
        </w:rPr>
        <w:t> dosya adı ekranda görünmeli ve okuma başlamalıdır.</w:t>
      </w:r>
    </w:p>
    <w:p w14:paraId="03F49A5E" w14:textId="77777777" w:rsidR="006A30A6" w:rsidRPr="006A30A6" w:rsidRDefault="006A30A6" w:rsidP="006A30A6">
      <w:pPr>
        <w:numPr>
          <w:ilvl w:val="0"/>
          <w:numId w:val="15"/>
        </w:numPr>
        <w:rPr>
          <w:lang w:val="tr-TR"/>
        </w:rPr>
      </w:pPr>
      <w:r w:rsidRPr="006A30A6">
        <w:rPr>
          <w:b/>
          <w:bCs/>
          <w:lang w:val="tr-TR"/>
        </w:rPr>
        <w:t>UI Donmaması:</w:t>
      </w:r>
      <w:r w:rsidRPr="006A30A6">
        <w:rPr>
          <w:lang w:val="tr-TR"/>
        </w:rPr>
        <w:t> As an </w:t>
      </w:r>
      <w:r w:rsidRPr="006A30A6">
        <w:rPr>
          <w:i/>
          <w:iCs/>
          <w:lang w:val="tr-TR"/>
        </w:rPr>
        <w:t>Analist</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arayüzün işlem sırasında donmamasını</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iptal butonuna basabileyim</w:t>
      </w:r>
      <w:r w:rsidRPr="006A30A6">
        <w:rPr>
          <w:lang w:val="tr-TR"/>
        </w:rPr>
        <w:t>.</w:t>
      </w:r>
    </w:p>
    <w:p w14:paraId="59D2B87A"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xml:space="preserve"> 5MB'lık dosya </w:t>
      </w:r>
      <w:proofErr w:type="spellStart"/>
      <w:r w:rsidRPr="006A30A6">
        <w:rPr>
          <w:lang w:val="tr-TR"/>
        </w:rPr>
        <w:t>parse</w:t>
      </w:r>
      <w:proofErr w:type="spellEnd"/>
      <w:r w:rsidRPr="006A30A6">
        <w:rPr>
          <w:lang w:val="tr-TR"/>
        </w:rPr>
        <w:t xml:space="preserve"> edilirken, </w:t>
      </w:r>
      <w:proofErr w:type="spellStart"/>
      <w:r w:rsidRPr="006A30A6">
        <w:rPr>
          <w:i/>
          <w:iCs/>
          <w:lang w:val="tr-TR"/>
        </w:rPr>
        <w:t>When</w:t>
      </w:r>
      <w:proofErr w:type="spellEnd"/>
      <w:r w:rsidRPr="006A30A6">
        <w:rPr>
          <w:lang w:val="tr-TR"/>
        </w:rPr>
        <w:t> kullanıcı fareyi hareket ettirirse, </w:t>
      </w:r>
      <w:proofErr w:type="spellStart"/>
      <w:r w:rsidRPr="006A30A6">
        <w:rPr>
          <w:i/>
          <w:iCs/>
          <w:lang w:val="tr-TR"/>
        </w:rPr>
        <w:t>Then</w:t>
      </w:r>
      <w:proofErr w:type="spellEnd"/>
      <w:r w:rsidRPr="006A30A6">
        <w:rPr>
          <w:lang w:val="tr-TR"/>
        </w:rPr>
        <w:t> CSS animasyonları takılmadan çalışmalıdır.</w:t>
      </w:r>
    </w:p>
    <w:p w14:paraId="03FC003C" w14:textId="77777777" w:rsidR="006A30A6" w:rsidRPr="006A30A6" w:rsidRDefault="006A30A6" w:rsidP="006A30A6">
      <w:pPr>
        <w:numPr>
          <w:ilvl w:val="0"/>
          <w:numId w:val="15"/>
        </w:numPr>
        <w:rPr>
          <w:lang w:val="tr-TR"/>
        </w:rPr>
      </w:pPr>
      <w:r w:rsidRPr="006A30A6">
        <w:rPr>
          <w:b/>
          <w:bCs/>
          <w:lang w:val="tr-TR"/>
        </w:rPr>
        <w:t>Veri Dağılımı:</w:t>
      </w:r>
      <w:r w:rsidRPr="006A30A6">
        <w:rPr>
          <w:lang w:val="tr-TR"/>
        </w:rPr>
        <w:t> As a </w:t>
      </w:r>
      <w:r w:rsidRPr="006A30A6">
        <w:rPr>
          <w:i/>
          <w:iCs/>
          <w:lang w:val="tr-TR"/>
        </w:rPr>
        <w:t>Araştırmacı</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sayısal verilerin histogramını görmek</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verinin dağılımını anlayabileyim</w:t>
      </w:r>
      <w:r w:rsidRPr="006A30A6">
        <w:rPr>
          <w:lang w:val="tr-TR"/>
        </w:rPr>
        <w:t>.</w:t>
      </w:r>
    </w:p>
    <w:p w14:paraId="75A19E17"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başarılı bir veri okuması sonrası, </w:t>
      </w:r>
      <w:proofErr w:type="spellStart"/>
      <w:r w:rsidRPr="006A30A6">
        <w:rPr>
          <w:i/>
          <w:iCs/>
          <w:lang w:val="tr-TR"/>
        </w:rPr>
        <w:t>When</w:t>
      </w:r>
      <w:proofErr w:type="spellEnd"/>
      <w:r w:rsidRPr="006A30A6">
        <w:rPr>
          <w:lang w:val="tr-TR"/>
        </w:rPr>
        <w:t> kullanıcı bir sayısal kolon seçerse, </w:t>
      </w:r>
      <w:proofErr w:type="spellStart"/>
      <w:r w:rsidRPr="006A30A6">
        <w:rPr>
          <w:i/>
          <w:iCs/>
          <w:lang w:val="tr-TR"/>
        </w:rPr>
        <w:t>Then</w:t>
      </w:r>
      <w:proofErr w:type="spellEnd"/>
      <w:r w:rsidRPr="006A30A6">
        <w:rPr>
          <w:lang w:val="tr-TR"/>
        </w:rPr>
        <w:t> Chart.js grafiği ekranda oluşturulmalıdır.</w:t>
      </w:r>
    </w:p>
    <w:p w14:paraId="543ABD35" w14:textId="77777777" w:rsidR="006A30A6" w:rsidRPr="006A30A6" w:rsidRDefault="006A30A6" w:rsidP="006A30A6">
      <w:pPr>
        <w:numPr>
          <w:ilvl w:val="0"/>
          <w:numId w:val="15"/>
        </w:numPr>
        <w:rPr>
          <w:lang w:val="tr-TR"/>
        </w:rPr>
      </w:pPr>
      <w:r w:rsidRPr="006A30A6">
        <w:rPr>
          <w:b/>
          <w:bCs/>
          <w:lang w:val="tr-TR"/>
        </w:rPr>
        <w:t>Veri Filtreleme:</w:t>
      </w:r>
      <w:r w:rsidRPr="006A30A6">
        <w:rPr>
          <w:lang w:val="tr-TR"/>
        </w:rPr>
        <w:t> As an </w:t>
      </w:r>
      <w:r w:rsidRPr="006A30A6">
        <w:rPr>
          <w:i/>
          <w:iCs/>
          <w:lang w:val="tr-TR"/>
        </w:rPr>
        <w:t>Analist</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 xml:space="preserve">verilere </w:t>
      </w:r>
      <w:proofErr w:type="spellStart"/>
      <w:r w:rsidRPr="006A30A6">
        <w:rPr>
          <w:i/>
          <w:iCs/>
          <w:lang w:val="tr-TR"/>
        </w:rPr>
        <w:t>min</w:t>
      </w:r>
      <w:proofErr w:type="spellEnd"/>
      <w:r w:rsidRPr="006A30A6">
        <w:rPr>
          <w:i/>
          <w:iCs/>
          <w:lang w:val="tr-TR"/>
        </w:rPr>
        <w:t>/</w:t>
      </w:r>
      <w:proofErr w:type="spellStart"/>
      <w:r w:rsidRPr="006A30A6">
        <w:rPr>
          <w:i/>
          <w:iCs/>
          <w:lang w:val="tr-TR"/>
        </w:rPr>
        <w:t>max</w:t>
      </w:r>
      <w:proofErr w:type="spellEnd"/>
      <w:r w:rsidRPr="006A30A6">
        <w:rPr>
          <w:i/>
          <w:iCs/>
          <w:lang w:val="tr-TR"/>
        </w:rPr>
        <w:t xml:space="preserve"> değerleri girmek</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sadece ilgilendiğim aralığı göreyim</w:t>
      </w:r>
      <w:r w:rsidRPr="006A30A6">
        <w:rPr>
          <w:lang w:val="tr-TR"/>
        </w:rPr>
        <w:t>.</w:t>
      </w:r>
    </w:p>
    <w:p w14:paraId="6C7986F9"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tablo verilerle doluyken, </w:t>
      </w:r>
      <w:proofErr w:type="spellStart"/>
      <w:r w:rsidRPr="006A30A6">
        <w:rPr>
          <w:i/>
          <w:iCs/>
          <w:lang w:val="tr-TR"/>
        </w:rPr>
        <w:t>When</w:t>
      </w:r>
      <w:proofErr w:type="spellEnd"/>
      <w:r w:rsidRPr="006A30A6">
        <w:rPr>
          <w:lang w:val="tr-TR"/>
        </w:rPr>
        <w:t> </w:t>
      </w:r>
      <w:proofErr w:type="spellStart"/>
      <w:r w:rsidRPr="006A30A6">
        <w:rPr>
          <w:lang w:val="tr-TR"/>
        </w:rPr>
        <w:t>min</w:t>
      </w:r>
      <w:proofErr w:type="spellEnd"/>
      <w:r w:rsidRPr="006A30A6">
        <w:rPr>
          <w:lang w:val="tr-TR"/>
        </w:rPr>
        <w:t xml:space="preserve"> alanına "50" girilip </w:t>
      </w:r>
      <w:proofErr w:type="spellStart"/>
      <w:r w:rsidRPr="006A30A6">
        <w:rPr>
          <w:lang w:val="tr-TR"/>
        </w:rPr>
        <w:t>Apply</w:t>
      </w:r>
      <w:proofErr w:type="spellEnd"/>
      <w:r w:rsidRPr="006A30A6">
        <w:rPr>
          <w:lang w:val="tr-TR"/>
        </w:rPr>
        <w:t xml:space="preserve"> denildiğinde, </w:t>
      </w:r>
      <w:proofErr w:type="spellStart"/>
      <w:r w:rsidRPr="006A30A6">
        <w:rPr>
          <w:i/>
          <w:iCs/>
          <w:lang w:val="tr-TR"/>
        </w:rPr>
        <w:t>Then</w:t>
      </w:r>
      <w:proofErr w:type="spellEnd"/>
      <w:r w:rsidRPr="006A30A6">
        <w:rPr>
          <w:lang w:val="tr-TR"/>
        </w:rPr>
        <w:t> tablo sadece 50 üzerindeki değerleri göstermelidir.</w:t>
      </w:r>
    </w:p>
    <w:p w14:paraId="0D3BEDCE" w14:textId="77777777" w:rsidR="006A30A6" w:rsidRPr="006A30A6" w:rsidRDefault="006A30A6" w:rsidP="006A30A6">
      <w:pPr>
        <w:numPr>
          <w:ilvl w:val="0"/>
          <w:numId w:val="15"/>
        </w:numPr>
        <w:rPr>
          <w:lang w:val="tr-TR"/>
        </w:rPr>
      </w:pPr>
      <w:r w:rsidRPr="006A30A6">
        <w:rPr>
          <w:b/>
          <w:bCs/>
          <w:lang w:val="tr-TR"/>
        </w:rPr>
        <w:lastRenderedPageBreak/>
        <w:t>Dışa Aktarım (</w:t>
      </w:r>
      <w:proofErr w:type="spellStart"/>
      <w:r w:rsidRPr="006A30A6">
        <w:rPr>
          <w:b/>
          <w:bCs/>
          <w:lang w:val="tr-TR"/>
        </w:rPr>
        <w:t>Export</w:t>
      </w:r>
      <w:proofErr w:type="spellEnd"/>
      <w:r w:rsidRPr="006A30A6">
        <w:rPr>
          <w:b/>
          <w:bCs/>
          <w:lang w:val="tr-TR"/>
        </w:rPr>
        <w:t>):</w:t>
      </w:r>
      <w:r w:rsidRPr="006A30A6">
        <w:rPr>
          <w:lang w:val="tr-TR"/>
        </w:rPr>
        <w:t> As a </w:t>
      </w:r>
      <w:r w:rsidRPr="006A30A6">
        <w:rPr>
          <w:i/>
          <w:iCs/>
          <w:lang w:val="tr-TR"/>
        </w:rPr>
        <w:t>Kullanıcı</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filtrelenmiş veriyi CSV indirmek</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temizlenmiş veriyi raporuma ekleyebileyim</w:t>
      </w:r>
      <w:r w:rsidRPr="006A30A6">
        <w:rPr>
          <w:lang w:val="tr-TR"/>
        </w:rPr>
        <w:t>.</w:t>
      </w:r>
    </w:p>
    <w:p w14:paraId="4F1EA850"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veriler filtrelenmişken, </w:t>
      </w:r>
      <w:proofErr w:type="spellStart"/>
      <w:r w:rsidRPr="006A30A6">
        <w:rPr>
          <w:i/>
          <w:iCs/>
          <w:lang w:val="tr-TR"/>
        </w:rPr>
        <w:t>When</w:t>
      </w:r>
      <w:proofErr w:type="spellEnd"/>
      <w:r w:rsidRPr="006A30A6">
        <w:rPr>
          <w:lang w:val="tr-TR"/>
        </w:rPr>
        <w:t> "</w:t>
      </w:r>
      <w:proofErr w:type="spellStart"/>
      <w:r w:rsidRPr="006A30A6">
        <w:rPr>
          <w:lang w:val="tr-TR"/>
        </w:rPr>
        <w:t>Export</w:t>
      </w:r>
      <w:proofErr w:type="spellEnd"/>
      <w:r w:rsidRPr="006A30A6">
        <w:rPr>
          <w:lang w:val="tr-TR"/>
        </w:rPr>
        <w:t xml:space="preserve"> CSV" butonuna basılırsa, </w:t>
      </w:r>
      <w:proofErr w:type="spellStart"/>
      <w:r w:rsidRPr="006A30A6">
        <w:rPr>
          <w:i/>
          <w:iCs/>
          <w:lang w:val="tr-TR"/>
        </w:rPr>
        <w:t>Then</w:t>
      </w:r>
      <w:proofErr w:type="spellEnd"/>
      <w:r w:rsidRPr="006A30A6">
        <w:rPr>
          <w:lang w:val="tr-TR"/>
        </w:rPr>
        <w:t> tarayıcı dosyayı indirmeye başlamalıdır.</w:t>
      </w:r>
    </w:p>
    <w:p w14:paraId="662BF2E8" w14:textId="77777777" w:rsidR="006A30A6" w:rsidRPr="006A30A6" w:rsidRDefault="006A30A6" w:rsidP="006A30A6">
      <w:pPr>
        <w:numPr>
          <w:ilvl w:val="0"/>
          <w:numId w:val="15"/>
        </w:numPr>
        <w:rPr>
          <w:lang w:val="tr-TR"/>
        </w:rPr>
      </w:pPr>
      <w:r w:rsidRPr="006A30A6">
        <w:rPr>
          <w:b/>
          <w:bCs/>
          <w:lang w:val="tr-TR"/>
        </w:rPr>
        <w:t>İstatistik Gösterimi:</w:t>
      </w:r>
      <w:r w:rsidRPr="006A30A6">
        <w:rPr>
          <w:lang w:val="tr-TR"/>
        </w:rPr>
        <w:t> As a </w:t>
      </w:r>
      <w:r w:rsidRPr="006A30A6">
        <w:rPr>
          <w:i/>
          <w:iCs/>
          <w:lang w:val="tr-TR"/>
        </w:rPr>
        <w:t>Araştırmacı</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 xml:space="preserve">her sütunun ortalama ve </w:t>
      </w:r>
      <w:proofErr w:type="spellStart"/>
      <w:r w:rsidRPr="006A30A6">
        <w:rPr>
          <w:i/>
          <w:iCs/>
          <w:lang w:val="tr-TR"/>
        </w:rPr>
        <w:t>medyanını</w:t>
      </w:r>
      <w:proofErr w:type="spellEnd"/>
      <w:r w:rsidRPr="006A30A6">
        <w:rPr>
          <w:i/>
          <w:iCs/>
          <w:lang w:val="tr-TR"/>
        </w:rPr>
        <w:t xml:space="preserve"> görmek</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matematiksel hesaba uğraşmayayım</w:t>
      </w:r>
      <w:r w:rsidRPr="006A30A6">
        <w:rPr>
          <w:lang w:val="tr-TR"/>
        </w:rPr>
        <w:t>.</w:t>
      </w:r>
    </w:p>
    <w:p w14:paraId="3F12930F"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okuma işlemi bittiğinde, </w:t>
      </w:r>
      <w:proofErr w:type="spellStart"/>
      <w:r w:rsidRPr="006A30A6">
        <w:rPr>
          <w:i/>
          <w:iCs/>
          <w:lang w:val="tr-TR"/>
        </w:rPr>
        <w:t>When</w:t>
      </w:r>
      <w:proofErr w:type="spellEnd"/>
      <w:r w:rsidRPr="006A30A6">
        <w:rPr>
          <w:lang w:val="tr-TR"/>
        </w:rPr>
        <w:t> istatistik kartları yüklenirse, </w:t>
      </w:r>
      <w:proofErr w:type="spellStart"/>
      <w:r w:rsidRPr="006A30A6">
        <w:rPr>
          <w:i/>
          <w:iCs/>
          <w:lang w:val="tr-TR"/>
        </w:rPr>
        <w:t>Then</w:t>
      </w:r>
      <w:proofErr w:type="spellEnd"/>
      <w:r w:rsidRPr="006A30A6">
        <w:rPr>
          <w:lang w:val="tr-TR"/>
        </w:rPr>
        <w:t> </w:t>
      </w:r>
      <w:proofErr w:type="spellStart"/>
      <w:r w:rsidRPr="006A30A6">
        <w:rPr>
          <w:lang w:val="tr-TR"/>
        </w:rPr>
        <w:t>avg</w:t>
      </w:r>
      <w:proofErr w:type="spellEnd"/>
      <w:r w:rsidRPr="006A30A6">
        <w:rPr>
          <w:lang w:val="tr-TR"/>
        </w:rPr>
        <w:t xml:space="preserve"> ve </w:t>
      </w:r>
      <w:proofErr w:type="spellStart"/>
      <w:r w:rsidRPr="006A30A6">
        <w:rPr>
          <w:lang w:val="tr-TR"/>
        </w:rPr>
        <w:t>median</w:t>
      </w:r>
      <w:proofErr w:type="spellEnd"/>
      <w:r w:rsidRPr="006A30A6">
        <w:rPr>
          <w:lang w:val="tr-TR"/>
        </w:rPr>
        <w:t xml:space="preserve"> değerleri virgülden sonra 2 hane olarak görünmelidir.</w:t>
      </w:r>
    </w:p>
    <w:p w14:paraId="46A08C0D" w14:textId="77777777" w:rsidR="006A30A6" w:rsidRPr="006A30A6" w:rsidRDefault="006A30A6" w:rsidP="006A30A6">
      <w:pPr>
        <w:numPr>
          <w:ilvl w:val="0"/>
          <w:numId w:val="15"/>
        </w:numPr>
        <w:rPr>
          <w:lang w:val="tr-TR"/>
        </w:rPr>
      </w:pPr>
      <w:r w:rsidRPr="006A30A6">
        <w:rPr>
          <w:b/>
          <w:bCs/>
          <w:lang w:val="tr-TR"/>
        </w:rPr>
        <w:t>Arama Yapma:</w:t>
      </w:r>
      <w:r w:rsidRPr="006A30A6">
        <w:rPr>
          <w:lang w:val="tr-TR"/>
        </w:rPr>
        <w:t> As an </w:t>
      </w:r>
      <w:r w:rsidRPr="006A30A6">
        <w:rPr>
          <w:i/>
          <w:iCs/>
          <w:lang w:val="tr-TR"/>
        </w:rPr>
        <w:t>Analist</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tabloda kelime araması yapmak</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spesifik bir kaydı bulabileyim</w:t>
      </w:r>
      <w:r w:rsidRPr="006A30A6">
        <w:rPr>
          <w:lang w:val="tr-TR"/>
        </w:rPr>
        <w:t>.</w:t>
      </w:r>
    </w:p>
    <w:p w14:paraId="1829B441"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veriler görüntülenirken, </w:t>
      </w:r>
      <w:proofErr w:type="spellStart"/>
      <w:r w:rsidRPr="006A30A6">
        <w:rPr>
          <w:i/>
          <w:iCs/>
          <w:lang w:val="tr-TR"/>
        </w:rPr>
        <w:t>When</w:t>
      </w:r>
      <w:proofErr w:type="spellEnd"/>
      <w:r w:rsidRPr="006A30A6">
        <w:rPr>
          <w:lang w:val="tr-TR"/>
        </w:rPr>
        <w:t> arama çubuğuna "Ali" yazılırsa, </w:t>
      </w:r>
      <w:proofErr w:type="spellStart"/>
      <w:r w:rsidRPr="006A30A6">
        <w:rPr>
          <w:i/>
          <w:iCs/>
          <w:lang w:val="tr-TR"/>
        </w:rPr>
        <w:t>Then</w:t>
      </w:r>
      <w:proofErr w:type="spellEnd"/>
      <w:r w:rsidRPr="006A30A6">
        <w:rPr>
          <w:lang w:val="tr-TR"/>
        </w:rPr>
        <w:t> içinde Ali geçen satırlar filtrelenmeli ve "Ali" kelimesi sarı fosforlu (mark) görünmelidir.</w:t>
      </w:r>
    </w:p>
    <w:p w14:paraId="12F4D9D0" w14:textId="77777777" w:rsidR="006A30A6" w:rsidRPr="006A30A6" w:rsidRDefault="006A30A6" w:rsidP="006A30A6">
      <w:pPr>
        <w:numPr>
          <w:ilvl w:val="0"/>
          <w:numId w:val="15"/>
        </w:numPr>
        <w:rPr>
          <w:lang w:val="tr-TR"/>
        </w:rPr>
      </w:pPr>
      <w:r w:rsidRPr="006A30A6">
        <w:rPr>
          <w:b/>
          <w:bCs/>
          <w:lang w:val="tr-TR"/>
        </w:rPr>
        <w:t>İptal Etme:</w:t>
      </w:r>
      <w:r w:rsidRPr="006A30A6">
        <w:rPr>
          <w:lang w:val="tr-TR"/>
        </w:rPr>
        <w:t> As a </w:t>
      </w:r>
      <w:r w:rsidRPr="006A30A6">
        <w:rPr>
          <w:i/>
          <w:iCs/>
          <w:lang w:val="tr-TR"/>
        </w:rPr>
        <w:t>Kullanıcı</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uzun süren işlemi iptal etmek</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yanlış dosya yüklediğimde beklemeyeyim</w:t>
      </w:r>
      <w:r w:rsidRPr="006A30A6">
        <w:rPr>
          <w:lang w:val="tr-TR"/>
        </w:rPr>
        <w:t>.</w:t>
      </w:r>
    </w:p>
    <w:p w14:paraId="5654BCE1"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yükleme ekranı (</w:t>
      </w:r>
      <w:proofErr w:type="spellStart"/>
      <w:r w:rsidRPr="006A30A6">
        <w:rPr>
          <w:lang w:val="tr-TR"/>
        </w:rPr>
        <w:t>loading</w:t>
      </w:r>
      <w:proofErr w:type="spellEnd"/>
      <w:r w:rsidRPr="006A30A6">
        <w:rPr>
          <w:lang w:val="tr-TR"/>
        </w:rPr>
        <w:t>) açıkken, </w:t>
      </w:r>
      <w:proofErr w:type="spellStart"/>
      <w:r w:rsidRPr="006A30A6">
        <w:rPr>
          <w:i/>
          <w:iCs/>
          <w:lang w:val="tr-TR"/>
        </w:rPr>
        <w:t>When</w:t>
      </w:r>
      <w:proofErr w:type="spellEnd"/>
      <w:r w:rsidRPr="006A30A6">
        <w:rPr>
          <w:lang w:val="tr-TR"/>
        </w:rPr>
        <w:t> </w:t>
      </w:r>
      <w:proofErr w:type="spellStart"/>
      <w:r w:rsidRPr="006A30A6">
        <w:rPr>
          <w:lang w:val="tr-TR"/>
        </w:rPr>
        <w:t>Cancel</w:t>
      </w:r>
      <w:proofErr w:type="spellEnd"/>
      <w:r w:rsidRPr="006A30A6">
        <w:rPr>
          <w:lang w:val="tr-TR"/>
        </w:rPr>
        <w:t xml:space="preserve"> butonuna basılırsa, </w:t>
      </w:r>
      <w:proofErr w:type="spellStart"/>
      <w:r w:rsidRPr="006A30A6">
        <w:rPr>
          <w:i/>
          <w:iCs/>
          <w:lang w:val="tr-TR"/>
        </w:rPr>
        <w:t>Then</w:t>
      </w:r>
      <w:proofErr w:type="spellEnd"/>
      <w:r w:rsidRPr="006A30A6">
        <w:rPr>
          <w:lang w:val="tr-TR"/>
        </w:rPr>
        <w:t xml:space="preserve"> Web </w:t>
      </w:r>
      <w:proofErr w:type="spellStart"/>
      <w:r w:rsidRPr="006A30A6">
        <w:rPr>
          <w:lang w:val="tr-TR"/>
        </w:rPr>
        <w:t>Worker</w:t>
      </w:r>
      <w:proofErr w:type="spellEnd"/>
      <w:r w:rsidRPr="006A30A6">
        <w:rPr>
          <w:lang w:val="tr-TR"/>
        </w:rPr>
        <w:t xml:space="preserve"> derhal sonlandırılmalı (</w:t>
      </w:r>
      <w:proofErr w:type="spellStart"/>
      <w:proofErr w:type="gramStart"/>
      <w:r w:rsidRPr="006A30A6">
        <w:rPr>
          <w:lang w:val="tr-TR"/>
        </w:rPr>
        <w:t>terminate</w:t>
      </w:r>
      <w:proofErr w:type="spellEnd"/>
      <w:r w:rsidRPr="006A30A6">
        <w:rPr>
          <w:lang w:val="tr-TR"/>
        </w:rPr>
        <w:t>(</w:t>
      </w:r>
      <w:proofErr w:type="gramEnd"/>
      <w:r w:rsidRPr="006A30A6">
        <w:rPr>
          <w:lang w:val="tr-TR"/>
        </w:rPr>
        <w:t>)) ve UI sıfırlanmalıdır.</w:t>
      </w:r>
    </w:p>
    <w:p w14:paraId="0BDEE60C" w14:textId="77777777" w:rsidR="006A30A6" w:rsidRPr="006A30A6" w:rsidRDefault="006A30A6" w:rsidP="006A30A6">
      <w:pPr>
        <w:numPr>
          <w:ilvl w:val="0"/>
          <w:numId w:val="15"/>
        </w:numPr>
        <w:rPr>
          <w:lang w:val="tr-TR"/>
        </w:rPr>
      </w:pPr>
      <w:r w:rsidRPr="006A30A6">
        <w:rPr>
          <w:b/>
          <w:bCs/>
          <w:lang w:val="tr-TR"/>
        </w:rPr>
        <w:t>Hatalı Dosya Uyarısı:</w:t>
      </w:r>
      <w:r w:rsidRPr="006A30A6">
        <w:rPr>
          <w:lang w:val="tr-TR"/>
        </w:rPr>
        <w:t> As a </w:t>
      </w:r>
      <w:r w:rsidRPr="006A30A6">
        <w:rPr>
          <w:i/>
          <w:iCs/>
          <w:lang w:val="tr-TR"/>
        </w:rPr>
        <w:t>Kullanıcı</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PDF yüklediğimde uyarılmak</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hatamı anlayabileyim</w:t>
      </w:r>
      <w:r w:rsidRPr="006A30A6">
        <w:rPr>
          <w:lang w:val="tr-TR"/>
        </w:rPr>
        <w:t>.</w:t>
      </w:r>
    </w:p>
    <w:p w14:paraId="012C19D4"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kullanıcı CSV yerine PDF yüklerse, </w:t>
      </w:r>
      <w:proofErr w:type="spellStart"/>
      <w:r w:rsidRPr="006A30A6">
        <w:rPr>
          <w:i/>
          <w:iCs/>
          <w:lang w:val="tr-TR"/>
        </w:rPr>
        <w:t>When</w:t>
      </w:r>
      <w:proofErr w:type="spellEnd"/>
      <w:r w:rsidRPr="006A30A6">
        <w:rPr>
          <w:lang w:val="tr-TR"/>
        </w:rPr>
        <w:t> dosya bırakıldığında, </w:t>
      </w:r>
      <w:proofErr w:type="spellStart"/>
      <w:r w:rsidRPr="006A30A6">
        <w:rPr>
          <w:i/>
          <w:iCs/>
          <w:lang w:val="tr-TR"/>
        </w:rPr>
        <w:t>Then</w:t>
      </w:r>
      <w:proofErr w:type="spellEnd"/>
      <w:r w:rsidRPr="006A30A6">
        <w:rPr>
          <w:lang w:val="tr-TR"/>
        </w:rPr>
        <w:t> kırmızı bir hata mesajı çıkmalı ve okuma başlamamalıdır.</w:t>
      </w:r>
    </w:p>
    <w:p w14:paraId="13E787BA" w14:textId="77777777" w:rsidR="006A30A6" w:rsidRPr="006A30A6" w:rsidRDefault="006A30A6" w:rsidP="006A30A6">
      <w:pPr>
        <w:numPr>
          <w:ilvl w:val="0"/>
          <w:numId w:val="15"/>
        </w:numPr>
        <w:rPr>
          <w:lang w:val="tr-TR"/>
        </w:rPr>
      </w:pPr>
      <w:r w:rsidRPr="006A30A6">
        <w:rPr>
          <w:b/>
          <w:bCs/>
          <w:lang w:val="tr-TR"/>
        </w:rPr>
        <w:t xml:space="preserve">Excel (XLSX) </w:t>
      </w:r>
      <w:proofErr w:type="spellStart"/>
      <w:r w:rsidRPr="006A30A6">
        <w:rPr>
          <w:b/>
          <w:bCs/>
          <w:lang w:val="tr-TR"/>
        </w:rPr>
        <w:t>Export</w:t>
      </w:r>
      <w:proofErr w:type="spellEnd"/>
      <w:r w:rsidRPr="006A30A6">
        <w:rPr>
          <w:b/>
          <w:bCs/>
          <w:lang w:val="tr-TR"/>
        </w:rPr>
        <w:t>:</w:t>
      </w:r>
      <w:r w:rsidRPr="006A30A6">
        <w:rPr>
          <w:lang w:val="tr-TR"/>
        </w:rPr>
        <w:t> As an </w:t>
      </w:r>
      <w:r w:rsidRPr="006A30A6">
        <w:rPr>
          <w:i/>
          <w:iCs/>
          <w:lang w:val="tr-TR"/>
        </w:rPr>
        <w:t>Analist</w:t>
      </w:r>
      <w:r w:rsidRPr="006A30A6">
        <w:rPr>
          <w:lang w:val="tr-TR"/>
        </w:rPr>
        <w:t xml:space="preserve">, I </w:t>
      </w:r>
      <w:proofErr w:type="spellStart"/>
      <w:r w:rsidRPr="006A30A6">
        <w:rPr>
          <w:lang w:val="tr-TR"/>
        </w:rPr>
        <w:t>want</w:t>
      </w:r>
      <w:proofErr w:type="spellEnd"/>
      <w:r w:rsidRPr="006A30A6">
        <w:rPr>
          <w:lang w:val="tr-TR"/>
        </w:rPr>
        <w:t xml:space="preserve"> </w:t>
      </w:r>
      <w:proofErr w:type="spellStart"/>
      <w:r w:rsidRPr="006A30A6">
        <w:rPr>
          <w:lang w:val="tr-TR"/>
        </w:rPr>
        <w:t>to</w:t>
      </w:r>
      <w:proofErr w:type="spellEnd"/>
      <w:r w:rsidRPr="006A30A6">
        <w:rPr>
          <w:lang w:val="tr-TR"/>
        </w:rPr>
        <w:t> </w:t>
      </w:r>
      <w:r w:rsidRPr="006A30A6">
        <w:rPr>
          <w:i/>
          <w:iCs/>
          <w:lang w:val="tr-TR"/>
        </w:rPr>
        <w:t>veriyi direkt Excel formatında indirmek</w:t>
      </w:r>
      <w:r w:rsidRPr="006A30A6">
        <w:rPr>
          <w:lang w:val="tr-TR"/>
        </w:rPr>
        <w:t xml:space="preserve">, </w:t>
      </w:r>
      <w:proofErr w:type="spellStart"/>
      <w:r w:rsidRPr="006A30A6">
        <w:rPr>
          <w:lang w:val="tr-TR"/>
        </w:rPr>
        <w:t>so</w:t>
      </w:r>
      <w:proofErr w:type="spellEnd"/>
      <w:r w:rsidRPr="006A30A6">
        <w:rPr>
          <w:lang w:val="tr-TR"/>
        </w:rPr>
        <w:t xml:space="preserve"> </w:t>
      </w:r>
      <w:proofErr w:type="spellStart"/>
      <w:r w:rsidRPr="006A30A6">
        <w:rPr>
          <w:lang w:val="tr-TR"/>
        </w:rPr>
        <w:t>that</w:t>
      </w:r>
      <w:proofErr w:type="spellEnd"/>
      <w:r w:rsidRPr="006A30A6">
        <w:rPr>
          <w:lang w:val="tr-TR"/>
        </w:rPr>
        <w:t> </w:t>
      </w:r>
      <w:r w:rsidRPr="006A30A6">
        <w:rPr>
          <w:i/>
          <w:iCs/>
          <w:lang w:val="tr-TR"/>
        </w:rPr>
        <w:t>yöneticime atabileyim</w:t>
      </w:r>
      <w:r w:rsidRPr="006A30A6">
        <w:rPr>
          <w:lang w:val="tr-TR"/>
        </w:rPr>
        <w:t>.</w:t>
      </w:r>
    </w:p>
    <w:p w14:paraId="344E9668" w14:textId="77777777" w:rsidR="006A30A6" w:rsidRPr="006A30A6" w:rsidRDefault="006A30A6" w:rsidP="006A30A6">
      <w:pPr>
        <w:numPr>
          <w:ilvl w:val="1"/>
          <w:numId w:val="15"/>
        </w:numPr>
        <w:rPr>
          <w:lang w:val="tr-TR"/>
        </w:rPr>
      </w:pPr>
      <w:proofErr w:type="spellStart"/>
      <w:r w:rsidRPr="006A30A6">
        <w:rPr>
          <w:i/>
          <w:iCs/>
          <w:lang w:val="tr-TR"/>
        </w:rPr>
        <w:t>Given</w:t>
      </w:r>
      <w:proofErr w:type="spellEnd"/>
      <w:r w:rsidRPr="006A30A6">
        <w:rPr>
          <w:lang w:val="tr-TR"/>
        </w:rPr>
        <w:t> filtreleme yapıldıktan sonra, </w:t>
      </w:r>
      <w:proofErr w:type="spellStart"/>
      <w:r w:rsidRPr="006A30A6">
        <w:rPr>
          <w:i/>
          <w:iCs/>
          <w:lang w:val="tr-TR"/>
        </w:rPr>
        <w:t>When</w:t>
      </w:r>
      <w:proofErr w:type="spellEnd"/>
      <w:r w:rsidRPr="006A30A6">
        <w:rPr>
          <w:lang w:val="tr-TR"/>
        </w:rPr>
        <w:t> "</w:t>
      </w:r>
      <w:proofErr w:type="spellStart"/>
      <w:r w:rsidRPr="006A30A6">
        <w:rPr>
          <w:lang w:val="tr-TR"/>
        </w:rPr>
        <w:t>Export</w:t>
      </w:r>
      <w:proofErr w:type="spellEnd"/>
      <w:r w:rsidRPr="006A30A6">
        <w:rPr>
          <w:lang w:val="tr-TR"/>
        </w:rPr>
        <w:t xml:space="preserve"> Excel" butonuna basılırsa, </w:t>
      </w:r>
      <w:proofErr w:type="spellStart"/>
      <w:r w:rsidRPr="006A30A6">
        <w:rPr>
          <w:i/>
          <w:iCs/>
          <w:lang w:val="tr-TR"/>
        </w:rPr>
        <w:t>Then</w:t>
      </w:r>
      <w:proofErr w:type="spellEnd"/>
      <w:r w:rsidRPr="006A30A6">
        <w:rPr>
          <w:lang w:val="tr-TR"/>
        </w:rPr>
        <w:t> </w:t>
      </w:r>
      <w:proofErr w:type="spellStart"/>
      <w:r w:rsidRPr="006A30A6">
        <w:rPr>
          <w:lang w:val="tr-TR"/>
        </w:rPr>
        <w:t>SheetJS</w:t>
      </w:r>
      <w:proofErr w:type="spellEnd"/>
      <w:r w:rsidRPr="006A30A6">
        <w:rPr>
          <w:lang w:val="tr-TR"/>
        </w:rPr>
        <w:t xml:space="preserve"> kullanılarak .</w:t>
      </w:r>
      <w:proofErr w:type="spellStart"/>
      <w:r w:rsidRPr="006A30A6">
        <w:rPr>
          <w:lang w:val="tr-TR"/>
        </w:rPr>
        <w:t>xlsx</w:t>
      </w:r>
      <w:proofErr w:type="spellEnd"/>
      <w:r w:rsidRPr="006A30A6">
        <w:rPr>
          <w:lang w:val="tr-TR"/>
        </w:rPr>
        <w:t> uzantılı dosya inmelidir.</w:t>
      </w:r>
    </w:p>
    <w:p w14:paraId="7FAB90CC" w14:textId="77777777" w:rsidR="006A30A6" w:rsidRDefault="006A30A6"/>
    <w:p w14:paraId="35CC8C6B" w14:textId="77777777" w:rsidR="00052761" w:rsidRDefault="0006423C">
      <w:pPr>
        <w:pStyle w:val="Balk2"/>
      </w:pPr>
      <w:bookmarkStart w:id="28" w:name="_Toc229383778"/>
      <w:r>
        <w:lastRenderedPageBreak/>
        <w:t xml:space="preserve">2.5. </w:t>
      </w:r>
      <w:proofErr w:type="spellStart"/>
      <w:r>
        <w:t>İşlevsel</w:t>
      </w:r>
      <w:proofErr w:type="spellEnd"/>
      <w:r>
        <w:t xml:space="preserve"> Olmayan </w:t>
      </w:r>
      <w:proofErr w:type="spellStart"/>
      <w:r>
        <w:t>Gereksinimler</w:t>
      </w:r>
      <w:proofErr w:type="spellEnd"/>
      <w:r>
        <w:t xml:space="preserve"> (NFR)</w:t>
      </w:r>
      <w:bookmarkEnd w:id="28"/>
    </w:p>
    <w:p w14:paraId="17D68305" w14:textId="51146131" w:rsidR="00023D60" w:rsidRPr="00023D60" w:rsidRDefault="00023D60" w:rsidP="00023D60">
      <w:pPr>
        <w:ind w:firstLine="0"/>
      </w:pPr>
      <w:proofErr w:type="spellStart"/>
      <w:r w:rsidRPr="00023D60">
        <w:t>Proje</w:t>
      </w:r>
      <w:proofErr w:type="spellEnd"/>
      <w:r w:rsidRPr="00023D60">
        <w:t xml:space="preserve"> </w:t>
      </w:r>
      <w:proofErr w:type="spellStart"/>
      <w:r w:rsidRPr="00023D60">
        <w:t>tamamen</w:t>
      </w:r>
      <w:proofErr w:type="spellEnd"/>
      <w:r w:rsidRPr="00023D60">
        <w:t xml:space="preserve"> </w:t>
      </w:r>
      <w:proofErr w:type="spellStart"/>
      <w:r w:rsidRPr="00023D60">
        <w:t>istemci</w:t>
      </w:r>
      <w:proofErr w:type="spellEnd"/>
      <w:r w:rsidRPr="00023D60">
        <w:t xml:space="preserve"> (client-side) </w:t>
      </w:r>
      <w:proofErr w:type="spellStart"/>
      <w:r w:rsidRPr="00023D60">
        <w:t>tarafında</w:t>
      </w:r>
      <w:proofErr w:type="spellEnd"/>
      <w:r w:rsidRPr="00023D60">
        <w:t xml:space="preserve"> </w:t>
      </w:r>
      <w:proofErr w:type="spellStart"/>
      <w:r w:rsidRPr="00023D60">
        <w:t>çalıştığından</w:t>
      </w:r>
      <w:proofErr w:type="spellEnd"/>
      <w:r w:rsidRPr="00023D60">
        <w:t xml:space="preserve"> </w:t>
      </w:r>
      <w:proofErr w:type="spellStart"/>
      <w:r w:rsidRPr="00023D60">
        <w:t>ağ</w:t>
      </w:r>
      <w:proofErr w:type="spellEnd"/>
      <w:r w:rsidRPr="00023D60">
        <w:t xml:space="preserve"> </w:t>
      </w:r>
      <w:proofErr w:type="spellStart"/>
      <w:r w:rsidRPr="00023D60">
        <w:t>tabanlı</w:t>
      </w:r>
      <w:proofErr w:type="spellEnd"/>
      <w:r w:rsidRPr="00023D60">
        <w:t xml:space="preserve"> API </w:t>
      </w:r>
      <w:proofErr w:type="spellStart"/>
      <w:r w:rsidRPr="00023D60">
        <w:t>yanıt</w:t>
      </w:r>
      <w:proofErr w:type="spellEnd"/>
      <w:r w:rsidRPr="00023D60">
        <w:t xml:space="preserve"> </w:t>
      </w:r>
      <w:proofErr w:type="spellStart"/>
      <w:r w:rsidRPr="00023D60">
        <w:t>süreleri</w:t>
      </w:r>
      <w:proofErr w:type="spellEnd"/>
      <w:r w:rsidRPr="00023D60">
        <w:t xml:space="preserve"> </w:t>
      </w:r>
      <w:proofErr w:type="spellStart"/>
      <w:r w:rsidRPr="00023D60">
        <w:t>yerine</w:t>
      </w:r>
      <w:proofErr w:type="spellEnd"/>
      <w:r w:rsidRPr="00023D60">
        <w:t xml:space="preserve"> </w:t>
      </w:r>
      <w:proofErr w:type="spellStart"/>
      <w:r w:rsidRPr="00023D60">
        <w:t>doğrudan</w:t>
      </w:r>
      <w:proofErr w:type="spellEnd"/>
      <w:r w:rsidRPr="00023D60">
        <w:t xml:space="preserve"> </w:t>
      </w:r>
      <w:proofErr w:type="spellStart"/>
      <w:r w:rsidRPr="00023D60">
        <w:t>tarayıcı</w:t>
      </w:r>
      <w:proofErr w:type="spellEnd"/>
      <w:r w:rsidRPr="00023D60">
        <w:t xml:space="preserve"> </w:t>
      </w:r>
      <w:proofErr w:type="spellStart"/>
      <w:r w:rsidRPr="00023D60">
        <w:t>performans</w:t>
      </w:r>
      <w:proofErr w:type="spellEnd"/>
      <w:r w:rsidRPr="00023D60">
        <w:t xml:space="preserve"> </w:t>
      </w:r>
      <w:proofErr w:type="spellStart"/>
      <w:r w:rsidRPr="00023D60">
        <w:t>metrikleri</w:t>
      </w:r>
      <w:proofErr w:type="spellEnd"/>
      <w:r w:rsidRPr="00023D60">
        <w:t xml:space="preserve"> </w:t>
      </w:r>
      <w:proofErr w:type="spellStart"/>
      <w:r w:rsidRPr="00023D60">
        <w:t>temel</w:t>
      </w:r>
      <w:proofErr w:type="spellEnd"/>
      <w:r w:rsidRPr="00023D60">
        <w:t xml:space="preserve"> </w:t>
      </w:r>
      <w:proofErr w:type="spellStart"/>
      <w:r w:rsidRPr="00023D60">
        <w:t>alınmıştır</w:t>
      </w:r>
      <w:proofErr w:type="spellEnd"/>
      <w:r w:rsidRPr="00023D60">
        <w:t>.</w:t>
      </w:r>
    </w:p>
    <w:p w14:paraId="0333B3B3" w14:textId="4A44D0AA" w:rsidR="00052761" w:rsidRDefault="00316E6B" w:rsidP="00316E6B">
      <w:pPr>
        <w:pStyle w:val="ResimYazs"/>
        <w:keepNext/>
      </w:pPr>
      <w:bookmarkStart w:id="29" w:name="_Toc229383852"/>
      <w:r>
        <w:t xml:space="preserve">Table </w:t>
      </w:r>
      <w:fldSimple w:instr=" SEQ Table \* ARABIC ">
        <w:r w:rsidR="004A22D7">
          <w:rPr>
            <w:noProof/>
          </w:rPr>
          <w:t>5</w:t>
        </w:r>
      </w:fldSimple>
      <w:r w:rsidRPr="007C0EF1">
        <w:t xml:space="preserve">: NFR </w:t>
      </w:r>
      <w:proofErr w:type="spellStart"/>
      <w:r w:rsidRPr="007C0EF1">
        <w:t>Matrisi</w:t>
      </w:r>
      <w:bookmarkEnd w:id="29"/>
      <w:proofErr w:type="spellEnd"/>
    </w:p>
    <w:tbl>
      <w:tblPr>
        <w:tblStyle w:val="AkKlavuz-Vurgu1"/>
        <w:tblW w:w="9071" w:type="dxa"/>
        <w:jc w:val="center"/>
        <w:tblLayout w:type="fixed"/>
        <w:tblLook w:val="04A0" w:firstRow="1" w:lastRow="0" w:firstColumn="1" w:lastColumn="0" w:noHBand="0" w:noVBand="1"/>
      </w:tblPr>
      <w:tblGrid>
        <w:gridCol w:w="1984"/>
        <w:gridCol w:w="4252"/>
        <w:gridCol w:w="2835"/>
      </w:tblGrid>
      <w:tr w:rsidR="00052761" w14:paraId="0627E836" w14:textId="77777777" w:rsidTr="00023D6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shd w:val="clear" w:color="auto" w:fill="1F4E78"/>
          </w:tcPr>
          <w:p w14:paraId="718190CC" w14:textId="77777777" w:rsidR="00052761" w:rsidRDefault="0006423C">
            <w:pPr>
              <w:ind w:firstLine="0"/>
            </w:pPr>
            <w:proofErr w:type="spellStart"/>
            <w:r>
              <w:rPr>
                <w:color w:val="FFFFFF"/>
                <w:sz w:val="22"/>
              </w:rPr>
              <w:t>Kategori</w:t>
            </w:r>
            <w:proofErr w:type="spellEnd"/>
          </w:p>
        </w:tc>
        <w:tc>
          <w:tcPr>
            <w:tcW w:w="4252" w:type="dxa"/>
            <w:tcBorders>
              <w:top w:val="single" w:sz="4" w:space="0" w:color="7F7F7F"/>
              <w:left w:val="single" w:sz="4" w:space="0" w:color="7F7F7F"/>
              <w:bottom w:val="single" w:sz="4" w:space="0" w:color="7F7F7F"/>
              <w:right w:val="single" w:sz="4" w:space="0" w:color="7F7F7F"/>
            </w:tcBorders>
            <w:shd w:val="clear" w:color="auto" w:fill="1F4E78"/>
          </w:tcPr>
          <w:p w14:paraId="129CD9DA"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Gereksinim</w:t>
            </w:r>
            <w:proofErr w:type="spellEnd"/>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14:paraId="265E2E6E"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Nasıl</w:t>
            </w:r>
            <w:proofErr w:type="spellEnd"/>
            <w:r>
              <w:rPr>
                <w:color w:val="FFFFFF"/>
                <w:sz w:val="22"/>
              </w:rPr>
              <w:t xml:space="preserve"> </w:t>
            </w:r>
            <w:proofErr w:type="spellStart"/>
            <w:r>
              <w:rPr>
                <w:color w:val="FFFFFF"/>
                <w:sz w:val="22"/>
              </w:rPr>
              <w:t>ölçülecek</w:t>
            </w:r>
            <w:proofErr w:type="spellEnd"/>
            <w:r>
              <w:rPr>
                <w:color w:val="FFFFFF"/>
                <w:sz w:val="22"/>
              </w:rPr>
              <w:t>?</w:t>
            </w:r>
          </w:p>
        </w:tc>
      </w:tr>
      <w:tr w:rsidR="00C81F20" w14:paraId="0F75CFDE" w14:textId="77777777" w:rsidTr="00023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vAlign w:val="center"/>
          </w:tcPr>
          <w:p w14:paraId="44042693" w14:textId="75214590" w:rsidR="00C81F20" w:rsidRPr="00C81F20" w:rsidRDefault="00C81F20" w:rsidP="00C81F20">
            <w:pPr>
              <w:ind w:firstLine="0"/>
              <w:rPr>
                <w:color w:val="000000" w:themeColor="text1"/>
              </w:rPr>
            </w:pPr>
            <w:proofErr w:type="spellStart"/>
            <w:r w:rsidRPr="00C81F20">
              <w:rPr>
                <w:color w:val="000000" w:themeColor="text1"/>
                <w:sz w:val="20"/>
                <w:szCs w:val="20"/>
              </w:rPr>
              <w:t>Performans</w:t>
            </w:r>
            <w:proofErr w:type="spellEnd"/>
          </w:p>
        </w:tc>
        <w:tc>
          <w:tcPr>
            <w:tcW w:w="4252" w:type="dxa"/>
            <w:tcBorders>
              <w:top w:val="single" w:sz="4" w:space="0" w:color="7F7F7F"/>
              <w:left w:val="single" w:sz="4" w:space="0" w:color="7F7F7F"/>
              <w:bottom w:val="single" w:sz="4" w:space="0" w:color="7F7F7F"/>
              <w:right w:val="single" w:sz="4" w:space="0" w:color="7F7F7F"/>
            </w:tcBorders>
            <w:vAlign w:val="center"/>
          </w:tcPr>
          <w:p w14:paraId="6E48AFC3" w14:textId="1706D553" w:rsidR="00C81F20" w:rsidRPr="00C81F20" w:rsidRDefault="00C81F20" w:rsidP="00C81F2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1F20">
              <w:rPr>
                <w:color w:val="000000" w:themeColor="text1"/>
                <w:sz w:val="20"/>
                <w:szCs w:val="20"/>
              </w:rPr>
              <w:t>Main Thread Blocking Time &lt; 50ms</w:t>
            </w:r>
          </w:p>
        </w:tc>
        <w:tc>
          <w:tcPr>
            <w:tcW w:w="2835" w:type="dxa"/>
            <w:tcBorders>
              <w:top w:val="single" w:sz="4" w:space="0" w:color="7F7F7F"/>
              <w:left w:val="single" w:sz="4" w:space="0" w:color="7F7F7F"/>
              <w:bottom w:val="single" w:sz="4" w:space="0" w:color="7F7F7F"/>
              <w:right w:val="single" w:sz="4" w:space="0" w:color="7F7F7F"/>
            </w:tcBorders>
            <w:vAlign w:val="center"/>
          </w:tcPr>
          <w:p w14:paraId="758BCE49" w14:textId="3D135840" w:rsidR="00C81F20" w:rsidRPr="00C81F20" w:rsidRDefault="00C81F20" w:rsidP="00C81F2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1F20">
              <w:rPr>
                <w:color w:val="000000" w:themeColor="text1"/>
                <w:sz w:val="20"/>
                <w:szCs w:val="20"/>
              </w:rPr>
              <w:t>Chrome DevTools Performance Profiler</w:t>
            </w:r>
          </w:p>
        </w:tc>
      </w:tr>
      <w:tr w:rsidR="00C81F20" w14:paraId="5A02EDF4" w14:textId="77777777" w:rsidTr="00023D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vAlign w:val="center"/>
          </w:tcPr>
          <w:p w14:paraId="35B4292D" w14:textId="2A50B299" w:rsidR="00C81F20" w:rsidRPr="00C81F20" w:rsidRDefault="00C81F20" w:rsidP="00C81F20">
            <w:pPr>
              <w:ind w:firstLine="0"/>
              <w:rPr>
                <w:color w:val="000000" w:themeColor="text1"/>
              </w:rPr>
            </w:pPr>
            <w:proofErr w:type="spellStart"/>
            <w:r w:rsidRPr="00C81F20">
              <w:rPr>
                <w:color w:val="000000" w:themeColor="text1"/>
                <w:sz w:val="20"/>
                <w:szCs w:val="20"/>
              </w:rPr>
              <w:t>Performans</w:t>
            </w:r>
            <w:proofErr w:type="spellEnd"/>
          </w:p>
        </w:tc>
        <w:tc>
          <w:tcPr>
            <w:tcW w:w="4252" w:type="dxa"/>
            <w:tcBorders>
              <w:top w:val="single" w:sz="4" w:space="0" w:color="7F7F7F"/>
              <w:left w:val="single" w:sz="4" w:space="0" w:color="7F7F7F"/>
              <w:bottom w:val="single" w:sz="4" w:space="0" w:color="7F7F7F"/>
              <w:right w:val="single" w:sz="4" w:space="0" w:color="7F7F7F"/>
            </w:tcBorders>
            <w:vAlign w:val="center"/>
          </w:tcPr>
          <w:p w14:paraId="5B9C7FA8" w14:textId="6110120B" w:rsidR="00C81F20" w:rsidRPr="00C81F20" w:rsidRDefault="00C81F20" w:rsidP="00C81F20">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1F20">
              <w:rPr>
                <w:color w:val="000000" w:themeColor="text1"/>
                <w:sz w:val="20"/>
                <w:szCs w:val="20"/>
              </w:rPr>
              <w:t xml:space="preserve">LCP (İlk </w:t>
            </w:r>
            <w:proofErr w:type="spellStart"/>
            <w:r w:rsidRPr="00C81F20">
              <w:rPr>
                <w:color w:val="000000" w:themeColor="text1"/>
                <w:sz w:val="20"/>
                <w:szCs w:val="20"/>
              </w:rPr>
              <w:t>Yüklenme</w:t>
            </w:r>
            <w:proofErr w:type="spellEnd"/>
            <w:r w:rsidRPr="00C81F20">
              <w:rPr>
                <w:color w:val="000000" w:themeColor="text1"/>
                <w:sz w:val="20"/>
                <w:szCs w:val="20"/>
              </w:rPr>
              <w:t xml:space="preserve"> </w:t>
            </w:r>
            <w:proofErr w:type="spellStart"/>
            <w:r w:rsidRPr="00C81F20">
              <w:rPr>
                <w:color w:val="000000" w:themeColor="text1"/>
                <w:sz w:val="20"/>
                <w:szCs w:val="20"/>
              </w:rPr>
              <w:t>Süresi</w:t>
            </w:r>
            <w:proofErr w:type="spellEnd"/>
            <w:r w:rsidRPr="00C81F20">
              <w:rPr>
                <w:color w:val="000000" w:themeColor="text1"/>
                <w:sz w:val="20"/>
                <w:szCs w:val="20"/>
              </w:rPr>
              <w:t>) &lt; 1.5 s</w:t>
            </w:r>
          </w:p>
        </w:tc>
        <w:tc>
          <w:tcPr>
            <w:tcW w:w="2835" w:type="dxa"/>
            <w:tcBorders>
              <w:top w:val="single" w:sz="4" w:space="0" w:color="7F7F7F"/>
              <w:left w:val="single" w:sz="4" w:space="0" w:color="7F7F7F"/>
              <w:bottom w:val="single" w:sz="4" w:space="0" w:color="7F7F7F"/>
              <w:right w:val="single" w:sz="4" w:space="0" w:color="7F7F7F"/>
            </w:tcBorders>
            <w:vAlign w:val="center"/>
          </w:tcPr>
          <w:p w14:paraId="1DDA47D8" w14:textId="19AB8BF7" w:rsidR="00C81F20" w:rsidRPr="00C81F20" w:rsidRDefault="00C81F20" w:rsidP="00C81F20">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1F20">
              <w:rPr>
                <w:color w:val="000000" w:themeColor="text1"/>
                <w:sz w:val="20"/>
                <w:szCs w:val="20"/>
              </w:rPr>
              <w:t>Lighthouse</w:t>
            </w:r>
          </w:p>
        </w:tc>
      </w:tr>
      <w:tr w:rsidR="00C81F20" w14:paraId="6B6F071A" w14:textId="77777777" w:rsidTr="00023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vAlign w:val="center"/>
          </w:tcPr>
          <w:p w14:paraId="3D6F843B" w14:textId="61A88963" w:rsidR="00C81F20" w:rsidRPr="00C81F20" w:rsidRDefault="00C81F20" w:rsidP="00C81F20">
            <w:pPr>
              <w:ind w:firstLine="0"/>
              <w:rPr>
                <w:color w:val="000000" w:themeColor="text1"/>
              </w:rPr>
            </w:pPr>
            <w:proofErr w:type="spellStart"/>
            <w:r w:rsidRPr="00C81F20">
              <w:rPr>
                <w:color w:val="000000" w:themeColor="text1"/>
                <w:sz w:val="20"/>
                <w:szCs w:val="20"/>
              </w:rPr>
              <w:t>Güvenlik</w:t>
            </w:r>
            <w:proofErr w:type="spellEnd"/>
          </w:p>
        </w:tc>
        <w:tc>
          <w:tcPr>
            <w:tcW w:w="4252" w:type="dxa"/>
            <w:tcBorders>
              <w:top w:val="single" w:sz="4" w:space="0" w:color="7F7F7F"/>
              <w:left w:val="single" w:sz="4" w:space="0" w:color="7F7F7F"/>
              <w:bottom w:val="single" w:sz="4" w:space="0" w:color="7F7F7F"/>
              <w:right w:val="single" w:sz="4" w:space="0" w:color="7F7F7F"/>
            </w:tcBorders>
            <w:vAlign w:val="center"/>
          </w:tcPr>
          <w:p w14:paraId="7A30960F" w14:textId="6430B789" w:rsidR="00C81F20" w:rsidRPr="00C81F20" w:rsidRDefault="00C81F20" w:rsidP="00C81F2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81F20">
              <w:rPr>
                <w:color w:val="000000" w:themeColor="text1"/>
                <w:sz w:val="20"/>
                <w:szCs w:val="20"/>
              </w:rPr>
              <w:t>Veriler</w:t>
            </w:r>
            <w:proofErr w:type="spellEnd"/>
            <w:r w:rsidRPr="00C81F20">
              <w:rPr>
                <w:color w:val="000000" w:themeColor="text1"/>
                <w:sz w:val="20"/>
                <w:szCs w:val="20"/>
              </w:rPr>
              <w:t xml:space="preserve"> </w:t>
            </w:r>
            <w:proofErr w:type="spellStart"/>
            <w:r w:rsidRPr="00C81F20">
              <w:rPr>
                <w:color w:val="000000" w:themeColor="text1"/>
                <w:sz w:val="20"/>
                <w:szCs w:val="20"/>
              </w:rPr>
              <w:t>tarayıcıdan</w:t>
            </w:r>
            <w:proofErr w:type="spellEnd"/>
            <w:r w:rsidRPr="00C81F20">
              <w:rPr>
                <w:color w:val="000000" w:themeColor="text1"/>
                <w:sz w:val="20"/>
                <w:szCs w:val="20"/>
              </w:rPr>
              <w:t xml:space="preserve"> </w:t>
            </w:r>
            <w:proofErr w:type="spellStart"/>
            <w:r w:rsidRPr="00C81F20">
              <w:rPr>
                <w:color w:val="000000" w:themeColor="text1"/>
                <w:sz w:val="20"/>
                <w:szCs w:val="20"/>
              </w:rPr>
              <w:t>dışarı</w:t>
            </w:r>
            <w:proofErr w:type="spellEnd"/>
            <w:r w:rsidRPr="00C81F20">
              <w:rPr>
                <w:color w:val="000000" w:themeColor="text1"/>
                <w:sz w:val="20"/>
                <w:szCs w:val="20"/>
              </w:rPr>
              <w:t xml:space="preserve"> </w:t>
            </w:r>
            <w:proofErr w:type="spellStart"/>
            <w:r w:rsidRPr="00C81F20">
              <w:rPr>
                <w:color w:val="000000" w:themeColor="text1"/>
                <w:sz w:val="20"/>
                <w:szCs w:val="20"/>
              </w:rPr>
              <w:t>çıkmamalı</w:t>
            </w:r>
            <w:proofErr w:type="spellEnd"/>
          </w:p>
        </w:tc>
        <w:tc>
          <w:tcPr>
            <w:tcW w:w="2835" w:type="dxa"/>
            <w:tcBorders>
              <w:top w:val="single" w:sz="4" w:space="0" w:color="7F7F7F"/>
              <w:left w:val="single" w:sz="4" w:space="0" w:color="7F7F7F"/>
              <w:bottom w:val="single" w:sz="4" w:space="0" w:color="7F7F7F"/>
              <w:right w:val="single" w:sz="4" w:space="0" w:color="7F7F7F"/>
            </w:tcBorders>
            <w:vAlign w:val="center"/>
          </w:tcPr>
          <w:p w14:paraId="34F9BA5B" w14:textId="1A57A10C" w:rsidR="00C81F20" w:rsidRPr="00C81F20" w:rsidRDefault="00C81F20" w:rsidP="00C81F2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1F20">
              <w:rPr>
                <w:color w:val="000000" w:themeColor="text1"/>
                <w:sz w:val="20"/>
                <w:szCs w:val="20"/>
              </w:rPr>
              <w:t xml:space="preserve">Network </w:t>
            </w:r>
            <w:proofErr w:type="spellStart"/>
            <w:r w:rsidRPr="00C81F20">
              <w:rPr>
                <w:color w:val="000000" w:themeColor="text1"/>
                <w:sz w:val="20"/>
                <w:szCs w:val="20"/>
              </w:rPr>
              <w:t>Sekmesi</w:t>
            </w:r>
            <w:proofErr w:type="spellEnd"/>
            <w:r w:rsidRPr="00C81F20">
              <w:rPr>
                <w:color w:val="000000" w:themeColor="text1"/>
                <w:sz w:val="20"/>
                <w:szCs w:val="20"/>
              </w:rPr>
              <w:t xml:space="preserve"> (</w:t>
            </w:r>
            <w:proofErr w:type="spellStart"/>
            <w:r w:rsidRPr="00C81F20">
              <w:rPr>
                <w:color w:val="000000" w:themeColor="text1"/>
                <w:sz w:val="20"/>
                <w:szCs w:val="20"/>
              </w:rPr>
              <w:t>Sıfır</w:t>
            </w:r>
            <w:proofErr w:type="spellEnd"/>
            <w:r w:rsidRPr="00C81F20">
              <w:rPr>
                <w:color w:val="000000" w:themeColor="text1"/>
                <w:sz w:val="20"/>
                <w:szCs w:val="20"/>
              </w:rPr>
              <w:t xml:space="preserve"> API </w:t>
            </w:r>
            <w:proofErr w:type="spellStart"/>
            <w:r w:rsidRPr="00C81F20">
              <w:rPr>
                <w:color w:val="000000" w:themeColor="text1"/>
                <w:sz w:val="20"/>
                <w:szCs w:val="20"/>
              </w:rPr>
              <w:t>çağrısı</w:t>
            </w:r>
            <w:proofErr w:type="spellEnd"/>
            <w:r w:rsidRPr="00C81F20">
              <w:rPr>
                <w:color w:val="000000" w:themeColor="text1"/>
                <w:sz w:val="20"/>
                <w:szCs w:val="20"/>
              </w:rPr>
              <w:t>)</w:t>
            </w:r>
          </w:p>
        </w:tc>
      </w:tr>
      <w:tr w:rsidR="00C81F20" w14:paraId="0FF35808" w14:textId="77777777" w:rsidTr="00023D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vAlign w:val="center"/>
          </w:tcPr>
          <w:p w14:paraId="1D706CAE" w14:textId="165CEAC3" w:rsidR="00C81F20" w:rsidRPr="00C81F20" w:rsidRDefault="00C81F20" w:rsidP="00C81F20">
            <w:pPr>
              <w:ind w:firstLine="0"/>
              <w:rPr>
                <w:color w:val="000000" w:themeColor="text1"/>
              </w:rPr>
            </w:pPr>
            <w:proofErr w:type="spellStart"/>
            <w:r w:rsidRPr="00C81F20">
              <w:rPr>
                <w:color w:val="000000" w:themeColor="text1"/>
                <w:sz w:val="20"/>
                <w:szCs w:val="20"/>
              </w:rPr>
              <w:t>Erişilebilirlik</w:t>
            </w:r>
            <w:proofErr w:type="spellEnd"/>
          </w:p>
        </w:tc>
        <w:tc>
          <w:tcPr>
            <w:tcW w:w="4252" w:type="dxa"/>
            <w:tcBorders>
              <w:top w:val="single" w:sz="4" w:space="0" w:color="7F7F7F"/>
              <w:left w:val="single" w:sz="4" w:space="0" w:color="7F7F7F"/>
              <w:bottom w:val="single" w:sz="4" w:space="0" w:color="7F7F7F"/>
              <w:right w:val="single" w:sz="4" w:space="0" w:color="7F7F7F"/>
            </w:tcBorders>
            <w:vAlign w:val="center"/>
          </w:tcPr>
          <w:p w14:paraId="7D0608FA" w14:textId="70C3A314" w:rsidR="00C81F20" w:rsidRPr="00C81F20" w:rsidRDefault="00C81F20" w:rsidP="00C81F20">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C81F20">
              <w:rPr>
                <w:color w:val="000000" w:themeColor="text1"/>
                <w:sz w:val="20"/>
                <w:szCs w:val="20"/>
              </w:rPr>
              <w:t>Kontrast</w:t>
            </w:r>
            <w:proofErr w:type="spellEnd"/>
            <w:r w:rsidRPr="00C81F20">
              <w:rPr>
                <w:color w:val="000000" w:themeColor="text1"/>
                <w:sz w:val="20"/>
                <w:szCs w:val="20"/>
              </w:rPr>
              <w:t xml:space="preserve"> </w:t>
            </w:r>
            <w:proofErr w:type="spellStart"/>
            <w:r w:rsidRPr="00C81F20">
              <w:rPr>
                <w:color w:val="000000" w:themeColor="text1"/>
                <w:sz w:val="20"/>
                <w:szCs w:val="20"/>
              </w:rPr>
              <w:t>Oranı</w:t>
            </w:r>
            <w:proofErr w:type="spellEnd"/>
            <w:r w:rsidRPr="00C81F20">
              <w:rPr>
                <w:color w:val="000000" w:themeColor="text1"/>
                <w:sz w:val="20"/>
                <w:szCs w:val="20"/>
              </w:rPr>
              <w:t xml:space="preserve"> (WCAG 2.1) </w:t>
            </w:r>
            <w:proofErr w:type="spellStart"/>
            <w:r w:rsidRPr="00C81F20">
              <w:rPr>
                <w:color w:val="000000" w:themeColor="text1"/>
                <w:sz w:val="20"/>
                <w:szCs w:val="20"/>
              </w:rPr>
              <w:t>uyumlu</w:t>
            </w:r>
            <w:proofErr w:type="spellEnd"/>
          </w:p>
        </w:tc>
        <w:tc>
          <w:tcPr>
            <w:tcW w:w="2835" w:type="dxa"/>
            <w:tcBorders>
              <w:top w:val="single" w:sz="4" w:space="0" w:color="7F7F7F"/>
              <w:left w:val="single" w:sz="4" w:space="0" w:color="7F7F7F"/>
              <w:bottom w:val="single" w:sz="4" w:space="0" w:color="7F7F7F"/>
              <w:right w:val="single" w:sz="4" w:space="0" w:color="7F7F7F"/>
            </w:tcBorders>
            <w:vAlign w:val="center"/>
          </w:tcPr>
          <w:p w14:paraId="6B9360BE" w14:textId="61DD97D4" w:rsidR="00C81F20" w:rsidRPr="00C81F20" w:rsidRDefault="00C81F20" w:rsidP="00C81F20">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1F20">
              <w:rPr>
                <w:color w:val="000000" w:themeColor="text1"/>
                <w:sz w:val="20"/>
                <w:szCs w:val="20"/>
              </w:rPr>
              <w:t>axe DevTools</w:t>
            </w:r>
          </w:p>
        </w:tc>
      </w:tr>
      <w:tr w:rsidR="00C81F20" w14:paraId="5C655759" w14:textId="77777777" w:rsidTr="00023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vAlign w:val="center"/>
          </w:tcPr>
          <w:p w14:paraId="0584D9E4" w14:textId="3302B016" w:rsidR="00C81F20" w:rsidRPr="00C81F20" w:rsidRDefault="00C81F20" w:rsidP="00C81F20">
            <w:pPr>
              <w:ind w:firstLine="0"/>
              <w:rPr>
                <w:color w:val="000000" w:themeColor="text1"/>
              </w:rPr>
            </w:pPr>
            <w:proofErr w:type="spellStart"/>
            <w:r w:rsidRPr="00C81F20">
              <w:rPr>
                <w:color w:val="000000" w:themeColor="text1"/>
                <w:sz w:val="20"/>
                <w:szCs w:val="20"/>
              </w:rPr>
              <w:t>Uyumluluk</w:t>
            </w:r>
            <w:proofErr w:type="spellEnd"/>
          </w:p>
        </w:tc>
        <w:tc>
          <w:tcPr>
            <w:tcW w:w="4252" w:type="dxa"/>
            <w:tcBorders>
              <w:top w:val="single" w:sz="4" w:space="0" w:color="7F7F7F"/>
              <w:left w:val="single" w:sz="4" w:space="0" w:color="7F7F7F"/>
              <w:bottom w:val="single" w:sz="4" w:space="0" w:color="7F7F7F"/>
              <w:right w:val="single" w:sz="4" w:space="0" w:color="7F7F7F"/>
            </w:tcBorders>
            <w:vAlign w:val="center"/>
          </w:tcPr>
          <w:p w14:paraId="54A7AF08" w14:textId="2A1971A7" w:rsidR="00C81F20" w:rsidRPr="00C81F20" w:rsidRDefault="00C81F20" w:rsidP="00C81F2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1F20">
              <w:rPr>
                <w:color w:val="000000" w:themeColor="text1"/>
                <w:sz w:val="20"/>
                <w:szCs w:val="20"/>
              </w:rPr>
              <w:t>Chrome 100+, Firefox 100+, Safari 15+</w:t>
            </w:r>
          </w:p>
        </w:tc>
        <w:tc>
          <w:tcPr>
            <w:tcW w:w="2835" w:type="dxa"/>
            <w:tcBorders>
              <w:top w:val="single" w:sz="4" w:space="0" w:color="7F7F7F"/>
              <w:left w:val="single" w:sz="4" w:space="0" w:color="7F7F7F"/>
              <w:bottom w:val="single" w:sz="4" w:space="0" w:color="7F7F7F"/>
              <w:right w:val="single" w:sz="4" w:space="0" w:color="7F7F7F"/>
            </w:tcBorders>
            <w:vAlign w:val="center"/>
          </w:tcPr>
          <w:p w14:paraId="3FF2B061" w14:textId="3BAC0FDB" w:rsidR="00C81F20" w:rsidRPr="00C81F20" w:rsidRDefault="00C81F20" w:rsidP="00C81F2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1F20">
              <w:rPr>
                <w:color w:val="000000" w:themeColor="text1"/>
                <w:sz w:val="20"/>
                <w:szCs w:val="20"/>
              </w:rPr>
              <w:t>Manuel Tarayıcı Testleri</w:t>
            </w:r>
          </w:p>
        </w:tc>
      </w:tr>
      <w:tr w:rsidR="00C81F20" w14:paraId="19CA2210" w14:textId="77777777" w:rsidTr="00023D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vAlign w:val="center"/>
          </w:tcPr>
          <w:p w14:paraId="36D4D091" w14:textId="55BE4F86" w:rsidR="00C81F20" w:rsidRPr="00C81F20" w:rsidRDefault="00C81F20" w:rsidP="00C81F20">
            <w:pPr>
              <w:ind w:firstLine="0"/>
              <w:rPr>
                <w:color w:val="000000" w:themeColor="text1"/>
              </w:rPr>
            </w:pPr>
            <w:proofErr w:type="spellStart"/>
            <w:r w:rsidRPr="00C81F20">
              <w:rPr>
                <w:color w:val="000000" w:themeColor="text1"/>
                <w:sz w:val="20"/>
                <w:szCs w:val="20"/>
              </w:rPr>
              <w:t>Verimlilik</w:t>
            </w:r>
            <w:proofErr w:type="spellEnd"/>
          </w:p>
        </w:tc>
        <w:tc>
          <w:tcPr>
            <w:tcW w:w="4252" w:type="dxa"/>
            <w:tcBorders>
              <w:top w:val="single" w:sz="4" w:space="0" w:color="7F7F7F"/>
              <w:left w:val="single" w:sz="4" w:space="0" w:color="7F7F7F"/>
              <w:bottom w:val="single" w:sz="4" w:space="0" w:color="7F7F7F"/>
              <w:right w:val="single" w:sz="4" w:space="0" w:color="7F7F7F"/>
            </w:tcBorders>
            <w:vAlign w:val="center"/>
          </w:tcPr>
          <w:p w14:paraId="1D521F59" w14:textId="21322E90" w:rsidR="00C81F20" w:rsidRPr="00C81F20" w:rsidRDefault="00C81F20" w:rsidP="00C81F20">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C81F20">
              <w:rPr>
                <w:color w:val="000000" w:themeColor="text1"/>
                <w:sz w:val="20"/>
                <w:szCs w:val="20"/>
              </w:rPr>
              <w:t>Maksimum</w:t>
            </w:r>
            <w:proofErr w:type="spellEnd"/>
            <w:r w:rsidRPr="00C81F20">
              <w:rPr>
                <w:color w:val="000000" w:themeColor="text1"/>
                <w:sz w:val="20"/>
                <w:szCs w:val="20"/>
              </w:rPr>
              <w:t xml:space="preserve"> </w:t>
            </w:r>
            <w:proofErr w:type="spellStart"/>
            <w:r w:rsidRPr="00C81F20">
              <w:rPr>
                <w:color w:val="000000" w:themeColor="text1"/>
                <w:sz w:val="20"/>
                <w:szCs w:val="20"/>
              </w:rPr>
              <w:t>bellek</w:t>
            </w:r>
            <w:proofErr w:type="spellEnd"/>
            <w:r w:rsidRPr="00C81F20">
              <w:rPr>
                <w:color w:val="000000" w:themeColor="text1"/>
                <w:sz w:val="20"/>
                <w:szCs w:val="20"/>
              </w:rPr>
              <w:t xml:space="preserve"> </w:t>
            </w:r>
            <w:proofErr w:type="spellStart"/>
            <w:r w:rsidRPr="00C81F20">
              <w:rPr>
                <w:color w:val="000000" w:themeColor="text1"/>
                <w:sz w:val="20"/>
                <w:szCs w:val="20"/>
              </w:rPr>
              <w:t>tüketimi</w:t>
            </w:r>
            <w:proofErr w:type="spellEnd"/>
            <w:r w:rsidRPr="00C81F20">
              <w:rPr>
                <w:color w:val="000000" w:themeColor="text1"/>
                <w:sz w:val="20"/>
                <w:szCs w:val="20"/>
              </w:rPr>
              <w:t xml:space="preserve"> (RAM) 500 MB</w:t>
            </w:r>
          </w:p>
        </w:tc>
        <w:tc>
          <w:tcPr>
            <w:tcW w:w="2835" w:type="dxa"/>
            <w:tcBorders>
              <w:top w:val="single" w:sz="4" w:space="0" w:color="7F7F7F"/>
              <w:left w:val="single" w:sz="4" w:space="0" w:color="7F7F7F"/>
              <w:bottom w:val="single" w:sz="4" w:space="0" w:color="7F7F7F"/>
              <w:right w:val="single" w:sz="4" w:space="0" w:color="7F7F7F"/>
            </w:tcBorders>
            <w:vAlign w:val="center"/>
          </w:tcPr>
          <w:p w14:paraId="7289568C" w14:textId="7DF4CF7D" w:rsidR="00C81F20" w:rsidRPr="00C81F20" w:rsidRDefault="00C81F20" w:rsidP="00C81F20">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1F20">
              <w:rPr>
                <w:color w:val="000000" w:themeColor="text1"/>
                <w:sz w:val="20"/>
                <w:szCs w:val="20"/>
              </w:rPr>
              <w:t>Chrome Memory Tab</w:t>
            </w:r>
          </w:p>
        </w:tc>
      </w:tr>
      <w:tr w:rsidR="00C81F20" w14:paraId="4285CE38" w14:textId="77777777" w:rsidTr="00023D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vAlign w:val="center"/>
          </w:tcPr>
          <w:p w14:paraId="7A89742F" w14:textId="3ECE7ACD" w:rsidR="00C81F20" w:rsidRPr="00C81F20" w:rsidRDefault="00C81F20" w:rsidP="00C81F20">
            <w:pPr>
              <w:ind w:firstLine="0"/>
              <w:rPr>
                <w:color w:val="000000" w:themeColor="text1"/>
              </w:rPr>
            </w:pPr>
            <w:proofErr w:type="spellStart"/>
            <w:r w:rsidRPr="00C81F20">
              <w:rPr>
                <w:color w:val="000000" w:themeColor="text1"/>
                <w:sz w:val="20"/>
                <w:szCs w:val="20"/>
              </w:rPr>
              <w:t>Performans</w:t>
            </w:r>
            <w:proofErr w:type="spellEnd"/>
          </w:p>
        </w:tc>
        <w:tc>
          <w:tcPr>
            <w:tcW w:w="4252" w:type="dxa"/>
            <w:tcBorders>
              <w:top w:val="single" w:sz="4" w:space="0" w:color="7F7F7F"/>
              <w:left w:val="single" w:sz="4" w:space="0" w:color="7F7F7F"/>
              <w:bottom w:val="single" w:sz="4" w:space="0" w:color="7F7F7F"/>
              <w:right w:val="single" w:sz="4" w:space="0" w:color="7F7F7F"/>
            </w:tcBorders>
            <w:vAlign w:val="center"/>
          </w:tcPr>
          <w:p w14:paraId="063B2E02" w14:textId="36A64FCC" w:rsidR="00C81F20" w:rsidRPr="00C81F20" w:rsidRDefault="00C81F20" w:rsidP="00C81F2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1F20">
              <w:rPr>
                <w:color w:val="000000" w:themeColor="text1"/>
                <w:sz w:val="20"/>
                <w:szCs w:val="20"/>
              </w:rPr>
              <w:t>Main Thread Blocking Time &lt; 50ms</w:t>
            </w:r>
          </w:p>
        </w:tc>
        <w:tc>
          <w:tcPr>
            <w:tcW w:w="2835" w:type="dxa"/>
            <w:tcBorders>
              <w:top w:val="single" w:sz="4" w:space="0" w:color="7F7F7F"/>
              <w:left w:val="single" w:sz="4" w:space="0" w:color="7F7F7F"/>
              <w:bottom w:val="single" w:sz="4" w:space="0" w:color="7F7F7F"/>
              <w:right w:val="single" w:sz="4" w:space="0" w:color="7F7F7F"/>
            </w:tcBorders>
            <w:vAlign w:val="center"/>
          </w:tcPr>
          <w:p w14:paraId="2760AAD1" w14:textId="0CD18CB0" w:rsidR="00C81F20" w:rsidRPr="00C81F20" w:rsidRDefault="00C81F20" w:rsidP="00C81F2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1F20">
              <w:rPr>
                <w:color w:val="000000" w:themeColor="text1"/>
                <w:sz w:val="20"/>
                <w:szCs w:val="20"/>
              </w:rPr>
              <w:t>Chrome DevTools Performance Profiler</w:t>
            </w:r>
          </w:p>
        </w:tc>
      </w:tr>
      <w:tr w:rsidR="00C81F20" w14:paraId="6653195D" w14:textId="77777777" w:rsidTr="00023D6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4" w:space="0" w:color="7F7F7F"/>
              <w:left w:val="single" w:sz="4" w:space="0" w:color="7F7F7F"/>
              <w:bottom w:val="single" w:sz="4" w:space="0" w:color="7F7F7F"/>
              <w:right w:val="single" w:sz="4" w:space="0" w:color="7F7F7F"/>
            </w:tcBorders>
            <w:vAlign w:val="center"/>
          </w:tcPr>
          <w:p w14:paraId="22452053" w14:textId="7D76AD83" w:rsidR="00C81F20" w:rsidRPr="00C81F20" w:rsidRDefault="00C81F20" w:rsidP="00C81F20">
            <w:pPr>
              <w:ind w:firstLine="0"/>
              <w:rPr>
                <w:color w:val="000000" w:themeColor="text1"/>
              </w:rPr>
            </w:pPr>
            <w:proofErr w:type="spellStart"/>
            <w:r w:rsidRPr="00C81F20">
              <w:rPr>
                <w:color w:val="000000" w:themeColor="text1"/>
                <w:sz w:val="20"/>
                <w:szCs w:val="20"/>
              </w:rPr>
              <w:t>Performans</w:t>
            </w:r>
            <w:proofErr w:type="spellEnd"/>
          </w:p>
        </w:tc>
        <w:tc>
          <w:tcPr>
            <w:tcW w:w="4252" w:type="dxa"/>
            <w:tcBorders>
              <w:top w:val="single" w:sz="4" w:space="0" w:color="7F7F7F"/>
              <w:left w:val="single" w:sz="4" w:space="0" w:color="7F7F7F"/>
              <w:bottom w:val="single" w:sz="4" w:space="0" w:color="7F7F7F"/>
              <w:right w:val="single" w:sz="4" w:space="0" w:color="7F7F7F"/>
            </w:tcBorders>
            <w:vAlign w:val="center"/>
          </w:tcPr>
          <w:p w14:paraId="50F5CBCB" w14:textId="02455EBD" w:rsidR="00C81F20" w:rsidRPr="00C81F20" w:rsidRDefault="00C81F20" w:rsidP="00C81F20">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1F20">
              <w:rPr>
                <w:color w:val="000000" w:themeColor="text1"/>
                <w:sz w:val="20"/>
                <w:szCs w:val="20"/>
              </w:rPr>
              <w:t xml:space="preserve">LCP (İlk </w:t>
            </w:r>
            <w:proofErr w:type="spellStart"/>
            <w:r w:rsidRPr="00C81F20">
              <w:rPr>
                <w:color w:val="000000" w:themeColor="text1"/>
                <w:sz w:val="20"/>
                <w:szCs w:val="20"/>
              </w:rPr>
              <w:t>Yüklenme</w:t>
            </w:r>
            <w:proofErr w:type="spellEnd"/>
            <w:r w:rsidRPr="00C81F20">
              <w:rPr>
                <w:color w:val="000000" w:themeColor="text1"/>
                <w:sz w:val="20"/>
                <w:szCs w:val="20"/>
              </w:rPr>
              <w:t xml:space="preserve"> </w:t>
            </w:r>
            <w:proofErr w:type="spellStart"/>
            <w:r w:rsidRPr="00C81F20">
              <w:rPr>
                <w:color w:val="000000" w:themeColor="text1"/>
                <w:sz w:val="20"/>
                <w:szCs w:val="20"/>
              </w:rPr>
              <w:t>Süresi</w:t>
            </w:r>
            <w:proofErr w:type="spellEnd"/>
            <w:r w:rsidRPr="00C81F20">
              <w:rPr>
                <w:color w:val="000000" w:themeColor="text1"/>
                <w:sz w:val="20"/>
                <w:szCs w:val="20"/>
              </w:rPr>
              <w:t>) &lt; 1.5 s</w:t>
            </w:r>
          </w:p>
        </w:tc>
        <w:tc>
          <w:tcPr>
            <w:tcW w:w="2835" w:type="dxa"/>
            <w:tcBorders>
              <w:top w:val="single" w:sz="4" w:space="0" w:color="7F7F7F"/>
              <w:left w:val="single" w:sz="4" w:space="0" w:color="7F7F7F"/>
              <w:bottom w:val="single" w:sz="4" w:space="0" w:color="7F7F7F"/>
              <w:right w:val="single" w:sz="4" w:space="0" w:color="7F7F7F"/>
            </w:tcBorders>
            <w:vAlign w:val="center"/>
          </w:tcPr>
          <w:p w14:paraId="00981B11" w14:textId="317AA3BA" w:rsidR="00C81F20" w:rsidRPr="00C81F20" w:rsidRDefault="00C81F20" w:rsidP="00C81F20">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1F20">
              <w:rPr>
                <w:color w:val="000000" w:themeColor="text1"/>
                <w:sz w:val="20"/>
                <w:szCs w:val="20"/>
              </w:rPr>
              <w:t>Lighthouse</w:t>
            </w:r>
          </w:p>
        </w:tc>
      </w:tr>
    </w:tbl>
    <w:p w14:paraId="1D00FBDA" w14:textId="77777777" w:rsidR="00052761" w:rsidRDefault="0006423C">
      <w:pPr>
        <w:pStyle w:val="Balk2"/>
      </w:pPr>
      <w:bookmarkStart w:id="30" w:name="_Toc229383779"/>
      <w:r>
        <w:t xml:space="preserve">2.6. Kapsam </w:t>
      </w:r>
      <w:proofErr w:type="spellStart"/>
      <w:r>
        <w:t>Dışı</w:t>
      </w:r>
      <w:proofErr w:type="spellEnd"/>
      <w:r>
        <w:t xml:space="preserve"> (Out-of-Scope)</w:t>
      </w:r>
      <w:bookmarkEnd w:id="30"/>
    </w:p>
    <w:p w14:paraId="50451C26" w14:textId="77777777" w:rsidR="00023D60" w:rsidRPr="00023D60" w:rsidRDefault="00023D60" w:rsidP="00023D60">
      <w:pPr>
        <w:ind w:firstLine="0"/>
        <w:rPr>
          <w:lang w:val="tr-TR"/>
        </w:rPr>
      </w:pPr>
      <w:r w:rsidRPr="00023D60">
        <w:rPr>
          <w:lang w:val="tr-TR"/>
        </w:rPr>
        <w:t>Aşağıdaki özellikler, kapsam kaymasını (</w:t>
      </w:r>
      <w:proofErr w:type="spellStart"/>
      <w:r w:rsidRPr="00023D60">
        <w:rPr>
          <w:lang w:val="tr-TR"/>
        </w:rPr>
        <w:t>scope-creep</w:t>
      </w:r>
      <w:proofErr w:type="spellEnd"/>
      <w:r w:rsidRPr="00023D60">
        <w:rPr>
          <w:lang w:val="tr-TR"/>
        </w:rPr>
        <w:t>) önlemek amacıyla V1 (MVP) sürecinden çıkarılmış ve V2/V3 hedeflerine ertelenmiştir:</w:t>
      </w:r>
    </w:p>
    <w:p w14:paraId="0655B879" w14:textId="77777777" w:rsidR="00023D60" w:rsidRPr="00023D60" w:rsidRDefault="00023D60" w:rsidP="00023D60">
      <w:pPr>
        <w:numPr>
          <w:ilvl w:val="0"/>
          <w:numId w:val="16"/>
        </w:numPr>
        <w:rPr>
          <w:lang w:val="tr-TR"/>
        </w:rPr>
      </w:pPr>
      <w:r w:rsidRPr="00023D60">
        <w:rPr>
          <w:b/>
          <w:bCs/>
          <w:lang w:val="tr-TR"/>
        </w:rPr>
        <w:t>Kullanıcı Kayıt Sistemi (</w:t>
      </w:r>
      <w:proofErr w:type="spellStart"/>
      <w:r w:rsidRPr="00023D60">
        <w:rPr>
          <w:b/>
          <w:bCs/>
          <w:lang w:val="tr-TR"/>
        </w:rPr>
        <w:t>Auth</w:t>
      </w:r>
      <w:proofErr w:type="spellEnd"/>
      <w:r w:rsidRPr="00023D60">
        <w:rPr>
          <w:b/>
          <w:bCs/>
          <w:lang w:val="tr-TR"/>
        </w:rPr>
        <w:t xml:space="preserve">) ve </w:t>
      </w:r>
      <w:proofErr w:type="spellStart"/>
      <w:r w:rsidRPr="00023D60">
        <w:rPr>
          <w:b/>
          <w:bCs/>
          <w:lang w:val="tr-TR"/>
        </w:rPr>
        <w:t>Veritabanı</w:t>
      </w:r>
      <w:proofErr w:type="spellEnd"/>
      <w:r w:rsidRPr="00023D60">
        <w:rPr>
          <w:b/>
          <w:bCs/>
          <w:lang w:val="tr-TR"/>
        </w:rPr>
        <w:t>:</w:t>
      </w:r>
      <w:r w:rsidRPr="00023D60">
        <w:rPr>
          <w:lang w:val="tr-TR"/>
        </w:rPr>
        <w:t> Araç tamamen sunucusuzdur; üyelik veya veri kaydetme mekanizması yoktur.</w:t>
      </w:r>
    </w:p>
    <w:p w14:paraId="2192A531" w14:textId="77777777" w:rsidR="00023D60" w:rsidRPr="00023D60" w:rsidRDefault="00023D60" w:rsidP="00023D60">
      <w:pPr>
        <w:numPr>
          <w:ilvl w:val="0"/>
          <w:numId w:val="16"/>
        </w:numPr>
        <w:rPr>
          <w:lang w:val="tr-TR"/>
        </w:rPr>
      </w:pPr>
      <w:r w:rsidRPr="00023D60">
        <w:rPr>
          <w:b/>
          <w:bCs/>
          <w:lang w:val="tr-TR"/>
        </w:rPr>
        <w:t>Çoklu Dosya Birleştirme (JOIN):</w:t>
      </w:r>
      <w:r w:rsidRPr="00023D60">
        <w:rPr>
          <w:lang w:val="tr-TR"/>
        </w:rPr>
        <w:t xml:space="preserve"> Birden fazla </w:t>
      </w:r>
      <w:proofErr w:type="spellStart"/>
      <w:r w:rsidRPr="00023D60">
        <w:rPr>
          <w:lang w:val="tr-TR"/>
        </w:rPr>
        <w:t>CSV'nin</w:t>
      </w:r>
      <w:proofErr w:type="spellEnd"/>
      <w:r w:rsidRPr="00023D60">
        <w:rPr>
          <w:lang w:val="tr-TR"/>
        </w:rPr>
        <w:t xml:space="preserve"> yüklenip SQL mantığıyla birleştirilmesi bellek yönetimini zorlaştıracağı için iptal edilmiştir.</w:t>
      </w:r>
    </w:p>
    <w:p w14:paraId="11D81B3A" w14:textId="77777777" w:rsidR="00023D60" w:rsidRPr="00023D60" w:rsidRDefault="00023D60" w:rsidP="00023D60">
      <w:pPr>
        <w:numPr>
          <w:ilvl w:val="0"/>
          <w:numId w:val="16"/>
        </w:numPr>
        <w:rPr>
          <w:lang w:val="tr-TR"/>
        </w:rPr>
      </w:pPr>
      <w:proofErr w:type="spellStart"/>
      <w:r w:rsidRPr="00023D60">
        <w:rPr>
          <w:b/>
          <w:bCs/>
          <w:lang w:val="tr-TR"/>
        </w:rPr>
        <w:t>WebAssembly</w:t>
      </w:r>
      <w:proofErr w:type="spellEnd"/>
      <w:r w:rsidRPr="00023D60">
        <w:rPr>
          <w:b/>
          <w:bCs/>
          <w:lang w:val="tr-TR"/>
        </w:rPr>
        <w:t xml:space="preserve"> (WASM) SQL Motoru:</w:t>
      </w:r>
      <w:r w:rsidRPr="00023D60">
        <w:rPr>
          <w:lang w:val="tr-TR"/>
        </w:rPr>
        <w:t> </w:t>
      </w:r>
      <w:proofErr w:type="spellStart"/>
      <w:r w:rsidRPr="00023D60">
        <w:rPr>
          <w:lang w:val="tr-TR"/>
        </w:rPr>
        <w:t>DuckDB</w:t>
      </w:r>
      <w:proofErr w:type="spellEnd"/>
      <w:r w:rsidRPr="00023D60">
        <w:rPr>
          <w:lang w:val="tr-TR"/>
        </w:rPr>
        <w:t>-WASM gibi teknolojilerle tarayıcıda SQL sorguları yazma özelliği gelecekteki sürümlere bırakılmıştır.</w:t>
      </w:r>
    </w:p>
    <w:p w14:paraId="1FC80352" w14:textId="77777777" w:rsidR="00023D60" w:rsidRDefault="00023D60"/>
    <w:p w14:paraId="7A3C9611" w14:textId="77777777" w:rsidR="00052761" w:rsidRDefault="0006423C">
      <w:pPr>
        <w:pStyle w:val="Balk1"/>
      </w:pPr>
      <w:bookmarkStart w:id="31" w:name="_Toc229383780"/>
      <w:r>
        <w:lastRenderedPageBreak/>
        <w:t>3. PİYASA VE REKABET ANALİZİ</w:t>
      </w:r>
      <w:bookmarkEnd w:id="31"/>
    </w:p>
    <w:p w14:paraId="01560D14" w14:textId="77777777" w:rsidR="00052761" w:rsidRDefault="0006423C">
      <w:pPr>
        <w:pStyle w:val="Balk2"/>
      </w:pPr>
      <w:bookmarkStart w:id="32" w:name="_Toc229383781"/>
      <w:r>
        <w:t xml:space="preserve">3.1. Pazar </w:t>
      </w:r>
      <w:proofErr w:type="spellStart"/>
      <w:r>
        <w:t>Büyüklüğü</w:t>
      </w:r>
      <w:proofErr w:type="spellEnd"/>
      <w:r>
        <w:t xml:space="preserve"> (TAM / SAM / SOM)</w:t>
      </w:r>
      <w:bookmarkEnd w:id="32"/>
    </w:p>
    <w:p w14:paraId="25EEB5A9" w14:textId="77777777" w:rsidR="003A6F89" w:rsidRPr="003A6F89" w:rsidRDefault="003A6F89" w:rsidP="003A6F89">
      <w:pPr>
        <w:ind w:firstLine="0"/>
        <w:rPr>
          <w:lang w:val="tr-TR"/>
        </w:rPr>
      </w:pPr>
      <w:r w:rsidRPr="003A6F89">
        <w:rPr>
          <w:lang w:val="tr-TR"/>
        </w:rPr>
        <w:t>Büyük veri işleme ve analiz pazarı, her geçen gün katlanarak büyümektedir. Sektör raporlarına ve araştırma şirketlerine (</w:t>
      </w:r>
      <w:proofErr w:type="spellStart"/>
      <w:r w:rsidRPr="003A6F89">
        <w:rPr>
          <w:lang w:val="tr-TR"/>
        </w:rPr>
        <w:t>Statista</w:t>
      </w:r>
      <w:proofErr w:type="spellEnd"/>
      <w:r w:rsidRPr="003A6F89">
        <w:rPr>
          <w:lang w:val="tr-TR"/>
        </w:rPr>
        <w:t>, Gartner) göre pazar büyüklüğü şu şekildedir:</w:t>
      </w:r>
    </w:p>
    <w:p w14:paraId="51BBE71D" w14:textId="77777777" w:rsidR="003A6F89" w:rsidRPr="003A6F89" w:rsidRDefault="003A6F89" w:rsidP="003A6F89">
      <w:pPr>
        <w:numPr>
          <w:ilvl w:val="0"/>
          <w:numId w:val="17"/>
        </w:numPr>
        <w:rPr>
          <w:lang w:val="tr-TR"/>
        </w:rPr>
      </w:pPr>
      <w:r w:rsidRPr="003A6F89">
        <w:rPr>
          <w:b/>
          <w:bCs/>
          <w:lang w:val="tr-TR"/>
        </w:rPr>
        <w:t xml:space="preserve">TAM (Total </w:t>
      </w:r>
      <w:proofErr w:type="spellStart"/>
      <w:r w:rsidRPr="003A6F89">
        <w:rPr>
          <w:b/>
          <w:bCs/>
          <w:lang w:val="tr-TR"/>
        </w:rPr>
        <w:t>Addressable</w:t>
      </w:r>
      <w:proofErr w:type="spellEnd"/>
      <w:r w:rsidRPr="003A6F89">
        <w:rPr>
          <w:b/>
          <w:bCs/>
          <w:lang w:val="tr-TR"/>
        </w:rPr>
        <w:t xml:space="preserve"> Market):</w:t>
      </w:r>
      <w:r w:rsidRPr="003A6F89">
        <w:rPr>
          <w:lang w:val="tr-TR"/>
        </w:rPr>
        <w:t xml:space="preserve"> Küresel Büyük Veri ve Analitik Pazarı (Global </w:t>
      </w:r>
      <w:proofErr w:type="spellStart"/>
      <w:r w:rsidRPr="003A6F89">
        <w:rPr>
          <w:lang w:val="tr-TR"/>
        </w:rPr>
        <w:t>Big</w:t>
      </w:r>
      <w:proofErr w:type="spellEnd"/>
      <w:r w:rsidRPr="003A6F89">
        <w:rPr>
          <w:lang w:val="tr-TR"/>
        </w:rPr>
        <w:t xml:space="preserve"> Data </w:t>
      </w:r>
      <w:proofErr w:type="spellStart"/>
      <w:r w:rsidRPr="003A6F89">
        <w:rPr>
          <w:lang w:val="tr-TR"/>
        </w:rPr>
        <w:t>Analytics</w:t>
      </w:r>
      <w:proofErr w:type="spellEnd"/>
      <w:r w:rsidRPr="003A6F89">
        <w:rPr>
          <w:lang w:val="tr-TR"/>
        </w:rPr>
        <w:t xml:space="preserve"> Market). 2025 yılı itibarıyla yaklaşık 300 Milyar USD hacme ulaşmıştır. Her türlü veri işleme, depolama ve analiz yazılımları bu pazara dahildir.</w:t>
      </w:r>
    </w:p>
    <w:p w14:paraId="309E31C2" w14:textId="77777777" w:rsidR="003A6F89" w:rsidRPr="003A6F89" w:rsidRDefault="003A6F89" w:rsidP="003A6F89">
      <w:pPr>
        <w:numPr>
          <w:ilvl w:val="0"/>
          <w:numId w:val="17"/>
        </w:numPr>
        <w:rPr>
          <w:lang w:val="tr-TR"/>
        </w:rPr>
      </w:pPr>
      <w:r w:rsidRPr="003A6F89">
        <w:rPr>
          <w:b/>
          <w:bCs/>
          <w:lang w:val="tr-TR"/>
        </w:rPr>
        <w:t>SAM (</w:t>
      </w:r>
      <w:proofErr w:type="spellStart"/>
      <w:r w:rsidRPr="003A6F89">
        <w:rPr>
          <w:b/>
          <w:bCs/>
          <w:lang w:val="tr-TR"/>
        </w:rPr>
        <w:t>Serviceable</w:t>
      </w:r>
      <w:proofErr w:type="spellEnd"/>
      <w:r w:rsidRPr="003A6F89">
        <w:rPr>
          <w:b/>
          <w:bCs/>
          <w:lang w:val="tr-TR"/>
        </w:rPr>
        <w:t xml:space="preserve"> </w:t>
      </w:r>
      <w:proofErr w:type="spellStart"/>
      <w:r w:rsidRPr="003A6F89">
        <w:rPr>
          <w:b/>
          <w:bCs/>
          <w:lang w:val="tr-TR"/>
        </w:rPr>
        <w:t>Available</w:t>
      </w:r>
      <w:proofErr w:type="spellEnd"/>
      <w:r w:rsidRPr="003A6F89">
        <w:rPr>
          <w:b/>
          <w:bCs/>
          <w:lang w:val="tr-TR"/>
        </w:rPr>
        <w:t xml:space="preserve"> Market):</w:t>
      </w:r>
      <w:r w:rsidRPr="003A6F89">
        <w:rPr>
          <w:lang w:val="tr-TR"/>
        </w:rPr>
        <w:t> Tarayıcı tabanlı (Web-</w:t>
      </w:r>
      <w:proofErr w:type="spellStart"/>
      <w:r w:rsidRPr="003A6F89">
        <w:rPr>
          <w:lang w:val="tr-TR"/>
        </w:rPr>
        <w:t>based</w:t>
      </w:r>
      <w:proofErr w:type="spellEnd"/>
      <w:r w:rsidRPr="003A6F89">
        <w:rPr>
          <w:lang w:val="tr-TR"/>
        </w:rPr>
        <w:t>) hafif veri analizi ve görselleştirme araçları pazarı. Yaklaşık 5 Milyar USD değerindedir.</w:t>
      </w:r>
    </w:p>
    <w:p w14:paraId="73B90173" w14:textId="44B77146" w:rsidR="003A6F89" w:rsidRPr="003A6F89" w:rsidRDefault="003A6F89" w:rsidP="003A6F89">
      <w:pPr>
        <w:numPr>
          <w:ilvl w:val="0"/>
          <w:numId w:val="17"/>
        </w:numPr>
        <w:rPr>
          <w:lang w:val="tr-TR"/>
        </w:rPr>
      </w:pPr>
      <w:r w:rsidRPr="003A6F89">
        <w:rPr>
          <w:b/>
          <w:bCs/>
          <w:lang w:val="tr-TR"/>
        </w:rPr>
        <w:t>SOM (</w:t>
      </w:r>
      <w:proofErr w:type="spellStart"/>
      <w:r w:rsidRPr="003A6F89">
        <w:rPr>
          <w:b/>
          <w:bCs/>
          <w:lang w:val="tr-TR"/>
        </w:rPr>
        <w:t>Serviceable</w:t>
      </w:r>
      <w:proofErr w:type="spellEnd"/>
      <w:r w:rsidRPr="003A6F89">
        <w:rPr>
          <w:b/>
          <w:bCs/>
          <w:lang w:val="tr-TR"/>
        </w:rPr>
        <w:t xml:space="preserve"> </w:t>
      </w:r>
      <w:proofErr w:type="spellStart"/>
      <w:r w:rsidRPr="003A6F89">
        <w:rPr>
          <w:b/>
          <w:bCs/>
          <w:lang w:val="tr-TR"/>
        </w:rPr>
        <w:t>Obtainable</w:t>
      </w:r>
      <w:proofErr w:type="spellEnd"/>
      <w:r w:rsidRPr="003A6F89">
        <w:rPr>
          <w:b/>
          <w:bCs/>
          <w:lang w:val="tr-TR"/>
        </w:rPr>
        <w:t xml:space="preserve"> Market):</w:t>
      </w:r>
      <w:r w:rsidRPr="003A6F89">
        <w:rPr>
          <w:lang w:val="tr-TR"/>
        </w:rPr>
        <w:t> Türkiye pazarındaki akademik araştırmacılar, yüksek lisans öğrencileri ve KOBİ seviyesindeki veri analistleri. (Tahmini pazar değeri 50 Milyon USD).</w:t>
      </w:r>
    </w:p>
    <w:p w14:paraId="0D5513F9" w14:textId="77777777" w:rsidR="00052761" w:rsidRDefault="0006423C">
      <w:pPr>
        <w:pStyle w:val="Balk2"/>
      </w:pPr>
      <w:bookmarkStart w:id="33" w:name="_Toc229383782"/>
      <w:r>
        <w:t xml:space="preserve">3.2. Rakip </w:t>
      </w:r>
      <w:proofErr w:type="spellStart"/>
      <w:r>
        <w:t>Karşılaştırma</w:t>
      </w:r>
      <w:proofErr w:type="spellEnd"/>
      <w:r>
        <w:t xml:space="preserve"> Matrisi</w:t>
      </w:r>
      <w:bookmarkEnd w:id="33"/>
    </w:p>
    <w:p w14:paraId="13EBF427" w14:textId="20401BC9" w:rsidR="00052761" w:rsidRDefault="00316E6B" w:rsidP="00316E6B">
      <w:pPr>
        <w:pStyle w:val="ResimYazs"/>
        <w:keepNext/>
      </w:pPr>
      <w:bookmarkStart w:id="34" w:name="_Toc229383853"/>
      <w:r>
        <w:t xml:space="preserve">Table </w:t>
      </w:r>
      <w:fldSimple w:instr=" SEQ Table \* ARABIC ">
        <w:r w:rsidR="004A22D7">
          <w:rPr>
            <w:noProof/>
          </w:rPr>
          <w:t>6</w:t>
        </w:r>
      </w:fldSimple>
      <w:r w:rsidRPr="006D0C15">
        <w:t xml:space="preserve">: </w:t>
      </w:r>
      <w:proofErr w:type="spellStart"/>
      <w:r w:rsidRPr="006D0C15">
        <w:t>Rakiplerle</w:t>
      </w:r>
      <w:proofErr w:type="spellEnd"/>
      <w:r w:rsidRPr="006D0C15">
        <w:t xml:space="preserve"> </w:t>
      </w:r>
      <w:proofErr w:type="spellStart"/>
      <w:r w:rsidRPr="006D0C15">
        <w:t>Özellik</w:t>
      </w:r>
      <w:proofErr w:type="spellEnd"/>
      <w:r w:rsidRPr="006D0C15">
        <w:t xml:space="preserve"> </w:t>
      </w:r>
      <w:proofErr w:type="spellStart"/>
      <w:r w:rsidRPr="006D0C15">
        <w:t>Karşılaştırması</w:t>
      </w:r>
      <w:bookmarkEnd w:id="34"/>
      <w:proofErr w:type="spellEnd"/>
    </w:p>
    <w:tbl>
      <w:tblPr>
        <w:tblStyle w:val="AkKlavuz-Vurgu1"/>
        <w:tblW w:w="9639" w:type="dxa"/>
        <w:jc w:val="center"/>
        <w:tblLayout w:type="fixed"/>
        <w:tblLook w:val="04A0" w:firstRow="1" w:lastRow="0" w:firstColumn="1" w:lastColumn="0" w:noHBand="0" w:noVBand="1"/>
      </w:tblPr>
      <w:tblGrid>
        <w:gridCol w:w="2835"/>
        <w:gridCol w:w="1701"/>
        <w:gridCol w:w="1701"/>
        <w:gridCol w:w="1701"/>
        <w:gridCol w:w="1701"/>
      </w:tblGrid>
      <w:tr w:rsidR="00BE0F21" w14:paraId="71E83C52" w14:textId="77777777" w:rsidTr="00BE0F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vAlign w:val="center"/>
          </w:tcPr>
          <w:p w14:paraId="5E023496" w14:textId="1778C9AE" w:rsidR="00BE0F21" w:rsidRPr="00BE0F21" w:rsidRDefault="00BE0F21" w:rsidP="00BE0F21">
            <w:pPr>
              <w:ind w:firstLine="0"/>
              <w:rPr>
                <w:color w:val="FFFFFF" w:themeColor="background1"/>
              </w:rPr>
            </w:pPr>
            <w:proofErr w:type="spellStart"/>
            <w:r w:rsidRPr="00BE0F21">
              <w:rPr>
                <w:color w:val="FFFFFF" w:themeColor="background1"/>
                <w:sz w:val="20"/>
                <w:szCs w:val="20"/>
              </w:rPr>
              <w:t>Özellik</w:t>
            </w:r>
            <w:proofErr w:type="spellEnd"/>
          </w:p>
        </w:tc>
        <w:tc>
          <w:tcPr>
            <w:tcW w:w="1701" w:type="dxa"/>
            <w:tcBorders>
              <w:top w:val="single" w:sz="4" w:space="0" w:color="7F7F7F"/>
              <w:left w:val="single" w:sz="4" w:space="0" w:color="7F7F7F"/>
              <w:bottom w:val="single" w:sz="4" w:space="0" w:color="7F7F7F"/>
              <w:right w:val="single" w:sz="4" w:space="0" w:color="7F7F7F"/>
            </w:tcBorders>
            <w:shd w:val="clear" w:color="auto" w:fill="1F4E78"/>
            <w:vAlign w:val="center"/>
          </w:tcPr>
          <w:p w14:paraId="15A85615" w14:textId="4B68CA46" w:rsidR="00BE0F21" w:rsidRPr="00BE0F21" w:rsidRDefault="00BE0F21" w:rsidP="00BE0F21">
            <w:pPr>
              <w:ind w:firstLine="0"/>
              <w:cnfStyle w:val="100000000000" w:firstRow="1" w:lastRow="0" w:firstColumn="0" w:lastColumn="0" w:oddVBand="0" w:evenVBand="0" w:oddHBand="0" w:evenHBand="0" w:firstRowFirstColumn="0" w:firstRowLastColumn="0" w:lastRowFirstColumn="0" w:lastRowLastColumn="0"/>
              <w:rPr>
                <w:color w:val="FFFFFF" w:themeColor="background1"/>
              </w:rPr>
            </w:pPr>
            <w:r w:rsidRPr="00BE0F21">
              <w:rPr>
                <w:color w:val="FFFFFF" w:themeColor="background1"/>
                <w:sz w:val="20"/>
                <w:szCs w:val="20"/>
              </w:rPr>
              <w:t xml:space="preserve">Bizim </w:t>
            </w:r>
            <w:proofErr w:type="spellStart"/>
            <w:r w:rsidRPr="00BE0F21">
              <w:rPr>
                <w:color w:val="FFFFFF" w:themeColor="background1"/>
                <w:sz w:val="20"/>
                <w:szCs w:val="20"/>
              </w:rPr>
              <w:t>Ürün</w:t>
            </w:r>
            <w:proofErr w:type="spellEnd"/>
          </w:p>
        </w:tc>
        <w:tc>
          <w:tcPr>
            <w:tcW w:w="1701" w:type="dxa"/>
            <w:tcBorders>
              <w:top w:val="single" w:sz="4" w:space="0" w:color="7F7F7F"/>
              <w:left w:val="single" w:sz="4" w:space="0" w:color="7F7F7F"/>
              <w:bottom w:val="single" w:sz="4" w:space="0" w:color="7F7F7F"/>
              <w:right w:val="single" w:sz="4" w:space="0" w:color="7F7F7F"/>
            </w:tcBorders>
            <w:shd w:val="clear" w:color="auto" w:fill="1F4E78"/>
            <w:vAlign w:val="center"/>
          </w:tcPr>
          <w:p w14:paraId="75FB1335" w14:textId="304F0FF9" w:rsidR="00BE0F21" w:rsidRPr="00BE0F21" w:rsidRDefault="00BE0F21" w:rsidP="00BE0F21">
            <w:pPr>
              <w:ind w:firstLine="0"/>
              <w:cnfStyle w:val="100000000000" w:firstRow="1" w:lastRow="0" w:firstColumn="0" w:lastColumn="0" w:oddVBand="0" w:evenVBand="0" w:oddHBand="0" w:evenHBand="0" w:firstRowFirstColumn="0" w:firstRowLastColumn="0" w:lastRowFirstColumn="0" w:lastRowLastColumn="0"/>
              <w:rPr>
                <w:color w:val="FFFFFF" w:themeColor="background1"/>
              </w:rPr>
            </w:pPr>
            <w:r w:rsidRPr="00BE0F21">
              <w:rPr>
                <w:color w:val="FFFFFF" w:themeColor="background1"/>
                <w:sz w:val="20"/>
                <w:szCs w:val="20"/>
              </w:rPr>
              <w:t>Google Sheets</w:t>
            </w:r>
          </w:p>
        </w:tc>
        <w:tc>
          <w:tcPr>
            <w:tcW w:w="1701" w:type="dxa"/>
            <w:tcBorders>
              <w:top w:val="single" w:sz="4" w:space="0" w:color="7F7F7F"/>
              <w:left w:val="single" w:sz="4" w:space="0" w:color="7F7F7F"/>
              <w:bottom w:val="single" w:sz="4" w:space="0" w:color="7F7F7F"/>
              <w:right w:val="single" w:sz="4" w:space="0" w:color="7F7F7F"/>
            </w:tcBorders>
            <w:shd w:val="clear" w:color="auto" w:fill="1F4E78"/>
            <w:vAlign w:val="center"/>
          </w:tcPr>
          <w:p w14:paraId="3C1CBF35" w14:textId="6C79955B" w:rsidR="00BE0F21" w:rsidRPr="00BE0F21" w:rsidRDefault="00BE0F21" w:rsidP="00BE0F21">
            <w:pPr>
              <w:ind w:firstLine="0"/>
              <w:cnfStyle w:val="100000000000" w:firstRow="1" w:lastRow="0" w:firstColumn="0" w:lastColumn="0" w:oddVBand="0" w:evenVBand="0" w:oddHBand="0" w:evenHBand="0" w:firstRowFirstColumn="0" w:firstRowLastColumn="0" w:lastRowFirstColumn="0" w:lastRowLastColumn="0"/>
              <w:rPr>
                <w:color w:val="FFFFFF" w:themeColor="background1"/>
              </w:rPr>
            </w:pPr>
            <w:r w:rsidRPr="00BE0F21">
              <w:rPr>
                <w:color w:val="FFFFFF" w:themeColor="background1"/>
                <w:sz w:val="20"/>
                <w:szCs w:val="20"/>
              </w:rPr>
              <w:t>Microsoft Excel</w:t>
            </w:r>
          </w:p>
        </w:tc>
        <w:tc>
          <w:tcPr>
            <w:tcW w:w="1701" w:type="dxa"/>
            <w:tcBorders>
              <w:top w:val="single" w:sz="4" w:space="0" w:color="7F7F7F"/>
              <w:left w:val="single" w:sz="4" w:space="0" w:color="7F7F7F"/>
              <w:bottom w:val="single" w:sz="4" w:space="0" w:color="7F7F7F"/>
              <w:right w:val="single" w:sz="4" w:space="0" w:color="7F7F7F"/>
            </w:tcBorders>
            <w:shd w:val="clear" w:color="auto" w:fill="1F4E78"/>
            <w:vAlign w:val="center"/>
          </w:tcPr>
          <w:p w14:paraId="35E01DE9" w14:textId="7EFD4C39" w:rsidR="00BE0F21" w:rsidRPr="00BE0F21" w:rsidRDefault="00BE0F21" w:rsidP="00BE0F21">
            <w:pPr>
              <w:ind w:firstLine="0"/>
              <w:cnfStyle w:val="100000000000" w:firstRow="1" w:lastRow="0" w:firstColumn="0" w:lastColumn="0" w:oddVBand="0" w:evenVBand="0" w:oddHBand="0" w:evenHBand="0" w:firstRowFirstColumn="0" w:firstRowLastColumn="0" w:lastRowFirstColumn="0" w:lastRowLastColumn="0"/>
              <w:rPr>
                <w:color w:val="FFFFFF" w:themeColor="background1"/>
              </w:rPr>
            </w:pPr>
            <w:proofErr w:type="spellStart"/>
            <w:r w:rsidRPr="00BE0F21">
              <w:rPr>
                <w:color w:val="FFFFFF" w:themeColor="background1"/>
                <w:sz w:val="20"/>
                <w:szCs w:val="20"/>
              </w:rPr>
              <w:t>ObservableHQ</w:t>
            </w:r>
            <w:proofErr w:type="spellEnd"/>
          </w:p>
        </w:tc>
      </w:tr>
      <w:tr w:rsidR="000B33C6" w14:paraId="0C409D8F" w14:textId="77777777" w:rsidTr="00BE0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755F1D55" w14:textId="378BD097" w:rsidR="000B33C6" w:rsidRPr="000B33C6" w:rsidRDefault="000B33C6" w:rsidP="000B33C6">
            <w:pPr>
              <w:ind w:firstLine="0"/>
              <w:rPr>
                <w:color w:val="000000" w:themeColor="text1"/>
              </w:rPr>
            </w:pPr>
            <w:proofErr w:type="spellStart"/>
            <w:r w:rsidRPr="000B33C6">
              <w:rPr>
                <w:color w:val="000000" w:themeColor="text1"/>
                <w:sz w:val="20"/>
                <w:szCs w:val="20"/>
              </w:rPr>
              <w:t>Ücretsiz</w:t>
            </w:r>
            <w:proofErr w:type="spellEnd"/>
            <w:r w:rsidRPr="000B33C6">
              <w:rPr>
                <w:color w:val="000000" w:themeColor="text1"/>
                <w:sz w:val="20"/>
                <w:szCs w:val="20"/>
              </w:rPr>
              <w:t xml:space="preserve"> plan</w:t>
            </w:r>
          </w:p>
        </w:tc>
        <w:tc>
          <w:tcPr>
            <w:tcW w:w="1701" w:type="dxa"/>
            <w:tcBorders>
              <w:top w:val="single" w:sz="4" w:space="0" w:color="7F7F7F"/>
              <w:left w:val="single" w:sz="4" w:space="0" w:color="7F7F7F"/>
              <w:bottom w:val="single" w:sz="4" w:space="0" w:color="7F7F7F"/>
              <w:right w:val="single" w:sz="4" w:space="0" w:color="7F7F7F"/>
            </w:tcBorders>
            <w:vAlign w:val="center"/>
          </w:tcPr>
          <w:p w14:paraId="5CF53658" w14:textId="401FC00A"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4632C089" w14:textId="1C4CD0B5"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24111732" w14:textId="0068387B"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3EB3A152" w14:textId="1D97BFB8"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r>
      <w:tr w:rsidR="000B33C6" w14:paraId="58410B65" w14:textId="77777777" w:rsidTr="00BE0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25E93777" w14:textId="3BAD7947" w:rsidR="000B33C6" w:rsidRPr="000B33C6" w:rsidRDefault="000B33C6" w:rsidP="000B33C6">
            <w:pPr>
              <w:ind w:firstLine="0"/>
              <w:rPr>
                <w:color w:val="000000" w:themeColor="text1"/>
              </w:rPr>
            </w:pPr>
            <w:r w:rsidRPr="000B33C6">
              <w:rPr>
                <w:color w:val="000000" w:themeColor="text1"/>
                <w:sz w:val="20"/>
                <w:szCs w:val="20"/>
              </w:rPr>
              <w:t xml:space="preserve">Mobil </w:t>
            </w:r>
            <w:proofErr w:type="spellStart"/>
            <w:r w:rsidRPr="000B33C6">
              <w:rPr>
                <w:color w:val="000000" w:themeColor="text1"/>
                <w:sz w:val="20"/>
                <w:szCs w:val="20"/>
              </w:rPr>
              <w:t>uygulama</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7F0192C3" w14:textId="208B87A4"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7A684E6E" w14:textId="4E101E92"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0E95BB17" w14:textId="31160AD5"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21370ED7" w14:textId="6640B5C3"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w:t>
            </w:r>
          </w:p>
        </w:tc>
      </w:tr>
      <w:tr w:rsidR="000B33C6" w14:paraId="257C9408" w14:textId="77777777" w:rsidTr="00BE0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25F11DC" w14:textId="553C4155" w:rsidR="000B33C6" w:rsidRPr="000B33C6" w:rsidRDefault="000B33C6" w:rsidP="000B33C6">
            <w:pPr>
              <w:ind w:firstLine="0"/>
              <w:rPr>
                <w:color w:val="000000" w:themeColor="text1"/>
              </w:rPr>
            </w:pPr>
            <w:proofErr w:type="spellStart"/>
            <w:r w:rsidRPr="000B33C6">
              <w:rPr>
                <w:color w:val="000000" w:themeColor="text1"/>
                <w:sz w:val="20"/>
                <w:szCs w:val="20"/>
              </w:rPr>
              <w:t>Türkçe</w:t>
            </w:r>
            <w:proofErr w:type="spellEnd"/>
            <w:r w:rsidRPr="000B33C6">
              <w:rPr>
                <w:color w:val="000000" w:themeColor="text1"/>
                <w:sz w:val="20"/>
                <w:szCs w:val="20"/>
              </w:rPr>
              <w:t xml:space="preserve"> </w:t>
            </w:r>
            <w:proofErr w:type="spellStart"/>
            <w:r w:rsidRPr="000B33C6">
              <w:rPr>
                <w:color w:val="000000" w:themeColor="text1"/>
                <w:sz w:val="20"/>
                <w:szCs w:val="20"/>
              </w:rPr>
              <w:t>arayüz</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243CFB8A" w14:textId="2ABB60B6"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528AB612" w14:textId="6D18B14F"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2E77C1AF" w14:textId="10B95854"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434E14B1" w14:textId="56208324"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color w:val="000000" w:themeColor="text1"/>
                <w:sz w:val="20"/>
                <w:szCs w:val="20"/>
              </w:rPr>
              <w:t>—</w:t>
            </w:r>
          </w:p>
        </w:tc>
      </w:tr>
      <w:tr w:rsidR="000B33C6" w14:paraId="32A2EE8E" w14:textId="77777777" w:rsidTr="00BE0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3747C68E" w14:textId="02A45129" w:rsidR="000B33C6" w:rsidRPr="000B33C6" w:rsidRDefault="000B33C6" w:rsidP="000B33C6">
            <w:pPr>
              <w:ind w:firstLine="0"/>
              <w:rPr>
                <w:color w:val="000000" w:themeColor="text1"/>
              </w:rPr>
            </w:pPr>
            <w:proofErr w:type="spellStart"/>
            <w:r w:rsidRPr="000B33C6">
              <w:rPr>
                <w:color w:val="000000" w:themeColor="text1"/>
                <w:sz w:val="20"/>
                <w:szCs w:val="20"/>
              </w:rPr>
              <w:t>Fiyat</w:t>
            </w:r>
            <w:proofErr w:type="spellEnd"/>
            <w:r w:rsidRPr="000B33C6">
              <w:rPr>
                <w:color w:val="000000" w:themeColor="text1"/>
                <w:sz w:val="20"/>
                <w:szCs w:val="20"/>
              </w:rPr>
              <w:t xml:space="preserve"> (</w:t>
            </w:r>
            <w:proofErr w:type="spellStart"/>
            <w:r w:rsidRPr="000B33C6">
              <w:rPr>
                <w:color w:val="000000" w:themeColor="text1"/>
                <w:sz w:val="20"/>
                <w:szCs w:val="20"/>
              </w:rPr>
              <w:t>başlangıç</w:t>
            </w:r>
            <w:proofErr w:type="spellEnd"/>
            <w:r w:rsidRPr="000B33C6">
              <w:rPr>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579912A5" w14:textId="0E3BC60B"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₺0</w:t>
            </w:r>
          </w:p>
        </w:tc>
        <w:tc>
          <w:tcPr>
            <w:tcW w:w="1701" w:type="dxa"/>
            <w:tcBorders>
              <w:top w:val="single" w:sz="4" w:space="0" w:color="7F7F7F"/>
              <w:left w:val="single" w:sz="4" w:space="0" w:color="7F7F7F"/>
              <w:bottom w:val="single" w:sz="4" w:space="0" w:color="7F7F7F"/>
              <w:right w:val="single" w:sz="4" w:space="0" w:color="7F7F7F"/>
            </w:tcBorders>
            <w:vAlign w:val="center"/>
          </w:tcPr>
          <w:p w14:paraId="266D34B6" w14:textId="1A45AC02"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₺0</w:t>
            </w:r>
          </w:p>
        </w:tc>
        <w:tc>
          <w:tcPr>
            <w:tcW w:w="1701" w:type="dxa"/>
            <w:tcBorders>
              <w:top w:val="single" w:sz="4" w:space="0" w:color="7F7F7F"/>
              <w:left w:val="single" w:sz="4" w:space="0" w:color="7F7F7F"/>
              <w:bottom w:val="single" w:sz="4" w:space="0" w:color="7F7F7F"/>
              <w:right w:val="single" w:sz="4" w:space="0" w:color="7F7F7F"/>
            </w:tcBorders>
            <w:vAlign w:val="center"/>
          </w:tcPr>
          <w:p w14:paraId="468BEBC1" w14:textId="447A4629"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 xml:space="preserve">₺2.500 / </w:t>
            </w:r>
            <w:proofErr w:type="spellStart"/>
            <w:r w:rsidRPr="000B33C6">
              <w:rPr>
                <w:color w:val="000000" w:themeColor="text1"/>
                <w:sz w:val="20"/>
                <w:szCs w:val="20"/>
              </w:rPr>
              <w:t>Yıl</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00E02974" w14:textId="08D39E8E"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$12 / Ay</w:t>
            </w:r>
          </w:p>
        </w:tc>
      </w:tr>
      <w:tr w:rsidR="000B33C6" w14:paraId="36D82C10" w14:textId="77777777" w:rsidTr="00BE0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2FA685E5" w14:textId="0EB2A643" w:rsidR="000B33C6" w:rsidRPr="000B33C6" w:rsidRDefault="000B33C6" w:rsidP="000B33C6">
            <w:pPr>
              <w:ind w:firstLine="0"/>
              <w:rPr>
                <w:color w:val="000000" w:themeColor="text1"/>
              </w:rPr>
            </w:pPr>
            <w:r w:rsidRPr="000B33C6">
              <w:rPr>
                <w:color w:val="000000" w:themeColor="text1"/>
                <w:sz w:val="20"/>
                <w:szCs w:val="20"/>
              </w:rPr>
              <w:t xml:space="preserve">API / Veri </w:t>
            </w:r>
            <w:proofErr w:type="spellStart"/>
            <w:r w:rsidRPr="000B33C6">
              <w:rPr>
                <w:color w:val="000000" w:themeColor="text1"/>
                <w:sz w:val="20"/>
                <w:szCs w:val="20"/>
              </w:rPr>
              <w:t>Dışa</w:t>
            </w:r>
            <w:proofErr w:type="spellEnd"/>
            <w:r w:rsidRPr="000B33C6">
              <w:rPr>
                <w:color w:val="000000" w:themeColor="text1"/>
                <w:sz w:val="20"/>
                <w:szCs w:val="20"/>
              </w:rPr>
              <w:t xml:space="preserve"> </w:t>
            </w:r>
            <w:proofErr w:type="spellStart"/>
            <w:r w:rsidRPr="000B33C6">
              <w:rPr>
                <w:color w:val="000000" w:themeColor="text1"/>
                <w:sz w:val="20"/>
                <w:szCs w:val="20"/>
              </w:rPr>
              <w:t>Aktarımı</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226B6C09" w14:textId="1C4C1738"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0E1C5C31" w14:textId="24121045"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7109877F" w14:textId="77EF01AA"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15A00478" w14:textId="077B9BAD"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r>
      <w:tr w:rsidR="000B33C6" w14:paraId="65812789" w14:textId="77777777" w:rsidTr="00BE0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1E1F2BB2" w14:textId="79743F4C" w:rsidR="000B33C6" w:rsidRPr="000B33C6" w:rsidRDefault="000B33C6" w:rsidP="000B33C6">
            <w:pPr>
              <w:ind w:firstLine="0"/>
              <w:rPr>
                <w:color w:val="000000" w:themeColor="text1"/>
              </w:rPr>
            </w:pPr>
            <w:r w:rsidRPr="000B33C6">
              <w:rPr>
                <w:color w:val="000000" w:themeColor="text1"/>
                <w:sz w:val="20"/>
                <w:szCs w:val="20"/>
              </w:rPr>
              <w:t xml:space="preserve">Büyük </w:t>
            </w:r>
            <w:proofErr w:type="spellStart"/>
            <w:r w:rsidRPr="000B33C6">
              <w:rPr>
                <w:color w:val="000000" w:themeColor="text1"/>
                <w:sz w:val="20"/>
                <w:szCs w:val="20"/>
              </w:rPr>
              <w:t>Veride</w:t>
            </w:r>
            <w:proofErr w:type="spellEnd"/>
            <w:r w:rsidRPr="000B33C6">
              <w:rPr>
                <w:color w:val="000000" w:themeColor="text1"/>
                <w:sz w:val="20"/>
                <w:szCs w:val="20"/>
              </w:rPr>
              <w:t xml:space="preserve"> (100K+) </w:t>
            </w:r>
            <w:proofErr w:type="spellStart"/>
            <w:r w:rsidRPr="000B33C6">
              <w:rPr>
                <w:color w:val="000000" w:themeColor="text1"/>
                <w:sz w:val="20"/>
                <w:szCs w:val="20"/>
              </w:rPr>
              <w:t>Donmama</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2CDC02E3" w14:textId="3FB95FCC"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r w:rsidRPr="000B33C6">
              <w:rPr>
                <w:color w:val="000000" w:themeColor="text1"/>
                <w:sz w:val="20"/>
                <w:szCs w:val="20"/>
              </w:rPr>
              <w:t xml:space="preserve"> (Worker)</w:t>
            </w:r>
          </w:p>
        </w:tc>
        <w:tc>
          <w:tcPr>
            <w:tcW w:w="1701" w:type="dxa"/>
            <w:tcBorders>
              <w:top w:val="single" w:sz="4" w:space="0" w:color="7F7F7F"/>
              <w:left w:val="single" w:sz="4" w:space="0" w:color="7F7F7F"/>
              <w:bottom w:val="single" w:sz="4" w:space="0" w:color="7F7F7F"/>
              <w:right w:val="single" w:sz="4" w:space="0" w:color="7F7F7F"/>
            </w:tcBorders>
            <w:vAlign w:val="center"/>
          </w:tcPr>
          <w:p w14:paraId="0F679349" w14:textId="30EF2D4B"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138A22AD" w14:textId="19F005A6"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35610171" w14:textId="59AB089A"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w:t>
            </w:r>
          </w:p>
        </w:tc>
      </w:tr>
      <w:tr w:rsidR="000B33C6" w14:paraId="77785EC7" w14:textId="77777777" w:rsidTr="00BE0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26D6AAA8" w14:textId="70411592" w:rsidR="000B33C6" w:rsidRPr="000B33C6" w:rsidRDefault="000B33C6" w:rsidP="000B33C6">
            <w:pPr>
              <w:ind w:firstLine="0"/>
              <w:rPr>
                <w:color w:val="000000" w:themeColor="text1"/>
              </w:rPr>
            </w:pPr>
            <w:proofErr w:type="spellStart"/>
            <w:r w:rsidRPr="000B33C6">
              <w:rPr>
                <w:color w:val="000000" w:themeColor="text1"/>
                <w:sz w:val="20"/>
                <w:szCs w:val="20"/>
              </w:rPr>
              <w:t>Kurulumsuz</w:t>
            </w:r>
            <w:proofErr w:type="spellEnd"/>
            <w:r w:rsidRPr="000B33C6">
              <w:rPr>
                <w:color w:val="000000" w:themeColor="text1"/>
                <w:sz w:val="20"/>
                <w:szCs w:val="20"/>
              </w:rPr>
              <w:t xml:space="preserve"> </w:t>
            </w:r>
            <w:proofErr w:type="spellStart"/>
            <w:r w:rsidRPr="000B33C6">
              <w:rPr>
                <w:color w:val="000000" w:themeColor="text1"/>
                <w:sz w:val="20"/>
                <w:szCs w:val="20"/>
              </w:rPr>
              <w:t>Kullanım</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145DBA7D" w14:textId="7A390A84"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6AC7FD83" w14:textId="5A5B0EEF"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15557BF6" w14:textId="526E0539"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0B81391A" w14:textId="4AE09865" w:rsidR="000B33C6" w:rsidRPr="000B33C6" w:rsidRDefault="000B33C6" w:rsidP="000B3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r>
      <w:tr w:rsidR="000B33C6" w14:paraId="555C1E6A" w14:textId="77777777" w:rsidTr="00BE0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FD8EB4E" w14:textId="1E54564E" w:rsidR="000B33C6" w:rsidRPr="000B33C6" w:rsidRDefault="000B33C6" w:rsidP="000B33C6">
            <w:pPr>
              <w:ind w:firstLine="0"/>
              <w:rPr>
                <w:color w:val="000000" w:themeColor="text1"/>
              </w:rPr>
            </w:pPr>
            <w:r w:rsidRPr="000B33C6">
              <w:rPr>
                <w:color w:val="000000" w:themeColor="text1"/>
                <w:sz w:val="20"/>
                <w:szCs w:val="20"/>
              </w:rPr>
              <w:t xml:space="preserve">%100 Lokal Veri </w:t>
            </w:r>
            <w:proofErr w:type="spellStart"/>
            <w:r w:rsidRPr="000B33C6">
              <w:rPr>
                <w:color w:val="000000" w:themeColor="text1"/>
                <w:sz w:val="20"/>
                <w:szCs w:val="20"/>
              </w:rPr>
              <w:t>Gizliliği</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1FC808A6" w14:textId="51696379"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58007EB4" w14:textId="25FD085A"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26099449" w14:textId="74078219"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rFonts w:ascii="Segoe UI Symbol" w:hAnsi="Segoe UI Symbol" w:cs="Segoe UI Symbol"/>
                <w:color w:val="000000" w:themeColor="text1"/>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588A86A4" w14:textId="0E2445C1" w:rsidR="000B33C6" w:rsidRPr="000B33C6" w:rsidRDefault="000B33C6" w:rsidP="000B3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0B33C6">
              <w:rPr>
                <w:color w:val="000000" w:themeColor="text1"/>
                <w:sz w:val="20"/>
                <w:szCs w:val="20"/>
              </w:rPr>
              <w:t>—</w:t>
            </w:r>
          </w:p>
        </w:tc>
      </w:tr>
    </w:tbl>
    <w:p w14:paraId="61B010F8" w14:textId="77777777" w:rsidR="00F05442" w:rsidRDefault="00F05442">
      <w:pPr>
        <w:pStyle w:val="Balk2"/>
      </w:pPr>
    </w:p>
    <w:p w14:paraId="4A07A45F" w14:textId="2FBF8723" w:rsidR="00052761" w:rsidRDefault="0006423C">
      <w:pPr>
        <w:pStyle w:val="Balk2"/>
      </w:pPr>
      <w:bookmarkStart w:id="35" w:name="_Toc229383783"/>
      <w:r>
        <w:t xml:space="preserve">3.3. </w:t>
      </w:r>
      <w:proofErr w:type="spellStart"/>
      <w:r>
        <w:t>Detaylı</w:t>
      </w:r>
      <w:proofErr w:type="spellEnd"/>
      <w:r>
        <w:t xml:space="preserve"> Rakip </w:t>
      </w:r>
      <w:proofErr w:type="spellStart"/>
      <w:r>
        <w:t>İncelemesi</w:t>
      </w:r>
      <w:bookmarkEnd w:id="35"/>
      <w:proofErr w:type="spellEnd"/>
    </w:p>
    <w:p w14:paraId="5820D9F8" w14:textId="77777777" w:rsidR="00F05442" w:rsidRPr="00F05442" w:rsidRDefault="00F05442" w:rsidP="00F05442">
      <w:pPr>
        <w:rPr>
          <w:lang w:val="tr-TR"/>
        </w:rPr>
      </w:pPr>
      <w:r w:rsidRPr="00F05442">
        <w:rPr>
          <w:b/>
          <w:bCs/>
          <w:lang w:val="tr-TR"/>
        </w:rPr>
        <w:t xml:space="preserve">1. Google </w:t>
      </w:r>
      <w:proofErr w:type="spellStart"/>
      <w:r w:rsidRPr="00F05442">
        <w:rPr>
          <w:b/>
          <w:bCs/>
          <w:lang w:val="tr-TR"/>
        </w:rPr>
        <w:t>Sheets</w:t>
      </w:r>
      <w:proofErr w:type="spellEnd"/>
    </w:p>
    <w:p w14:paraId="7F56E91D" w14:textId="77777777" w:rsidR="00F05442" w:rsidRPr="00F05442" w:rsidRDefault="00F05442" w:rsidP="00F05442">
      <w:pPr>
        <w:numPr>
          <w:ilvl w:val="0"/>
          <w:numId w:val="18"/>
        </w:numPr>
        <w:rPr>
          <w:lang w:val="tr-TR"/>
        </w:rPr>
      </w:pPr>
      <w:r w:rsidRPr="00F05442">
        <w:rPr>
          <w:b/>
          <w:bCs/>
          <w:lang w:val="tr-TR"/>
        </w:rPr>
        <w:t>URL:</w:t>
      </w:r>
      <w:r w:rsidRPr="00F05442">
        <w:rPr>
          <w:lang w:val="tr-TR"/>
        </w:rPr>
        <w:t> sheets.google.com</w:t>
      </w:r>
    </w:p>
    <w:p w14:paraId="4439FE90" w14:textId="77777777" w:rsidR="00F05442" w:rsidRPr="00F05442" w:rsidRDefault="00F05442" w:rsidP="00F05442">
      <w:pPr>
        <w:numPr>
          <w:ilvl w:val="0"/>
          <w:numId w:val="18"/>
        </w:numPr>
        <w:rPr>
          <w:lang w:val="tr-TR"/>
        </w:rPr>
      </w:pPr>
      <w:r w:rsidRPr="00F05442">
        <w:rPr>
          <w:b/>
          <w:bCs/>
          <w:lang w:val="tr-TR"/>
        </w:rPr>
        <w:t>Kuruluş Yılı:</w:t>
      </w:r>
      <w:r w:rsidRPr="00F05442">
        <w:rPr>
          <w:lang w:val="tr-TR"/>
        </w:rPr>
        <w:t> 2006</w:t>
      </w:r>
    </w:p>
    <w:p w14:paraId="7FE7AC0E" w14:textId="77777777" w:rsidR="00F05442" w:rsidRPr="00F05442" w:rsidRDefault="00F05442" w:rsidP="00F05442">
      <w:pPr>
        <w:numPr>
          <w:ilvl w:val="0"/>
          <w:numId w:val="18"/>
        </w:numPr>
        <w:rPr>
          <w:lang w:val="tr-TR"/>
        </w:rPr>
      </w:pPr>
      <w:r w:rsidRPr="00F05442">
        <w:rPr>
          <w:b/>
          <w:bCs/>
          <w:lang w:val="tr-TR"/>
        </w:rPr>
        <w:t>Kullanıcı Tabanı:</w:t>
      </w:r>
      <w:r w:rsidRPr="00F05442">
        <w:rPr>
          <w:lang w:val="tr-TR"/>
        </w:rPr>
        <w:t xml:space="preserve"> 1 Milyar+ (Google </w:t>
      </w:r>
      <w:proofErr w:type="spellStart"/>
      <w:r w:rsidRPr="00F05442">
        <w:rPr>
          <w:lang w:val="tr-TR"/>
        </w:rPr>
        <w:t>Workspace</w:t>
      </w:r>
      <w:proofErr w:type="spellEnd"/>
      <w:r w:rsidRPr="00F05442">
        <w:rPr>
          <w:lang w:val="tr-TR"/>
        </w:rPr>
        <w:t xml:space="preserve"> ekosistemi üzerinden tüm web kullanıcıları)</w:t>
      </w:r>
    </w:p>
    <w:p w14:paraId="75C09BCE" w14:textId="77777777" w:rsidR="00F05442" w:rsidRPr="00F05442" w:rsidRDefault="00F05442" w:rsidP="00F05442">
      <w:pPr>
        <w:numPr>
          <w:ilvl w:val="0"/>
          <w:numId w:val="18"/>
        </w:numPr>
        <w:rPr>
          <w:lang w:val="tr-TR"/>
        </w:rPr>
      </w:pPr>
      <w:r w:rsidRPr="00F05442">
        <w:rPr>
          <w:b/>
          <w:bCs/>
          <w:lang w:val="tr-TR"/>
        </w:rPr>
        <w:t>Fiyatlandırma:</w:t>
      </w:r>
      <w:r w:rsidRPr="00F05442">
        <w:rPr>
          <w:lang w:val="tr-TR"/>
        </w:rPr>
        <w:t xml:space="preserve"> Ücretsiz kullanım limiti mevcuttur; profesyonel kullanımlar için Google </w:t>
      </w:r>
      <w:proofErr w:type="spellStart"/>
      <w:r w:rsidRPr="00F05442">
        <w:rPr>
          <w:lang w:val="tr-TR"/>
        </w:rPr>
        <w:t>One</w:t>
      </w:r>
      <w:proofErr w:type="spellEnd"/>
      <w:r w:rsidRPr="00F05442">
        <w:rPr>
          <w:lang w:val="tr-TR"/>
        </w:rPr>
        <w:t xml:space="preserve"> planları aylık 10$'dan başlamaktadır.</w:t>
      </w:r>
    </w:p>
    <w:p w14:paraId="79261E73" w14:textId="77777777" w:rsidR="00F05442" w:rsidRPr="00F05442" w:rsidRDefault="00F05442" w:rsidP="00F05442">
      <w:pPr>
        <w:numPr>
          <w:ilvl w:val="0"/>
          <w:numId w:val="18"/>
        </w:numPr>
        <w:rPr>
          <w:lang w:val="tr-TR"/>
        </w:rPr>
      </w:pPr>
      <w:r w:rsidRPr="00F05442">
        <w:rPr>
          <w:b/>
          <w:bCs/>
          <w:lang w:val="tr-TR"/>
        </w:rPr>
        <w:t>Güçlü Yönleri:</w:t>
      </w:r>
    </w:p>
    <w:p w14:paraId="466B2248" w14:textId="77777777" w:rsidR="00F05442" w:rsidRPr="00F05442" w:rsidRDefault="00F05442" w:rsidP="00F05442">
      <w:pPr>
        <w:numPr>
          <w:ilvl w:val="1"/>
          <w:numId w:val="18"/>
        </w:numPr>
        <w:rPr>
          <w:lang w:val="tr-TR"/>
        </w:rPr>
      </w:pPr>
      <w:r w:rsidRPr="00F05442">
        <w:rPr>
          <w:b/>
          <w:bCs/>
          <w:lang w:val="tr-TR"/>
        </w:rPr>
        <w:t xml:space="preserve">Bulut Senkronizasyonu ve </w:t>
      </w:r>
      <w:proofErr w:type="gramStart"/>
      <w:r w:rsidRPr="00F05442">
        <w:rPr>
          <w:b/>
          <w:bCs/>
          <w:lang w:val="tr-TR"/>
        </w:rPr>
        <w:t>İşbirliği</w:t>
      </w:r>
      <w:proofErr w:type="gramEnd"/>
      <w:r w:rsidRPr="00F05442">
        <w:rPr>
          <w:b/>
          <w:bCs/>
          <w:lang w:val="tr-TR"/>
        </w:rPr>
        <w:t>:</w:t>
      </w:r>
      <w:r w:rsidRPr="00F05442">
        <w:rPr>
          <w:lang w:val="tr-TR"/>
        </w:rPr>
        <w:t> Birden fazla kişinin aynı anda aynı veri seti üzerinde (</w:t>
      </w:r>
      <w:proofErr w:type="spellStart"/>
      <w:r w:rsidRPr="00F05442">
        <w:rPr>
          <w:lang w:val="tr-TR"/>
        </w:rPr>
        <w:t>real</w:t>
      </w:r>
      <w:proofErr w:type="spellEnd"/>
      <w:r w:rsidRPr="00F05442">
        <w:rPr>
          <w:lang w:val="tr-TR"/>
        </w:rPr>
        <w:t xml:space="preserve">-time </w:t>
      </w:r>
      <w:proofErr w:type="spellStart"/>
      <w:r w:rsidRPr="00F05442">
        <w:rPr>
          <w:lang w:val="tr-TR"/>
        </w:rPr>
        <w:t>collaboration</w:t>
      </w:r>
      <w:proofErr w:type="spellEnd"/>
      <w:r w:rsidRPr="00F05442">
        <w:rPr>
          <w:lang w:val="tr-TR"/>
        </w:rPr>
        <w:t>) çalışmasına olanak tanır.</w:t>
      </w:r>
    </w:p>
    <w:p w14:paraId="170EEB6A" w14:textId="77777777" w:rsidR="00F05442" w:rsidRPr="00F05442" w:rsidRDefault="00F05442" w:rsidP="00F05442">
      <w:pPr>
        <w:numPr>
          <w:ilvl w:val="1"/>
          <w:numId w:val="18"/>
        </w:numPr>
        <w:rPr>
          <w:lang w:val="tr-TR"/>
        </w:rPr>
      </w:pPr>
      <w:r w:rsidRPr="00F05442">
        <w:rPr>
          <w:b/>
          <w:bCs/>
          <w:lang w:val="tr-TR"/>
        </w:rPr>
        <w:t>Erişilebilirlik:</w:t>
      </w:r>
      <w:r w:rsidRPr="00F05442">
        <w:rPr>
          <w:lang w:val="tr-TR"/>
        </w:rPr>
        <w:t> Herhangi bir cihazdan ve tarayıcıdan anında erişilebilir; öğrenme eğrisi çok düşüktür.</w:t>
      </w:r>
    </w:p>
    <w:p w14:paraId="326A1162" w14:textId="77777777" w:rsidR="00F05442" w:rsidRPr="00F05442" w:rsidRDefault="00F05442" w:rsidP="00F05442">
      <w:pPr>
        <w:numPr>
          <w:ilvl w:val="1"/>
          <w:numId w:val="18"/>
        </w:numPr>
        <w:rPr>
          <w:lang w:val="tr-TR"/>
        </w:rPr>
      </w:pPr>
      <w:r w:rsidRPr="00F05442">
        <w:rPr>
          <w:b/>
          <w:bCs/>
          <w:lang w:val="tr-TR"/>
        </w:rPr>
        <w:t>Entegrasyon:</w:t>
      </w:r>
      <w:r w:rsidRPr="00F05442">
        <w:rPr>
          <w:lang w:val="tr-TR"/>
        </w:rPr>
        <w:t xml:space="preserve"> Google </w:t>
      </w:r>
      <w:proofErr w:type="spellStart"/>
      <w:r w:rsidRPr="00F05442">
        <w:rPr>
          <w:lang w:val="tr-TR"/>
        </w:rPr>
        <w:t>Analytics</w:t>
      </w:r>
      <w:proofErr w:type="spellEnd"/>
      <w:r w:rsidRPr="00F05442">
        <w:rPr>
          <w:lang w:val="tr-TR"/>
        </w:rPr>
        <w:t xml:space="preserve">, </w:t>
      </w:r>
      <w:proofErr w:type="spellStart"/>
      <w:r w:rsidRPr="00F05442">
        <w:rPr>
          <w:lang w:val="tr-TR"/>
        </w:rPr>
        <w:t>BigQuery</w:t>
      </w:r>
      <w:proofErr w:type="spellEnd"/>
      <w:r w:rsidRPr="00F05442">
        <w:rPr>
          <w:lang w:val="tr-TR"/>
        </w:rPr>
        <w:t xml:space="preserve"> ve diğer Google hizmetleriyle yerleşik entegrasyonu bulunur.</w:t>
      </w:r>
    </w:p>
    <w:p w14:paraId="2A29A835" w14:textId="77777777" w:rsidR="00F05442" w:rsidRPr="00F05442" w:rsidRDefault="00F05442" w:rsidP="00F05442">
      <w:pPr>
        <w:numPr>
          <w:ilvl w:val="0"/>
          <w:numId w:val="18"/>
        </w:numPr>
        <w:rPr>
          <w:lang w:val="tr-TR"/>
        </w:rPr>
      </w:pPr>
      <w:r w:rsidRPr="00F05442">
        <w:rPr>
          <w:b/>
          <w:bCs/>
          <w:lang w:val="tr-TR"/>
        </w:rPr>
        <w:t>Zayıf Yönleri (Projemizin Avantajları):</w:t>
      </w:r>
    </w:p>
    <w:p w14:paraId="1B26B74C" w14:textId="77777777" w:rsidR="00F05442" w:rsidRPr="00F05442" w:rsidRDefault="00F05442" w:rsidP="00F05442">
      <w:pPr>
        <w:numPr>
          <w:ilvl w:val="1"/>
          <w:numId w:val="18"/>
        </w:numPr>
        <w:rPr>
          <w:lang w:val="tr-TR"/>
        </w:rPr>
      </w:pPr>
      <w:r w:rsidRPr="00F05442">
        <w:rPr>
          <w:b/>
          <w:bCs/>
          <w:lang w:val="tr-TR"/>
        </w:rPr>
        <w:t>Büyük Veri Darboğazı:</w:t>
      </w:r>
      <w:r w:rsidRPr="00F05442">
        <w:rPr>
          <w:lang w:val="tr-TR"/>
        </w:rPr>
        <w:t xml:space="preserve"> Dosya boyutu 5 MB’ı veya 5 milyon hücre limitini aştığında tarayıcı sekmesini (Main </w:t>
      </w:r>
      <w:proofErr w:type="spellStart"/>
      <w:r w:rsidRPr="00F05442">
        <w:rPr>
          <w:lang w:val="tr-TR"/>
        </w:rPr>
        <w:t>Thread</w:t>
      </w:r>
      <w:proofErr w:type="spellEnd"/>
      <w:r w:rsidRPr="00F05442">
        <w:rPr>
          <w:lang w:val="tr-TR"/>
        </w:rPr>
        <w:t>) kilitler, sayfa "Yanıt Vermiyor" hatası verir.</w:t>
      </w:r>
    </w:p>
    <w:p w14:paraId="3752A15F" w14:textId="77777777" w:rsidR="00F05442" w:rsidRPr="00F05442" w:rsidRDefault="00F05442" w:rsidP="00F05442">
      <w:pPr>
        <w:numPr>
          <w:ilvl w:val="1"/>
          <w:numId w:val="18"/>
        </w:numPr>
        <w:rPr>
          <w:lang w:val="tr-TR"/>
        </w:rPr>
      </w:pPr>
      <w:r w:rsidRPr="00F05442">
        <w:rPr>
          <w:b/>
          <w:bCs/>
          <w:lang w:val="tr-TR"/>
        </w:rPr>
        <w:t>Güvenlik (KVKK/GDPR):</w:t>
      </w:r>
      <w:r w:rsidRPr="00F05442">
        <w:rPr>
          <w:lang w:val="tr-TR"/>
        </w:rPr>
        <w:t> Verilerin buluta yüklenme zorunluluğu vardır. Özel müşteri datasını (PII) veya gizli verileri yüklemek birçok şirketin IT politikasına aykırıdır.</w:t>
      </w:r>
    </w:p>
    <w:p w14:paraId="78058D47" w14:textId="77777777" w:rsidR="00F05442" w:rsidRPr="00F05442" w:rsidRDefault="00F05442" w:rsidP="00F05442">
      <w:pPr>
        <w:numPr>
          <w:ilvl w:val="1"/>
          <w:numId w:val="18"/>
        </w:numPr>
        <w:rPr>
          <w:lang w:val="tr-TR"/>
        </w:rPr>
      </w:pPr>
      <w:r w:rsidRPr="00F05442">
        <w:rPr>
          <w:b/>
          <w:bCs/>
          <w:lang w:val="tr-TR"/>
        </w:rPr>
        <w:t>Performans Bağımlılığı:</w:t>
      </w:r>
      <w:r w:rsidRPr="00F05442">
        <w:rPr>
          <w:lang w:val="tr-TR"/>
        </w:rPr>
        <w:t> Tamamen ağ hızına (internet bağlantısına) ve Google sunucularının o anki yoğunluğuna bağımlıdır.</w:t>
      </w:r>
    </w:p>
    <w:p w14:paraId="0809DFD9" w14:textId="703052DD" w:rsidR="00F05442" w:rsidRPr="00F05442" w:rsidRDefault="00F05442" w:rsidP="00F05442">
      <w:pPr>
        <w:numPr>
          <w:ilvl w:val="0"/>
          <w:numId w:val="18"/>
        </w:numPr>
        <w:rPr>
          <w:lang w:val="tr-TR"/>
        </w:rPr>
      </w:pPr>
      <w:r w:rsidRPr="00F05442">
        <w:rPr>
          <w:b/>
          <w:bCs/>
          <w:lang w:val="tr-TR"/>
        </w:rPr>
        <w:t>Ekran Görüntüsü:</w:t>
      </w:r>
      <w:r w:rsidRPr="00F05442">
        <w:rPr>
          <w:lang w:val="tr-TR"/>
        </w:rPr>
        <w:t> </w:t>
      </w:r>
      <w:r w:rsidRPr="00F05442">
        <w:rPr>
          <w:i/>
          <w:iCs/>
          <w:lang w:val="tr-TR"/>
        </w:rPr>
        <w:t>(repo/</w:t>
      </w:r>
      <w:proofErr w:type="spellStart"/>
      <w:r w:rsidRPr="00F05442">
        <w:rPr>
          <w:i/>
          <w:iCs/>
          <w:lang w:val="tr-TR"/>
        </w:rPr>
        <w:t>docs</w:t>
      </w:r>
      <w:proofErr w:type="spellEnd"/>
      <w:r w:rsidRPr="00F05442">
        <w:rPr>
          <w:i/>
          <w:iCs/>
          <w:lang w:val="tr-TR"/>
        </w:rPr>
        <w:t>/</w:t>
      </w:r>
      <w:proofErr w:type="spellStart"/>
      <w:r w:rsidRPr="00F05442">
        <w:rPr>
          <w:i/>
          <w:iCs/>
          <w:lang w:val="tr-TR"/>
        </w:rPr>
        <w:t>screenshots</w:t>
      </w:r>
      <w:proofErr w:type="spellEnd"/>
      <w:r w:rsidRPr="00F05442">
        <w:rPr>
          <w:i/>
          <w:iCs/>
          <w:lang w:val="tr-TR"/>
        </w:rPr>
        <w:t>/</w:t>
      </w:r>
      <w:proofErr w:type="spellStart"/>
      <w:r w:rsidRPr="00F05442">
        <w:rPr>
          <w:i/>
          <w:iCs/>
          <w:lang w:val="tr-TR"/>
        </w:rPr>
        <w:t>competitors</w:t>
      </w:r>
      <w:proofErr w:type="spellEnd"/>
      <w:r w:rsidRPr="00F05442">
        <w:rPr>
          <w:i/>
          <w:iCs/>
          <w:lang w:val="tr-TR"/>
        </w:rPr>
        <w:t>/google-sheets.png klasörüne ekle</w:t>
      </w:r>
      <w:r>
        <w:rPr>
          <w:i/>
          <w:iCs/>
          <w:lang w:val="tr-TR"/>
        </w:rPr>
        <w:t>nmiştir</w:t>
      </w:r>
      <w:r w:rsidRPr="00F05442">
        <w:rPr>
          <w:i/>
          <w:iCs/>
          <w:lang w:val="tr-TR"/>
        </w:rPr>
        <w:t>)</w:t>
      </w:r>
    </w:p>
    <w:p w14:paraId="443370B5" w14:textId="77777777" w:rsidR="00F05442" w:rsidRPr="00F05442" w:rsidRDefault="00F05442" w:rsidP="00F05442">
      <w:pPr>
        <w:ind w:left="720" w:firstLine="0"/>
        <w:rPr>
          <w:lang w:val="tr-TR"/>
        </w:rPr>
      </w:pPr>
    </w:p>
    <w:p w14:paraId="7DDD2F77" w14:textId="77777777" w:rsidR="00F05442" w:rsidRPr="00F05442" w:rsidRDefault="00F05442" w:rsidP="00F05442">
      <w:pPr>
        <w:rPr>
          <w:lang w:val="tr-TR"/>
        </w:rPr>
      </w:pPr>
      <w:r w:rsidRPr="00F05442">
        <w:rPr>
          <w:b/>
          <w:bCs/>
          <w:lang w:val="tr-TR"/>
        </w:rPr>
        <w:lastRenderedPageBreak/>
        <w:t>2. Microsoft Excel (Masaüstü ve Web Sürümü)</w:t>
      </w:r>
    </w:p>
    <w:p w14:paraId="2972EBCE" w14:textId="77777777" w:rsidR="00F05442" w:rsidRPr="00F05442" w:rsidRDefault="00F05442" w:rsidP="00F05442">
      <w:pPr>
        <w:numPr>
          <w:ilvl w:val="0"/>
          <w:numId w:val="19"/>
        </w:numPr>
        <w:rPr>
          <w:lang w:val="tr-TR"/>
        </w:rPr>
      </w:pPr>
      <w:r w:rsidRPr="00F05442">
        <w:rPr>
          <w:b/>
          <w:bCs/>
          <w:lang w:val="tr-TR"/>
        </w:rPr>
        <w:t>URL:</w:t>
      </w:r>
      <w:r w:rsidRPr="00F05442">
        <w:rPr>
          <w:lang w:val="tr-TR"/>
        </w:rPr>
        <w:t> microsoft.com/</w:t>
      </w:r>
      <w:proofErr w:type="spellStart"/>
      <w:r w:rsidRPr="00F05442">
        <w:rPr>
          <w:lang w:val="tr-TR"/>
        </w:rPr>
        <w:t>excel</w:t>
      </w:r>
      <w:proofErr w:type="spellEnd"/>
    </w:p>
    <w:p w14:paraId="38CD162D" w14:textId="77777777" w:rsidR="00F05442" w:rsidRPr="00F05442" w:rsidRDefault="00F05442" w:rsidP="00F05442">
      <w:pPr>
        <w:numPr>
          <w:ilvl w:val="0"/>
          <w:numId w:val="19"/>
        </w:numPr>
        <w:rPr>
          <w:lang w:val="tr-TR"/>
        </w:rPr>
      </w:pPr>
      <w:r w:rsidRPr="00F05442">
        <w:rPr>
          <w:b/>
          <w:bCs/>
          <w:lang w:val="tr-TR"/>
        </w:rPr>
        <w:t>Kuruluş Yılı:</w:t>
      </w:r>
      <w:r w:rsidRPr="00F05442">
        <w:rPr>
          <w:lang w:val="tr-TR"/>
        </w:rPr>
        <w:t> 1985</w:t>
      </w:r>
    </w:p>
    <w:p w14:paraId="2ED89C1B" w14:textId="77777777" w:rsidR="00F05442" w:rsidRPr="00F05442" w:rsidRDefault="00F05442" w:rsidP="00F05442">
      <w:pPr>
        <w:numPr>
          <w:ilvl w:val="0"/>
          <w:numId w:val="19"/>
        </w:numPr>
        <w:rPr>
          <w:lang w:val="tr-TR"/>
        </w:rPr>
      </w:pPr>
      <w:r w:rsidRPr="00F05442">
        <w:rPr>
          <w:b/>
          <w:bCs/>
          <w:lang w:val="tr-TR"/>
        </w:rPr>
        <w:t>Kullanıcı Tabanı:</w:t>
      </w:r>
      <w:r w:rsidRPr="00F05442">
        <w:rPr>
          <w:lang w:val="tr-TR"/>
        </w:rPr>
        <w:t> 750 Milyon+ (Küresel kurumsal pazarın %80'inden fazlası)</w:t>
      </w:r>
    </w:p>
    <w:p w14:paraId="46E996E4" w14:textId="77777777" w:rsidR="00F05442" w:rsidRPr="00F05442" w:rsidRDefault="00F05442" w:rsidP="00F05442">
      <w:pPr>
        <w:numPr>
          <w:ilvl w:val="0"/>
          <w:numId w:val="19"/>
        </w:numPr>
        <w:rPr>
          <w:lang w:val="tr-TR"/>
        </w:rPr>
      </w:pPr>
      <w:r w:rsidRPr="00F05442">
        <w:rPr>
          <w:b/>
          <w:bCs/>
          <w:lang w:val="tr-TR"/>
        </w:rPr>
        <w:t>Fiyatlandırma:</w:t>
      </w:r>
      <w:r w:rsidRPr="00F05442">
        <w:rPr>
          <w:lang w:val="tr-TR"/>
        </w:rPr>
        <w:t> Office 365 Aboneliği (Aylık </w:t>
      </w:r>
      <w:del w:id="36" w:author="Unknown">
        <w:r w:rsidRPr="00F05442">
          <w:rPr>
            <w:lang w:val="tr-TR"/>
          </w:rPr>
          <w:delText>₺200) veya Tek Seferlik Masaüstü Lisansı (</w:delText>
        </w:r>
      </w:del>
      <w:r w:rsidRPr="00F05442">
        <w:rPr>
          <w:lang w:val="tr-TR"/>
        </w:rPr>
        <w:t>₺2.500)</w:t>
      </w:r>
    </w:p>
    <w:p w14:paraId="0A4E95ED" w14:textId="77777777" w:rsidR="00F05442" w:rsidRPr="00F05442" w:rsidRDefault="00F05442" w:rsidP="00F05442">
      <w:pPr>
        <w:numPr>
          <w:ilvl w:val="0"/>
          <w:numId w:val="19"/>
        </w:numPr>
        <w:rPr>
          <w:lang w:val="tr-TR"/>
        </w:rPr>
      </w:pPr>
      <w:r w:rsidRPr="00F05442">
        <w:rPr>
          <w:b/>
          <w:bCs/>
          <w:lang w:val="tr-TR"/>
        </w:rPr>
        <w:t>Güçlü Yönleri:</w:t>
      </w:r>
    </w:p>
    <w:p w14:paraId="03DA6A8F" w14:textId="77777777" w:rsidR="00F05442" w:rsidRPr="00F05442" w:rsidRDefault="00F05442" w:rsidP="00F05442">
      <w:pPr>
        <w:numPr>
          <w:ilvl w:val="1"/>
          <w:numId w:val="19"/>
        </w:numPr>
        <w:rPr>
          <w:lang w:val="tr-TR"/>
        </w:rPr>
      </w:pPr>
      <w:r w:rsidRPr="00F05442">
        <w:rPr>
          <w:b/>
          <w:bCs/>
          <w:lang w:val="tr-TR"/>
        </w:rPr>
        <w:t>Sektör Standardı:</w:t>
      </w:r>
      <w:r w:rsidRPr="00F05442">
        <w:rPr>
          <w:lang w:val="tr-TR"/>
        </w:rPr>
        <w:t> Finans, akademi ve kurumsal dünyada tartışılamaz bir standarttır.</w:t>
      </w:r>
    </w:p>
    <w:p w14:paraId="6D36B209" w14:textId="77777777" w:rsidR="00F05442" w:rsidRPr="00F05442" w:rsidRDefault="00F05442" w:rsidP="00F05442">
      <w:pPr>
        <w:numPr>
          <w:ilvl w:val="1"/>
          <w:numId w:val="19"/>
        </w:numPr>
        <w:rPr>
          <w:lang w:val="tr-TR"/>
        </w:rPr>
      </w:pPr>
      <w:r w:rsidRPr="00F05442">
        <w:rPr>
          <w:b/>
          <w:bCs/>
          <w:lang w:val="tr-TR"/>
        </w:rPr>
        <w:t>İşlem Gücü:</w:t>
      </w:r>
      <w:r w:rsidRPr="00F05442">
        <w:rPr>
          <w:lang w:val="tr-TR"/>
        </w:rPr>
        <w:t> Bilgisayarın RAM ve işlemci gücünü doğrudan kullanarak (</w:t>
      </w:r>
      <w:proofErr w:type="spellStart"/>
      <w:r w:rsidRPr="00F05442">
        <w:rPr>
          <w:lang w:val="tr-TR"/>
        </w:rPr>
        <w:t>Native</w:t>
      </w:r>
      <w:proofErr w:type="spellEnd"/>
      <w:r w:rsidRPr="00F05442">
        <w:rPr>
          <w:lang w:val="tr-TR"/>
        </w:rPr>
        <w:t xml:space="preserve"> Application), Web tabanlı rakiplerinin aksine devasa verileri işleyebilir.</w:t>
      </w:r>
    </w:p>
    <w:p w14:paraId="6658E50D" w14:textId="77777777" w:rsidR="00F05442" w:rsidRPr="00F05442" w:rsidRDefault="00F05442" w:rsidP="00F05442">
      <w:pPr>
        <w:numPr>
          <w:ilvl w:val="1"/>
          <w:numId w:val="19"/>
        </w:numPr>
        <w:rPr>
          <w:lang w:val="tr-TR"/>
        </w:rPr>
      </w:pPr>
      <w:proofErr w:type="spellStart"/>
      <w:r w:rsidRPr="00F05442">
        <w:rPr>
          <w:b/>
          <w:bCs/>
          <w:lang w:val="tr-TR"/>
        </w:rPr>
        <w:t>Genişleyebilirlik</w:t>
      </w:r>
      <w:proofErr w:type="spellEnd"/>
      <w:r w:rsidRPr="00F05442">
        <w:rPr>
          <w:b/>
          <w:bCs/>
          <w:lang w:val="tr-TR"/>
        </w:rPr>
        <w:t>:</w:t>
      </w:r>
      <w:r w:rsidRPr="00F05442">
        <w:rPr>
          <w:lang w:val="tr-TR"/>
        </w:rPr>
        <w:t> </w:t>
      </w:r>
      <w:proofErr w:type="spellStart"/>
      <w:r w:rsidRPr="00F05442">
        <w:rPr>
          <w:lang w:val="tr-TR"/>
        </w:rPr>
        <w:t>PowerQuery</w:t>
      </w:r>
      <w:proofErr w:type="spellEnd"/>
      <w:r w:rsidRPr="00F05442">
        <w:rPr>
          <w:lang w:val="tr-TR"/>
        </w:rPr>
        <w:t>, VBA makroları ve sayısız üçüncü parti eklenti (</w:t>
      </w:r>
      <w:proofErr w:type="spellStart"/>
      <w:r w:rsidRPr="00F05442">
        <w:rPr>
          <w:lang w:val="tr-TR"/>
        </w:rPr>
        <w:t>add</w:t>
      </w:r>
      <w:proofErr w:type="spellEnd"/>
      <w:r w:rsidRPr="00F05442">
        <w:rPr>
          <w:lang w:val="tr-TR"/>
        </w:rPr>
        <w:t xml:space="preserve">-in) ile sınırsız özelleştirme </w:t>
      </w:r>
      <w:proofErr w:type="gramStart"/>
      <w:r w:rsidRPr="00F05442">
        <w:rPr>
          <w:lang w:val="tr-TR"/>
        </w:rPr>
        <w:t>imkanı</w:t>
      </w:r>
      <w:proofErr w:type="gramEnd"/>
      <w:r w:rsidRPr="00F05442">
        <w:rPr>
          <w:lang w:val="tr-TR"/>
        </w:rPr>
        <w:t xml:space="preserve"> sunar.</w:t>
      </w:r>
    </w:p>
    <w:p w14:paraId="7B57FF35" w14:textId="77777777" w:rsidR="00F05442" w:rsidRPr="00F05442" w:rsidRDefault="00F05442" w:rsidP="00F05442">
      <w:pPr>
        <w:numPr>
          <w:ilvl w:val="0"/>
          <w:numId w:val="19"/>
        </w:numPr>
        <w:rPr>
          <w:lang w:val="tr-TR"/>
        </w:rPr>
      </w:pPr>
      <w:r w:rsidRPr="00F05442">
        <w:rPr>
          <w:b/>
          <w:bCs/>
          <w:lang w:val="tr-TR"/>
        </w:rPr>
        <w:t>Zayıf Yönleri (Projemizin Avantajları):</w:t>
      </w:r>
    </w:p>
    <w:p w14:paraId="79E68C23" w14:textId="77777777" w:rsidR="00F05442" w:rsidRPr="00F05442" w:rsidRDefault="00F05442" w:rsidP="00F05442">
      <w:pPr>
        <w:numPr>
          <w:ilvl w:val="1"/>
          <w:numId w:val="19"/>
        </w:numPr>
        <w:rPr>
          <w:lang w:val="tr-TR"/>
        </w:rPr>
      </w:pPr>
      <w:r w:rsidRPr="00F05442">
        <w:rPr>
          <w:b/>
          <w:bCs/>
          <w:lang w:val="tr-TR"/>
        </w:rPr>
        <w:t>Ağır Kurulum:</w:t>
      </w:r>
      <w:r w:rsidRPr="00F05442">
        <w:rPr>
          <w:lang w:val="tr-TR"/>
        </w:rPr>
        <w:t> Masaüstü sürümü cihazın diskinde büyük yer kaplar ve yüklenmesi/açılması zaman alır; donanımı zayıf bilgisayarları yorar.</w:t>
      </w:r>
    </w:p>
    <w:p w14:paraId="1C9B0C89" w14:textId="77777777" w:rsidR="00F05442" w:rsidRPr="00F05442" w:rsidRDefault="00F05442" w:rsidP="00F05442">
      <w:pPr>
        <w:numPr>
          <w:ilvl w:val="1"/>
          <w:numId w:val="19"/>
        </w:numPr>
        <w:rPr>
          <w:lang w:val="tr-TR"/>
        </w:rPr>
      </w:pPr>
      <w:r w:rsidRPr="00F05442">
        <w:rPr>
          <w:b/>
          <w:bCs/>
          <w:lang w:val="tr-TR"/>
        </w:rPr>
        <w:t>Ücret Bariyeri:</w:t>
      </w:r>
      <w:r w:rsidRPr="00F05442">
        <w:rPr>
          <w:lang w:val="tr-TR"/>
        </w:rPr>
        <w:t> Özellikle öğrenciler veya küçük işletmeler için lisans maliyetleri yüksektir.</w:t>
      </w:r>
    </w:p>
    <w:p w14:paraId="033C93F4" w14:textId="77777777" w:rsidR="00F05442" w:rsidRPr="00F05442" w:rsidRDefault="00F05442" w:rsidP="00F05442">
      <w:pPr>
        <w:numPr>
          <w:ilvl w:val="1"/>
          <w:numId w:val="19"/>
        </w:numPr>
        <w:rPr>
          <w:lang w:val="tr-TR"/>
        </w:rPr>
      </w:pPr>
      <w:r w:rsidRPr="00F05442">
        <w:rPr>
          <w:b/>
          <w:bCs/>
          <w:lang w:val="tr-TR"/>
        </w:rPr>
        <w:t>Çapraz Platform Sorunları:</w:t>
      </w:r>
      <w:r w:rsidRPr="00F05442">
        <w:rPr>
          <w:lang w:val="tr-TR"/>
        </w:rPr>
        <w:t> Gelişmiş özelliklerin çoğu Mac sürümünde veya Web (Excel Online) sürümünde eksik çalışmaktadır.</w:t>
      </w:r>
    </w:p>
    <w:p w14:paraId="4604A340" w14:textId="6AD954CA" w:rsidR="00F05442" w:rsidRPr="00F05442" w:rsidRDefault="00F05442" w:rsidP="00F05442">
      <w:pPr>
        <w:numPr>
          <w:ilvl w:val="0"/>
          <w:numId w:val="19"/>
        </w:numPr>
        <w:rPr>
          <w:lang w:val="tr-TR"/>
        </w:rPr>
      </w:pPr>
      <w:r w:rsidRPr="00F05442">
        <w:rPr>
          <w:b/>
          <w:bCs/>
          <w:lang w:val="tr-TR"/>
        </w:rPr>
        <w:t>Ekran Görüntüsü:</w:t>
      </w:r>
      <w:r w:rsidRPr="00F05442">
        <w:rPr>
          <w:lang w:val="tr-TR"/>
        </w:rPr>
        <w:t> </w:t>
      </w:r>
      <w:r w:rsidRPr="00F05442">
        <w:rPr>
          <w:i/>
          <w:iCs/>
          <w:lang w:val="tr-TR"/>
        </w:rPr>
        <w:t>(repo/</w:t>
      </w:r>
      <w:proofErr w:type="spellStart"/>
      <w:r w:rsidRPr="00F05442">
        <w:rPr>
          <w:i/>
          <w:iCs/>
          <w:lang w:val="tr-TR"/>
        </w:rPr>
        <w:t>docs</w:t>
      </w:r>
      <w:proofErr w:type="spellEnd"/>
      <w:r w:rsidRPr="00F05442">
        <w:rPr>
          <w:i/>
          <w:iCs/>
          <w:lang w:val="tr-TR"/>
        </w:rPr>
        <w:t>/</w:t>
      </w:r>
      <w:proofErr w:type="spellStart"/>
      <w:r w:rsidRPr="00F05442">
        <w:rPr>
          <w:i/>
          <w:iCs/>
          <w:lang w:val="tr-TR"/>
        </w:rPr>
        <w:t>screenshots</w:t>
      </w:r>
      <w:proofErr w:type="spellEnd"/>
      <w:r w:rsidRPr="00F05442">
        <w:rPr>
          <w:i/>
          <w:iCs/>
          <w:lang w:val="tr-TR"/>
        </w:rPr>
        <w:t>/</w:t>
      </w:r>
      <w:proofErr w:type="spellStart"/>
      <w:r w:rsidRPr="00F05442">
        <w:rPr>
          <w:i/>
          <w:iCs/>
          <w:lang w:val="tr-TR"/>
        </w:rPr>
        <w:t>competitors</w:t>
      </w:r>
      <w:proofErr w:type="spellEnd"/>
      <w:r w:rsidRPr="00F05442">
        <w:rPr>
          <w:i/>
          <w:iCs/>
          <w:lang w:val="tr-TR"/>
        </w:rPr>
        <w:t>/ms-excel.png klasörüne eklen</w:t>
      </w:r>
      <w:r>
        <w:rPr>
          <w:i/>
          <w:iCs/>
          <w:lang w:val="tr-TR"/>
        </w:rPr>
        <w:t>miştir</w:t>
      </w:r>
      <w:r w:rsidRPr="00F05442">
        <w:rPr>
          <w:i/>
          <w:iCs/>
          <w:lang w:val="tr-TR"/>
        </w:rPr>
        <w:t>)</w:t>
      </w:r>
    </w:p>
    <w:p w14:paraId="3AF79D27" w14:textId="77777777" w:rsidR="00F05442" w:rsidRPr="00F05442" w:rsidRDefault="00F05442" w:rsidP="00F05442">
      <w:pPr>
        <w:rPr>
          <w:lang w:val="tr-TR"/>
        </w:rPr>
      </w:pPr>
      <w:r w:rsidRPr="00F05442">
        <w:rPr>
          <w:b/>
          <w:bCs/>
          <w:lang w:val="tr-TR"/>
        </w:rPr>
        <w:t xml:space="preserve">3. </w:t>
      </w:r>
      <w:proofErr w:type="spellStart"/>
      <w:r w:rsidRPr="00F05442">
        <w:rPr>
          <w:b/>
          <w:bCs/>
          <w:lang w:val="tr-TR"/>
        </w:rPr>
        <w:t>ObservableHQ</w:t>
      </w:r>
      <w:proofErr w:type="spellEnd"/>
    </w:p>
    <w:p w14:paraId="4854B5E9" w14:textId="77777777" w:rsidR="00F05442" w:rsidRPr="00F05442" w:rsidRDefault="00F05442" w:rsidP="00F05442">
      <w:pPr>
        <w:numPr>
          <w:ilvl w:val="0"/>
          <w:numId w:val="20"/>
        </w:numPr>
        <w:rPr>
          <w:lang w:val="tr-TR"/>
        </w:rPr>
      </w:pPr>
      <w:r w:rsidRPr="00F05442">
        <w:rPr>
          <w:b/>
          <w:bCs/>
          <w:lang w:val="tr-TR"/>
        </w:rPr>
        <w:t>URL:</w:t>
      </w:r>
      <w:r w:rsidRPr="00F05442">
        <w:rPr>
          <w:lang w:val="tr-TR"/>
        </w:rPr>
        <w:t> observablehq.com</w:t>
      </w:r>
    </w:p>
    <w:p w14:paraId="74D39631" w14:textId="77777777" w:rsidR="00F05442" w:rsidRPr="00F05442" w:rsidRDefault="00F05442" w:rsidP="00F05442">
      <w:pPr>
        <w:numPr>
          <w:ilvl w:val="0"/>
          <w:numId w:val="20"/>
        </w:numPr>
        <w:rPr>
          <w:lang w:val="tr-TR"/>
        </w:rPr>
      </w:pPr>
      <w:r w:rsidRPr="00F05442">
        <w:rPr>
          <w:b/>
          <w:bCs/>
          <w:lang w:val="tr-TR"/>
        </w:rPr>
        <w:t>Kuruluş Yılı:</w:t>
      </w:r>
      <w:r w:rsidRPr="00F05442">
        <w:rPr>
          <w:lang w:val="tr-TR"/>
        </w:rPr>
        <w:t xml:space="preserve"> 2017 (D3.js kütüphanesinin yaratıcısı Mike </w:t>
      </w:r>
      <w:proofErr w:type="spellStart"/>
      <w:r w:rsidRPr="00F05442">
        <w:rPr>
          <w:lang w:val="tr-TR"/>
        </w:rPr>
        <w:t>Bostock</w:t>
      </w:r>
      <w:proofErr w:type="spellEnd"/>
      <w:r w:rsidRPr="00F05442">
        <w:rPr>
          <w:lang w:val="tr-TR"/>
        </w:rPr>
        <w:t xml:space="preserve"> tarafından kurulmuştur)</w:t>
      </w:r>
    </w:p>
    <w:p w14:paraId="7435BAE0" w14:textId="77777777" w:rsidR="00F05442" w:rsidRPr="00F05442" w:rsidRDefault="00F05442" w:rsidP="00F05442">
      <w:pPr>
        <w:numPr>
          <w:ilvl w:val="0"/>
          <w:numId w:val="20"/>
        </w:numPr>
        <w:rPr>
          <w:lang w:val="tr-TR"/>
        </w:rPr>
      </w:pPr>
      <w:r w:rsidRPr="00F05442">
        <w:rPr>
          <w:b/>
          <w:bCs/>
          <w:lang w:val="tr-TR"/>
        </w:rPr>
        <w:t>Kullanıcı Tabanı:</w:t>
      </w:r>
      <w:r w:rsidRPr="00F05442">
        <w:rPr>
          <w:lang w:val="tr-TR"/>
        </w:rPr>
        <w:t xml:space="preserve"> ~1 Milyon (Ağırlıklı olarak Veri Bilimciler, Analistler ve </w:t>
      </w:r>
      <w:proofErr w:type="spellStart"/>
      <w:r w:rsidRPr="00F05442">
        <w:rPr>
          <w:lang w:val="tr-TR"/>
        </w:rPr>
        <w:t>Frontend</w:t>
      </w:r>
      <w:proofErr w:type="spellEnd"/>
      <w:r w:rsidRPr="00F05442">
        <w:rPr>
          <w:lang w:val="tr-TR"/>
        </w:rPr>
        <w:t xml:space="preserve"> Geliştiricileri)</w:t>
      </w:r>
    </w:p>
    <w:p w14:paraId="4C4F24ED" w14:textId="77777777" w:rsidR="00F05442" w:rsidRPr="00F05442" w:rsidRDefault="00F05442" w:rsidP="00F05442">
      <w:pPr>
        <w:numPr>
          <w:ilvl w:val="0"/>
          <w:numId w:val="20"/>
        </w:numPr>
        <w:rPr>
          <w:lang w:val="tr-TR"/>
        </w:rPr>
      </w:pPr>
      <w:r w:rsidRPr="00F05442">
        <w:rPr>
          <w:b/>
          <w:bCs/>
          <w:lang w:val="tr-TR"/>
        </w:rPr>
        <w:lastRenderedPageBreak/>
        <w:t>Fiyatlandırma:</w:t>
      </w:r>
      <w:r w:rsidRPr="00F05442">
        <w:rPr>
          <w:lang w:val="tr-TR"/>
        </w:rPr>
        <w:t> Açık (</w:t>
      </w:r>
      <w:proofErr w:type="spellStart"/>
      <w:r w:rsidRPr="00F05442">
        <w:rPr>
          <w:lang w:val="tr-TR"/>
        </w:rPr>
        <w:t>Public</w:t>
      </w:r>
      <w:proofErr w:type="spellEnd"/>
      <w:r w:rsidRPr="00F05442">
        <w:rPr>
          <w:lang w:val="tr-TR"/>
        </w:rPr>
        <w:t>) çalışma alanları için Ücretsiz; Gizli çalışma alanları (Pro plan) aylık 12$</w:t>
      </w:r>
    </w:p>
    <w:p w14:paraId="13487430" w14:textId="77777777" w:rsidR="00F05442" w:rsidRPr="00F05442" w:rsidRDefault="00F05442" w:rsidP="00F05442">
      <w:pPr>
        <w:numPr>
          <w:ilvl w:val="0"/>
          <w:numId w:val="20"/>
        </w:numPr>
        <w:rPr>
          <w:lang w:val="tr-TR"/>
        </w:rPr>
      </w:pPr>
      <w:r w:rsidRPr="00F05442">
        <w:rPr>
          <w:b/>
          <w:bCs/>
          <w:lang w:val="tr-TR"/>
        </w:rPr>
        <w:t>Güçlü Yönleri:</w:t>
      </w:r>
    </w:p>
    <w:p w14:paraId="5D9E11FA" w14:textId="77777777" w:rsidR="00F05442" w:rsidRPr="00F05442" w:rsidRDefault="00F05442" w:rsidP="00F05442">
      <w:pPr>
        <w:numPr>
          <w:ilvl w:val="1"/>
          <w:numId w:val="20"/>
        </w:numPr>
        <w:rPr>
          <w:lang w:val="tr-TR"/>
        </w:rPr>
      </w:pPr>
      <w:r w:rsidRPr="00F05442">
        <w:rPr>
          <w:b/>
          <w:bCs/>
          <w:lang w:val="tr-TR"/>
        </w:rPr>
        <w:t>Reaktif Programlama:</w:t>
      </w:r>
      <w:r w:rsidRPr="00F05442">
        <w:rPr>
          <w:lang w:val="tr-TR"/>
        </w:rPr>
        <w:t xml:space="preserve"> Verilerdeki bir değişiklik, ekrandaki karmaşık grafikleri anında günceller. Veri hikayeciliği (Data </w:t>
      </w:r>
      <w:proofErr w:type="spellStart"/>
      <w:r w:rsidRPr="00F05442">
        <w:rPr>
          <w:lang w:val="tr-TR"/>
        </w:rPr>
        <w:t>Storytelling</w:t>
      </w:r>
      <w:proofErr w:type="spellEnd"/>
      <w:r w:rsidRPr="00F05442">
        <w:rPr>
          <w:lang w:val="tr-TR"/>
        </w:rPr>
        <w:t>) için mükemmeldir.</w:t>
      </w:r>
    </w:p>
    <w:p w14:paraId="14249B09" w14:textId="77777777" w:rsidR="00F05442" w:rsidRPr="00F05442" w:rsidRDefault="00F05442" w:rsidP="00F05442">
      <w:pPr>
        <w:numPr>
          <w:ilvl w:val="1"/>
          <w:numId w:val="20"/>
        </w:numPr>
        <w:rPr>
          <w:lang w:val="tr-TR"/>
        </w:rPr>
      </w:pPr>
      <w:r w:rsidRPr="00F05442">
        <w:rPr>
          <w:b/>
          <w:bCs/>
          <w:lang w:val="tr-TR"/>
        </w:rPr>
        <w:t>D3.js Uyumu:</w:t>
      </w:r>
      <w:r w:rsidRPr="00F05442">
        <w:rPr>
          <w:lang w:val="tr-TR"/>
        </w:rPr>
        <w:t> Dünyanın en gelişmiş veri görselleştirme aracı olan D3.js ile yerleşik çalışır.</w:t>
      </w:r>
    </w:p>
    <w:p w14:paraId="5B5C5B5F" w14:textId="77777777" w:rsidR="00F05442" w:rsidRPr="00F05442" w:rsidRDefault="00F05442" w:rsidP="00F05442">
      <w:pPr>
        <w:numPr>
          <w:ilvl w:val="1"/>
          <w:numId w:val="20"/>
        </w:numPr>
        <w:rPr>
          <w:lang w:val="tr-TR"/>
        </w:rPr>
      </w:pPr>
      <w:r w:rsidRPr="00F05442">
        <w:rPr>
          <w:b/>
          <w:bCs/>
          <w:lang w:val="tr-TR"/>
        </w:rPr>
        <w:t>Versiyon Kontrolü:</w:t>
      </w:r>
      <w:r w:rsidRPr="00F05442">
        <w:rPr>
          <w:lang w:val="tr-TR"/>
        </w:rPr>
        <w:t xml:space="preserve"> Kodlar ve veriler tıpkı </w:t>
      </w:r>
      <w:proofErr w:type="spellStart"/>
      <w:r w:rsidRPr="00F05442">
        <w:rPr>
          <w:lang w:val="tr-TR"/>
        </w:rPr>
        <w:t>GitHub</w:t>
      </w:r>
      <w:proofErr w:type="spellEnd"/>
      <w:r w:rsidRPr="00F05442">
        <w:rPr>
          <w:lang w:val="tr-TR"/>
        </w:rPr>
        <w:t xml:space="preserve"> gibi </w:t>
      </w:r>
      <w:proofErr w:type="spellStart"/>
      <w:r w:rsidRPr="00F05442">
        <w:rPr>
          <w:lang w:val="tr-TR"/>
        </w:rPr>
        <w:t>versiyonlanıp</w:t>
      </w:r>
      <w:proofErr w:type="spellEnd"/>
      <w:r w:rsidRPr="00F05442">
        <w:rPr>
          <w:lang w:val="tr-TR"/>
        </w:rPr>
        <w:t xml:space="preserve"> paylaşılabilir.</w:t>
      </w:r>
    </w:p>
    <w:p w14:paraId="012A20B6" w14:textId="77777777" w:rsidR="00F05442" w:rsidRPr="00F05442" w:rsidRDefault="00F05442" w:rsidP="00F05442">
      <w:pPr>
        <w:numPr>
          <w:ilvl w:val="0"/>
          <w:numId w:val="20"/>
        </w:numPr>
        <w:rPr>
          <w:lang w:val="tr-TR"/>
        </w:rPr>
      </w:pPr>
      <w:r w:rsidRPr="00F05442">
        <w:rPr>
          <w:b/>
          <w:bCs/>
          <w:lang w:val="tr-TR"/>
        </w:rPr>
        <w:t>Zayıf Yönleri (Projemizin Avantajları):</w:t>
      </w:r>
    </w:p>
    <w:p w14:paraId="48358763" w14:textId="77777777" w:rsidR="00F05442" w:rsidRPr="00F05442" w:rsidRDefault="00F05442" w:rsidP="00F05442">
      <w:pPr>
        <w:numPr>
          <w:ilvl w:val="1"/>
          <w:numId w:val="20"/>
        </w:numPr>
        <w:rPr>
          <w:lang w:val="tr-TR"/>
        </w:rPr>
      </w:pPr>
      <w:r w:rsidRPr="00F05442">
        <w:rPr>
          <w:b/>
          <w:bCs/>
          <w:lang w:val="tr-TR"/>
        </w:rPr>
        <w:t>Yüksek Öğrenme Eğrisi:</w:t>
      </w:r>
      <w:r w:rsidRPr="00F05442">
        <w:rPr>
          <w:lang w:val="tr-TR"/>
        </w:rPr>
        <w:t> Kullanabilmek için temel seviyede JavaScript veya SQL bilmek zorunludur. Bizim aracımız gibi "Sürükle bırak, hemen grafiği gör" mantığı yoktur.</w:t>
      </w:r>
    </w:p>
    <w:p w14:paraId="4897AD51" w14:textId="77777777" w:rsidR="00F05442" w:rsidRPr="00F05442" w:rsidRDefault="00F05442" w:rsidP="00F05442">
      <w:pPr>
        <w:numPr>
          <w:ilvl w:val="1"/>
          <w:numId w:val="20"/>
        </w:numPr>
        <w:rPr>
          <w:lang w:val="tr-TR"/>
        </w:rPr>
      </w:pPr>
      <w:r w:rsidRPr="00F05442">
        <w:rPr>
          <w:b/>
          <w:bCs/>
          <w:lang w:val="tr-TR"/>
        </w:rPr>
        <w:t>Gizlilik:</w:t>
      </w:r>
      <w:r w:rsidRPr="00F05442">
        <w:rPr>
          <w:lang w:val="tr-TR"/>
        </w:rPr>
        <w:t> Ücretsiz planda çalıştığınız tüm veri setleri ve analizler herkese açık (</w:t>
      </w:r>
      <w:proofErr w:type="spellStart"/>
      <w:r w:rsidRPr="00F05442">
        <w:rPr>
          <w:lang w:val="tr-TR"/>
        </w:rPr>
        <w:t>public</w:t>
      </w:r>
      <w:proofErr w:type="spellEnd"/>
      <w:r w:rsidRPr="00F05442">
        <w:rPr>
          <w:lang w:val="tr-TR"/>
        </w:rPr>
        <w:t>) yayınlanır. Gizli çalışmak ücrete tabidir.</w:t>
      </w:r>
    </w:p>
    <w:p w14:paraId="7DE0E53F" w14:textId="77777777" w:rsidR="00F05442" w:rsidRPr="00F05442" w:rsidRDefault="00F05442" w:rsidP="00F05442">
      <w:pPr>
        <w:numPr>
          <w:ilvl w:val="1"/>
          <w:numId w:val="20"/>
        </w:numPr>
        <w:rPr>
          <w:lang w:val="tr-TR"/>
        </w:rPr>
      </w:pPr>
      <w:r w:rsidRPr="00F05442">
        <w:rPr>
          <w:b/>
          <w:bCs/>
          <w:lang w:val="tr-TR"/>
        </w:rPr>
        <w:t>Mimari Karmaşıklık:</w:t>
      </w:r>
      <w:r w:rsidRPr="00F05442">
        <w:rPr>
          <w:lang w:val="tr-TR"/>
        </w:rPr>
        <w:t> Sadece bir CSV dosyasının istatistiklerine hızlıca bakmak isteyen bir son kullanıcı (</w:t>
      </w:r>
      <w:proofErr w:type="spellStart"/>
      <w:r w:rsidRPr="00F05442">
        <w:rPr>
          <w:lang w:val="tr-TR"/>
        </w:rPr>
        <w:t>Örn</w:t>
      </w:r>
      <w:proofErr w:type="spellEnd"/>
      <w:r w:rsidRPr="00F05442">
        <w:rPr>
          <w:lang w:val="tr-TR"/>
        </w:rPr>
        <w:t>. Finans uzmanı) için fazlasıyla karmaşık bir platformdur.</w:t>
      </w:r>
    </w:p>
    <w:p w14:paraId="37C7A683" w14:textId="58A8DC85" w:rsidR="00F05442" w:rsidRPr="00F05442" w:rsidRDefault="00F05442" w:rsidP="00F05442">
      <w:pPr>
        <w:numPr>
          <w:ilvl w:val="0"/>
          <w:numId w:val="20"/>
        </w:numPr>
        <w:rPr>
          <w:lang w:val="tr-TR"/>
        </w:rPr>
      </w:pPr>
      <w:r w:rsidRPr="00F05442">
        <w:rPr>
          <w:b/>
          <w:bCs/>
          <w:lang w:val="tr-TR"/>
        </w:rPr>
        <w:t>Ekran Görüntüsü:</w:t>
      </w:r>
      <w:r w:rsidRPr="00F05442">
        <w:rPr>
          <w:lang w:val="tr-TR"/>
        </w:rPr>
        <w:t> </w:t>
      </w:r>
      <w:r w:rsidRPr="00F05442">
        <w:rPr>
          <w:i/>
          <w:iCs/>
          <w:lang w:val="tr-TR"/>
        </w:rPr>
        <w:t>(repo/</w:t>
      </w:r>
      <w:proofErr w:type="spellStart"/>
      <w:r w:rsidRPr="00F05442">
        <w:rPr>
          <w:i/>
          <w:iCs/>
          <w:lang w:val="tr-TR"/>
        </w:rPr>
        <w:t>docs</w:t>
      </w:r>
      <w:proofErr w:type="spellEnd"/>
      <w:r w:rsidRPr="00F05442">
        <w:rPr>
          <w:i/>
          <w:iCs/>
          <w:lang w:val="tr-TR"/>
        </w:rPr>
        <w:t>/</w:t>
      </w:r>
      <w:proofErr w:type="spellStart"/>
      <w:r w:rsidRPr="00F05442">
        <w:rPr>
          <w:i/>
          <w:iCs/>
          <w:lang w:val="tr-TR"/>
        </w:rPr>
        <w:t>screenshots</w:t>
      </w:r>
      <w:proofErr w:type="spellEnd"/>
      <w:r w:rsidRPr="00F05442">
        <w:rPr>
          <w:i/>
          <w:iCs/>
          <w:lang w:val="tr-TR"/>
        </w:rPr>
        <w:t>/</w:t>
      </w:r>
      <w:proofErr w:type="spellStart"/>
      <w:r w:rsidRPr="00F05442">
        <w:rPr>
          <w:i/>
          <w:iCs/>
          <w:lang w:val="tr-TR"/>
        </w:rPr>
        <w:t>competitors</w:t>
      </w:r>
      <w:proofErr w:type="spellEnd"/>
      <w:r w:rsidRPr="00F05442">
        <w:rPr>
          <w:i/>
          <w:iCs/>
          <w:lang w:val="tr-TR"/>
        </w:rPr>
        <w:t>/observable.png klasörüne eklen</w:t>
      </w:r>
      <w:r>
        <w:rPr>
          <w:i/>
          <w:iCs/>
          <w:lang w:val="tr-TR"/>
        </w:rPr>
        <w:t>miştir</w:t>
      </w:r>
      <w:r w:rsidRPr="00F05442">
        <w:rPr>
          <w:i/>
          <w:iCs/>
          <w:lang w:val="tr-TR"/>
        </w:rPr>
        <w:t>)</w:t>
      </w:r>
    </w:p>
    <w:p w14:paraId="02ED4263" w14:textId="77777777" w:rsidR="00F05442" w:rsidRDefault="00F05442"/>
    <w:p w14:paraId="782AFD5D" w14:textId="77777777" w:rsidR="002A748D" w:rsidRDefault="002A748D"/>
    <w:p w14:paraId="4CF693F8" w14:textId="77777777" w:rsidR="002A748D" w:rsidRDefault="002A748D"/>
    <w:p w14:paraId="1C76B940" w14:textId="77777777" w:rsidR="002A748D" w:rsidRDefault="002A748D"/>
    <w:p w14:paraId="365397BE" w14:textId="77777777" w:rsidR="002A748D" w:rsidRDefault="002A748D"/>
    <w:p w14:paraId="3FB0D673" w14:textId="77777777" w:rsidR="002A748D" w:rsidRDefault="002A748D"/>
    <w:p w14:paraId="1782E4CE" w14:textId="77777777" w:rsidR="00052761" w:rsidRDefault="0006423C">
      <w:pPr>
        <w:pStyle w:val="Balk2"/>
      </w:pPr>
      <w:bookmarkStart w:id="37" w:name="_Toc229383784"/>
      <w:r>
        <w:lastRenderedPageBreak/>
        <w:t xml:space="preserve">3.4. SWOT </w:t>
      </w:r>
      <w:proofErr w:type="spellStart"/>
      <w:r>
        <w:t>Analizi</w:t>
      </w:r>
      <w:bookmarkEnd w:id="37"/>
      <w:proofErr w:type="spellEnd"/>
    </w:p>
    <w:p w14:paraId="139064D1" w14:textId="73983512" w:rsidR="00052761" w:rsidRDefault="00316E6B" w:rsidP="00316E6B">
      <w:pPr>
        <w:pStyle w:val="ResimYazs"/>
        <w:keepNext/>
      </w:pPr>
      <w:bookmarkStart w:id="38" w:name="_Toc229383854"/>
      <w:r>
        <w:t xml:space="preserve">Table </w:t>
      </w:r>
      <w:fldSimple w:instr=" SEQ Table \* ARABIC ">
        <w:r w:rsidR="004A22D7">
          <w:rPr>
            <w:noProof/>
          </w:rPr>
          <w:t>7</w:t>
        </w:r>
      </w:fldSimple>
      <w:r w:rsidRPr="00D67B40">
        <w:t xml:space="preserve">: SWOT </w:t>
      </w:r>
      <w:proofErr w:type="spellStart"/>
      <w:r w:rsidRPr="00D67B40">
        <w:t>Matrisi</w:t>
      </w:r>
      <w:bookmarkEnd w:id="38"/>
      <w:proofErr w:type="spellEnd"/>
    </w:p>
    <w:tbl>
      <w:tblPr>
        <w:tblStyle w:val="AkKlavuz-Vurgu1"/>
        <w:tblW w:w="9070" w:type="dxa"/>
        <w:jc w:val="center"/>
        <w:tblLayout w:type="fixed"/>
        <w:tblLook w:val="04A0" w:firstRow="1" w:lastRow="0" w:firstColumn="1" w:lastColumn="0" w:noHBand="0" w:noVBand="1"/>
      </w:tblPr>
      <w:tblGrid>
        <w:gridCol w:w="4535"/>
        <w:gridCol w:w="4535"/>
      </w:tblGrid>
      <w:tr w:rsidR="002A748D" w14:paraId="59E7771B" w14:textId="77777777" w:rsidTr="002A74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25785F53" w14:textId="09E793FD" w:rsidR="002A748D" w:rsidRPr="002A748D" w:rsidRDefault="002A748D" w:rsidP="002A748D">
            <w:pPr>
              <w:ind w:firstLine="0"/>
              <w:rPr>
                <w:color w:val="000000" w:themeColor="text1"/>
              </w:rPr>
            </w:pPr>
            <w:r w:rsidRPr="002A748D">
              <w:rPr>
                <w:color w:val="000000" w:themeColor="text1"/>
                <w:sz w:val="20"/>
                <w:szCs w:val="20"/>
              </w:rPr>
              <w:t xml:space="preserve">Güçlü </w:t>
            </w:r>
            <w:proofErr w:type="spellStart"/>
            <w:r w:rsidRPr="002A748D">
              <w:rPr>
                <w:color w:val="000000" w:themeColor="text1"/>
                <w:sz w:val="20"/>
                <w:szCs w:val="20"/>
              </w:rPr>
              <w:t>Yönler</w:t>
            </w:r>
            <w:proofErr w:type="spellEnd"/>
            <w:r w:rsidRPr="002A748D">
              <w:rPr>
                <w:color w:val="000000" w:themeColor="text1"/>
                <w:sz w:val="20"/>
                <w:szCs w:val="20"/>
              </w:rPr>
              <w:t xml:space="preserve"> (S)</w:t>
            </w:r>
          </w:p>
        </w:tc>
        <w:tc>
          <w:tcPr>
            <w:tcW w:w="4535" w:type="dxa"/>
            <w:tcBorders>
              <w:top w:val="single" w:sz="4" w:space="0" w:color="7F7F7F"/>
              <w:left w:val="single" w:sz="4" w:space="0" w:color="7F7F7F"/>
              <w:bottom w:val="single" w:sz="4" w:space="0" w:color="7F7F7F"/>
              <w:right w:val="single" w:sz="4" w:space="0" w:color="7F7F7F"/>
            </w:tcBorders>
            <w:vAlign w:val="center"/>
          </w:tcPr>
          <w:p w14:paraId="15EDABE0" w14:textId="6C5C8DAB" w:rsidR="002A748D" w:rsidRPr="002A748D" w:rsidRDefault="002A748D" w:rsidP="002A748D">
            <w:pPr>
              <w:ind w:firstLine="0"/>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sidRPr="002A748D">
              <w:rPr>
                <w:color w:val="000000" w:themeColor="text1"/>
                <w:sz w:val="20"/>
                <w:szCs w:val="20"/>
              </w:rPr>
              <w:t>Zayıf</w:t>
            </w:r>
            <w:proofErr w:type="spellEnd"/>
            <w:r w:rsidRPr="002A748D">
              <w:rPr>
                <w:color w:val="000000" w:themeColor="text1"/>
                <w:sz w:val="20"/>
                <w:szCs w:val="20"/>
              </w:rPr>
              <w:t xml:space="preserve"> </w:t>
            </w:r>
            <w:proofErr w:type="spellStart"/>
            <w:r w:rsidRPr="002A748D">
              <w:rPr>
                <w:color w:val="000000" w:themeColor="text1"/>
                <w:sz w:val="20"/>
                <w:szCs w:val="20"/>
              </w:rPr>
              <w:t>Yönler</w:t>
            </w:r>
            <w:proofErr w:type="spellEnd"/>
            <w:r w:rsidRPr="002A748D">
              <w:rPr>
                <w:color w:val="000000" w:themeColor="text1"/>
                <w:sz w:val="20"/>
                <w:szCs w:val="20"/>
              </w:rPr>
              <w:t xml:space="preserve"> (W)</w:t>
            </w:r>
          </w:p>
        </w:tc>
      </w:tr>
      <w:tr w:rsidR="002A748D" w14:paraId="31FF02F8" w14:textId="77777777" w:rsidTr="002A74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1FD132A2" w14:textId="31959B2C" w:rsidR="002A748D" w:rsidRPr="00ED1562" w:rsidRDefault="002A748D" w:rsidP="002A748D">
            <w:pPr>
              <w:ind w:firstLine="0"/>
              <w:rPr>
                <w:b w:val="0"/>
                <w:bCs w:val="0"/>
                <w:color w:val="000000" w:themeColor="text1"/>
              </w:rPr>
            </w:pPr>
            <w:r w:rsidRPr="00ED1562">
              <w:rPr>
                <w:b w:val="0"/>
                <w:bCs w:val="0"/>
                <w:color w:val="000000" w:themeColor="text1"/>
                <w:sz w:val="20"/>
                <w:szCs w:val="20"/>
              </w:rPr>
              <w:t>•</w:t>
            </w:r>
            <w:r w:rsidR="00ED1562">
              <w:rPr>
                <w:b w:val="0"/>
                <w:bCs w:val="0"/>
                <w:color w:val="000000" w:themeColor="text1"/>
                <w:sz w:val="20"/>
                <w:szCs w:val="20"/>
              </w:rPr>
              <w:t xml:space="preserve"> </w:t>
            </w:r>
            <w:proofErr w:type="spellStart"/>
            <w:r w:rsidR="00ED1562" w:rsidRPr="00ED1562">
              <w:rPr>
                <w:color w:val="000000" w:themeColor="text1"/>
                <w:sz w:val="20"/>
                <w:szCs w:val="20"/>
              </w:rPr>
              <w:t>Performans</w:t>
            </w:r>
            <w:proofErr w:type="spellEnd"/>
            <w:r w:rsidR="00ED1562" w:rsidRPr="00ED1562">
              <w:rPr>
                <w:color w:val="000000" w:themeColor="text1"/>
                <w:sz w:val="20"/>
                <w:szCs w:val="20"/>
              </w:rPr>
              <w:t>:</w:t>
            </w:r>
            <w:r w:rsidRPr="00ED1562">
              <w:rPr>
                <w:b w:val="0"/>
                <w:bCs w:val="0"/>
                <w:color w:val="000000" w:themeColor="text1"/>
                <w:sz w:val="20"/>
                <w:szCs w:val="20"/>
              </w:rPr>
              <w:t xml:space="preserve"> Web Workers </w:t>
            </w:r>
            <w:proofErr w:type="spellStart"/>
            <w:r w:rsidRPr="00ED1562">
              <w:rPr>
                <w:b w:val="0"/>
                <w:bCs w:val="0"/>
                <w:color w:val="000000" w:themeColor="text1"/>
                <w:sz w:val="20"/>
                <w:szCs w:val="20"/>
              </w:rPr>
              <w:t>sayesinde</w:t>
            </w:r>
            <w:proofErr w:type="spellEnd"/>
            <w:r w:rsidRPr="00ED1562">
              <w:rPr>
                <w:b w:val="0"/>
                <w:bCs w:val="0"/>
                <w:color w:val="000000" w:themeColor="text1"/>
                <w:sz w:val="20"/>
                <w:szCs w:val="20"/>
              </w:rPr>
              <w:t xml:space="preserve"> </w:t>
            </w:r>
            <w:proofErr w:type="spellStart"/>
            <w:r w:rsidRPr="00ED1562">
              <w:rPr>
                <w:b w:val="0"/>
                <w:bCs w:val="0"/>
                <w:color w:val="000000" w:themeColor="text1"/>
                <w:sz w:val="20"/>
                <w:szCs w:val="20"/>
              </w:rPr>
              <w:t>arayüz</w:t>
            </w:r>
            <w:proofErr w:type="spellEnd"/>
            <w:r w:rsidRPr="00ED1562">
              <w:rPr>
                <w:b w:val="0"/>
                <w:bCs w:val="0"/>
                <w:color w:val="000000" w:themeColor="text1"/>
                <w:sz w:val="20"/>
                <w:szCs w:val="20"/>
              </w:rPr>
              <w:t xml:space="preserve"> (UI) </w:t>
            </w:r>
            <w:proofErr w:type="spellStart"/>
            <w:r w:rsidRPr="00ED1562">
              <w:rPr>
                <w:b w:val="0"/>
                <w:bCs w:val="0"/>
                <w:color w:val="000000" w:themeColor="text1"/>
                <w:sz w:val="20"/>
                <w:szCs w:val="20"/>
              </w:rPr>
              <w:t>asla</w:t>
            </w:r>
            <w:proofErr w:type="spellEnd"/>
            <w:r w:rsidRPr="00ED1562">
              <w:rPr>
                <w:b w:val="0"/>
                <w:bCs w:val="0"/>
                <w:color w:val="000000" w:themeColor="text1"/>
                <w:sz w:val="20"/>
                <w:szCs w:val="20"/>
              </w:rPr>
              <w:t xml:space="preserve"> </w:t>
            </w:r>
            <w:proofErr w:type="spellStart"/>
            <w:r w:rsidRPr="00ED1562">
              <w:rPr>
                <w:b w:val="0"/>
                <w:bCs w:val="0"/>
                <w:color w:val="000000" w:themeColor="text1"/>
                <w:sz w:val="20"/>
                <w:szCs w:val="20"/>
              </w:rPr>
              <w:t>donmaz</w:t>
            </w:r>
            <w:proofErr w:type="spellEnd"/>
            <w:r w:rsidRPr="00ED1562">
              <w:rPr>
                <w:b w:val="0"/>
                <w:bCs w:val="0"/>
                <w:color w:val="000000" w:themeColor="text1"/>
                <w:sz w:val="20"/>
                <w:szCs w:val="20"/>
              </w:rPr>
              <w:t>.</w:t>
            </w:r>
            <w:r w:rsidRPr="00ED1562">
              <w:rPr>
                <w:b w:val="0"/>
                <w:bCs w:val="0"/>
                <w:color w:val="000000" w:themeColor="text1"/>
                <w:sz w:val="20"/>
                <w:szCs w:val="20"/>
              </w:rPr>
              <w:br/>
            </w:r>
            <w:r w:rsidR="007B2211" w:rsidRPr="007B2211">
              <w:rPr>
                <w:b w:val="0"/>
                <w:bCs w:val="0"/>
                <w:color w:val="000000" w:themeColor="text1"/>
                <w:sz w:val="20"/>
                <w:szCs w:val="20"/>
              </w:rPr>
              <w:t>• </w:t>
            </w:r>
            <w:proofErr w:type="spellStart"/>
            <w:r w:rsidR="007B2211" w:rsidRPr="007B2211">
              <w:rPr>
                <w:color w:val="000000" w:themeColor="text1"/>
                <w:sz w:val="20"/>
                <w:szCs w:val="20"/>
              </w:rPr>
              <w:t>Gizlilik</w:t>
            </w:r>
            <w:proofErr w:type="spellEnd"/>
            <w:r w:rsidR="007B2211" w:rsidRPr="007B2211">
              <w:rPr>
                <w:color w:val="000000" w:themeColor="text1"/>
                <w:sz w:val="20"/>
                <w:szCs w:val="20"/>
              </w:rPr>
              <w:t>:</w:t>
            </w:r>
            <w:r w:rsidR="007B2211" w:rsidRPr="007B2211">
              <w:rPr>
                <w:b w:val="0"/>
                <w:bCs w:val="0"/>
                <w:color w:val="000000" w:themeColor="text1"/>
                <w:sz w:val="20"/>
                <w:szCs w:val="20"/>
              </w:rPr>
              <w:t> </w:t>
            </w:r>
            <w:proofErr w:type="spellStart"/>
            <w:r w:rsidR="007B2211" w:rsidRPr="007B2211">
              <w:rPr>
                <w:b w:val="0"/>
                <w:bCs w:val="0"/>
                <w:color w:val="000000" w:themeColor="text1"/>
                <w:sz w:val="20"/>
                <w:szCs w:val="20"/>
              </w:rPr>
              <w:t>Veriler</w:t>
            </w:r>
            <w:proofErr w:type="spellEnd"/>
            <w:r w:rsidR="007B2211" w:rsidRPr="007B2211">
              <w:rPr>
                <w:b w:val="0"/>
                <w:bCs w:val="0"/>
                <w:color w:val="000000" w:themeColor="text1"/>
                <w:sz w:val="20"/>
                <w:szCs w:val="20"/>
              </w:rPr>
              <w:t xml:space="preserve"> </w:t>
            </w:r>
            <w:proofErr w:type="spellStart"/>
            <w:r w:rsidR="007B2211" w:rsidRPr="007B2211">
              <w:rPr>
                <w:b w:val="0"/>
                <w:bCs w:val="0"/>
                <w:color w:val="000000" w:themeColor="text1"/>
                <w:sz w:val="20"/>
                <w:szCs w:val="20"/>
              </w:rPr>
              <w:t>sunucuya</w:t>
            </w:r>
            <w:proofErr w:type="spellEnd"/>
            <w:r w:rsidR="007B2211" w:rsidRPr="007B2211">
              <w:rPr>
                <w:b w:val="0"/>
                <w:bCs w:val="0"/>
                <w:color w:val="000000" w:themeColor="text1"/>
                <w:sz w:val="20"/>
                <w:szCs w:val="20"/>
              </w:rPr>
              <w:t xml:space="preserve"> </w:t>
            </w:r>
            <w:proofErr w:type="spellStart"/>
            <w:r w:rsidR="007B2211" w:rsidRPr="007B2211">
              <w:rPr>
                <w:b w:val="0"/>
                <w:bCs w:val="0"/>
                <w:color w:val="000000" w:themeColor="text1"/>
                <w:sz w:val="20"/>
                <w:szCs w:val="20"/>
              </w:rPr>
              <w:t>gönderilmez</w:t>
            </w:r>
            <w:proofErr w:type="spellEnd"/>
            <w:r w:rsidR="007B2211" w:rsidRPr="007B2211">
              <w:rPr>
                <w:b w:val="0"/>
                <w:bCs w:val="0"/>
                <w:color w:val="000000" w:themeColor="text1"/>
                <w:sz w:val="20"/>
                <w:szCs w:val="20"/>
              </w:rPr>
              <w:t xml:space="preserve">, </w:t>
            </w:r>
            <w:proofErr w:type="spellStart"/>
            <w:r w:rsidR="007B2211" w:rsidRPr="007B2211">
              <w:rPr>
                <w:b w:val="0"/>
                <w:bCs w:val="0"/>
                <w:color w:val="000000" w:themeColor="text1"/>
                <w:sz w:val="20"/>
                <w:szCs w:val="20"/>
              </w:rPr>
              <w:t>cihazda</w:t>
            </w:r>
            <w:proofErr w:type="spellEnd"/>
            <w:r w:rsidR="007B2211" w:rsidRPr="007B2211">
              <w:rPr>
                <w:b w:val="0"/>
                <w:bCs w:val="0"/>
                <w:color w:val="000000" w:themeColor="text1"/>
                <w:sz w:val="20"/>
                <w:szCs w:val="20"/>
              </w:rPr>
              <w:t xml:space="preserve"> </w:t>
            </w:r>
            <w:proofErr w:type="spellStart"/>
            <w:r w:rsidR="007B2211" w:rsidRPr="007B2211">
              <w:rPr>
                <w:b w:val="0"/>
                <w:bCs w:val="0"/>
                <w:color w:val="000000" w:themeColor="text1"/>
                <w:sz w:val="20"/>
                <w:szCs w:val="20"/>
              </w:rPr>
              <w:t>kalır</w:t>
            </w:r>
            <w:proofErr w:type="spellEnd"/>
            <w:r w:rsidR="007B2211" w:rsidRPr="007B2211">
              <w:rPr>
                <w:b w:val="0"/>
                <w:bCs w:val="0"/>
                <w:color w:val="000000" w:themeColor="text1"/>
                <w:sz w:val="20"/>
                <w:szCs w:val="20"/>
              </w:rPr>
              <w:t>.</w:t>
            </w:r>
            <w:r w:rsidR="007B2211" w:rsidRPr="007B2211">
              <w:rPr>
                <w:b w:val="0"/>
                <w:bCs w:val="0"/>
                <w:color w:val="000000" w:themeColor="text1"/>
                <w:sz w:val="20"/>
                <w:szCs w:val="20"/>
              </w:rPr>
              <w:br/>
              <w:t>• </w:t>
            </w:r>
            <w:proofErr w:type="spellStart"/>
            <w:r w:rsidR="007B2211" w:rsidRPr="007B2211">
              <w:rPr>
                <w:color w:val="000000" w:themeColor="text1"/>
                <w:sz w:val="20"/>
                <w:szCs w:val="20"/>
              </w:rPr>
              <w:t>Erişilebilirlik</w:t>
            </w:r>
            <w:proofErr w:type="spellEnd"/>
            <w:r w:rsidR="007B2211" w:rsidRPr="007B2211">
              <w:rPr>
                <w:color w:val="000000" w:themeColor="text1"/>
                <w:sz w:val="20"/>
                <w:szCs w:val="20"/>
              </w:rPr>
              <w:t>:</w:t>
            </w:r>
            <w:r w:rsidR="007B2211" w:rsidRPr="007B2211">
              <w:rPr>
                <w:b w:val="0"/>
                <w:bCs w:val="0"/>
                <w:color w:val="000000" w:themeColor="text1"/>
                <w:sz w:val="20"/>
                <w:szCs w:val="20"/>
              </w:rPr>
              <w:t> </w:t>
            </w:r>
            <w:proofErr w:type="spellStart"/>
            <w:r w:rsidR="007B2211" w:rsidRPr="007B2211">
              <w:rPr>
                <w:b w:val="0"/>
                <w:bCs w:val="0"/>
                <w:color w:val="000000" w:themeColor="text1"/>
                <w:sz w:val="20"/>
                <w:szCs w:val="20"/>
              </w:rPr>
              <w:t>Kurulumsuz</w:t>
            </w:r>
            <w:proofErr w:type="spellEnd"/>
            <w:r w:rsidR="007B2211" w:rsidRPr="007B2211">
              <w:rPr>
                <w:b w:val="0"/>
                <w:bCs w:val="0"/>
                <w:color w:val="000000" w:themeColor="text1"/>
                <w:sz w:val="20"/>
                <w:szCs w:val="20"/>
              </w:rPr>
              <w:t xml:space="preserve"> </w:t>
            </w:r>
            <w:proofErr w:type="spellStart"/>
            <w:r w:rsidR="007B2211" w:rsidRPr="007B2211">
              <w:rPr>
                <w:b w:val="0"/>
                <w:bCs w:val="0"/>
                <w:color w:val="000000" w:themeColor="text1"/>
                <w:sz w:val="20"/>
                <w:szCs w:val="20"/>
              </w:rPr>
              <w:t>ve</w:t>
            </w:r>
            <w:proofErr w:type="spellEnd"/>
            <w:r w:rsidR="007B2211" w:rsidRPr="007B2211">
              <w:rPr>
                <w:b w:val="0"/>
                <w:bCs w:val="0"/>
                <w:color w:val="000000" w:themeColor="text1"/>
                <w:sz w:val="20"/>
                <w:szCs w:val="20"/>
              </w:rPr>
              <w:t xml:space="preserve"> %100 </w:t>
            </w:r>
            <w:proofErr w:type="spellStart"/>
            <w:r w:rsidR="007B2211" w:rsidRPr="007B2211">
              <w:rPr>
                <w:b w:val="0"/>
                <w:bCs w:val="0"/>
                <w:color w:val="000000" w:themeColor="text1"/>
                <w:sz w:val="20"/>
                <w:szCs w:val="20"/>
              </w:rPr>
              <w:t>ücretsizdir</w:t>
            </w:r>
            <w:proofErr w:type="spellEnd"/>
            <w:r w:rsidR="007B2211" w:rsidRPr="007B2211">
              <w:rPr>
                <w:b w:val="0"/>
                <w:bCs w:val="0"/>
                <w:color w:val="000000" w:themeColor="text1"/>
                <w:sz w:val="20"/>
                <w:szCs w:val="20"/>
              </w:rPr>
              <w:t>.</w:t>
            </w:r>
          </w:p>
        </w:tc>
        <w:tc>
          <w:tcPr>
            <w:tcW w:w="4535" w:type="dxa"/>
            <w:tcBorders>
              <w:top w:val="single" w:sz="4" w:space="0" w:color="7F7F7F"/>
              <w:left w:val="single" w:sz="4" w:space="0" w:color="7F7F7F"/>
              <w:bottom w:val="single" w:sz="4" w:space="0" w:color="7F7F7F"/>
              <w:right w:val="single" w:sz="4" w:space="0" w:color="7F7F7F"/>
            </w:tcBorders>
            <w:vAlign w:val="center"/>
          </w:tcPr>
          <w:p w14:paraId="379032F0" w14:textId="32590648" w:rsidR="002A748D" w:rsidRPr="00ED1562" w:rsidRDefault="00D7219A" w:rsidP="002A748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D7219A">
              <w:rPr>
                <w:color w:val="000000" w:themeColor="text1"/>
                <w:sz w:val="20"/>
                <w:szCs w:val="20"/>
              </w:rPr>
              <w:t>• </w:t>
            </w:r>
            <w:proofErr w:type="spellStart"/>
            <w:r w:rsidRPr="00D7219A">
              <w:rPr>
                <w:b/>
                <w:bCs/>
                <w:color w:val="000000" w:themeColor="text1"/>
                <w:sz w:val="20"/>
                <w:szCs w:val="20"/>
              </w:rPr>
              <w:t>Donanım</w:t>
            </w:r>
            <w:proofErr w:type="spellEnd"/>
            <w:r w:rsidRPr="00D7219A">
              <w:rPr>
                <w:b/>
                <w:bCs/>
                <w:color w:val="000000" w:themeColor="text1"/>
                <w:sz w:val="20"/>
                <w:szCs w:val="20"/>
              </w:rPr>
              <w:t xml:space="preserve"> </w:t>
            </w:r>
            <w:proofErr w:type="spellStart"/>
            <w:r w:rsidRPr="00D7219A">
              <w:rPr>
                <w:b/>
                <w:bCs/>
                <w:color w:val="000000" w:themeColor="text1"/>
                <w:sz w:val="20"/>
                <w:szCs w:val="20"/>
              </w:rPr>
              <w:t>Bağımlılığı</w:t>
            </w:r>
            <w:proofErr w:type="spellEnd"/>
            <w:r w:rsidRPr="00D7219A">
              <w:rPr>
                <w:b/>
                <w:bCs/>
                <w:color w:val="000000" w:themeColor="text1"/>
                <w:sz w:val="20"/>
                <w:szCs w:val="20"/>
              </w:rPr>
              <w:t>:</w:t>
            </w:r>
            <w:r w:rsidRPr="00D7219A">
              <w:rPr>
                <w:color w:val="000000" w:themeColor="text1"/>
                <w:sz w:val="20"/>
                <w:szCs w:val="20"/>
              </w:rPr>
              <w:t> </w:t>
            </w:r>
            <w:proofErr w:type="spellStart"/>
            <w:r w:rsidRPr="00D7219A">
              <w:rPr>
                <w:color w:val="000000" w:themeColor="text1"/>
                <w:sz w:val="20"/>
                <w:szCs w:val="20"/>
              </w:rPr>
              <w:t>Tamamen</w:t>
            </w:r>
            <w:proofErr w:type="spellEnd"/>
            <w:r w:rsidRPr="00D7219A">
              <w:rPr>
                <w:color w:val="000000" w:themeColor="text1"/>
                <w:sz w:val="20"/>
                <w:szCs w:val="20"/>
              </w:rPr>
              <w:t xml:space="preserve"> RAM </w:t>
            </w:r>
            <w:proofErr w:type="spellStart"/>
            <w:r w:rsidRPr="00D7219A">
              <w:rPr>
                <w:color w:val="000000" w:themeColor="text1"/>
                <w:sz w:val="20"/>
                <w:szCs w:val="20"/>
              </w:rPr>
              <w:t>kullanıldığı</w:t>
            </w:r>
            <w:proofErr w:type="spellEnd"/>
            <w:r w:rsidRPr="00D7219A">
              <w:rPr>
                <w:color w:val="000000" w:themeColor="text1"/>
                <w:sz w:val="20"/>
                <w:szCs w:val="20"/>
              </w:rPr>
              <w:t xml:space="preserve"> </w:t>
            </w:r>
            <w:proofErr w:type="spellStart"/>
            <w:r w:rsidRPr="00D7219A">
              <w:rPr>
                <w:color w:val="000000" w:themeColor="text1"/>
                <w:sz w:val="20"/>
                <w:szCs w:val="20"/>
              </w:rPr>
              <w:t>için</w:t>
            </w:r>
            <w:proofErr w:type="spellEnd"/>
            <w:r w:rsidRPr="00D7219A">
              <w:rPr>
                <w:color w:val="000000" w:themeColor="text1"/>
                <w:sz w:val="20"/>
                <w:szCs w:val="20"/>
              </w:rPr>
              <w:t xml:space="preserve"> </w:t>
            </w:r>
            <w:proofErr w:type="spellStart"/>
            <w:r w:rsidRPr="00D7219A">
              <w:rPr>
                <w:color w:val="000000" w:themeColor="text1"/>
                <w:sz w:val="20"/>
                <w:szCs w:val="20"/>
              </w:rPr>
              <w:t>çok</w:t>
            </w:r>
            <w:proofErr w:type="spellEnd"/>
            <w:r w:rsidRPr="00D7219A">
              <w:rPr>
                <w:color w:val="000000" w:themeColor="text1"/>
                <w:sz w:val="20"/>
                <w:szCs w:val="20"/>
              </w:rPr>
              <w:t xml:space="preserve"> </w:t>
            </w:r>
            <w:proofErr w:type="spellStart"/>
            <w:r w:rsidRPr="00D7219A">
              <w:rPr>
                <w:color w:val="000000" w:themeColor="text1"/>
                <w:sz w:val="20"/>
                <w:szCs w:val="20"/>
              </w:rPr>
              <w:t>eski</w:t>
            </w:r>
            <w:proofErr w:type="spellEnd"/>
            <w:r w:rsidRPr="00D7219A">
              <w:rPr>
                <w:color w:val="000000" w:themeColor="text1"/>
                <w:sz w:val="20"/>
                <w:szCs w:val="20"/>
              </w:rPr>
              <w:t xml:space="preserve"> </w:t>
            </w:r>
            <w:proofErr w:type="spellStart"/>
            <w:r w:rsidRPr="00D7219A">
              <w:rPr>
                <w:color w:val="000000" w:themeColor="text1"/>
                <w:sz w:val="20"/>
                <w:szCs w:val="20"/>
              </w:rPr>
              <w:t>cihazlarda</w:t>
            </w:r>
            <w:proofErr w:type="spellEnd"/>
            <w:r w:rsidRPr="00D7219A">
              <w:rPr>
                <w:color w:val="000000" w:themeColor="text1"/>
                <w:sz w:val="20"/>
                <w:szCs w:val="20"/>
              </w:rPr>
              <w:t xml:space="preserve"> </w:t>
            </w:r>
            <w:proofErr w:type="spellStart"/>
            <w:r w:rsidRPr="00D7219A">
              <w:rPr>
                <w:color w:val="000000" w:themeColor="text1"/>
                <w:sz w:val="20"/>
                <w:szCs w:val="20"/>
              </w:rPr>
              <w:t>sınırı</w:t>
            </w:r>
            <w:proofErr w:type="spellEnd"/>
            <w:r w:rsidRPr="00D7219A">
              <w:rPr>
                <w:color w:val="000000" w:themeColor="text1"/>
                <w:sz w:val="20"/>
                <w:szCs w:val="20"/>
              </w:rPr>
              <w:t xml:space="preserve"> </w:t>
            </w:r>
            <w:proofErr w:type="spellStart"/>
            <w:r w:rsidRPr="00D7219A">
              <w:rPr>
                <w:color w:val="000000" w:themeColor="text1"/>
                <w:sz w:val="20"/>
                <w:szCs w:val="20"/>
              </w:rPr>
              <w:t>vardır</w:t>
            </w:r>
            <w:proofErr w:type="spellEnd"/>
            <w:r w:rsidRPr="00D7219A">
              <w:rPr>
                <w:color w:val="000000" w:themeColor="text1"/>
                <w:sz w:val="20"/>
                <w:szCs w:val="20"/>
              </w:rPr>
              <w:t>.</w:t>
            </w:r>
            <w:r w:rsidRPr="00D7219A">
              <w:rPr>
                <w:color w:val="000000" w:themeColor="text1"/>
                <w:sz w:val="20"/>
                <w:szCs w:val="20"/>
              </w:rPr>
              <w:br/>
              <w:t>• </w:t>
            </w:r>
            <w:r w:rsidRPr="00D7219A">
              <w:rPr>
                <w:b/>
                <w:bCs/>
                <w:color w:val="000000" w:themeColor="text1"/>
                <w:sz w:val="20"/>
                <w:szCs w:val="20"/>
              </w:rPr>
              <w:t xml:space="preserve">Mobil </w:t>
            </w:r>
            <w:proofErr w:type="spellStart"/>
            <w:r w:rsidRPr="00D7219A">
              <w:rPr>
                <w:b/>
                <w:bCs/>
                <w:color w:val="000000" w:themeColor="text1"/>
                <w:sz w:val="20"/>
                <w:szCs w:val="20"/>
              </w:rPr>
              <w:t>Destek</w:t>
            </w:r>
            <w:proofErr w:type="spellEnd"/>
            <w:r w:rsidRPr="00D7219A">
              <w:rPr>
                <w:b/>
                <w:bCs/>
                <w:color w:val="000000" w:themeColor="text1"/>
                <w:sz w:val="20"/>
                <w:szCs w:val="20"/>
              </w:rPr>
              <w:t>:</w:t>
            </w:r>
            <w:r w:rsidRPr="00D7219A">
              <w:rPr>
                <w:color w:val="000000" w:themeColor="text1"/>
                <w:sz w:val="20"/>
                <w:szCs w:val="20"/>
              </w:rPr>
              <w:t xml:space="preserve"> Büyük </w:t>
            </w:r>
            <w:proofErr w:type="spellStart"/>
            <w:r w:rsidRPr="00D7219A">
              <w:rPr>
                <w:color w:val="000000" w:themeColor="text1"/>
                <w:sz w:val="20"/>
                <w:szCs w:val="20"/>
              </w:rPr>
              <w:t>veri</w:t>
            </w:r>
            <w:proofErr w:type="spellEnd"/>
            <w:r w:rsidRPr="00D7219A">
              <w:rPr>
                <w:color w:val="000000" w:themeColor="text1"/>
                <w:sz w:val="20"/>
                <w:szCs w:val="20"/>
              </w:rPr>
              <w:t xml:space="preserve"> </w:t>
            </w:r>
            <w:proofErr w:type="spellStart"/>
            <w:r w:rsidRPr="00D7219A">
              <w:rPr>
                <w:color w:val="000000" w:themeColor="text1"/>
                <w:sz w:val="20"/>
                <w:szCs w:val="20"/>
              </w:rPr>
              <w:t>işlemede</w:t>
            </w:r>
            <w:proofErr w:type="spellEnd"/>
            <w:r w:rsidRPr="00D7219A">
              <w:rPr>
                <w:color w:val="000000" w:themeColor="text1"/>
                <w:sz w:val="20"/>
                <w:szCs w:val="20"/>
              </w:rPr>
              <w:t xml:space="preserve"> </w:t>
            </w:r>
            <w:proofErr w:type="spellStart"/>
            <w:r w:rsidRPr="00D7219A">
              <w:rPr>
                <w:color w:val="000000" w:themeColor="text1"/>
                <w:sz w:val="20"/>
                <w:szCs w:val="20"/>
              </w:rPr>
              <w:t>telefon</w:t>
            </w:r>
            <w:proofErr w:type="spellEnd"/>
            <w:r w:rsidRPr="00D7219A">
              <w:rPr>
                <w:color w:val="000000" w:themeColor="text1"/>
                <w:sz w:val="20"/>
                <w:szCs w:val="20"/>
              </w:rPr>
              <w:t xml:space="preserve"> </w:t>
            </w:r>
            <w:proofErr w:type="spellStart"/>
            <w:r w:rsidRPr="00D7219A">
              <w:rPr>
                <w:color w:val="000000" w:themeColor="text1"/>
                <w:sz w:val="20"/>
                <w:szCs w:val="20"/>
              </w:rPr>
              <w:t>işlemcileri</w:t>
            </w:r>
            <w:proofErr w:type="spellEnd"/>
            <w:r w:rsidRPr="00D7219A">
              <w:rPr>
                <w:color w:val="000000" w:themeColor="text1"/>
                <w:sz w:val="20"/>
                <w:szCs w:val="20"/>
              </w:rPr>
              <w:t xml:space="preserve"> </w:t>
            </w:r>
            <w:proofErr w:type="spellStart"/>
            <w:r w:rsidRPr="00D7219A">
              <w:rPr>
                <w:color w:val="000000" w:themeColor="text1"/>
                <w:sz w:val="20"/>
                <w:szCs w:val="20"/>
              </w:rPr>
              <w:t>ısınıp</w:t>
            </w:r>
            <w:proofErr w:type="spellEnd"/>
            <w:r w:rsidRPr="00D7219A">
              <w:rPr>
                <w:color w:val="000000" w:themeColor="text1"/>
                <w:sz w:val="20"/>
                <w:szCs w:val="20"/>
              </w:rPr>
              <w:t xml:space="preserve"> </w:t>
            </w:r>
            <w:proofErr w:type="spellStart"/>
            <w:r w:rsidRPr="00D7219A">
              <w:rPr>
                <w:color w:val="000000" w:themeColor="text1"/>
                <w:sz w:val="20"/>
                <w:szCs w:val="20"/>
              </w:rPr>
              <w:t>yetersiz</w:t>
            </w:r>
            <w:proofErr w:type="spellEnd"/>
            <w:r w:rsidRPr="00D7219A">
              <w:rPr>
                <w:color w:val="000000" w:themeColor="text1"/>
                <w:sz w:val="20"/>
                <w:szCs w:val="20"/>
              </w:rPr>
              <w:t xml:space="preserve"> </w:t>
            </w:r>
            <w:proofErr w:type="spellStart"/>
            <w:r w:rsidRPr="00D7219A">
              <w:rPr>
                <w:color w:val="000000" w:themeColor="text1"/>
                <w:sz w:val="20"/>
                <w:szCs w:val="20"/>
              </w:rPr>
              <w:t>kalabilir</w:t>
            </w:r>
            <w:proofErr w:type="spellEnd"/>
            <w:r w:rsidRPr="00D7219A">
              <w:rPr>
                <w:color w:val="000000" w:themeColor="text1"/>
                <w:sz w:val="20"/>
                <w:szCs w:val="20"/>
              </w:rPr>
              <w:t>.</w:t>
            </w:r>
            <w:r w:rsidRPr="00D7219A">
              <w:rPr>
                <w:color w:val="000000" w:themeColor="text1"/>
                <w:sz w:val="20"/>
                <w:szCs w:val="20"/>
              </w:rPr>
              <w:br/>
              <w:t>• </w:t>
            </w:r>
            <w:proofErr w:type="spellStart"/>
            <w:r w:rsidRPr="00D7219A">
              <w:rPr>
                <w:b/>
                <w:bCs/>
                <w:color w:val="000000" w:themeColor="text1"/>
                <w:sz w:val="20"/>
                <w:szCs w:val="20"/>
              </w:rPr>
              <w:t>Sınırlı</w:t>
            </w:r>
            <w:proofErr w:type="spellEnd"/>
            <w:r w:rsidRPr="00D7219A">
              <w:rPr>
                <w:b/>
                <w:bCs/>
                <w:color w:val="000000" w:themeColor="text1"/>
                <w:sz w:val="20"/>
                <w:szCs w:val="20"/>
              </w:rPr>
              <w:t xml:space="preserve"> </w:t>
            </w:r>
            <w:proofErr w:type="spellStart"/>
            <w:r w:rsidRPr="00D7219A">
              <w:rPr>
                <w:b/>
                <w:bCs/>
                <w:color w:val="000000" w:themeColor="text1"/>
                <w:sz w:val="20"/>
                <w:szCs w:val="20"/>
              </w:rPr>
              <w:t>Özellikler</w:t>
            </w:r>
            <w:proofErr w:type="spellEnd"/>
            <w:r w:rsidRPr="00D7219A">
              <w:rPr>
                <w:b/>
                <w:bCs/>
                <w:color w:val="000000" w:themeColor="text1"/>
                <w:sz w:val="20"/>
                <w:szCs w:val="20"/>
              </w:rPr>
              <w:t>:</w:t>
            </w:r>
            <w:r w:rsidRPr="00D7219A">
              <w:rPr>
                <w:color w:val="000000" w:themeColor="text1"/>
                <w:sz w:val="20"/>
                <w:szCs w:val="20"/>
              </w:rPr>
              <w:t> </w:t>
            </w:r>
            <w:proofErr w:type="spellStart"/>
            <w:r w:rsidRPr="00D7219A">
              <w:rPr>
                <w:color w:val="000000" w:themeColor="text1"/>
                <w:sz w:val="20"/>
                <w:szCs w:val="20"/>
              </w:rPr>
              <w:t>Gelişmiş</w:t>
            </w:r>
            <w:proofErr w:type="spellEnd"/>
            <w:r w:rsidRPr="00D7219A">
              <w:rPr>
                <w:color w:val="000000" w:themeColor="text1"/>
                <w:sz w:val="20"/>
                <w:szCs w:val="20"/>
              </w:rPr>
              <w:t xml:space="preserve"> pivot </w:t>
            </w:r>
            <w:proofErr w:type="spellStart"/>
            <w:r w:rsidRPr="00D7219A">
              <w:rPr>
                <w:color w:val="000000" w:themeColor="text1"/>
                <w:sz w:val="20"/>
                <w:szCs w:val="20"/>
              </w:rPr>
              <w:t>tablolar</w:t>
            </w:r>
            <w:proofErr w:type="spellEnd"/>
            <w:r w:rsidRPr="00D7219A">
              <w:rPr>
                <w:color w:val="000000" w:themeColor="text1"/>
                <w:sz w:val="20"/>
                <w:szCs w:val="20"/>
              </w:rPr>
              <w:t xml:space="preserve"> </w:t>
            </w:r>
            <w:proofErr w:type="spellStart"/>
            <w:r w:rsidRPr="00D7219A">
              <w:rPr>
                <w:color w:val="000000" w:themeColor="text1"/>
                <w:sz w:val="20"/>
                <w:szCs w:val="20"/>
              </w:rPr>
              <w:t>veya</w:t>
            </w:r>
            <w:proofErr w:type="spellEnd"/>
            <w:r w:rsidRPr="00D7219A">
              <w:rPr>
                <w:color w:val="000000" w:themeColor="text1"/>
                <w:sz w:val="20"/>
                <w:szCs w:val="20"/>
              </w:rPr>
              <w:t xml:space="preserve"> </w:t>
            </w:r>
            <w:proofErr w:type="spellStart"/>
            <w:r w:rsidRPr="00D7219A">
              <w:rPr>
                <w:color w:val="000000" w:themeColor="text1"/>
                <w:sz w:val="20"/>
                <w:szCs w:val="20"/>
              </w:rPr>
              <w:t>çoklu</w:t>
            </w:r>
            <w:proofErr w:type="spellEnd"/>
            <w:r w:rsidRPr="00D7219A">
              <w:rPr>
                <w:color w:val="000000" w:themeColor="text1"/>
                <w:sz w:val="20"/>
                <w:szCs w:val="20"/>
              </w:rPr>
              <w:t xml:space="preserve"> </w:t>
            </w:r>
            <w:proofErr w:type="spellStart"/>
            <w:r w:rsidRPr="00D7219A">
              <w:rPr>
                <w:color w:val="000000" w:themeColor="text1"/>
                <w:sz w:val="20"/>
                <w:szCs w:val="20"/>
              </w:rPr>
              <w:t>dosya</w:t>
            </w:r>
            <w:proofErr w:type="spellEnd"/>
            <w:r w:rsidRPr="00D7219A">
              <w:rPr>
                <w:color w:val="000000" w:themeColor="text1"/>
                <w:sz w:val="20"/>
                <w:szCs w:val="20"/>
              </w:rPr>
              <w:t xml:space="preserve"> </w:t>
            </w:r>
            <w:proofErr w:type="spellStart"/>
            <w:r w:rsidRPr="00D7219A">
              <w:rPr>
                <w:color w:val="000000" w:themeColor="text1"/>
                <w:sz w:val="20"/>
                <w:szCs w:val="20"/>
              </w:rPr>
              <w:t>birleştirme</w:t>
            </w:r>
            <w:proofErr w:type="spellEnd"/>
            <w:r w:rsidRPr="00D7219A">
              <w:rPr>
                <w:color w:val="000000" w:themeColor="text1"/>
                <w:sz w:val="20"/>
                <w:szCs w:val="20"/>
              </w:rPr>
              <w:t xml:space="preserve"> (JOIN) </w:t>
            </w:r>
            <w:proofErr w:type="spellStart"/>
            <w:r w:rsidRPr="00D7219A">
              <w:rPr>
                <w:color w:val="000000" w:themeColor="text1"/>
                <w:sz w:val="20"/>
                <w:szCs w:val="20"/>
              </w:rPr>
              <w:t>henüz</w:t>
            </w:r>
            <w:proofErr w:type="spellEnd"/>
            <w:r w:rsidRPr="00D7219A">
              <w:rPr>
                <w:color w:val="000000" w:themeColor="text1"/>
                <w:sz w:val="20"/>
                <w:szCs w:val="20"/>
              </w:rPr>
              <w:t xml:space="preserve"> </w:t>
            </w:r>
            <w:proofErr w:type="spellStart"/>
            <w:r w:rsidRPr="00D7219A">
              <w:rPr>
                <w:color w:val="000000" w:themeColor="text1"/>
                <w:sz w:val="20"/>
                <w:szCs w:val="20"/>
              </w:rPr>
              <w:t>yoktur</w:t>
            </w:r>
            <w:proofErr w:type="spellEnd"/>
            <w:r w:rsidRPr="00D7219A">
              <w:rPr>
                <w:color w:val="000000" w:themeColor="text1"/>
                <w:sz w:val="20"/>
                <w:szCs w:val="20"/>
              </w:rPr>
              <w:t>.</w:t>
            </w:r>
          </w:p>
        </w:tc>
      </w:tr>
      <w:tr w:rsidR="002A748D" w14:paraId="1CA3D03C" w14:textId="77777777" w:rsidTr="002A74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1F21BF82" w14:textId="2B11E198" w:rsidR="002A748D" w:rsidRPr="00ED1562" w:rsidRDefault="002A748D" w:rsidP="002A748D">
            <w:pPr>
              <w:ind w:firstLine="0"/>
              <w:rPr>
                <w:color w:val="000000" w:themeColor="text1"/>
              </w:rPr>
            </w:pPr>
            <w:proofErr w:type="spellStart"/>
            <w:r w:rsidRPr="00ED1562">
              <w:rPr>
                <w:rStyle w:val="Gl"/>
                <w:b/>
                <w:bCs/>
                <w:color w:val="000000" w:themeColor="text1"/>
                <w:sz w:val="20"/>
                <w:szCs w:val="20"/>
                <w:bdr w:val="single" w:sz="2" w:space="0" w:color="E5E7EB" w:frame="1"/>
              </w:rPr>
              <w:t>Fırsatlar</w:t>
            </w:r>
            <w:proofErr w:type="spellEnd"/>
            <w:r w:rsidRPr="00ED1562">
              <w:rPr>
                <w:rStyle w:val="Gl"/>
                <w:b/>
                <w:bCs/>
                <w:color w:val="000000" w:themeColor="text1"/>
                <w:sz w:val="20"/>
                <w:szCs w:val="20"/>
                <w:bdr w:val="single" w:sz="2" w:space="0" w:color="E5E7EB" w:frame="1"/>
              </w:rPr>
              <w:t xml:space="preserve"> (O)</w:t>
            </w:r>
          </w:p>
        </w:tc>
        <w:tc>
          <w:tcPr>
            <w:tcW w:w="4535" w:type="dxa"/>
            <w:tcBorders>
              <w:top w:val="single" w:sz="4" w:space="0" w:color="7F7F7F"/>
              <w:left w:val="single" w:sz="4" w:space="0" w:color="7F7F7F"/>
              <w:bottom w:val="single" w:sz="4" w:space="0" w:color="7F7F7F"/>
              <w:right w:val="single" w:sz="4" w:space="0" w:color="7F7F7F"/>
            </w:tcBorders>
            <w:vAlign w:val="center"/>
          </w:tcPr>
          <w:p w14:paraId="6CBCA8C7" w14:textId="201C4484" w:rsidR="002A748D" w:rsidRPr="00ED1562" w:rsidRDefault="002A748D" w:rsidP="002A748D">
            <w:pPr>
              <w:ind w:firstLine="0"/>
              <w:cnfStyle w:val="000000010000" w:firstRow="0" w:lastRow="0" w:firstColumn="0" w:lastColumn="0" w:oddVBand="0" w:evenVBand="0" w:oddHBand="0" w:evenHBand="1" w:firstRowFirstColumn="0" w:firstRowLastColumn="0" w:lastRowFirstColumn="0" w:lastRowLastColumn="0"/>
              <w:rPr>
                <w:b/>
                <w:bCs/>
                <w:color w:val="000000" w:themeColor="text1"/>
              </w:rPr>
            </w:pPr>
            <w:proofErr w:type="spellStart"/>
            <w:r w:rsidRPr="00ED1562">
              <w:rPr>
                <w:rStyle w:val="Gl"/>
                <w:color w:val="000000" w:themeColor="text1"/>
                <w:sz w:val="20"/>
                <w:szCs w:val="20"/>
                <w:bdr w:val="single" w:sz="2" w:space="0" w:color="E5E7EB" w:frame="1"/>
              </w:rPr>
              <w:t>Tehditler</w:t>
            </w:r>
            <w:proofErr w:type="spellEnd"/>
            <w:r w:rsidRPr="00ED1562">
              <w:rPr>
                <w:rStyle w:val="Gl"/>
                <w:color w:val="000000" w:themeColor="text1"/>
                <w:sz w:val="20"/>
                <w:szCs w:val="20"/>
                <w:bdr w:val="single" w:sz="2" w:space="0" w:color="E5E7EB" w:frame="1"/>
              </w:rPr>
              <w:t xml:space="preserve"> (T)</w:t>
            </w:r>
          </w:p>
        </w:tc>
      </w:tr>
      <w:tr w:rsidR="002A748D" w14:paraId="0B76A016" w14:textId="77777777" w:rsidTr="002A74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53783DAD" w14:textId="0264A7F1" w:rsidR="002A748D" w:rsidRPr="00ED1562" w:rsidRDefault="007B2211" w:rsidP="002A748D">
            <w:pPr>
              <w:ind w:firstLine="0"/>
              <w:rPr>
                <w:b w:val="0"/>
                <w:bCs w:val="0"/>
                <w:color w:val="000000" w:themeColor="text1"/>
              </w:rPr>
            </w:pPr>
            <w:r w:rsidRPr="007B2211">
              <w:rPr>
                <w:b w:val="0"/>
                <w:bCs w:val="0"/>
                <w:color w:val="000000" w:themeColor="text1"/>
                <w:sz w:val="20"/>
                <w:szCs w:val="20"/>
              </w:rPr>
              <w:t>• </w:t>
            </w:r>
            <w:proofErr w:type="spellStart"/>
            <w:r w:rsidRPr="007B2211">
              <w:rPr>
                <w:color w:val="000000" w:themeColor="text1"/>
                <w:sz w:val="20"/>
                <w:szCs w:val="20"/>
              </w:rPr>
              <w:t>Regülasyonlar</w:t>
            </w:r>
            <w:proofErr w:type="spellEnd"/>
            <w:r w:rsidRPr="007B2211">
              <w:rPr>
                <w:color w:val="000000" w:themeColor="text1"/>
                <w:sz w:val="20"/>
                <w:szCs w:val="20"/>
              </w:rPr>
              <w:t>:</w:t>
            </w:r>
            <w:r w:rsidRPr="007B2211">
              <w:rPr>
                <w:b w:val="0"/>
                <w:bCs w:val="0"/>
                <w:color w:val="000000" w:themeColor="text1"/>
                <w:sz w:val="20"/>
                <w:szCs w:val="20"/>
              </w:rPr>
              <w:t xml:space="preserve"> KVKK/GDPR </w:t>
            </w:r>
            <w:proofErr w:type="spellStart"/>
            <w:r w:rsidRPr="007B2211">
              <w:rPr>
                <w:b w:val="0"/>
                <w:bCs w:val="0"/>
                <w:color w:val="000000" w:themeColor="text1"/>
                <w:sz w:val="20"/>
                <w:szCs w:val="20"/>
              </w:rPr>
              <w:t>yasaları</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firmaları</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bulut</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yerine</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lokal</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çözümlere</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itmektedir</w:t>
            </w:r>
            <w:proofErr w:type="spellEnd"/>
            <w:r w:rsidRPr="007B2211">
              <w:rPr>
                <w:b w:val="0"/>
                <w:bCs w:val="0"/>
                <w:color w:val="000000" w:themeColor="text1"/>
                <w:sz w:val="20"/>
                <w:szCs w:val="20"/>
              </w:rPr>
              <w:t>.</w:t>
            </w:r>
            <w:r w:rsidRPr="007B2211">
              <w:rPr>
                <w:b w:val="0"/>
                <w:bCs w:val="0"/>
                <w:color w:val="000000" w:themeColor="text1"/>
                <w:sz w:val="20"/>
                <w:szCs w:val="20"/>
              </w:rPr>
              <w:br/>
              <w:t>• </w:t>
            </w:r>
            <w:r w:rsidRPr="007B2211">
              <w:rPr>
                <w:color w:val="000000" w:themeColor="text1"/>
                <w:sz w:val="20"/>
                <w:szCs w:val="20"/>
              </w:rPr>
              <w:t>Veri Patlaması:</w:t>
            </w:r>
            <w:r w:rsidRPr="007B2211">
              <w:rPr>
                <w:b w:val="0"/>
                <w:bCs w:val="0"/>
                <w:color w:val="000000" w:themeColor="text1"/>
                <w:sz w:val="20"/>
                <w:szCs w:val="20"/>
              </w:rPr>
              <w:t xml:space="preserve"> Analiz </w:t>
            </w:r>
            <w:proofErr w:type="spellStart"/>
            <w:r w:rsidRPr="007B2211">
              <w:rPr>
                <w:b w:val="0"/>
                <w:bCs w:val="0"/>
                <w:color w:val="000000" w:themeColor="text1"/>
                <w:sz w:val="20"/>
                <w:szCs w:val="20"/>
              </w:rPr>
              <w:t>edilecek</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verilerin</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ve</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açık</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kaynak</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veri</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setlerinin</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hızla</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çoğalması</w:t>
            </w:r>
            <w:proofErr w:type="spellEnd"/>
            <w:r w:rsidRPr="007B2211">
              <w:rPr>
                <w:b w:val="0"/>
                <w:bCs w:val="0"/>
                <w:color w:val="000000" w:themeColor="text1"/>
                <w:sz w:val="20"/>
                <w:szCs w:val="20"/>
              </w:rPr>
              <w:t>.</w:t>
            </w:r>
            <w:r w:rsidRPr="007B2211">
              <w:rPr>
                <w:b w:val="0"/>
                <w:bCs w:val="0"/>
                <w:color w:val="000000" w:themeColor="text1"/>
                <w:sz w:val="20"/>
                <w:szCs w:val="20"/>
              </w:rPr>
              <w:br/>
              <w:t>• </w:t>
            </w:r>
            <w:proofErr w:type="spellStart"/>
            <w:r w:rsidRPr="007B2211">
              <w:rPr>
                <w:color w:val="000000" w:themeColor="text1"/>
                <w:sz w:val="20"/>
                <w:szCs w:val="20"/>
              </w:rPr>
              <w:t>Tarayıcı</w:t>
            </w:r>
            <w:proofErr w:type="spellEnd"/>
            <w:r w:rsidRPr="007B2211">
              <w:rPr>
                <w:color w:val="000000" w:themeColor="text1"/>
                <w:sz w:val="20"/>
                <w:szCs w:val="20"/>
              </w:rPr>
              <w:t xml:space="preserve"> </w:t>
            </w:r>
            <w:proofErr w:type="spellStart"/>
            <w:r w:rsidRPr="007B2211">
              <w:rPr>
                <w:color w:val="000000" w:themeColor="text1"/>
                <w:sz w:val="20"/>
                <w:szCs w:val="20"/>
              </w:rPr>
              <w:t>Teknolojileri</w:t>
            </w:r>
            <w:proofErr w:type="spellEnd"/>
            <w:r w:rsidRPr="007B2211">
              <w:rPr>
                <w:color w:val="000000" w:themeColor="text1"/>
                <w:sz w:val="20"/>
                <w:szCs w:val="20"/>
              </w:rPr>
              <w:t>: </w:t>
            </w:r>
            <w:proofErr w:type="spellStart"/>
            <w:r w:rsidRPr="007B2211">
              <w:rPr>
                <w:b w:val="0"/>
                <w:bCs w:val="0"/>
                <w:color w:val="000000" w:themeColor="text1"/>
                <w:sz w:val="20"/>
                <w:szCs w:val="20"/>
              </w:rPr>
              <w:t>WebAssembly</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gibi</w:t>
            </w:r>
            <w:proofErr w:type="spellEnd"/>
            <w:r w:rsidRPr="007B2211">
              <w:rPr>
                <w:b w:val="0"/>
                <w:bCs w:val="0"/>
                <w:color w:val="000000" w:themeColor="text1"/>
                <w:sz w:val="20"/>
                <w:szCs w:val="20"/>
              </w:rPr>
              <w:t xml:space="preserve"> yeni web </w:t>
            </w:r>
            <w:proofErr w:type="spellStart"/>
            <w:r w:rsidRPr="007B2211">
              <w:rPr>
                <w:b w:val="0"/>
                <w:bCs w:val="0"/>
                <w:color w:val="000000" w:themeColor="text1"/>
                <w:sz w:val="20"/>
                <w:szCs w:val="20"/>
              </w:rPr>
              <w:t>standartlarının</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yerel</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işlem</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gücünü</w:t>
            </w:r>
            <w:proofErr w:type="spellEnd"/>
            <w:r w:rsidRPr="007B2211">
              <w:rPr>
                <w:b w:val="0"/>
                <w:bCs w:val="0"/>
                <w:color w:val="000000" w:themeColor="text1"/>
                <w:sz w:val="20"/>
                <w:szCs w:val="20"/>
              </w:rPr>
              <w:t xml:space="preserve"> </w:t>
            </w:r>
            <w:proofErr w:type="spellStart"/>
            <w:r w:rsidRPr="007B2211">
              <w:rPr>
                <w:b w:val="0"/>
                <w:bCs w:val="0"/>
                <w:color w:val="000000" w:themeColor="text1"/>
                <w:sz w:val="20"/>
                <w:szCs w:val="20"/>
              </w:rPr>
              <w:t>artırması</w:t>
            </w:r>
            <w:proofErr w:type="spellEnd"/>
            <w:r w:rsidRPr="007B2211">
              <w:rPr>
                <w:b w:val="0"/>
                <w:bCs w:val="0"/>
                <w:color w:val="000000" w:themeColor="text1"/>
                <w:sz w:val="20"/>
                <w:szCs w:val="20"/>
              </w:rPr>
              <w:t>.</w:t>
            </w:r>
          </w:p>
        </w:tc>
        <w:tc>
          <w:tcPr>
            <w:tcW w:w="4535" w:type="dxa"/>
            <w:tcBorders>
              <w:top w:val="single" w:sz="4" w:space="0" w:color="7F7F7F"/>
              <w:left w:val="single" w:sz="4" w:space="0" w:color="7F7F7F"/>
              <w:bottom w:val="single" w:sz="4" w:space="0" w:color="7F7F7F"/>
              <w:right w:val="single" w:sz="4" w:space="0" w:color="7F7F7F"/>
            </w:tcBorders>
            <w:vAlign w:val="center"/>
          </w:tcPr>
          <w:p w14:paraId="46E2F24F" w14:textId="3B650BC1" w:rsidR="002A748D" w:rsidRPr="00ED1562" w:rsidRDefault="00D7219A" w:rsidP="002A748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D7219A">
              <w:rPr>
                <w:color w:val="000000" w:themeColor="text1"/>
                <w:sz w:val="20"/>
                <w:szCs w:val="20"/>
              </w:rPr>
              <w:t>• </w:t>
            </w:r>
            <w:proofErr w:type="spellStart"/>
            <w:r w:rsidRPr="00D7219A">
              <w:rPr>
                <w:b/>
                <w:bCs/>
                <w:color w:val="000000" w:themeColor="text1"/>
                <w:sz w:val="20"/>
                <w:szCs w:val="20"/>
              </w:rPr>
              <w:t>Bulutun</w:t>
            </w:r>
            <w:proofErr w:type="spellEnd"/>
            <w:r w:rsidRPr="00D7219A">
              <w:rPr>
                <w:b/>
                <w:bCs/>
                <w:color w:val="000000" w:themeColor="text1"/>
                <w:sz w:val="20"/>
                <w:szCs w:val="20"/>
              </w:rPr>
              <w:t xml:space="preserve"> </w:t>
            </w:r>
            <w:proofErr w:type="spellStart"/>
            <w:r w:rsidRPr="00D7219A">
              <w:rPr>
                <w:b/>
                <w:bCs/>
                <w:color w:val="000000" w:themeColor="text1"/>
                <w:sz w:val="20"/>
                <w:szCs w:val="20"/>
              </w:rPr>
              <w:t>Güçlenmesi</w:t>
            </w:r>
            <w:proofErr w:type="spellEnd"/>
            <w:r w:rsidRPr="00D7219A">
              <w:rPr>
                <w:b/>
                <w:bCs/>
                <w:color w:val="000000" w:themeColor="text1"/>
                <w:sz w:val="20"/>
                <w:szCs w:val="20"/>
              </w:rPr>
              <w:t>:</w:t>
            </w:r>
            <w:r w:rsidRPr="00D7219A">
              <w:rPr>
                <w:color w:val="000000" w:themeColor="text1"/>
                <w:sz w:val="20"/>
                <w:szCs w:val="20"/>
              </w:rPr>
              <w:t> </w:t>
            </w:r>
            <w:proofErr w:type="spellStart"/>
            <w:r w:rsidRPr="00D7219A">
              <w:rPr>
                <w:color w:val="000000" w:themeColor="text1"/>
                <w:sz w:val="20"/>
                <w:szCs w:val="20"/>
              </w:rPr>
              <w:t>Rakiplerin</w:t>
            </w:r>
            <w:proofErr w:type="spellEnd"/>
            <w:r w:rsidRPr="00D7219A">
              <w:rPr>
                <w:color w:val="000000" w:themeColor="text1"/>
                <w:sz w:val="20"/>
                <w:szCs w:val="20"/>
              </w:rPr>
              <w:t xml:space="preserve"> </w:t>
            </w:r>
            <w:proofErr w:type="spellStart"/>
            <w:r w:rsidRPr="00D7219A">
              <w:rPr>
                <w:color w:val="000000" w:themeColor="text1"/>
                <w:sz w:val="20"/>
                <w:szCs w:val="20"/>
              </w:rPr>
              <w:t>bulut</w:t>
            </w:r>
            <w:proofErr w:type="spellEnd"/>
            <w:r w:rsidRPr="00D7219A">
              <w:rPr>
                <w:color w:val="000000" w:themeColor="text1"/>
                <w:sz w:val="20"/>
                <w:szCs w:val="20"/>
              </w:rPr>
              <w:t xml:space="preserve"> </w:t>
            </w:r>
            <w:proofErr w:type="spellStart"/>
            <w:r w:rsidRPr="00D7219A">
              <w:rPr>
                <w:color w:val="000000" w:themeColor="text1"/>
                <w:sz w:val="20"/>
                <w:szCs w:val="20"/>
              </w:rPr>
              <w:t>işleme</w:t>
            </w:r>
            <w:proofErr w:type="spellEnd"/>
            <w:r w:rsidRPr="00D7219A">
              <w:rPr>
                <w:color w:val="000000" w:themeColor="text1"/>
                <w:sz w:val="20"/>
                <w:szCs w:val="20"/>
              </w:rPr>
              <w:t xml:space="preserve"> </w:t>
            </w:r>
            <w:proofErr w:type="spellStart"/>
            <w:r w:rsidRPr="00D7219A">
              <w:rPr>
                <w:color w:val="000000" w:themeColor="text1"/>
                <w:sz w:val="20"/>
                <w:szCs w:val="20"/>
              </w:rPr>
              <w:t>hızını</w:t>
            </w:r>
            <w:proofErr w:type="spellEnd"/>
            <w:r w:rsidRPr="00D7219A">
              <w:rPr>
                <w:color w:val="000000" w:themeColor="text1"/>
                <w:sz w:val="20"/>
                <w:szCs w:val="20"/>
              </w:rPr>
              <w:t xml:space="preserve"> </w:t>
            </w:r>
            <w:proofErr w:type="spellStart"/>
            <w:r w:rsidRPr="00D7219A">
              <w:rPr>
                <w:color w:val="000000" w:themeColor="text1"/>
                <w:sz w:val="20"/>
                <w:szCs w:val="20"/>
              </w:rPr>
              <w:t>ve</w:t>
            </w:r>
            <w:proofErr w:type="spellEnd"/>
            <w:r w:rsidRPr="00D7219A">
              <w:rPr>
                <w:color w:val="000000" w:themeColor="text1"/>
                <w:sz w:val="20"/>
                <w:szCs w:val="20"/>
              </w:rPr>
              <w:t xml:space="preserve"> </w:t>
            </w:r>
            <w:proofErr w:type="spellStart"/>
            <w:r w:rsidRPr="00D7219A">
              <w:rPr>
                <w:color w:val="000000" w:themeColor="text1"/>
                <w:sz w:val="20"/>
                <w:szCs w:val="20"/>
              </w:rPr>
              <w:t>kapasitesini</w:t>
            </w:r>
            <w:proofErr w:type="spellEnd"/>
            <w:r w:rsidRPr="00D7219A">
              <w:rPr>
                <w:color w:val="000000" w:themeColor="text1"/>
                <w:sz w:val="20"/>
                <w:szCs w:val="20"/>
              </w:rPr>
              <w:t xml:space="preserve"> </w:t>
            </w:r>
            <w:proofErr w:type="spellStart"/>
            <w:r w:rsidRPr="00D7219A">
              <w:rPr>
                <w:color w:val="000000" w:themeColor="text1"/>
                <w:sz w:val="20"/>
                <w:szCs w:val="20"/>
              </w:rPr>
              <w:t>daha</w:t>
            </w:r>
            <w:proofErr w:type="spellEnd"/>
            <w:r w:rsidRPr="00D7219A">
              <w:rPr>
                <w:color w:val="000000" w:themeColor="text1"/>
                <w:sz w:val="20"/>
                <w:szCs w:val="20"/>
              </w:rPr>
              <w:t xml:space="preserve"> da </w:t>
            </w:r>
            <w:proofErr w:type="spellStart"/>
            <w:r w:rsidRPr="00D7219A">
              <w:rPr>
                <w:color w:val="000000" w:themeColor="text1"/>
                <w:sz w:val="20"/>
                <w:szCs w:val="20"/>
              </w:rPr>
              <w:t>artırması</w:t>
            </w:r>
            <w:proofErr w:type="spellEnd"/>
            <w:r w:rsidRPr="00D7219A">
              <w:rPr>
                <w:color w:val="000000" w:themeColor="text1"/>
                <w:sz w:val="20"/>
                <w:szCs w:val="20"/>
              </w:rPr>
              <w:t>.</w:t>
            </w:r>
            <w:r w:rsidRPr="00D7219A">
              <w:rPr>
                <w:color w:val="000000" w:themeColor="text1"/>
                <w:sz w:val="20"/>
                <w:szCs w:val="20"/>
              </w:rPr>
              <w:br/>
              <w:t>• </w:t>
            </w:r>
            <w:proofErr w:type="spellStart"/>
            <w:r w:rsidRPr="00D7219A">
              <w:rPr>
                <w:b/>
                <w:bCs/>
                <w:color w:val="000000" w:themeColor="text1"/>
                <w:sz w:val="20"/>
                <w:szCs w:val="20"/>
              </w:rPr>
              <w:t>Bellek</w:t>
            </w:r>
            <w:proofErr w:type="spellEnd"/>
            <w:r w:rsidRPr="00D7219A">
              <w:rPr>
                <w:b/>
                <w:bCs/>
                <w:color w:val="000000" w:themeColor="text1"/>
                <w:sz w:val="20"/>
                <w:szCs w:val="20"/>
              </w:rPr>
              <w:t xml:space="preserve"> </w:t>
            </w:r>
            <w:proofErr w:type="spellStart"/>
            <w:r w:rsidRPr="00D7219A">
              <w:rPr>
                <w:b/>
                <w:bCs/>
                <w:color w:val="000000" w:themeColor="text1"/>
                <w:sz w:val="20"/>
                <w:szCs w:val="20"/>
              </w:rPr>
              <w:t>Limitleri</w:t>
            </w:r>
            <w:proofErr w:type="spellEnd"/>
            <w:r w:rsidRPr="00D7219A">
              <w:rPr>
                <w:b/>
                <w:bCs/>
                <w:color w:val="000000" w:themeColor="text1"/>
                <w:sz w:val="20"/>
                <w:szCs w:val="20"/>
              </w:rPr>
              <w:t>:</w:t>
            </w:r>
            <w:r w:rsidRPr="00D7219A">
              <w:rPr>
                <w:color w:val="000000" w:themeColor="text1"/>
                <w:sz w:val="20"/>
                <w:szCs w:val="20"/>
              </w:rPr>
              <w:t> </w:t>
            </w:r>
            <w:proofErr w:type="spellStart"/>
            <w:r w:rsidRPr="00D7219A">
              <w:rPr>
                <w:color w:val="000000" w:themeColor="text1"/>
                <w:sz w:val="20"/>
                <w:szCs w:val="20"/>
              </w:rPr>
              <w:t>Tarayıcıların</w:t>
            </w:r>
            <w:proofErr w:type="spellEnd"/>
            <w:r w:rsidRPr="00D7219A">
              <w:rPr>
                <w:color w:val="000000" w:themeColor="text1"/>
                <w:sz w:val="20"/>
                <w:szCs w:val="20"/>
              </w:rPr>
              <w:t xml:space="preserve"> </w:t>
            </w:r>
            <w:proofErr w:type="spellStart"/>
            <w:r w:rsidRPr="00D7219A">
              <w:rPr>
                <w:color w:val="000000" w:themeColor="text1"/>
                <w:sz w:val="20"/>
                <w:szCs w:val="20"/>
              </w:rPr>
              <w:t>güvenlik</w:t>
            </w:r>
            <w:proofErr w:type="spellEnd"/>
            <w:r w:rsidRPr="00D7219A">
              <w:rPr>
                <w:color w:val="000000" w:themeColor="text1"/>
                <w:sz w:val="20"/>
                <w:szCs w:val="20"/>
              </w:rPr>
              <w:t xml:space="preserve"> </w:t>
            </w:r>
            <w:proofErr w:type="spellStart"/>
            <w:r w:rsidRPr="00D7219A">
              <w:rPr>
                <w:color w:val="000000" w:themeColor="text1"/>
                <w:sz w:val="20"/>
                <w:szCs w:val="20"/>
              </w:rPr>
              <w:t>gerekçesiyle</w:t>
            </w:r>
            <w:proofErr w:type="spellEnd"/>
            <w:r w:rsidRPr="00D7219A">
              <w:rPr>
                <w:color w:val="000000" w:themeColor="text1"/>
                <w:sz w:val="20"/>
                <w:szCs w:val="20"/>
              </w:rPr>
              <w:t xml:space="preserve"> </w:t>
            </w:r>
            <w:proofErr w:type="spellStart"/>
            <w:r w:rsidRPr="00D7219A">
              <w:rPr>
                <w:color w:val="000000" w:themeColor="text1"/>
                <w:sz w:val="20"/>
                <w:szCs w:val="20"/>
              </w:rPr>
              <w:t>sayfa</w:t>
            </w:r>
            <w:proofErr w:type="spellEnd"/>
            <w:r w:rsidRPr="00D7219A">
              <w:rPr>
                <w:color w:val="000000" w:themeColor="text1"/>
                <w:sz w:val="20"/>
                <w:szCs w:val="20"/>
              </w:rPr>
              <w:t xml:space="preserve"> </w:t>
            </w:r>
            <w:proofErr w:type="spellStart"/>
            <w:r w:rsidRPr="00D7219A">
              <w:rPr>
                <w:color w:val="000000" w:themeColor="text1"/>
                <w:sz w:val="20"/>
                <w:szCs w:val="20"/>
              </w:rPr>
              <w:t>başına</w:t>
            </w:r>
            <w:proofErr w:type="spellEnd"/>
            <w:r w:rsidRPr="00D7219A">
              <w:rPr>
                <w:color w:val="000000" w:themeColor="text1"/>
                <w:sz w:val="20"/>
                <w:szCs w:val="20"/>
              </w:rPr>
              <w:t xml:space="preserve"> </w:t>
            </w:r>
            <w:proofErr w:type="spellStart"/>
            <w:r w:rsidRPr="00D7219A">
              <w:rPr>
                <w:color w:val="000000" w:themeColor="text1"/>
                <w:sz w:val="20"/>
                <w:szCs w:val="20"/>
              </w:rPr>
              <w:t>düşen</w:t>
            </w:r>
            <w:proofErr w:type="spellEnd"/>
            <w:r w:rsidRPr="00D7219A">
              <w:rPr>
                <w:color w:val="000000" w:themeColor="text1"/>
                <w:sz w:val="20"/>
                <w:szCs w:val="20"/>
              </w:rPr>
              <w:t xml:space="preserve"> </w:t>
            </w:r>
            <w:proofErr w:type="spellStart"/>
            <w:r w:rsidRPr="00D7219A">
              <w:rPr>
                <w:color w:val="000000" w:themeColor="text1"/>
                <w:sz w:val="20"/>
                <w:szCs w:val="20"/>
              </w:rPr>
              <w:t>bellek</w:t>
            </w:r>
            <w:proofErr w:type="spellEnd"/>
            <w:r w:rsidRPr="00D7219A">
              <w:rPr>
                <w:color w:val="000000" w:themeColor="text1"/>
                <w:sz w:val="20"/>
                <w:szCs w:val="20"/>
              </w:rPr>
              <w:t xml:space="preserve"> (RAM) </w:t>
            </w:r>
            <w:proofErr w:type="spellStart"/>
            <w:r w:rsidRPr="00D7219A">
              <w:rPr>
                <w:color w:val="000000" w:themeColor="text1"/>
                <w:sz w:val="20"/>
                <w:szCs w:val="20"/>
              </w:rPr>
              <w:t>limitlerini</w:t>
            </w:r>
            <w:proofErr w:type="spellEnd"/>
            <w:r w:rsidRPr="00D7219A">
              <w:rPr>
                <w:color w:val="000000" w:themeColor="text1"/>
                <w:sz w:val="20"/>
                <w:szCs w:val="20"/>
              </w:rPr>
              <w:t xml:space="preserve"> </w:t>
            </w:r>
            <w:proofErr w:type="spellStart"/>
            <w:r w:rsidRPr="00D7219A">
              <w:rPr>
                <w:color w:val="000000" w:themeColor="text1"/>
                <w:sz w:val="20"/>
                <w:szCs w:val="20"/>
              </w:rPr>
              <w:t>kısıtlaması</w:t>
            </w:r>
            <w:proofErr w:type="spellEnd"/>
            <w:r w:rsidRPr="00D7219A">
              <w:rPr>
                <w:color w:val="000000" w:themeColor="text1"/>
                <w:sz w:val="20"/>
                <w:szCs w:val="20"/>
              </w:rPr>
              <w:t>.</w:t>
            </w:r>
            <w:r w:rsidRPr="00D7219A">
              <w:rPr>
                <w:color w:val="000000" w:themeColor="text1"/>
                <w:sz w:val="20"/>
                <w:szCs w:val="20"/>
              </w:rPr>
              <w:br/>
              <w:t>• </w:t>
            </w:r>
            <w:proofErr w:type="spellStart"/>
            <w:r w:rsidRPr="00D7219A">
              <w:rPr>
                <w:b/>
                <w:bCs/>
                <w:color w:val="000000" w:themeColor="text1"/>
                <w:sz w:val="20"/>
                <w:szCs w:val="20"/>
              </w:rPr>
              <w:t>Kullanıcı</w:t>
            </w:r>
            <w:proofErr w:type="spellEnd"/>
            <w:r w:rsidRPr="00D7219A">
              <w:rPr>
                <w:b/>
                <w:bCs/>
                <w:color w:val="000000" w:themeColor="text1"/>
                <w:sz w:val="20"/>
                <w:szCs w:val="20"/>
              </w:rPr>
              <w:t xml:space="preserve"> </w:t>
            </w:r>
            <w:proofErr w:type="spellStart"/>
            <w:r w:rsidRPr="00D7219A">
              <w:rPr>
                <w:b/>
                <w:bCs/>
                <w:color w:val="000000" w:themeColor="text1"/>
                <w:sz w:val="20"/>
                <w:szCs w:val="20"/>
              </w:rPr>
              <w:t>Algısı</w:t>
            </w:r>
            <w:proofErr w:type="spellEnd"/>
            <w:r w:rsidRPr="00D7219A">
              <w:rPr>
                <w:b/>
                <w:bCs/>
                <w:color w:val="000000" w:themeColor="text1"/>
                <w:sz w:val="20"/>
                <w:szCs w:val="20"/>
              </w:rPr>
              <w:t>:</w:t>
            </w:r>
            <w:r w:rsidRPr="00D7219A">
              <w:rPr>
                <w:color w:val="000000" w:themeColor="text1"/>
                <w:sz w:val="20"/>
                <w:szCs w:val="20"/>
              </w:rPr>
              <w:t> </w:t>
            </w:r>
            <w:proofErr w:type="spellStart"/>
            <w:r w:rsidRPr="00D7219A">
              <w:rPr>
                <w:color w:val="000000" w:themeColor="text1"/>
                <w:sz w:val="20"/>
                <w:szCs w:val="20"/>
              </w:rPr>
              <w:t>Kullanıcıların</w:t>
            </w:r>
            <w:proofErr w:type="spellEnd"/>
            <w:r w:rsidRPr="00D7219A">
              <w:rPr>
                <w:color w:val="000000" w:themeColor="text1"/>
                <w:sz w:val="20"/>
                <w:szCs w:val="20"/>
              </w:rPr>
              <w:t xml:space="preserve"> </w:t>
            </w:r>
            <w:proofErr w:type="spellStart"/>
            <w:r w:rsidRPr="00D7219A">
              <w:rPr>
                <w:color w:val="000000" w:themeColor="text1"/>
                <w:sz w:val="20"/>
                <w:szCs w:val="20"/>
              </w:rPr>
              <w:t>tarayıcı</w:t>
            </w:r>
            <w:proofErr w:type="spellEnd"/>
            <w:r w:rsidRPr="00D7219A">
              <w:rPr>
                <w:color w:val="000000" w:themeColor="text1"/>
                <w:sz w:val="20"/>
                <w:szCs w:val="20"/>
              </w:rPr>
              <w:t xml:space="preserve"> </w:t>
            </w:r>
            <w:proofErr w:type="spellStart"/>
            <w:r w:rsidRPr="00D7219A">
              <w:rPr>
                <w:color w:val="000000" w:themeColor="text1"/>
                <w:sz w:val="20"/>
                <w:szCs w:val="20"/>
              </w:rPr>
              <w:t>üzerindeki</w:t>
            </w:r>
            <w:proofErr w:type="spellEnd"/>
            <w:r w:rsidRPr="00D7219A">
              <w:rPr>
                <w:color w:val="000000" w:themeColor="text1"/>
                <w:sz w:val="20"/>
                <w:szCs w:val="20"/>
              </w:rPr>
              <w:t xml:space="preserve"> </w:t>
            </w:r>
            <w:proofErr w:type="spellStart"/>
            <w:r w:rsidRPr="00D7219A">
              <w:rPr>
                <w:color w:val="000000" w:themeColor="text1"/>
                <w:sz w:val="20"/>
                <w:szCs w:val="20"/>
              </w:rPr>
              <w:t>araçlara</w:t>
            </w:r>
            <w:proofErr w:type="spellEnd"/>
            <w:r w:rsidRPr="00D7219A">
              <w:rPr>
                <w:color w:val="000000" w:themeColor="text1"/>
                <w:sz w:val="20"/>
                <w:szCs w:val="20"/>
              </w:rPr>
              <w:t xml:space="preserve"> "</w:t>
            </w:r>
            <w:proofErr w:type="spellStart"/>
            <w:r w:rsidRPr="00D7219A">
              <w:rPr>
                <w:color w:val="000000" w:themeColor="text1"/>
                <w:sz w:val="20"/>
                <w:szCs w:val="20"/>
              </w:rPr>
              <w:t>zayıftır</w:t>
            </w:r>
            <w:proofErr w:type="spellEnd"/>
            <w:r w:rsidRPr="00D7219A">
              <w:rPr>
                <w:color w:val="000000" w:themeColor="text1"/>
                <w:sz w:val="20"/>
                <w:szCs w:val="20"/>
              </w:rPr>
              <w:t xml:space="preserve">" </w:t>
            </w:r>
            <w:proofErr w:type="spellStart"/>
            <w:r w:rsidRPr="00D7219A">
              <w:rPr>
                <w:color w:val="000000" w:themeColor="text1"/>
                <w:sz w:val="20"/>
                <w:szCs w:val="20"/>
              </w:rPr>
              <w:t>önyargısıyla</w:t>
            </w:r>
            <w:proofErr w:type="spellEnd"/>
            <w:r w:rsidRPr="00D7219A">
              <w:rPr>
                <w:color w:val="000000" w:themeColor="text1"/>
                <w:sz w:val="20"/>
                <w:szCs w:val="20"/>
              </w:rPr>
              <w:t xml:space="preserve"> </w:t>
            </w:r>
            <w:proofErr w:type="spellStart"/>
            <w:r w:rsidRPr="00D7219A">
              <w:rPr>
                <w:color w:val="000000" w:themeColor="text1"/>
                <w:sz w:val="20"/>
                <w:szCs w:val="20"/>
              </w:rPr>
              <w:t>yaklaşması</w:t>
            </w:r>
            <w:proofErr w:type="spellEnd"/>
            <w:r w:rsidRPr="00D7219A">
              <w:rPr>
                <w:color w:val="000000" w:themeColor="text1"/>
                <w:sz w:val="20"/>
                <w:szCs w:val="20"/>
              </w:rPr>
              <w:t>.</w:t>
            </w:r>
          </w:p>
        </w:tc>
      </w:tr>
    </w:tbl>
    <w:p w14:paraId="75E36D08" w14:textId="77777777" w:rsidR="00052761" w:rsidRDefault="0006423C">
      <w:pPr>
        <w:pStyle w:val="Balk2"/>
      </w:pPr>
      <w:bookmarkStart w:id="39" w:name="_Toc229383785"/>
      <w:r>
        <w:t>3.5. Positioning Statement (</w:t>
      </w:r>
      <w:proofErr w:type="spellStart"/>
      <w:r>
        <w:t>Konumlandırma</w:t>
      </w:r>
      <w:proofErr w:type="spellEnd"/>
      <w:r>
        <w:t>)</w:t>
      </w:r>
      <w:bookmarkEnd w:id="39"/>
    </w:p>
    <w:p w14:paraId="03FEA056" w14:textId="77777777" w:rsidR="00D7219A" w:rsidRPr="00D7219A" w:rsidRDefault="00D7219A" w:rsidP="00D7219A">
      <w:pPr>
        <w:pStyle w:val="CodeBlock"/>
        <w:numPr>
          <w:ilvl w:val="0"/>
          <w:numId w:val="21"/>
        </w:numPr>
        <w:rPr>
          <w:lang w:val="tr-TR"/>
        </w:rPr>
      </w:pPr>
      <w:r w:rsidRPr="00D7219A">
        <w:rPr>
          <w:b/>
          <w:bCs/>
          <w:lang w:val="tr-TR"/>
        </w:rPr>
        <w:t>FOR</w:t>
      </w:r>
      <w:r w:rsidRPr="00D7219A">
        <w:rPr>
          <w:lang w:val="tr-TR"/>
        </w:rPr>
        <w:t> [Veri güvenliğine ve uygulama hızına önem veren analistler ve araştırmacılar,]</w:t>
      </w:r>
    </w:p>
    <w:p w14:paraId="5A59B897" w14:textId="77777777" w:rsidR="00D7219A" w:rsidRPr="00D7219A" w:rsidRDefault="00D7219A" w:rsidP="00D7219A">
      <w:pPr>
        <w:pStyle w:val="CodeBlock"/>
        <w:numPr>
          <w:ilvl w:val="0"/>
          <w:numId w:val="21"/>
        </w:numPr>
        <w:rPr>
          <w:lang w:val="tr-TR"/>
        </w:rPr>
      </w:pPr>
      <w:r w:rsidRPr="00D7219A">
        <w:rPr>
          <w:b/>
          <w:bCs/>
          <w:lang w:val="tr-TR"/>
        </w:rPr>
        <w:t>WHO</w:t>
      </w:r>
      <w:r w:rsidRPr="00D7219A">
        <w:rPr>
          <w:lang w:val="tr-TR"/>
        </w:rPr>
        <w:t xml:space="preserve"> [Büyük boyutlu CSV dosyalarını analiz ederken bilgisayarlarının veya tarayıcı sekmelerinin kilitlenmesinden </w:t>
      </w:r>
      <w:proofErr w:type="gramStart"/>
      <w:r w:rsidRPr="00D7219A">
        <w:rPr>
          <w:lang w:val="tr-TR"/>
        </w:rPr>
        <w:t>şikayet</w:t>
      </w:r>
      <w:proofErr w:type="gramEnd"/>
      <w:r w:rsidRPr="00D7219A">
        <w:rPr>
          <w:lang w:val="tr-TR"/>
        </w:rPr>
        <w:t xml:space="preserve"> eden (bu sorunu yaşayan),]</w:t>
      </w:r>
    </w:p>
    <w:p w14:paraId="3F0B5F48" w14:textId="77777777" w:rsidR="00D7219A" w:rsidRPr="00D7219A" w:rsidRDefault="00D7219A" w:rsidP="00D7219A">
      <w:pPr>
        <w:pStyle w:val="CodeBlock"/>
        <w:numPr>
          <w:ilvl w:val="0"/>
          <w:numId w:val="21"/>
        </w:numPr>
        <w:rPr>
          <w:lang w:val="tr-TR"/>
        </w:rPr>
      </w:pPr>
      <w:r w:rsidRPr="00D7219A">
        <w:rPr>
          <w:b/>
          <w:bCs/>
          <w:lang w:val="tr-TR"/>
        </w:rPr>
        <w:t>OUR PRODUCT IS A</w:t>
      </w:r>
      <w:r w:rsidRPr="00D7219A">
        <w:rPr>
          <w:lang w:val="tr-TR"/>
        </w:rPr>
        <w:t> [Sunucusuz ve tamamen istemci tarafında (</w:t>
      </w:r>
      <w:proofErr w:type="spellStart"/>
      <w:r w:rsidRPr="00D7219A">
        <w:rPr>
          <w:lang w:val="tr-TR"/>
        </w:rPr>
        <w:t>client-side</w:t>
      </w:r>
      <w:proofErr w:type="spellEnd"/>
      <w:r w:rsidRPr="00D7219A">
        <w:rPr>
          <w:lang w:val="tr-TR"/>
        </w:rPr>
        <w:t>) çalışan web veri analiz platformudur]</w:t>
      </w:r>
    </w:p>
    <w:p w14:paraId="3253329C" w14:textId="77777777" w:rsidR="00D7219A" w:rsidRPr="00D7219A" w:rsidRDefault="00D7219A" w:rsidP="00D7219A">
      <w:pPr>
        <w:pStyle w:val="CodeBlock"/>
        <w:numPr>
          <w:ilvl w:val="0"/>
          <w:numId w:val="21"/>
        </w:numPr>
        <w:rPr>
          <w:lang w:val="tr-TR"/>
        </w:rPr>
      </w:pPr>
      <w:r w:rsidRPr="00D7219A">
        <w:rPr>
          <w:b/>
          <w:bCs/>
          <w:lang w:val="tr-TR"/>
        </w:rPr>
        <w:t>THAT</w:t>
      </w:r>
      <w:r w:rsidRPr="00D7219A">
        <w:rPr>
          <w:lang w:val="tr-TR"/>
        </w:rPr>
        <w:t> [100.000 satırdan büyük verileri arayüzü dondurmadan saniyeler içinde işler ve %100 veri gizliliği sağlar.]</w:t>
      </w:r>
    </w:p>
    <w:p w14:paraId="3CC96243" w14:textId="77777777" w:rsidR="00D7219A" w:rsidRPr="00D7219A" w:rsidRDefault="00D7219A" w:rsidP="00D7219A">
      <w:pPr>
        <w:pStyle w:val="CodeBlock"/>
        <w:numPr>
          <w:ilvl w:val="0"/>
          <w:numId w:val="21"/>
        </w:numPr>
        <w:rPr>
          <w:lang w:val="tr-TR"/>
        </w:rPr>
      </w:pPr>
      <w:r w:rsidRPr="00D7219A">
        <w:rPr>
          <w:b/>
          <w:bCs/>
          <w:lang w:val="tr-TR"/>
        </w:rPr>
        <w:t>UNLIKE</w:t>
      </w:r>
      <w:r w:rsidRPr="00D7219A">
        <w:rPr>
          <w:lang w:val="tr-TR"/>
        </w:rPr>
        <w:t xml:space="preserve"> [Google </w:t>
      </w:r>
      <w:proofErr w:type="spellStart"/>
      <w:r w:rsidRPr="00D7219A">
        <w:rPr>
          <w:lang w:val="tr-TR"/>
        </w:rPr>
        <w:t>Sheets</w:t>
      </w:r>
      <w:proofErr w:type="spellEnd"/>
      <w:r w:rsidRPr="00D7219A">
        <w:rPr>
          <w:lang w:val="tr-TR"/>
        </w:rPr>
        <w:t xml:space="preserve"> veya geleneksel web uygulamalarının aksine,]</w:t>
      </w:r>
    </w:p>
    <w:p w14:paraId="14CB8B25" w14:textId="77777777" w:rsidR="00D7219A" w:rsidRPr="00D7219A" w:rsidRDefault="00D7219A" w:rsidP="00D7219A">
      <w:pPr>
        <w:pStyle w:val="CodeBlock"/>
        <w:numPr>
          <w:ilvl w:val="0"/>
          <w:numId w:val="21"/>
        </w:numPr>
        <w:rPr>
          <w:lang w:val="tr-TR"/>
        </w:rPr>
      </w:pPr>
      <w:r w:rsidRPr="00D7219A">
        <w:rPr>
          <w:b/>
          <w:bCs/>
          <w:lang w:val="tr-TR"/>
        </w:rPr>
        <w:t>OUR PRODUCT</w:t>
      </w:r>
      <w:r w:rsidRPr="00D7219A">
        <w:rPr>
          <w:lang w:val="tr-TR"/>
        </w:rPr>
        <w:t xml:space="preserve"> [Ağır hesaplama işlemlerini Web </w:t>
      </w:r>
      <w:proofErr w:type="spellStart"/>
      <w:r w:rsidRPr="00D7219A">
        <w:rPr>
          <w:lang w:val="tr-TR"/>
        </w:rPr>
        <w:t>Workers</w:t>
      </w:r>
      <w:proofErr w:type="spellEnd"/>
      <w:r w:rsidRPr="00D7219A">
        <w:rPr>
          <w:lang w:val="tr-TR"/>
        </w:rPr>
        <w:t xml:space="preserve"> API ile arka plana taşıyarak kullanıcıya donmayan, masaüstü programı akıcılığında bir deneyim sunar.]</w:t>
      </w:r>
    </w:p>
    <w:p w14:paraId="5FF70D15" w14:textId="77777777" w:rsidR="00D7219A" w:rsidRDefault="00D7219A">
      <w:pPr>
        <w:pStyle w:val="CodeBlock"/>
      </w:pPr>
    </w:p>
    <w:p w14:paraId="55C6950E" w14:textId="77777777" w:rsidR="00052761" w:rsidRDefault="0006423C">
      <w:pPr>
        <w:pStyle w:val="Balk1"/>
      </w:pPr>
      <w:bookmarkStart w:id="40" w:name="_Toc229383786"/>
      <w:r>
        <w:lastRenderedPageBreak/>
        <w:t>4. TEKNOLOJİ YIĞINI (TECH STACK)</w:t>
      </w:r>
      <w:bookmarkEnd w:id="40"/>
    </w:p>
    <w:p w14:paraId="3E51198C" w14:textId="77777777" w:rsidR="00052761" w:rsidRDefault="0006423C">
      <w:pPr>
        <w:pStyle w:val="Balk2"/>
      </w:pPr>
      <w:bookmarkStart w:id="41" w:name="_Toc229383787"/>
      <w:r>
        <w:t xml:space="preserve">4.1. </w:t>
      </w:r>
      <w:proofErr w:type="spellStart"/>
      <w:r>
        <w:t>Katmanlar</w:t>
      </w:r>
      <w:proofErr w:type="spellEnd"/>
      <w:r>
        <w:t xml:space="preserve"> — </w:t>
      </w:r>
      <w:proofErr w:type="spellStart"/>
      <w:r>
        <w:t>Özet</w:t>
      </w:r>
      <w:proofErr w:type="spellEnd"/>
      <w:r>
        <w:t xml:space="preserve"> </w:t>
      </w:r>
      <w:proofErr w:type="spellStart"/>
      <w:r>
        <w:t>Tablosu</w:t>
      </w:r>
      <w:bookmarkEnd w:id="41"/>
      <w:proofErr w:type="spellEnd"/>
    </w:p>
    <w:p w14:paraId="484DD312" w14:textId="7463D846" w:rsidR="00052761" w:rsidRDefault="00316E6B" w:rsidP="00316E6B">
      <w:pPr>
        <w:pStyle w:val="ResimYazs"/>
        <w:keepNext/>
      </w:pPr>
      <w:bookmarkStart w:id="42" w:name="_Toc229383855"/>
      <w:r>
        <w:t xml:space="preserve">Table </w:t>
      </w:r>
      <w:fldSimple w:instr=" SEQ Table \* ARABIC ">
        <w:r w:rsidR="004A22D7">
          <w:rPr>
            <w:noProof/>
          </w:rPr>
          <w:t>8</w:t>
        </w:r>
      </w:fldSimple>
      <w:r w:rsidRPr="00F91D9F">
        <w:t xml:space="preserve">: </w:t>
      </w:r>
      <w:proofErr w:type="spellStart"/>
      <w:r w:rsidRPr="00F91D9F">
        <w:t>Projede</w:t>
      </w:r>
      <w:proofErr w:type="spellEnd"/>
      <w:r w:rsidRPr="00F91D9F">
        <w:t xml:space="preserve"> </w:t>
      </w:r>
      <w:proofErr w:type="spellStart"/>
      <w:r w:rsidRPr="00F91D9F">
        <w:t>Kullanılan</w:t>
      </w:r>
      <w:proofErr w:type="spellEnd"/>
      <w:r w:rsidRPr="00F91D9F">
        <w:t xml:space="preserve"> </w:t>
      </w:r>
      <w:proofErr w:type="spellStart"/>
      <w:r w:rsidRPr="00F91D9F">
        <w:t>Teknoloji</w:t>
      </w:r>
      <w:proofErr w:type="spellEnd"/>
      <w:r w:rsidRPr="00F91D9F">
        <w:t xml:space="preserve"> </w:t>
      </w:r>
      <w:proofErr w:type="spellStart"/>
      <w:r w:rsidRPr="00F91D9F">
        <w:t>Katmanları</w:t>
      </w:r>
      <w:bookmarkEnd w:id="42"/>
      <w:proofErr w:type="spellEnd"/>
    </w:p>
    <w:tbl>
      <w:tblPr>
        <w:tblStyle w:val="AkKlavuz-Vurgu1"/>
        <w:tblW w:w="9071" w:type="dxa"/>
        <w:jc w:val="center"/>
        <w:tblLayout w:type="fixed"/>
        <w:tblLook w:val="04A0" w:firstRow="1" w:lastRow="0" w:firstColumn="1" w:lastColumn="0" w:noHBand="0" w:noVBand="1"/>
      </w:tblPr>
      <w:tblGrid>
        <w:gridCol w:w="2835"/>
        <w:gridCol w:w="6236"/>
      </w:tblGrid>
      <w:tr w:rsidR="00052761" w14:paraId="3CC906F0" w14:textId="77777777" w:rsidTr="00C922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tcPr>
          <w:p w14:paraId="6CA730C1" w14:textId="77777777" w:rsidR="00052761" w:rsidRDefault="0006423C">
            <w:pPr>
              <w:ind w:firstLine="0"/>
            </w:pPr>
            <w:proofErr w:type="spellStart"/>
            <w:r>
              <w:rPr>
                <w:color w:val="FFFFFF"/>
                <w:sz w:val="22"/>
              </w:rPr>
              <w:t>Katman</w:t>
            </w:r>
            <w:proofErr w:type="spellEnd"/>
          </w:p>
        </w:tc>
        <w:tc>
          <w:tcPr>
            <w:tcW w:w="6236" w:type="dxa"/>
            <w:tcBorders>
              <w:top w:val="single" w:sz="4" w:space="0" w:color="7F7F7F"/>
              <w:left w:val="single" w:sz="4" w:space="0" w:color="7F7F7F"/>
              <w:bottom w:val="single" w:sz="4" w:space="0" w:color="7F7F7F"/>
              <w:right w:val="single" w:sz="4" w:space="0" w:color="7F7F7F"/>
            </w:tcBorders>
            <w:shd w:val="clear" w:color="auto" w:fill="1F4E78"/>
          </w:tcPr>
          <w:p w14:paraId="6506466F"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Teknolojiler</w:t>
            </w:r>
            <w:proofErr w:type="spellEnd"/>
          </w:p>
        </w:tc>
      </w:tr>
      <w:tr w:rsidR="00C9220B" w14:paraId="6820EC48" w14:textId="77777777" w:rsidTr="00C922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071BED46" w14:textId="579C750C" w:rsidR="00C9220B" w:rsidRPr="00C9220B" w:rsidRDefault="00C9220B" w:rsidP="00C9220B">
            <w:pPr>
              <w:ind w:firstLine="0"/>
              <w:rPr>
                <w:color w:val="000000" w:themeColor="text1"/>
              </w:rPr>
            </w:pPr>
            <w:r w:rsidRPr="00C9220B">
              <w:rPr>
                <w:color w:val="000000" w:themeColor="text1"/>
                <w:sz w:val="20"/>
                <w:szCs w:val="20"/>
              </w:rPr>
              <w:t>Frontend</w:t>
            </w:r>
          </w:p>
        </w:tc>
        <w:tc>
          <w:tcPr>
            <w:tcW w:w="6236" w:type="dxa"/>
            <w:tcBorders>
              <w:top w:val="single" w:sz="4" w:space="0" w:color="7F7F7F"/>
              <w:left w:val="single" w:sz="4" w:space="0" w:color="7F7F7F"/>
              <w:bottom w:val="single" w:sz="4" w:space="0" w:color="7F7F7F"/>
              <w:right w:val="single" w:sz="4" w:space="0" w:color="7F7F7F"/>
            </w:tcBorders>
            <w:vAlign w:val="center"/>
          </w:tcPr>
          <w:p w14:paraId="556A3FDD" w14:textId="354909EC" w:rsidR="00C9220B" w:rsidRPr="00C9220B" w:rsidRDefault="00C9220B" w:rsidP="00C9220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9220B">
              <w:rPr>
                <w:color w:val="000000" w:themeColor="text1"/>
                <w:sz w:val="20"/>
                <w:szCs w:val="20"/>
              </w:rPr>
              <w:t>Vanilla JavaScript (ES6+), Vanilla CSS</w:t>
            </w:r>
          </w:p>
        </w:tc>
      </w:tr>
      <w:tr w:rsidR="00C9220B" w14:paraId="18A641A9" w14:textId="77777777" w:rsidTr="00C922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2156EAE" w14:textId="1ACE3C19" w:rsidR="00C9220B" w:rsidRPr="00C9220B" w:rsidRDefault="00C9220B" w:rsidP="00C9220B">
            <w:pPr>
              <w:ind w:firstLine="0"/>
              <w:rPr>
                <w:color w:val="000000" w:themeColor="text1"/>
              </w:rPr>
            </w:pPr>
            <w:r w:rsidRPr="00C9220B">
              <w:rPr>
                <w:color w:val="000000" w:themeColor="text1"/>
                <w:sz w:val="20"/>
                <w:szCs w:val="20"/>
              </w:rPr>
              <w:t>Workers</w:t>
            </w:r>
          </w:p>
        </w:tc>
        <w:tc>
          <w:tcPr>
            <w:tcW w:w="6236" w:type="dxa"/>
            <w:tcBorders>
              <w:top w:val="single" w:sz="4" w:space="0" w:color="7F7F7F"/>
              <w:left w:val="single" w:sz="4" w:space="0" w:color="7F7F7F"/>
              <w:bottom w:val="single" w:sz="4" w:space="0" w:color="7F7F7F"/>
              <w:right w:val="single" w:sz="4" w:space="0" w:color="7F7F7F"/>
            </w:tcBorders>
            <w:vAlign w:val="center"/>
          </w:tcPr>
          <w:p w14:paraId="1B43F1F7" w14:textId="73E1BE60" w:rsidR="00C9220B" w:rsidRPr="00C9220B" w:rsidRDefault="00C9220B" w:rsidP="00C9220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9220B">
              <w:rPr>
                <w:color w:val="000000" w:themeColor="text1"/>
                <w:sz w:val="20"/>
                <w:szCs w:val="20"/>
              </w:rPr>
              <w:t>Native Web Workers API</w:t>
            </w:r>
          </w:p>
        </w:tc>
      </w:tr>
      <w:tr w:rsidR="00C9220B" w14:paraId="7A4251BD" w14:textId="77777777" w:rsidTr="00C922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3D31BB53" w14:textId="6C167790" w:rsidR="00C9220B" w:rsidRPr="00C9220B" w:rsidRDefault="00C9220B" w:rsidP="00C9220B">
            <w:pPr>
              <w:ind w:firstLine="0"/>
              <w:rPr>
                <w:color w:val="000000" w:themeColor="text1"/>
              </w:rPr>
            </w:pPr>
            <w:r w:rsidRPr="00C9220B">
              <w:rPr>
                <w:color w:val="000000" w:themeColor="text1"/>
                <w:sz w:val="20"/>
                <w:szCs w:val="20"/>
              </w:rPr>
              <w:t>CSV parse</w:t>
            </w:r>
          </w:p>
        </w:tc>
        <w:tc>
          <w:tcPr>
            <w:tcW w:w="6236" w:type="dxa"/>
            <w:tcBorders>
              <w:top w:val="single" w:sz="4" w:space="0" w:color="7F7F7F"/>
              <w:left w:val="single" w:sz="4" w:space="0" w:color="7F7F7F"/>
              <w:bottom w:val="single" w:sz="4" w:space="0" w:color="7F7F7F"/>
              <w:right w:val="single" w:sz="4" w:space="0" w:color="7F7F7F"/>
            </w:tcBorders>
            <w:vAlign w:val="center"/>
          </w:tcPr>
          <w:p w14:paraId="37EC2B35" w14:textId="520A9099" w:rsidR="00C9220B" w:rsidRPr="00C9220B" w:rsidRDefault="00C9220B" w:rsidP="00C9220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9220B">
              <w:rPr>
                <w:color w:val="000000" w:themeColor="text1"/>
                <w:sz w:val="20"/>
                <w:szCs w:val="20"/>
              </w:rPr>
              <w:t>Papa Parse (Worker Mode)</w:t>
            </w:r>
          </w:p>
        </w:tc>
      </w:tr>
      <w:tr w:rsidR="00C9220B" w14:paraId="7E451C09" w14:textId="77777777" w:rsidTr="00C922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D46B66C" w14:textId="6DDF74CA" w:rsidR="00C9220B" w:rsidRPr="00C9220B" w:rsidRDefault="00C9220B" w:rsidP="00C9220B">
            <w:pPr>
              <w:ind w:firstLine="0"/>
              <w:rPr>
                <w:color w:val="000000" w:themeColor="text1"/>
              </w:rPr>
            </w:pPr>
            <w:r w:rsidRPr="00C9220B">
              <w:rPr>
                <w:color w:val="000000" w:themeColor="text1"/>
                <w:sz w:val="20"/>
                <w:szCs w:val="20"/>
              </w:rPr>
              <w:t>Chart</w:t>
            </w:r>
          </w:p>
        </w:tc>
        <w:tc>
          <w:tcPr>
            <w:tcW w:w="6236" w:type="dxa"/>
            <w:tcBorders>
              <w:top w:val="single" w:sz="4" w:space="0" w:color="7F7F7F"/>
              <w:left w:val="single" w:sz="4" w:space="0" w:color="7F7F7F"/>
              <w:bottom w:val="single" w:sz="4" w:space="0" w:color="7F7F7F"/>
              <w:right w:val="single" w:sz="4" w:space="0" w:color="7F7F7F"/>
            </w:tcBorders>
            <w:vAlign w:val="center"/>
          </w:tcPr>
          <w:p w14:paraId="7CD12353" w14:textId="2FA82BCF" w:rsidR="00C9220B" w:rsidRPr="00C9220B" w:rsidRDefault="00C9220B" w:rsidP="00C9220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9220B">
              <w:rPr>
                <w:color w:val="000000" w:themeColor="text1"/>
                <w:sz w:val="20"/>
                <w:szCs w:val="20"/>
              </w:rPr>
              <w:t>Chart.js 4</w:t>
            </w:r>
          </w:p>
        </w:tc>
      </w:tr>
      <w:tr w:rsidR="00C9220B" w14:paraId="1646A9A2" w14:textId="77777777" w:rsidTr="00C922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3C519342" w14:textId="22EA0DF0" w:rsidR="00C9220B" w:rsidRPr="00C9220B" w:rsidRDefault="00C9220B" w:rsidP="00C9220B">
            <w:pPr>
              <w:ind w:firstLine="0"/>
              <w:rPr>
                <w:color w:val="000000" w:themeColor="text1"/>
              </w:rPr>
            </w:pPr>
            <w:proofErr w:type="spellStart"/>
            <w:r w:rsidRPr="00C9220B">
              <w:rPr>
                <w:color w:val="000000" w:themeColor="text1"/>
                <w:sz w:val="20"/>
                <w:szCs w:val="20"/>
              </w:rPr>
              <w:t>Dışa</w:t>
            </w:r>
            <w:proofErr w:type="spellEnd"/>
            <w:r w:rsidRPr="00C9220B">
              <w:rPr>
                <w:color w:val="000000" w:themeColor="text1"/>
                <w:sz w:val="20"/>
                <w:szCs w:val="20"/>
              </w:rPr>
              <w:t xml:space="preserve"> </w:t>
            </w:r>
            <w:proofErr w:type="spellStart"/>
            <w:r w:rsidRPr="00C9220B">
              <w:rPr>
                <w:color w:val="000000" w:themeColor="text1"/>
                <w:sz w:val="20"/>
                <w:szCs w:val="20"/>
              </w:rPr>
              <w:t>Aktarım</w:t>
            </w:r>
            <w:proofErr w:type="spellEnd"/>
          </w:p>
        </w:tc>
        <w:tc>
          <w:tcPr>
            <w:tcW w:w="6236" w:type="dxa"/>
            <w:tcBorders>
              <w:top w:val="single" w:sz="4" w:space="0" w:color="7F7F7F"/>
              <w:left w:val="single" w:sz="4" w:space="0" w:color="7F7F7F"/>
              <w:bottom w:val="single" w:sz="4" w:space="0" w:color="7F7F7F"/>
              <w:right w:val="single" w:sz="4" w:space="0" w:color="7F7F7F"/>
            </w:tcBorders>
            <w:vAlign w:val="center"/>
          </w:tcPr>
          <w:p w14:paraId="208B2CE9" w14:textId="21F3AE50" w:rsidR="00C9220B" w:rsidRPr="00C9220B" w:rsidRDefault="00C9220B" w:rsidP="00C9220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9220B">
              <w:rPr>
                <w:color w:val="000000" w:themeColor="text1"/>
                <w:sz w:val="20"/>
                <w:szCs w:val="20"/>
              </w:rPr>
              <w:t>xlsx (</w:t>
            </w:r>
            <w:proofErr w:type="spellStart"/>
            <w:r w:rsidRPr="00C9220B">
              <w:rPr>
                <w:color w:val="000000" w:themeColor="text1"/>
                <w:sz w:val="20"/>
                <w:szCs w:val="20"/>
              </w:rPr>
              <w:t>SheetJS</w:t>
            </w:r>
            <w:proofErr w:type="spellEnd"/>
            <w:r w:rsidRPr="00C9220B">
              <w:rPr>
                <w:color w:val="000000" w:themeColor="text1"/>
                <w:sz w:val="20"/>
                <w:szCs w:val="20"/>
              </w:rPr>
              <w:t>)</w:t>
            </w:r>
          </w:p>
        </w:tc>
      </w:tr>
      <w:tr w:rsidR="00C9220B" w14:paraId="1438502E" w14:textId="77777777" w:rsidTr="00C9220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2FE66E2A" w14:textId="03053FA4" w:rsidR="00C9220B" w:rsidRPr="00C9220B" w:rsidRDefault="00C9220B" w:rsidP="00C9220B">
            <w:pPr>
              <w:ind w:firstLine="0"/>
              <w:rPr>
                <w:color w:val="000000" w:themeColor="text1"/>
              </w:rPr>
            </w:pPr>
            <w:r w:rsidRPr="00C9220B">
              <w:rPr>
                <w:color w:val="000000" w:themeColor="text1"/>
                <w:sz w:val="20"/>
                <w:szCs w:val="20"/>
              </w:rPr>
              <w:t>Build</w:t>
            </w:r>
          </w:p>
        </w:tc>
        <w:tc>
          <w:tcPr>
            <w:tcW w:w="6236" w:type="dxa"/>
            <w:tcBorders>
              <w:top w:val="single" w:sz="4" w:space="0" w:color="7F7F7F"/>
              <w:left w:val="single" w:sz="4" w:space="0" w:color="7F7F7F"/>
              <w:bottom w:val="single" w:sz="4" w:space="0" w:color="7F7F7F"/>
              <w:right w:val="single" w:sz="4" w:space="0" w:color="7F7F7F"/>
            </w:tcBorders>
            <w:vAlign w:val="center"/>
          </w:tcPr>
          <w:p w14:paraId="361D1195" w14:textId="3DB164B0" w:rsidR="00C9220B" w:rsidRPr="00C9220B" w:rsidRDefault="00C9220B" w:rsidP="00C9220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9220B">
              <w:rPr>
                <w:color w:val="000000" w:themeColor="text1"/>
                <w:sz w:val="20"/>
                <w:szCs w:val="20"/>
              </w:rPr>
              <w:t>Vite</w:t>
            </w:r>
          </w:p>
        </w:tc>
      </w:tr>
      <w:tr w:rsidR="00C9220B" w14:paraId="01D3A540" w14:textId="77777777" w:rsidTr="00C922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4F68C063" w14:textId="4AE280A9" w:rsidR="00C9220B" w:rsidRPr="00C9220B" w:rsidRDefault="00C9220B" w:rsidP="00C9220B">
            <w:pPr>
              <w:ind w:firstLine="0"/>
              <w:rPr>
                <w:color w:val="000000" w:themeColor="text1"/>
              </w:rPr>
            </w:pPr>
            <w:r w:rsidRPr="00C9220B">
              <w:rPr>
                <w:color w:val="000000" w:themeColor="text1"/>
                <w:sz w:val="20"/>
                <w:szCs w:val="20"/>
              </w:rPr>
              <w:t>Deployment</w:t>
            </w:r>
          </w:p>
        </w:tc>
        <w:tc>
          <w:tcPr>
            <w:tcW w:w="6236" w:type="dxa"/>
            <w:tcBorders>
              <w:top w:val="single" w:sz="4" w:space="0" w:color="7F7F7F"/>
              <w:left w:val="single" w:sz="4" w:space="0" w:color="7F7F7F"/>
              <w:bottom w:val="single" w:sz="4" w:space="0" w:color="7F7F7F"/>
              <w:right w:val="single" w:sz="4" w:space="0" w:color="7F7F7F"/>
            </w:tcBorders>
            <w:vAlign w:val="center"/>
          </w:tcPr>
          <w:p w14:paraId="00A98157" w14:textId="24E20086" w:rsidR="00C9220B" w:rsidRPr="00C9220B" w:rsidRDefault="00C9220B" w:rsidP="00C9220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9220B">
              <w:rPr>
                <w:color w:val="000000" w:themeColor="text1"/>
                <w:sz w:val="20"/>
                <w:szCs w:val="20"/>
              </w:rPr>
              <w:t>Vercel</w:t>
            </w:r>
            <w:proofErr w:type="spellEnd"/>
          </w:p>
        </w:tc>
      </w:tr>
      <w:tr w:rsidR="00B16435" w14:paraId="581BF5EB" w14:textId="77777777" w:rsidTr="006D407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4833B1A0" w14:textId="0E75A58A" w:rsidR="00B16435" w:rsidRPr="00B16435" w:rsidRDefault="00B16435" w:rsidP="00B16435">
            <w:pPr>
              <w:ind w:firstLine="0"/>
              <w:rPr>
                <w:color w:val="000000" w:themeColor="text1"/>
                <w:sz w:val="20"/>
                <w:szCs w:val="20"/>
              </w:rPr>
            </w:pPr>
            <w:proofErr w:type="spellStart"/>
            <w:r w:rsidRPr="00B16435">
              <w:rPr>
                <w:sz w:val="20"/>
                <w:szCs w:val="20"/>
              </w:rPr>
              <w:t>Depolama</w:t>
            </w:r>
            <w:proofErr w:type="spellEnd"/>
          </w:p>
        </w:tc>
        <w:tc>
          <w:tcPr>
            <w:tcW w:w="6236" w:type="dxa"/>
            <w:tcBorders>
              <w:top w:val="single" w:sz="4" w:space="0" w:color="7F7F7F"/>
              <w:left w:val="single" w:sz="4" w:space="0" w:color="7F7F7F"/>
              <w:bottom w:val="single" w:sz="4" w:space="0" w:color="7F7F7F"/>
              <w:right w:val="single" w:sz="4" w:space="0" w:color="7F7F7F"/>
            </w:tcBorders>
          </w:tcPr>
          <w:p w14:paraId="023220AB" w14:textId="525C4E0A" w:rsidR="00B16435" w:rsidRPr="00B16435" w:rsidRDefault="00B16435" w:rsidP="00B16435">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r w:rsidRPr="00B16435">
              <w:rPr>
                <w:sz w:val="20"/>
                <w:szCs w:val="20"/>
              </w:rPr>
              <w:t>In-Memory (</w:t>
            </w:r>
            <w:proofErr w:type="spellStart"/>
            <w:r w:rsidRPr="00B16435">
              <w:rPr>
                <w:sz w:val="20"/>
                <w:szCs w:val="20"/>
              </w:rPr>
              <w:t>Tarayıcı</w:t>
            </w:r>
            <w:proofErr w:type="spellEnd"/>
            <w:r w:rsidRPr="00B16435">
              <w:rPr>
                <w:sz w:val="20"/>
                <w:szCs w:val="20"/>
              </w:rPr>
              <w:t xml:space="preserve"> RAM </w:t>
            </w:r>
            <w:proofErr w:type="spellStart"/>
            <w:r w:rsidRPr="00B16435">
              <w:rPr>
                <w:sz w:val="20"/>
                <w:szCs w:val="20"/>
              </w:rPr>
              <w:t>Belleği</w:t>
            </w:r>
            <w:proofErr w:type="spellEnd"/>
            <w:r w:rsidRPr="00B16435">
              <w:rPr>
                <w:sz w:val="20"/>
                <w:szCs w:val="20"/>
              </w:rPr>
              <w:t>)</w:t>
            </w:r>
          </w:p>
        </w:tc>
      </w:tr>
    </w:tbl>
    <w:p w14:paraId="0B60B593" w14:textId="77777777" w:rsidR="00052761" w:rsidRDefault="0006423C">
      <w:pPr>
        <w:pStyle w:val="Balk2"/>
      </w:pPr>
      <w:bookmarkStart w:id="43" w:name="_Toc229383788"/>
      <w:r>
        <w:t>4.2. Frontend</w:t>
      </w:r>
      <w:bookmarkEnd w:id="43"/>
    </w:p>
    <w:p w14:paraId="1822795F" w14:textId="4FBB0C9E" w:rsidR="00052761" w:rsidRDefault="0006423C">
      <w:pPr>
        <w:pStyle w:val="Balk3"/>
      </w:pPr>
      <w:bookmarkStart w:id="44" w:name="_Toc229383789"/>
      <w:r>
        <w:t xml:space="preserve">4.2.1. </w:t>
      </w:r>
      <w:r w:rsidR="00171078" w:rsidRPr="00171078">
        <w:t>Vanilla JavaScript (ES6+)</w:t>
      </w:r>
      <w:bookmarkEnd w:id="44"/>
    </w:p>
    <w:p w14:paraId="6A226E2F" w14:textId="77777777" w:rsidR="00171078" w:rsidRPr="00171078" w:rsidRDefault="00171078" w:rsidP="00171078">
      <w:pPr>
        <w:numPr>
          <w:ilvl w:val="0"/>
          <w:numId w:val="22"/>
        </w:numPr>
        <w:rPr>
          <w:lang w:val="tr-TR"/>
        </w:rPr>
      </w:pPr>
      <w:r w:rsidRPr="00171078">
        <w:rPr>
          <w:b/>
          <w:bCs/>
          <w:lang w:val="tr-TR"/>
        </w:rPr>
        <w:t>Ne?</w:t>
      </w:r>
      <w:r w:rsidRPr="00171078">
        <w:rPr>
          <w:lang w:val="tr-TR"/>
        </w:rPr>
        <w:t xml:space="preserve"> Herhangi bir kütüphane veya </w:t>
      </w:r>
      <w:proofErr w:type="spellStart"/>
      <w:r w:rsidRPr="00171078">
        <w:rPr>
          <w:lang w:val="tr-TR"/>
        </w:rPr>
        <w:t>framework</w:t>
      </w:r>
      <w:proofErr w:type="spellEnd"/>
      <w:r w:rsidRPr="00171078">
        <w:rPr>
          <w:lang w:val="tr-TR"/>
        </w:rPr>
        <w:t xml:space="preserve"> (</w:t>
      </w:r>
      <w:proofErr w:type="spellStart"/>
      <w:r w:rsidRPr="00171078">
        <w:rPr>
          <w:lang w:val="tr-TR"/>
        </w:rPr>
        <w:t>React</w:t>
      </w:r>
      <w:proofErr w:type="spellEnd"/>
      <w:r w:rsidRPr="00171078">
        <w:rPr>
          <w:lang w:val="tr-TR"/>
        </w:rPr>
        <w:t xml:space="preserve">, </w:t>
      </w:r>
      <w:proofErr w:type="spellStart"/>
      <w:r w:rsidRPr="00171078">
        <w:rPr>
          <w:lang w:val="tr-TR"/>
        </w:rPr>
        <w:t>Vue</w:t>
      </w:r>
      <w:proofErr w:type="spellEnd"/>
      <w:r w:rsidRPr="00171078">
        <w:rPr>
          <w:lang w:val="tr-TR"/>
        </w:rPr>
        <w:t>) kullanmadan, doğrudan tarayıcının yerel JavaScript motorudur.</w:t>
      </w:r>
    </w:p>
    <w:p w14:paraId="45E9EE52" w14:textId="77777777" w:rsidR="00171078" w:rsidRPr="00171078" w:rsidRDefault="00171078" w:rsidP="00171078">
      <w:pPr>
        <w:numPr>
          <w:ilvl w:val="0"/>
          <w:numId w:val="22"/>
        </w:numPr>
        <w:rPr>
          <w:lang w:val="tr-TR"/>
        </w:rPr>
      </w:pPr>
      <w:r w:rsidRPr="00171078">
        <w:rPr>
          <w:b/>
          <w:bCs/>
          <w:lang w:val="tr-TR"/>
        </w:rPr>
        <w:t>Neden seçildi?</w:t>
      </w:r>
    </w:p>
    <w:p w14:paraId="3A68932F" w14:textId="77777777" w:rsidR="00171078" w:rsidRPr="00171078" w:rsidRDefault="00171078" w:rsidP="00171078">
      <w:pPr>
        <w:numPr>
          <w:ilvl w:val="1"/>
          <w:numId w:val="22"/>
        </w:numPr>
        <w:rPr>
          <w:lang w:val="tr-TR"/>
        </w:rPr>
      </w:pPr>
      <w:proofErr w:type="spellStart"/>
      <w:r w:rsidRPr="00171078">
        <w:rPr>
          <w:lang w:val="tr-TR"/>
        </w:rPr>
        <w:t>React</w:t>
      </w:r>
      <w:proofErr w:type="spellEnd"/>
      <w:r w:rsidRPr="00171078">
        <w:rPr>
          <w:lang w:val="tr-TR"/>
        </w:rPr>
        <w:t xml:space="preserve"> gibi </w:t>
      </w:r>
      <w:proofErr w:type="spellStart"/>
      <w:r w:rsidRPr="00171078">
        <w:rPr>
          <w:lang w:val="tr-TR"/>
        </w:rPr>
        <w:t>framework'lerin</w:t>
      </w:r>
      <w:proofErr w:type="spellEnd"/>
      <w:r w:rsidRPr="00171078">
        <w:rPr>
          <w:lang w:val="tr-TR"/>
        </w:rPr>
        <w:t xml:space="preserve"> Virtual DOM (Sanal DOM) mimarisi, 100.000+ elemanlı devasa </w:t>
      </w:r>
      <w:proofErr w:type="spellStart"/>
      <w:r w:rsidRPr="00171078">
        <w:rPr>
          <w:lang w:val="tr-TR"/>
        </w:rPr>
        <w:t>array'leri</w:t>
      </w:r>
      <w:proofErr w:type="spellEnd"/>
      <w:r w:rsidRPr="00171078">
        <w:rPr>
          <w:lang w:val="tr-TR"/>
        </w:rPr>
        <w:t xml:space="preserve"> "</w:t>
      </w:r>
      <w:proofErr w:type="spellStart"/>
      <w:r w:rsidRPr="00171078">
        <w:rPr>
          <w:lang w:val="tr-TR"/>
        </w:rPr>
        <w:t>state</w:t>
      </w:r>
      <w:proofErr w:type="spellEnd"/>
      <w:r w:rsidRPr="00171078">
        <w:rPr>
          <w:lang w:val="tr-TR"/>
        </w:rPr>
        <w:t>" içinde tutarken belleği (RAM) aşırı şişirip tarayıcıyı çökertmektedir.</w:t>
      </w:r>
    </w:p>
    <w:p w14:paraId="58E35248" w14:textId="77777777" w:rsidR="00171078" w:rsidRPr="00171078" w:rsidRDefault="00171078" w:rsidP="00171078">
      <w:pPr>
        <w:numPr>
          <w:ilvl w:val="1"/>
          <w:numId w:val="22"/>
        </w:numPr>
        <w:rPr>
          <w:lang w:val="tr-TR"/>
        </w:rPr>
      </w:pPr>
      <w:proofErr w:type="spellStart"/>
      <w:r w:rsidRPr="00171078">
        <w:rPr>
          <w:lang w:val="tr-TR"/>
        </w:rPr>
        <w:t>Native</w:t>
      </w:r>
      <w:proofErr w:type="spellEnd"/>
      <w:r w:rsidRPr="00171078">
        <w:rPr>
          <w:lang w:val="tr-TR"/>
        </w:rPr>
        <w:t xml:space="preserve"> JS ile </w:t>
      </w:r>
      <w:proofErr w:type="spellStart"/>
      <w:r w:rsidRPr="00171078">
        <w:rPr>
          <w:lang w:val="tr-TR"/>
        </w:rPr>
        <w:t>DOM'a</w:t>
      </w:r>
      <w:proofErr w:type="spellEnd"/>
      <w:r w:rsidRPr="00171078">
        <w:rPr>
          <w:lang w:val="tr-TR"/>
        </w:rPr>
        <w:t xml:space="preserve"> doğrudan müdahale ederek </w:t>
      </w:r>
      <w:proofErr w:type="spellStart"/>
      <w:r w:rsidRPr="00171078">
        <w:rPr>
          <w:lang w:val="tr-TR"/>
        </w:rPr>
        <w:t>render</w:t>
      </w:r>
      <w:proofErr w:type="spellEnd"/>
      <w:r w:rsidRPr="00171078">
        <w:rPr>
          <w:lang w:val="tr-TR"/>
        </w:rPr>
        <w:t xml:space="preserve"> süreleri minimize edilmiştir.</w:t>
      </w:r>
    </w:p>
    <w:p w14:paraId="23D876B0" w14:textId="77777777" w:rsidR="00171078" w:rsidRPr="00171078" w:rsidRDefault="00171078" w:rsidP="00171078">
      <w:pPr>
        <w:numPr>
          <w:ilvl w:val="1"/>
          <w:numId w:val="22"/>
        </w:numPr>
        <w:rPr>
          <w:lang w:val="tr-TR"/>
        </w:rPr>
      </w:pPr>
      <w:r w:rsidRPr="00171078">
        <w:rPr>
          <w:lang w:val="tr-TR"/>
        </w:rPr>
        <w:t>Kütüphane bağımlılığı (</w:t>
      </w:r>
      <w:proofErr w:type="spellStart"/>
      <w:r w:rsidRPr="00171078">
        <w:rPr>
          <w:lang w:val="tr-TR"/>
        </w:rPr>
        <w:t>overhead</w:t>
      </w:r>
      <w:proofErr w:type="spellEnd"/>
      <w:r w:rsidRPr="00171078">
        <w:rPr>
          <w:lang w:val="tr-TR"/>
        </w:rPr>
        <w:t xml:space="preserve">) sıfıra indirilerek </w:t>
      </w:r>
      <w:proofErr w:type="spellStart"/>
      <w:r w:rsidRPr="00171078">
        <w:rPr>
          <w:lang w:val="tr-TR"/>
        </w:rPr>
        <w:t>bundle</w:t>
      </w:r>
      <w:proofErr w:type="spellEnd"/>
      <w:r w:rsidRPr="00171078">
        <w:rPr>
          <w:lang w:val="tr-TR"/>
        </w:rPr>
        <w:t xml:space="preserve"> boyutu küçültülmüştür.</w:t>
      </w:r>
    </w:p>
    <w:p w14:paraId="424E124F" w14:textId="77777777" w:rsidR="00171078" w:rsidRPr="00171078" w:rsidRDefault="00171078" w:rsidP="00171078">
      <w:pPr>
        <w:numPr>
          <w:ilvl w:val="0"/>
          <w:numId w:val="22"/>
        </w:numPr>
        <w:rPr>
          <w:lang w:val="tr-TR"/>
        </w:rPr>
      </w:pPr>
      <w:r w:rsidRPr="00171078">
        <w:rPr>
          <w:b/>
          <w:bCs/>
          <w:lang w:val="tr-TR"/>
        </w:rPr>
        <w:t>Temel Özellikler:</w:t>
      </w:r>
      <w:r w:rsidRPr="00171078">
        <w:rPr>
          <w:lang w:val="tr-TR"/>
        </w:rPr>
        <w:t xml:space="preserve"> 1. Doğrudan DOM manipülasyonu, 2. </w:t>
      </w:r>
      <w:proofErr w:type="spellStart"/>
      <w:r w:rsidRPr="00171078">
        <w:rPr>
          <w:lang w:val="tr-TR"/>
        </w:rPr>
        <w:t>Event</w:t>
      </w:r>
      <w:proofErr w:type="spellEnd"/>
      <w:r w:rsidRPr="00171078">
        <w:rPr>
          <w:lang w:val="tr-TR"/>
        </w:rPr>
        <w:t xml:space="preserve"> </w:t>
      </w:r>
      <w:proofErr w:type="spellStart"/>
      <w:r w:rsidRPr="00171078">
        <w:rPr>
          <w:lang w:val="tr-TR"/>
        </w:rPr>
        <w:t>Delegation</w:t>
      </w:r>
      <w:proofErr w:type="spellEnd"/>
      <w:r w:rsidRPr="00171078">
        <w:rPr>
          <w:lang w:val="tr-TR"/>
        </w:rPr>
        <w:t>, 3. ES6 modül yapısı (ESM), 4. Sıfır derleme yükü, 5. Tam tarayıcı uyumluluğu.</w:t>
      </w:r>
    </w:p>
    <w:p w14:paraId="48212868" w14:textId="77777777" w:rsidR="00171078" w:rsidRPr="00171078" w:rsidRDefault="00171078" w:rsidP="00171078">
      <w:pPr>
        <w:numPr>
          <w:ilvl w:val="0"/>
          <w:numId w:val="22"/>
        </w:numPr>
        <w:rPr>
          <w:lang w:val="tr-TR"/>
        </w:rPr>
      </w:pPr>
      <w:r w:rsidRPr="00171078">
        <w:rPr>
          <w:b/>
          <w:bCs/>
          <w:lang w:val="tr-TR"/>
        </w:rPr>
        <w:lastRenderedPageBreak/>
        <w:t>Alternatifler:</w:t>
      </w:r>
      <w:r w:rsidRPr="00171078">
        <w:rPr>
          <w:lang w:val="tr-TR"/>
        </w:rPr>
        <w:t> </w:t>
      </w:r>
      <w:proofErr w:type="spellStart"/>
      <w:r w:rsidRPr="00171078">
        <w:rPr>
          <w:lang w:val="tr-TR"/>
        </w:rPr>
        <w:t>React</w:t>
      </w:r>
      <w:proofErr w:type="spellEnd"/>
      <w:r w:rsidRPr="00171078">
        <w:rPr>
          <w:lang w:val="tr-TR"/>
        </w:rPr>
        <w:t xml:space="preserve">, </w:t>
      </w:r>
      <w:proofErr w:type="spellStart"/>
      <w:r w:rsidRPr="00171078">
        <w:rPr>
          <w:lang w:val="tr-TR"/>
        </w:rPr>
        <w:t>Vue</w:t>
      </w:r>
      <w:proofErr w:type="spellEnd"/>
      <w:r w:rsidRPr="00171078">
        <w:rPr>
          <w:lang w:val="tr-TR"/>
        </w:rPr>
        <w:t xml:space="preserve">, </w:t>
      </w:r>
      <w:proofErr w:type="spellStart"/>
      <w:r w:rsidRPr="00171078">
        <w:rPr>
          <w:lang w:val="tr-TR"/>
        </w:rPr>
        <w:t>Svelte</w:t>
      </w:r>
      <w:proofErr w:type="spellEnd"/>
      <w:r w:rsidRPr="00171078">
        <w:rPr>
          <w:lang w:val="tr-TR"/>
        </w:rPr>
        <w:t>. Virtual DOM maliyetleri devasa CSV verilerinde darboğaz yarattığı için reddedilmiştir (</w:t>
      </w:r>
      <w:proofErr w:type="spellStart"/>
      <w:r w:rsidRPr="00171078">
        <w:rPr>
          <w:lang w:val="tr-TR"/>
        </w:rPr>
        <w:t>Svelte</w:t>
      </w:r>
      <w:proofErr w:type="spellEnd"/>
      <w:r w:rsidRPr="00171078">
        <w:rPr>
          <w:lang w:val="tr-TR"/>
        </w:rPr>
        <w:t xml:space="preserve"> hariç, ancak </w:t>
      </w:r>
      <w:proofErr w:type="spellStart"/>
      <w:r w:rsidRPr="00171078">
        <w:rPr>
          <w:lang w:val="tr-TR"/>
        </w:rPr>
        <w:t>Vanilla</w:t>
      </w:r>
      <w:proofErr w:type="spellEnd"/>
      <w:r w:rsidRPr="00171078">
        <w:rPr>
          <w:lang w:val="tr-TR"/>
        </w:rPr>
        <w:t xml:space="preserve"> JS daha hafiftir).</w:t>
      </w:r>
    </w:p>
    <w:p w14:paraId="3B17F11A" w14:textId="77777777" w:rsidR="00171078" w:rsidRPr="00171078" w:rsidRDefault="00171078" w:rsidP="00171078">
      <w:pPr>
        <w:numPr>
          <w:ilvl w:val="0"/>
          <w:numId w:val="22"/>
        </w:numPr>
        <w:rPr>
          <w:lang w:val="tr-TR"/>
        </w:rPr>
      </w:pPr>
      <w:proofErr w:type="spellStart"/>
      <w:r w:rsidRPr="00171078">
        <w:rPr>
          <w:b/>
          <w:bCs/>
          <w:lang w:val="tr-TR"/>
        </w:rPr>
        <w:t>Trade-off'lar</w:t>
      </w:r>
      <w:proofErr w:type="spellEnd"/>
      <w:r w:rsidRPr="00171078">
        <w:rPr>
          <w:b/>
          <w:bCs/>
          <w:lang w:val="tr-TR"/>
        </w:rPr>
        <w:t>:</w:t>
      </w:r>
      <w:r w:rsidRPr="00171078">
        <w:rPr>
          <w:lang w:val="tr-TR"/>
        </w:rPr>
        <w:t> UI bileşenlerini (</w:t>
      </w:r>
      <w:proofErr w:type="spellStart"/>
      <w:r w:rsidRPr="00171078">
        <w:rPr>
          <w:lang w:val="tr-TR"/>
        </w:rPr>
        <w:t>component</w:t>
      </w:r>
      <w:proofErr w:type="spellEnd"/>
      <w:r w:rsidRPr="00171078">
        <w:rPr>
          <w:lang w:val="tr-TR"/>
        </w:rPr>
        <w:t>) manuel yazmak kod tekrarına ve daha uzun geliştirme süresine neden olmuştur, ancak karşılığında eşsiz bir performans elde edilmiştir.</w:t>
      </w:r>
    </w:p>
    <w:p w14:paraId="20894BB0" w14:textId="77777777" w:rsidR="00171078" w:rsidRPr="00171078" w:rsidRDefault="00171078" w:rsidP="00171078">
      <w:pPr>
        <w:numPr>
          <w:ilvl w:val="0"/>
          <w:numId w:val="22"/>
        </w:numPr>
        <w:rPr>
          <w:lang w:val="tr-TR"/>
        </w:rPr>
      </w:pPr>
      <w:r w:rsidRPr="00171078">
        <w:rPr>
          <w:b/>
          <w:bCs/>
          <w:lang w:val="tr-TR"/>
        </w:rPr>
        <w:t>Öğrenme Kaynakları:</w:t>
      </w:r>
      <w:r w:rsidRPr="00171078">
        <w:rPr>
          <w:lang w:val="tr-TR"/>
        </w:rPr>
        <w:t xml:space="preserve"> MDN Web </w:t>
      </w:r>
      <w:proofErr w:type="spellStart"/>
      <w:r w:rsidRPr="00171078">
        <w:rPr>
          <w:lang w:val="tr-TR"/>
        </w:rPr>
        <w:t>Docs</w:t>
      </w:r>
      <w:proofErr w:type="spellEnd"/>
      <w:r w:rsidRPr="00171078">
        <w:rPr>
          <w:lang w:val="tr-TR"/>
        </w:rPr>
        <w:t>, Javascript.info.</w:t>
      </w:r>
    </w:p>
    <w:p w14:paraId="3C54F9D6" w14:textId="5952C5E5" w:rsidR="00171078" w:rsidRPr="00171078" w:rsidRDefault="00171078" w:rsidP="00171078">
      <w:pPr>
        <w:numPr>
          <w:ilvl w:val="0"/>
          <w:numId w:val="22"/>
        </w:numPr>
        <w:rPr>
          <w:lang w:val="tr-TR"/>
        </w:rPr>
      </w:pPr>
      <w:r w:rsidRPr="00171078">
        <w:rPr>
          <w:b/>
          <w:bCs/>
          <w:lang w:val="tr-TR"/>
        </w:rPr>
        <w:t>Projedeki Rolü:</w:t>
      </w:r>
      <w:r w:rsidRPr="00171078">
        <w:rPr>
          <w:lang w:val="tr-TR"/>
        </w:rPr>
        <w:t> Kullanıcı arayüzünün (UI) oluşturulması, DOM güncellemeleri ve olay (</w:t>
      </w:r>
      <w:proofErr w:type="spellStart"/>
      <w:r w:rsidRPr="00171078">
        <w:rPr>
          <w:lang w:val="tr-TR"/>
        </w:rPr>
        <w:t>event</w:t>
      </w:r>
      <w:proofErr w:type="spellEnd"/>
      <w:r w:rsidRPr="00171078">
        <w:rPr>
          <w:lang w:val="tr-TR"/>
        </w:rPr>
        <w:t>) yönetimi.</w:t>
      </w:r>
    </w:p>
    <w:p w14:paraId="22051233" w14:textId="4A33283B" w:rsidR="00052761" w:rsidRDefault="0006423C">
      <w:pPr>
        <w:pStyle w:val="Balk3"/>
      </w:pPr>
      <w:bookmarkStart w:id="45" w:name="_Toc229383790"/>
      <w:r>
        <w:t xml:space="preserve">4.2.2. </w:t>
      </w:r>
      <w:r w:rsidR="00171078" w:rsidRPr="00171078">
        <w:t>Vanilla</w:t>
      </w:r>
      <w:r>
        <w:t xml:space="preserve"> CSS</w:t>
      </w:r>
      <w:bookmarkEnd w:id="45"/>
    </w:p>
    <w:p w14:paraId="40A4AA9F" w14:textId="77777777" w:rsidR="00171078" w:rsidRPr="00171078" w:rsidRDefault="00171078" w:rsidP="00171078">
      <w:pPr>
        <w:numPr>
          <w:ilvl w:val="0"/>
          <w:numId w:val="23"/>
        </w:numPr>
        <w:rPr>
          <w:lang w:val="tr-TR"/>
        </w:rPr>
      </w:pPr>
      <w:r w:rsidRPr="00171078">
        <w:rPr>
          <w:b/>
          <w:bCs/>
          <w:lang w:val="tr-TR"/>
        </w:rPr>
        <w:t>Ne?</w:t>
      </w:r>
      <w:r w:rsidRPr="00171078">
        <w:rPr>
          <w:lang w:val="tr-TR"/>
        </w:rPr>
        <w:t> Standart, saf Basamaklı Stil Şablonlarıdır.</w:t>
      </w:r>
    </w:p>
    <w:p w14:paraId="08326DE2" w14:textId="77777777" w:rsidR="00171078" w:rsidRPr="00171078" w:rsidRDefault="00171078" w:rsidP="00171078">
      <w:pPr>
        <w:numPr>
          <w:ilvl w:val="0"/>
          <w:numId w:val="23"/>
        </w:numPr>
        <w:rPr>
          <w:lang w:val="tr-TR"/>
        </w:rPr>
      </w:pPr>
      <w:r w:rsidRPr="00171078">
        <w:rPr>
          <w:b/>
          <w:bCs/>
          <w:lang w:val="tr-TR"/>
        </w:rPr>
        <w:t>Neden seçildi?</w:t>
      </w:r>
      <w:r w:rsidRPr="00171078">
        <w:rPr>
          <w:lang w:val="tr-TR"/>
        </w:rPr>
        <w:t xml:space="preserve"> 1. </w:t>
      </w:r>
      <w:proofErr w:type="spellStart"/>
      <w:r w:rsidRPr="00171078">
        <w:rPr>
          <w:lang w:val="tr-TR"/>
        </w:rPr>
        <w:t>Tailwind</w:t>
      </w:r>
      <w:proofErr w:type="spellEnd"/>
      <w:r w:rsidRPr="00171078">
        <w:rPr>
          <w:lang w:val="tr-TR"/>
        </w:rPr>
        <w:t xml:space="preserve"> gibi araçların oluşturduğu derleme sürelerini ve karmaşık sınıf (</w:t>
      </w:r>
      <w:proofErr w:type="spellStart"/>
      <w:r w:rsidRPr="00171078">
        <w:rPr>
          <w:lang w:val="tr-TR"/>
        </w:rPr>
        <w:t>class</w:t>
      </w:r>
      <w:proofErr w:type="spellEnd"/>
      <w:r w:rsidRPr="00171078">
        <w:rPr>
          <w:lang w:val="tr-TR"/>
        </w:rPr>
        <w:t>) yapılarını projeden uzak tutmak; 2. Sadece ihtiyaç duyulan "</w:t>
      </w:r>
      <w:proofErr w:type="spellStart"/>
      <w:r w:rsidRPr="00171078">
        <w:rPr>
          <w:lang w:val="tr-TR"/>
        </w:rPr>
        <w:t>Glassmorphism</w:t>
      </w:r>
      <w:proofErr w:type="spellEnd"/>
      <w:r w:rsidRPr="00171078">
        <w:rPr>
          <w:lang w:val="tr-TR"/>
        </w:rPr>
        <w:t>" ve animasyon stillerini nokta atışı yazmak; 3. CSS Değişkenleri (</w:t>
      </w:r>
      <w:proofErr w:type="spellStart"/>
      <w:r w:rsidRPr="00171078">
        <w:rPr>
          <w:lang w:val="tr-TR"/>
        </w:rPr>
        <w:t>Custom</w:t>
      </w:r>
      <w:proofErr w:type="spellEnd"/>
      <w:r w:rsidRPr="00171078">
        <w:rPr>
          <w:lang w:val="tr-TR"/>
        </w:rPr>
        <w:t xml:space="preserve"> </w:t>
      </w:r>
      <w:proofErr w:type="spellStart"/>
      <w:r w:rsidRPr="00171078">
        <w:rPr>
          <w:lang w:val="tr-TR"/>
        </w:rPr>
        <w:t>Properties</w:t>
      </w:r>
      <w:proofErr w:type="spellEnd"/>
      <w:r w:rsidRPr="00171078">
        <w:rPr>
          <w:lang w:val="tr-TR"/>
        </w:rPr>
        <w:t>) ile basitçe tema yönetimi yapmak.</w:t>
      </w:r>
    </w:p>
    <w:p w14:paraId="11AE1B98" w14:textId="77777777" w:rsidR="00171078" w:rsidRPr="00171078" w:rsidRDefault="00171078" w:rsidP="00171078">
      <w:pPr>
        <w:numPr>
          <w:ilvl w:val="0"/>
          <w:numId w:val="23"/>
        </w:numPr>
        <w:rPr>
          <w:lang w:val="tr-TR"/>
        </w:rPr>
      </w:pPr>
      <w:r w:rsidRPr="00171078">
        <w:rPr>
          <w:b/>
          <w:bCs/>
          <w:lang w:val="tr-TR"/>
        </w:rPr>
        <w:t>Temel Özellikler:</w:t>
      </w:r>
      <w:r w:rsidRPr="00171078">
        <w:rPr>
          <w:lang w:val="tr-TR"/>
        </w:rPr>
        <w:t xml:space="preserve"> 1. CSS </w:t>
      </w:r>
      <w:proofErr w:type="spellStart"/>
      <w:r w:rsidRPr="00171078">
        <w:rPr>
          <w:lang w:val="tr-TR"/>
        </w:rPr>
        <w:t>Flexbox</w:t>
      </w:r>
      <w:proofErr w:type="spellEnd"/>
      <w:r w:rsidRPr="00171078">
        <w:rPr>
          <w:lang w:val="tr-TR"/>
        </w:rPr>
        <w:t xml:space="preserve"> ve Grid, 2. </w:t>
      </w:r>
      <w:proofErr w:type="spellStart"/>
      <w:r w:rsidRPr="00171078">
        <w:rPr>
          <w:lang w:val="tr-TR"/>
        </w:rPr>
        <w:t>Keyframe</w:t>
      </w:r>
      <w:proofErr w:type="spellEnd"/>
      <w:r w:rsidRPr="00171078">
        <w:rPr>
          <w:lang w:val="tr-TR"/>
        </w:rPr>
        <w:t xml:space="preserve"> animasyonları, 3. CSS </w:t>
      </w:r>
      <w:proofErr w:type="spellStart"/>
      <w:r w:rsidRPr="00171078">
        <w:rPr>
          <w:lang w:val="tr-TR"/>
        </w:rPr>
        <w:t>Variables</w:t>
      </w:r>
      <w:proofErr w:type="spellEnd"/>
      <w:r w:rsidRPr="00171078">
        <w:rPr>
          <w:lang w:val="tr-TR"/>
        </w:rPr>
        <w:t>.</w:t>
      </w:r>
    </w:p>
    <w:p w14:paraId="5F655B4D" w14:textId="77777777" w:rsidR="00171078" w:rsidRPr="00171078" w:rsidRDefault="00171078" w:rsidP="00171078">
      <w:pPr>
        <w:numPr>
          <w:ilvl w:val="0"/>
          <w:numId w:val="23"/>
        </w:numPr>
        <w:rPr>
          <w:lang w:val="tr-TR"/>
        </w:rPr>
      </w:pPr>
      <w:r w:rsidRPr="00171078">
        <w:rPr>
          <w:b/>
          <w:bCs/>
          <w:lang w:val="tr-TR"/>
        </w:rPr>
        <w:t>Alternatifler:</w:t>
      </w:r>
      <w:r w:rsidRPr="00171078">
        <w:rPr>
          <w:lang w:val="tr-TR"/>
        </w:rPr>
        <w:t> </w:t>
      </w:r>
      <w:proofErr w:type="spellStart"/>
      <w:r w:rsidRPr="00171078">
        <w:rPr>
          <w:lang w:val="tr-TR"/>
        </w:rPr>
        <w:t>Tailwind</w:t>
      </w:r>
      <w:proofErr w:type="spellEnd"/>
      <w:r w:rsidRPr="00171078">
        <w:rPr>
          <w:lang w:val="tr-TR"/>
        </w:rPr>
        <w:t xml:space="preserve"> CSS, </w:t>
      </w:r>
      <w:proofErr w:type="spellStart"/>
      <w:r w:rsidRPr="00171078">
        <w:rPr>
          <w:lang w:val="tr-TR"/>
        </w:rPr>
        <w:t>Bootstrap</w:t>
      </w:r>
      <w:proofErr w:type="spellEnd"/>
      <w:r w:rsidRPr="00171078">
        <w:rPr>
          <w:lang w:val="tr-TR"/>
        </w:rPr>
        <w:t>. Projenin UI kapsamı dar olduğu için ekstra bir CSS aracı kurmak gereksiz "</w:t>
      </w:r>
      <w:proofErr w:type="spellStart"/>
      <w:r w:rsidRPr="00171078">
        <w:rPr>
          <w:lang w:val="tr-TR"/>
        </w:rPr>
        <w:t>over-engineering</w:t>
      </w:r>
      <w:proofErr w:type="spellEnd"/>
      <w:r w:rsidRPr="00171078">
        <w:rPr>
          <w:lang w:val="tr-TR"/>
        </w:rPr>
        <w:t>" olarak değerlendirilmiştir.</w:t>
      </w:r>
    </w:p>
    <w:p w14:paraId="4E6C84F2" w14:textId="77777777" w:rsidR="00171078" w:rsidRPr="00171078" w:rsidRDefault="00171078" w:rsidP="00171078">
      <w:pPr>
        <w:numPr>
          <w:ilvl w:val="0"/>
          <w:numId w:val="23"/>
        </w:numPr>
        <w:rPr>
          <w:lang w:val="tr-TR"/>
        </w:rPr>
      </w:pPr>
      <w:proofErr w:type="spellStart"/>
      <w:r w:rsidRPr="00171078">
        <w:rPr>
          <w:b/>
          <w:bCs/>
          <w:lang w:val="tr-TR"/>
        </w:rPr>
        <w:t>Trade-off'lar</w:t>
      </w:r>
      <w:proofErr w:type="spellEnd"/>
      <w:r w:rsidRPr="00171078">
        <w:rPr>
          <w:b/>
          <w:bCs/>
          <w:lang w:val="tr-TR"/>
        </w:rPr>
        <w:t>:</w:t>
      </w:r>
      <w:r w:rsidRPr="00171078">
        <w:rPr>
          <w:lang w:val="tr-TR"/>
        </w:rPr>
        <w:t> Stil dosyası uzadıkça yönetimi zorlaşır, ancak bağımlılık olmadığı için son derece hızlı yüklenir.</w:t>
      </w:r>
    </w:p>
    <w:p w14:paraId="343507F0" w14:textId="77777777" w:rsidR="00171078" w:rsidRPr="00171078" w:rsidRDefault="00171078" w:rsidP="00171078">
      <w:pPr>
        <w:numPr>
          <w:ilvl w:val="0"/>
          <w:numId w:val="23"/>
        </w:numPr>
        <w:rPr>
          <w:lang w:val="tr-TR"/>
        </w:rPr>
      </w:pPr>
      <w:r w:rsidRPr="00171078">
        <w:rPr>
          <w:b/>
          <w:bCs/>
          <w:lang w:val="tr-TR"/>
        </w:rPr>
        <w:t>Öğrenme Kaynakları:</w:t>
      </w:r>
      <w:r w:rsidRPr="00171078">
        <w:rPr>
          <w:lang w:val="tr-TR"/>
        </w:rPr>
        <w:t> CSS-</w:t>
      </w:r>
      <w:proofErr w:type="spellStart"/>
      <w:r w:rsidRPr="00171078">
        <w:rPr>
          <w:lang w:val="tr-TR"/>
        </w:rPr>
        <w:t>Tricks</w:t>
      </w:r>
      <w:proofErr w:type="spellEnd"/>
      <w:r w:rsidRPr="00171078">
        <w:rPr>
          <w:lang w:val="tr-TR"/>
        </w:rPr>
        <w:t>, MDN.</w:t>
      </w:r>
    </w:p>
    <w:p w14:paraId="717E5BB9" w14:textId="77777777" w:rsidR="00171078" w:rsidRPr="00171078" w:rsidRDefault="00171078" w:rsidP="00171078">
      <w:pPr>
        <w:numPr>
          <w:ilvl w:val="0"/>
          <w:numId w:val="23"/>
        </w:numPr>
        <w:rPr>
          <w:lang w:val="tr-TR"/>
        </w:rPr>
      </w:pPr>
      <w:r w:rsidRPr="00171078">
        <w:rPr>
          <w:b/>
          <w:bCs/>
          <w:lang w:val="tr-TR"/>
        </w:rPr>
        <w:t>Projedeki Rolü:</w:t>
      </w:r>
      <w:r w:rsidRPr="00171078">
        <w:rPr>
          <w:lang w:val="tr-TR"/>
        </w:rPr>
        <w:t xml:space="preserve"> Uygulamanın karanlık temalı, modern, </w:t>
      </w:r>
      <w:proofErr w:type="spellStart"/>
      <w:r w:rsidRPr="00171078">
        <w:rPr>
          <w:lang w:val="tr-TR"/>
        </w:rPr>
        <w:t>responsif</w:t>
      </w:r>
      <w:proofErr w:type="spellEnd"/>
      <w:r w:rsidRPr="00171078">
        <w:rPr>
          <w:lang w:val="tr-TR"/>
        </w:rPr>
        <w:t xml:space="preserve"> ve animasyonlu görünümünün sağlanması.</w:t>
      </w:r>
    </w:p>
    <w:p w14:paraId="0216687E" w14:textId="77777777" w:rsidR="00171078" w:rsidRDefault="00171078"/>
    <w:p w14:paraId="5AE83976" w14:textId="77777777" w:rsidR="00052761" w:rsidRDefault="0006423C">
      <w:pPr>
        <w:pStyle w:val="Balk2"/>
      </w:pPr>
      <w:bookmarkStart w:id="46" w:name="_Toc229383791"/>
      <w:r>
        <w:t>4.3. Workers</w:t>
      </w:r>
      <w:bookmarkEnd w:id="46"/>
    </w:p>
    <w:p w14:paraId="19F153E3" w14:textId="0E3511FC" w:rsidR="00052761" w:rsidRDefault="0006423C">
      <w:pPr>
        <w:pStyle w:val="Balk3"/>
      </w:pPr>
      <w:bookmarkStart w:id="47" w:name="_Toc229383792"/>
      <w:r>
        <w:t xml:space="preserve">4.3.1. </w:t>
      </w:r>
      <w:r w:rsidR="00171078" w:rsidRPr="00171078">
        <w:t>Native Web Workers API</w:t>
      </w:r>
      <w:bookmarkEnd w:id="47"/>
    </w:p>
    <w:p w14:paraId="2AB7E3E0" w14:textId="77777777" w:rsidR="0014681B" w:rsidRPr="0014681B" w:rsidRDefault="0014681B" w:rsidP="0014681B">
      <w:pPr>
        <w:numPr>
          <w:ilvl w:val="0"/>
          <w:numId w:val="24"/>
        </w:numPr>
        <w:rPr>
          <w:lang w:val="tr-TR"/>
        </w:rPr>
      </w:pPr>
      <w:r w:rsidRPr="0014681B">
        <w:rPr>
          <w:b/>
          <w:bCs/>
          <w:lang w:val="tr-TR"/>
        </w:rPr>
        <w:t>Ne?</w:t>
      </w:r>
      <w:r w:rsidRPr="0014681B">
        <w:rPr>
          <w:lang w:val="tr-TR"/>
        </w:rPr>
        <w:t xml:space="preserve"> Tarayıcıda ana iş parçacığından (Main </w:t>
      </w:r>
      <w:proofErr w:type="spellStart"/>
      <w:r w:rsidRPr="0014681B">
        <w:rPr>
          <w:lang w:val="tr-TR"/>
        </w:rPr>
        <w:t>Thread</w:t>
      </w:r>
      <w:proofErr w:type="spellEnd"/>
      <w:r w:rsidRPr="0014681B">
        <w:rPr>
          <w:lang w:val="tr-TR"/>
        </w:rPr>
        <w:t>) bağımsız olarak arka planda JavaScript kodu çalıştırmayı sağlayan HTML5 web standardıdır.</w:t>
      </w:r>
    </w:p>
    <w:p w14:paraId="6BADE25D" w14:textId="77777777" w:rsidR="0014681B" w:rsidRPr="0014681B" w:rsidRDefault="0014681B" w:rsidP="0014681B">
      <w:pPr>
        <w:numPr>
          <w:ilvl w:val="0"/>
          <w:numId w:val="24"/>
        </w:numPr>
        <w:rPr>
          <w:lang w:val="tr-TR"/>
        </w:rPr>
      </w:pPr>
      <w:r w:rsidRPr="0014681B">
        <w:rPr>
          <w:b/>
          <w:bCs/>
          <w:lang w:val="tr-TR"/>
        </w:rPr>
        <w:lastRenderedPageBreak/>
        <w:t>Neden seçildi?</w:t>
      </w:r>
      <w:r w:rsidRPr="0014681B">
        <w:rPr>
          <w:lang w:val="tr-TR"/>
        </w:rPr>
        <w:t xml:space="preserve"> 1. JavaScript'in </w:t>
      </w:r>
      <w:proofErr w:type="spellStart"/>
      <w:r w:rsidRPr="0014681B">
        <w:rPr>
          <w:lang w:val="tr-TR"/>
        </w:rPr>
        <w:t>single-threaded</w:t>
      </w:r>
      <w:proofErr w:type="spellEnd"/>
      <w:r w:rsidRPr="0014681B">
        <w:rPr>
          <w:lang w:val="tr-TR"/>
        </w:rPr>
        <w:t xml:space="preserve"> limitlerini aşmak; 2. 5 MB+ CSV dosyaları </w:t>
      </w:r>
      <w:proofErr w:type="spellStart"/>
      <w:r w:rsidRPr="0014681B">
        <w:rPr>
          <w:lang w:val="tr-TR"/>
        </w:rPr>
        <w:t>parse</w:t>
      </w:r>
      <w:proofErr w:type="spellEnd"/>
      <w:r w:rsidRPr="0014681B">
        <w:rPr>
          <w:lang w:val="tr-TR"/>
        </w:rPr>
        <w:t xml:space="preserve"> edilirken ana arayüzün (UI) donmasını %100 engellemek; 3. İşlemci yoğun matematiksel hesaplamaları (istatistik, </w:t>
      </w:r>
      <w:proofErr w:type="spellStart"/>
      <w:r w:rsidRPr="0014681B">
        <w:rPr>
          <w:lang w:val="tr-TR"/>
        </w:rPr>
        <w:t>aggregations</w:t>
      </w:r>
      <w:proofErr w:type="spellEnd"/>
      <w:r w:rsidRPr="0014681B">
        <w:rPr>
          <w:lang w:val="tr-TR"/>
        </w:rPr>
        <w:t>) UI'dan izole etmek.</w:t>
      </w:r>
    </w:p>
    <w:p w14:paraId="08D1E966" w14:textId="77777777" w:rsidR="0014681B" w:rsidRPr="0014681B" w:rsidRDefault="0014681B" w:rsidP="0014681B">
      <w:pPr>
        <w:numPr>
          <w:ilvl w:val="0"/>
          <w:numId w:val="24"/>
        </w:numPr>
        <w:rPr>
          <w:lang w:val="tr-TR"/>
        </w:rPr>
      </w:pPr>
      <w:r w:rsidRPr="0014681B">
        <w:rPr>
          <w:b/>
          <w:bCs/>
          <w:lang w:val="tr-TR"/>
        </w:rPr>
        <w:t>Temel Özellikler:</w:t>
      </w:r>
      <w:r w:rsidRPr="0014681B">
        <w:rPr>
          <w:lang w:val="tr-TR"/>
        </w:rPr>
        <w:t> 1. Asenkron işlem, 2. </w:t>
      </w:r>
      <w:proofErr w:type="spellStart"/>
      <w:r w:rsidRPr="0014681B">
        <w:rPr>
          <w:lang w:val="tr-TR"/>
        </w:rPr>
        <w:t>postMessage</w:t>
      </w:r>
      <w:proofErr w:type="spellEnd"/>
      <w:r w:rsidRPr="0014681B">
        <w:rPr>
          <w:lang w:val="tr-TR"/>
        </w:rPr>
        <w:t xml:space="preserve"> ile mesajlaşma, 3. Kendi bellek alanına sahip olma, 4. </w:t>
      </w:r>
      <w:proofErr w:type="spellStart"/>
      <w:r w:rsidRPr="0014681B">
        <w:rPr>
          <w:lang w:val="tr-TR"/>
        </w:rPr>
        <w:t>DOM'a</w:t>
      </w:r>
      <w:proofErr w:type="spellEnd"/>
      <w:r w:rsidRPr="0014681B">
        <w:rPr>
          <w:lang w:val="tr-TR"/>
        </w:rPr>
        <w:t xml:space="preserve"> erişememe (izolasyon).</w:t>
      </w:r>
    </w:p>
    <w:p w14:paraId="77F398D6" w14:textId="77777777" w:rsidR="0014681B" w:rsidRPr="0014681B" w:rsidRDefault="0014681B" w:rsidP="0014681B">
      <w:pPr>
        <w:numPr>
          <w:ilvl w:val="0"/>
          <w:numId w:val="24"/>
        </w:numPr>
        <w:rPr>
          <w:lang w:val="tr-TR"/>
        </w:rPr>
      </w:pPr>
      <w:r w:rsidRPr="0014681B">
        <w:rPr>
          <w:b/>
          <w:bCs/>
          <w:lang w:val="tr-TR"/>
        </w:rPr>
        <w:t>Alternatifler:</w:t>
      </w:r>
      <w:r w:rsidRPr="0014681B">
        <w:rPr>
          <w:lang w:val="tr-TR"/>
        </w:rPr>
        <w:t> </w:t>
      </w:r>
      <w:proofErr w:type="spellStart"/>
      <w:r w:rsidRPr="0014681B">
        <w:rPr>
          <w:lang w:val="tr-TR"/>
        </w:rPr>
        <w:t>Comlink</w:t>
      </w:r>
      <w:proofErr w:type="spellEnd"/>
      <w:r w:rsidRPr="0014681B">
        <w:rPr>
          <w:lang w:val="tr-TR"/>
        </w:rPr>
        <w:t xml:space="preserve"> RPC (</w:t>
      </w:r>
      <w:proofErr w:type="spellStart"/>
      <w:r w:rsidRPr="0014681B">
        <w:rPr>
          <w:lang w:val="tr-TR"/>
        </w:rPr>
        <w:t>Worker</w:t>
      </w:r>
      <w:proofErr w:type="spellEnd"/>
      <w:r w:rsidRPr="0014681B">
        <w:rPr>
          <w:lang w:val="tr-TR"/>
        </w:rPr>
        <w:t xml:space="preserve"> iletişimini kolaylaştıran kütüphane). Projede </w:t>
      </w:r>
      <w:proofErr w:type="spellStart"/>
      <w:r w:rsidRPr="0014681B">
        <w:rPr>
          <w:lang w:val="tr-TR"/>
        </w:rPr>
        <w:t>Worker</w:t>
      </w:r>
      <w:proofErr w:type="spellEnd"/>
      <w:r w:rsidRPr="0014681B">
        <w:rPr>
          <w:lang w:val="tr-TR"/>
        </w:rPr>
        <w:t xml:space="preserve"> ile Main </w:t>
      </w:r>
      <w:proofErr w:type="spellStart"/>
      <w:r w:rsidRPr="0014681B">
        <w:rPr>
          <w:lang w:val="tr-TR"/>
        </w:rPr>
        <w:t>Thread</w:t>
      </w:r>
      <w:proofErr w:type="spellEnd"/>
      <w:r w:rsidRPr="0014681B">
        <w:rPr>
          <w:lang w:val="tr-TR"/>
        </w:rPr>
        <w:t xml:space="preserve"> arasındaki mesajlaşma (</w:t>
      </w:r>
      <w:proofErr w:type="spellStart"/>
      <w:r w:rsidRPr="0014681B">
        <w:rPr>
          <w:lang w:val="tr-TR"/>
        </w:rPr>
        <w:t>event-driven</w:t>
      </w:r>
      <w:proofErr w:type="spellEnd"/>
      <w:r w:rsidRPr="0014681B">
        <w:rPr>
          <w:lang w:val="tr-TR"/>
        </w:rPr>
        <w:t xml:space="preserve">) yapısı yeterince basit olduğu için </w:t>
      </w:r>
      <w:proofErr w:type="spellStart"/>
      <w:r w:rsidRPr="0014681B">
        <w:rPr>
          <w:lang w:val="tr-TR"/>
        </w:rPr>
        <w:t>Comlink</w:t>
      </w:r>
      <w:proofErr w:type="spellEnd"/>
      <w:r w:rsidRPr="0014681B">
        <w:rPr>
          <w:lang w:val="tr-TR"/>
        </w:rPr>
        <w:t xml:space="preserve"> gibi ek bir soyutlama kütüphanesine ihtiyaç duyulmamıştır.</w:t>
      </w:r>
    </w:p>
    <w:p w14:paraId="573B3F14" w14:textId="77777777" w:rsidR="0014681B" w:rsidRPr="0014681B" w:rsidRDefault="0014681B" w:rsidP="0014681B">
      <w:pPr>
        <w:numPr>
          <w:ilvl w:val="0"/>
          <w:numId w:val="24"/>
        </w:numPr>
        <w:rPr>
          <w:lang w:val="tr-TR"/>
        </w:rPr>
      </w:pPr>
      <w:proofErr w:type="spellStart"/>
      <w:r w:rsidRPr="0014681B">
        <w:rPr>
          <w:b/>
          <w:bCs/>
          <w:lang w:val="tr-TR"/>
        </w:rPr>
        <w:t>Trade-off'lar</w:t>
      </w:r>
      <w:proofErr w:type="spellEnd"/>
      <w:r w:rsidRPr="0014681B">
        <w:rPr>
          <w:b/>
          <w:bCs/>
          <w:lang w:val="tr-TR"/>
        </w:rPr>
        <w:t>:</w:t>
      </w:r>
      <w:r w:rsidRPr="0014681B">
        <w:rPr>
          <w:lang w:val="tr-TR"/>
        </w:rPr>
        <w:t xml:space="preserve"> Ana </w:t>
      </w:r>
      <w:proofErr w:type="spellStart"/>
      <w:r w:rsidRPr="0014681B">
        <w:rPr>
          <w:lang w:val="tr-TR"/>
        </w:rPr>
        <w:t>thread</w:t>
      </w:r>
      <w:proofErr w:type="spellEnd"/>
      <w:r w:rsidRPr="0014681B">
        <w:rPr>
          <w:lang w:val="tr-TR"/>
        </w:rPr>
        <w:t xml:space="preserve"> ile veri alışverişi </w:t>
      </w:r>
      <w:proofErr w:type="spellStart"/>
      <w:r w:rsidRPr="0014681B">
        <w:rPr>
          <w:lang w:val="tr-TR"/>
        </w:rPr>
        <w:t>postMessage</w:t>
      </w:r>
      <w:proofErr w:type="spellEnd"/>
      <w:r w:rsidRPr="0014681B">
        <w:rPr>
          <w:lang w:val="tr-TR"/>
        </w:rPr>
        <w:t> üzerinden serileştirme (</w:t>
      </w:r>
      <w:proofErr w:type="spellStart"/>
      <w:r w:rsidRPr="0014681B">
        <w:rPr>
          <w:lang w:val="tr-TR"/>
        </w:rPr>
        <w:t>serialization</w:t>
      </w:r>
      <w:proofErr w:type="spellEnd"/>
      <w:r w:rsidRPr="0014681B">
        <w:rPr>
          <w:lang w:val="tr-TR"/>
        </w:rPr>
        <w:t>) gerektirdiğinden veri taşıma (kopyalama) süresi maliyeti vardır, ancak UI donmasına tercih edilmiştir.</w:t>
      </w:r>
    </w:p>
    <w:p w14:paraId="16EFCD7E" w14:textId="77777777" w:rsidR="0014681B" w:rsidRPr="0014681B" w:rsidRDefault="0014681B" w:rsidP="0014681B">
      <w:pPr>
        <w:numPr>
          <w:ilvl w:val="0"/>
          <w:numId w:val="24"/>
        </w:numPr>
        <w:rPr>
          <w:lang w:val="tr-TR"/>
        </w:rPr>
      </w:pPr>
      <w:r w:rsidRPr="0014681B">
        <w:rPr>
          <w:b/>
          <w:bCs/>
          <w:lang w:val="tr-TR"/>
        </w:rPr>
        <w:t>Öğrenme Kaynakları:</w:t>
      </w:r>
      <w:r w:rsidRPr="0014681B">
        <w:rPr>
          <w:lang w:val="tr-TR"/>
        </w:rPr>
        <w:t xml:space="preserve"> MDN Web </w:t>
      </w:r>
      <w:proofErr w:type="spellStart"/>
      <w:r w:rsidRPr="0014681B">
        <w:rPr>
          <w:lang w:val="tr-TR"/>
        </w:rPr>
        <w:t>Workers</w:t>
      </w:r>
      <w:proofErr w:type="spellEnd"/>
      <w:r w:rsidRPr="0014681B">
        <w:rPr>
          <w:lang w:val="tr-TR"/>
        </w:rPr>
        <w:t xml:space="preserve">, </w:t>
      </w:r>
      <w:proofErr w:type="spellStart"/>
      <w:r w:rsidRPr="0014681B">
        <w:rPr>
          <w:lang w:val="tr-TR"/>
        </w:rPr>
        <w:t>Web.dev</w:t>
      </w:r>
      <w:proofErr w:type="spellEnd"/>
      <w:r w:rsidRPr="0014681B">
        <w:rPr>
          <w:lang w:val="tr-TR"/>
        </w:rPr>
        <w:t>.</w:t>
      </w:r>
    </w:p>
    <w:p w14:paraId="32E2A75F" w14:textId="0375296A" w:rsidR="00171078" w:rsidRPr="0014681B" w:rsidRDefault="0014681B" w:rsidP="0014681B">
      <w:pPr>
        <w:numPr>
          <w:ilvl w:val="0"/>
          <w:numId w:val="24"/>
        </w:numPr>
        <w:rPr>
          <w:lang w:val="tr-TR"/>
        </w:rPr>
      </w:pPr>
      <w:r w:rsidRPr="0014681B">
        <w:rPr>
          <w:b/>
          <w:bCs/>
          <w:lang w:val="tr-TR"/>
        </w:rPr>
        <w:t>Projedeki Rolü:</w:t>
      </w:r>
      <w:r w:rsidRPr="0014681B">
        <w:rPr>
          <w:lang w:val="tr-TR"/>
        </w:rPr>
        <w:t> Devasa verinin okunması, ayrıştırılması ve istatistiklerinin çıkarılması.</w:t>
      </w:r>
    </w:p>
    <w:p w14:paraId="6342109F" w14:textId="77777777" w:rsidR="00052761" w:rsidRDefault="0006423C">
      <w:pPr>
        <w:pStyle w:val="Balk2"/>
      </w:pPr>
      <w:bookmarkStart w:id="48" w:name="_Toc229383793"/>
      <w:r>
        <w:t>4.4. CSV parse</w:t>
      </w:r>
      <w:bookmarkEnd w:id="48"/>
    </w:p>
    <w:p w14:paraId="78849427" w14:textId="77777777" w:rsidR="00052761" w:rsidRDefault="0006423C">
      <w:pPr>
        <w:pStyle w:val="Balk3"/>
      </w:pPr>
      <w:bookmarkStart w:id="49" w:name="_Toc229383794"/>
      <w:r>
        <w:t>4.4.1. Papa Parse (worker mode)</w:t>
      </w:r>
      <w:bookmarkEnd w:id="49"/>
    </w:p>
    <w:p w14:paraId="06856C7A" w14:textId="77777777" w:rsidR="0014681B" w:rsidRPr="0014681B" w:rsidRDefault="0014681B" w:rsidP="0014681B">
      <w:pPr>
        <w:numPr>
          <w:ilvl w:val="0"/>
          <w:numId w:val="25"/>
        </w:numPr>
        <w:rPr>
          <w:lang w:val="tr-TR"/>
        </w:rPr>
      </w:pPr>
      <w:r w:rsidRPr="0014681B">
        <w:rPr>
          <w:b/>
          <w:bCs/>
          <w:lang w:val="tr-TR"/>
        </w:rPr>
        <w:t>Ne?</w:t>
      </w:r>
      <w:r w:rsidRPr="0014681B">
        <w:rPr>
          <w:lang w:val="tr-TR"/>
        </w:rPr>
        <w:t> Tarayıcı için geliştirilmiş, büyük veri setlerini işleyebilen, dünyanın en hızlı JavaScript CSV ayrıştırıcısıdır.</w:t>
      </w:r>
    </w:p>
    <w:p w14:paraId="479F4475" w14:textId="77777777" w:rsidR="0014681B" w:rsidRPr="0014681B" w:rsidRDefault="0014681B" w:rsidP="0014681B">
      <w:pPr>
        <w:numPr>
          <w:ilvl w:val="0"/>
          <w:numId w:val="25"/>
        </w:numPr>
        <w:rPr>
          <w:lang w:val="tr-TR"/>
        </w:rPr>
      </w:pPr>
      <w:r w:rsidRPr="0014681B">
        <w:rPr>
          <w:b/>
          <w:bCs/>
          <w:lang w:val="tr-TR"/>
        </w:rPr>
        <w:t>Neden seçildi?</w:t>
      </w:r>
      <w:r w:rsidRPr="0014681B">
        <w:rPr>
          <w:lang w:val="tr-TR"/>
        </w:rPr>
        <w:t> 1. Kendi içinde yerleşik </w:t>
      </w:r>
      <w:proofErr w:type="spellStart"/>
      <w:r w:rsidRPr="0014681B">
        <w:rPr>
          <w:lang w:val="tr-TR"/>
        </w:rPr>
        <w:t>worker</w:t>
      </w:r>
      <w:proofErr w:type="spellEnd"/>
      <w:r w:rsidRPr="0014681B">
        <w:rPr>
          <w:lang w:val="tr-TR"/>
        </w:rPr>
        <w:t xml:space="preserve">: </w:t>
      </w:r>
      <w:proofErr w:type="spellStart"/>
      <w:r w:rsidRPr="0014681B">
        <w:rPr>
          <w:lang w:val="tr-TR"/>
        </w:rPr>
        <w:t>true</w:t>
      </w:r>
      <w:proofErr w:type="spellEnd"/>
      <w:r w:rsidRPr="0014681B">
        <w:rPr>
          <w:lang w:val="tr-TR"/>
        </w:rPr>
        <w:t> desteği sunması; 2. Dosyaları parçalar halinde okuyarak (</w:t>
      </w:r>
      <w:proofErr w:type="spellStart"/>
      <w:r w:rsidRPr="0014681B">
        <w:rPr>
          <w:lang w:val="tr-TR"/>
        </w:rPr>
        <w:t>streaming</w:t>
      </w:r>
      <w:proofErr w:type="spellEnd"/>
      <w:r w:rsidRPr="0014681B">
        <w:rPr>
          <w:lang w:val="tr-TR"/>
        </w:rPr>
        <w:t>) RAM taşmasını (</w:t>
      </w:r>
      <w:proofErr w:type="spellStart"/>
      <w:r w:rsidRPr="0014681B">
        <w:rPr>
          <w:lang w:val="tr-TR"/>
        </w:rPr>
        <w:t>Out</w:t>
      </w:r>
      <w:proofErr w:type="spellEnd"/>
      <w:r w:rsidRPr="0014681B">
        <w:rPr>
          <w:lang w:val="tr-TR"/>
        </w:rPr>
        <w:t xml:space="preserve"> of Memory) engellemesi; 3. Hatalı CSV satırlarını otomatik tolere etmesi.</w:t>
      </w:r>
    </w:p>
    <w:p w14:paraId="441228ED" w14:textId="77777777" w:rsidR="0014681B" w:rsidRPr="0014681B" w:rsidRDefault="0014681B" w:rsidP="0014681B">
      <w:pPr>
        <w:numPr>
          <w:ilvl w:val="0"/>
          <w:numId w:val="25"/>
        </w:numPr>
        <w:rPr>
          <w:lang w:val="tr-TR"/>
        </w:rPr>
      </w:pPr>
      <w:r w:rsidRPr="0014681B">
        <w:rPr>
          <w:b/>
          <w:bCs/>
          <w:lang w:val="tr-TR"/>
        </w:rPr>
        <w:t>Temel Özellikler:</w:t>
      </w:r>
      <w:r w:rsidRPr="0014681B">
        <w:rPr>
          <w:lang w:val="tr-TR"/>
        </w:rPr>
        <w:t xml:space="preserve"> 1. </w:t>
      </w:r>
      <w:proofErr w:type="spellStart"/>
      <w:r w:rsidRPr="0014681B">
        <w:rPr>
          <w:lang w:val="tr-TR"/>
        </w:rPr>
        <w:t>Streaming</w:t>
      </w:r>
      <w:proofErr w:type="spellEnd"/>
      <w:r w:rsidRPr="0014681B">
        <w:rPr>
          <w:lang w:val="tr-TR"/>
        </w:rPr>
        <w:t xml:space="preserve"> desteği, 2. Hızlı </w:t>
      </w:r>
      <w:proofErr w:type="spellStart"/>
      <w:r w:rsidRPr="0014681B">
        <w:rPr>
          <w:lang w:val="tr-TR"/>
        </w:rPr>
        <w:t>parse</w:t>
      </w:r>
      <w:proofErr w:type="spellEnd"/>
      <w:r w:rsidRPr="0014681B">
        <w:rPr>
          <w:lang w:val="tr-TR"/>
        </w:rPr>
        <w:t xml:space="preserve"> algoritması, 3. Başlık (</w:t>
      </w:r>
      <w:proofErr w:type="spellStart"/>
      <w:r w:rsidRPr="0014681B">
        <w:rPr>
          <w:lang w:val="tr-TR"/>
        </w:rPr>
        <w:t>Header</w:t>
      </w:r>
      <w:proofErr w:type="spellEnd"/>
      <w:r w:rsidRPr="0014681B">
        <w:rPr>
          <w:lang w:val="tr-TR"/>
        </w:rPr>
        <w:t>) otomatik tanıma, 4. Otomatik tip dönüştürme (</w:t>
      </w:r>
      <w:proofErr w:type="spellStart"/>
      <w:r w:rsidRPr="0014681B">
        <w:rPr>
          <w:lang w:val="tr-TR"/>
        </w:rPr>
        <w:t>dynamic</w:t>
      </w:r>
      <w:proofErr w:type="spellEnd"/>
      <w:r w:rsidRPr="0014681B">
        <w:rPr>
          <w:lang w:val="tr-TR"/>
        </w:rPr>
        <w:t xml:space="preserve"> </w:t>
      </w:r>
      <w:proofErr w:type="spellStart"/>
      <w:r w:rsidRPr="0014681B">
        <w:rPr>
          <w:lang w:val="tr-TR"/>
        </w:rPr>
        <w:t>typing</w:t>
      </w:r>
      <w:proofErr w:type="spellEnd"/>
      <w:r w:rsidRPr="0014681B">
        <w:rPr>
          <w:lang w:val="tr-TR"/>
        </w:rPr>
        <w:t>).</w:t>
      </w:r>
    </w:p>
    <w:p w14:paraId="07B8DF92" w14:textId="77777777" w:rsidR="0014681B" w:rsidRPr="0014681B" w:rsidRDefault="0014681B" w:rsidP="0014681B">
      <w:pPr>
        <w:numPr>
          <w:ilvl w:val="0"/>
          <w:numId w:val="25"/>
        </w:numPr>
        <w:rPr>
          <w:lang w:val="tr-TR"/>
        </w:rPr>
      </w:pPr>
      <w:r w:rsidRPr="0014681B">
        <w:rPr>
          <w:b/>
          <w:bCs/>
          <w:lang w:val="tr-TR"/>
        </w:rPr>
        <w:t>Alternatifler:</w:t>
      </w:r>
      <w:r w:rsidRPr="0014681B">
        <w:rPr>
          <w:lang w:val="tr-TR"/>
        </w:rPr>
        <w:t xml:space="preserve"> D3-dsv, </w:t>
      </w:r>
      <w:proofErr w:type="spellStart"/>
      <w:r w:rsidRPr="0014681B">
        <w:rPr>
          <w:lang w:val="tr-TR"/>
        </w:rPr>
        <w:t>csv-parser</w:t>
      </w:r>
      <w:proofErr w:type="spellEnd"/>
      <w:r w:rsidRPr="0014681B">
        <w:rPr>
          <w:lang w:val="tr-TR"/>
        </w:rPr>
        <w:t xml:space="preserve">. </w:t>
      </w:r>
      <w:proofErr w:type="spellStart"/>
      <w:r w:rsidRPr="0014681B">
        <w:rPr>
          <w:lang w:val="tr-TR"/>
        </w:rPr>
        <w:t>Streaming</w:t>
      </w:r>
      <w:proofErr w:type="spellEnd"/>
      <w:r w:rsidRPr="0014681B">
        <w:rPr>
          <w:lang w:val="tr-TR"/>
        </w:rPr>
        <w:t xml:space="preserve"> yeteneği ve </w:t>
      </w:r>
      <w:proofErr w:type="spellStart"/>
      <w:r w:rsidRPr="0014681B">
        <w:rPr>
          <w:lang w:val="tr-TR"/>
        </w:rPr>
        <w:t>Worker</w:t>
      </w:r>
      <w:proofErr w:type="spellEnd"/>
      <w:r w:rsidRPr="0014681B">
        <w:rPr>
          <w:lang w:val="tr-TR"/>
        </w:rPr>
        <w:t xml:space="preserve"> entegrasyonu en zahmetsiz ve güçlü olan </w:t>
      </w:r>
      <w:proofErr w:type="spellStart"/>
      <w:r w:rsidRPr="0014681B">
        <w:rPr>
          <w:lang w:val="tr-TR"/>
        </w:rPr>
        <w:t>PapaParse</w:t>
      </w:r>
      <w:proofErr w:type="spellEnd"/>
      <w:r w:rsidRPr="0014681B">
        <w:rPr>
          <w:lang w:val="tr-TR"/>
        </w:rPr>
        <w:t xml:space="preserve"> olduğu için seçilmiştir.</w:t>
      </w:r>
    </w:p>
    <w:p w14:paraId="5A65A4DA" w14:textId="77777777" w:rsidR="0014681B" w:rsidRPr="0014681B" w:rsidRDefault="0014681B" w:rsidP="0014681B">
      <w:pPr>
        <w:numPr>
          <w:ilvl w:val="0"/>
          <w:numId w:val="25"/>
        </w:numPr>
        <w:rPr>
          <w:lang w:val="tr-TR"/>
        </w:rPr>
      </w:pPr>
      <w:proofErr w:type="spellStart"/>
      <w:r w:rsidRPr="0014681B">
        <w:rPr>
          <w:b/>
          <w:bCs/>
          <w:lang w:val="tr-TR"/>
        </w:rPr>
        <w:t>Trade-off'lar</w:t>
      </w:r>
      <w:proofErr w:type="spellEnd"/>
      <w:r w:rsidRPr="0014681B">
        <w:rPr>
          <w:b/>
          <w:bCs/>
          <w:lang w:val="tr-TR"/>
        </w:rPr>
        <w:t>:</w:t>
      </w:r>
      <w:r w:rsidRPr="0014681B">
        <w:rPr>
          <w:lang w:val="tr-TR"/>
        </w:rPr>
        <w:t> Dinamik tip dönüşümleri (</w:t>
      </w:r>
      <w:proofErr w:type="spellStart"/>
      <w:r w:rsidRPr="0014681B">
        <w:rPr>
          <w:lang w:val="tr-TR"/>
        </w:rPr>
        <w:t>Örn</w:t>
      </w:r>
      <w:proofErr w:type="spellEnd"/>
      <w:r w:rsidRPr="0014681B">
        <w:rPr>
          <w:lang w:val="tr-TR"/>
        </w:rPr>
        <w:t>. sayıya benzeyen metinleri sayı yapması) nadiren istenmeyen sonuçlar doğurabilir.</w:t>
      </w:r>
    </w:p>
    <w:p w14:paraId="08721D9C" w14:textId="77777777" w:rsidR="0014681B" w:rsidRPr="0014681B" w:rsidRDefault="0014681B" w:rsidP="0014681B">
      <w:pPr>
        <w:numPr>
          <w:ilvl w:val="0"/>
          <w:numId w:val="25"/>
        </w:numPr>
        <w:rPr>
          <w:lang w:val="tr-TR"/>
        </w:rPr>
      </w:pPr>
      <w:r w:rsidRPr="0014681B">
        <w:rPr>
          <w:b/>
          <w:bCs/>
          <w:lang w:val="tr-TR"/>
        </w:rPr>
        <w:lastRenderedPageBreak/>
        <w:t>Öğrenme Kaynakları:</w:t>
      </w:r>
      <w:r w:rsidRPr="0014681B">
        <w:rPr>
          <w:lang w:val="tr-TR"/>
        </w:rPr>
        <w:t> </w:t>
      </w:r>
      <w:proofErr w:type="spellStart"/>
      <w:r w:rsidRPr="0014681B">
        <w:rPr>
          <w:lang w:val="tr-TR"/>
        </w:rPr>
        <w:t>PapaParse</w:t>
      </w:r>
      <w:proofErr w:type="spellEnd"/>
      <w:r w:rsidRPr="0014681B">
        <w:rPr>
          <w:lang w:val="tr-TR"/>
        </w:rPr>
        <w:t xml:space="preserve"> </w:t>
      </w:r>
      <w:proofErr w:type="spellStart"/>
      <w:r w:rsidRPr="0014681B">
        <w:rPr>
          <w:lang w:val="tr-TR"/>
        </w:rPr>
        <w:t>Official</w:t>
      </w:r>
      <w:proofErr w:type="spellEnd"/>
      <w:r w:rsidRPr="0014681B">
        <w:rPr>
          <w:lang w:val="tr-TR"/>
        </w:rPr>
        <w:t xml:space="preserve"> </w:t>
      </w:r>
      <w:proofErr w:type="spellStart"/>
      <w:r w:rsidRPr="0014681B">
        <w:rPr>
          <w:lang w:val="tr-TR"/>
        </w:rPr>
        <w:t>Docs</w:t>
      </w:r>
      <w:proofErr w:type="spellEnd"/>
      <w:r w:rsidRPr="0014681B">
        <w:rPr>
          <w:lang w:val="tr-TR"/>
        </w:rPr>
        <w:t>.</w:t>
      </w:r>
    </w:p>
    <w:p w14:paraId="7E5419F8" w14:textId="391327B6" w:rsidR="0014681B" w:rsidRPr="0014681B" w:rsidRDefault="0014681B" w:rsidP="0014681B">
      <w:pPr>
        <w:numPr>
          <w:ilvl w:val="0"/>
          <w:numId w:val="25"/>
        </w:numPr>
        <w:rPr>
          <w:lang w:val="tr-TR"/>
        </w:rPr>
      </w:pPr>
      <w:r w:rsidRPr="0014681B">
        <w:rPr>
          <w:b/>
          <w:bCs/>
          <w:lang w:val="tr-TR"/>
        </w:rPr>
        <w:t>Projedeki Rolü:</w:t>
      </w:r>
      <w:r w:rsidRPr="0014681B">
        <w:rPr>
          <w:lang w:val="tr-TR"/>
        </w:rPr>
        <w:t> Kullanıcının bilgisayarındaki CSV dosyasını okuyup, JavaScript objelerinden (JSON) oluşan bir diziye (</w:t>
      </w:r>
      <w:proofErr w:type="spellStart"/>
      <w:r w:rsidRPr="0014681B">
        <w:rPr>
          <w:lang w:val="tr-TR"/>
        </w:rPr>
        <w:t>Array</w:t>
      </w:r>
      <w:proofErr w:type="spellEnd"/>
      <w:r w:rsidRPr="0014681B">
        <w:rPr>
          <w:lang w:val="tr-TR"/>
        </w:rPr>
        <w:t>) çevirmek.</w:t>
      </w:r>
    </w:p>
    <w:p w14:paraId="27465DF4" w14:textId="77777777" w:rsidR="00052761" w:rsidRDefault="0006423C">
      <w:pPr>
        <w:pStyle w:val="Balk2"/>
      </w:pPr>
      <w:bookmarkStart w:id="50" w:name="_Toc229383795"/>
      <w:r>
        <w:t>4.5. Chart</w:t>
      </w:r>
      <w:bookmarkEnd w:id="50"/>
    </w:p>
    <w:p w14:paraId="518F2C83" w14:textId="730F9235" w:rsidR="00052761" w:rsidRPr="0014681B" w:rsidRDefault="0006423C">
      <w:pPr>
        <w:pStyle w:val="Balk3"/>
        <w:rPr>
          <w:lang w:val="tr-TR"/>
        </w:rPr>
      </w:pPr>
      <w:bookmarkStart w:id="51" w:name="_Toc229383796"/>
      <w:r>
        <w:t xml:space="preserve">4.5.1. </w:t>
      </w:r>
      <w:r w:rsidR="0014681B" w:rsidRPr="0014681B">
        <w:rPr>
          <w:lang w:val="tr-TR"/>
        </w:rPr>
        <w:t>Chart.js</w:t>
      </w:r>
      <w:bookmarkEnd w:id="51"/>
    </w:p>
    <w:p w14:paraId="3FCCEB4F" w14:textId="77777777" w:rsidR="00F53E18" w:rsidRPr="00F53E18" w:rsidRDefault="00F53E18" w:rsidP="00F53E18">
      <w:pPr>
        <w:numPr>
          <w:ilvl w:val="0"/>
          <w:numId w:val="26"/>
        </w:numPr>
        <w:rPr>
          <w:lang w:val="tr-TR"/>
        </w:rPr>
      </w:pPr>
      <w:r w:rsidRPr="00F53E18">
        <w:rPr>
          <w:b/>
          <w:bCs/>
          <w:lang w:val="tr-TR"/>
        </w:rPr>
        <w:t>Ne?</w:t>
      </w:r>
      <w:r w:rsidRPr="00F53E18">
        <w:rPr>
          <w:lang w:val="tr-TR"/>
        </w:rPr>
        <w:t> HTML5 &lt;</w:t>
      </w:r>
      <w:proofErr w:type="spellStart"/>
      <w:r w:rsidRPr="00F53E18">
        <w:rPr>
          <w:lang w:val="tr-TR"/>
        </w:rPr>
        <w:t>canvas</w:t>
      </w:r>
      <w:proofErr w:type="spellEnd"/>
      <w:r w:rsidRPr="00F53E18">
        <w:rPr>
          <w:lang w:val="tr-TR"/>
        </w:rPr>
        <w:t>&gt; elementi üzerine grafikler çizen açık kaynaklı JavaScript veri görselleştirme kütüphanesidir.</w:t>
      </w:r>
    </w:p>
    <w:p w14:paraId="336C03C7" w14:textId="77777777" w:rsidR="00F53E18" w:rsidRPr="00F53E18" w:rsidRDefault="00F53E18" w:rsidP="00F53E18">
      <w:pPr>
        <w:numPr>
          <w:ilvl w:val="0"/>
          <w:numId w:val="26"/>
        </w:numPr>
        <w:rPr>
          <w:lang w:val="tr-TR"/>
        </w:rPr>
      </w:pPr>
      <w:r w:rsidRPr="00F53E18">
        <w:rPr>
          <w:b/>
          <w:bCs/>
          <w:lang w:val="tr-TR"/>
        </w:rPr>
        <w:t>Neden seçildi?</w:t>
      </w:r>
      <w:r w:rsidRPr="00F53E18">
        <w:rPr>
          <w:lang w:val="tr-TR"/>
        </w:rPr>
        <w:t> 1. SVG tabanlı kütüphaneler (</w:t>
      </w:r>
      <w:proofErr w:type="spellStart"/>
      <w:r w:rsidRPr="00F53E18">
        <w:rPr>
          <w:lang w:val="tr-TR"/>
        </w:rPr>
        <w:t>Örn</w:t>
      </w:r>
      <w:proofErr w:type="spellEnd"/>
      <w:r w:rsidRPr="00F53E18">
        <w:rPr>
          <w:lang w:val="tr-TR"/>
        </w:rPr>
        <w:t xml:space="preserve">. D3.js) her bir veri noktası için </w:t>
      </w:r>
      <w:proofErr w:type="spellStart"/>
      <w:r w:rsidRPr="00F53E18">
        <w:rPr>
          <w:lang w:val="tr-TR"/>
        </w:rPr>
        <w:t>DOM'a</w:t>
      </w:r>
      <w:proofErr w:type="spellEnd"/>
      <w:r w:rsidRPr="00F53E18">
        <w:rPr>
          <w:lang w:val="tr-TR"/>
        </w:rPr>
        <w:t xml:space="preserve"> yeni bir element ekler ve 100.000 veri çizilirken tarayıcı çöker. Chart.js </w:t>
      </w:r>
      <w:proofErr w:type="spellStart"/>
      <w:r w:rsidRPr="00F53E18">
        <w:rPr>
          <w:lang w:val="tr-TR"/>
        </w:rPr>
        <w:t>Canvas</w:t>
      </w:r>
      <w:proofErr w:type="spellEnd"/>
      <w:r w:rsidRPr="00F53E18">
        <w:rPr>
          <w:lang w:val="tr-TR"/>
        </w:rPr>
        <w:t xml:space="preserve"> tabanlı olduğu için sadece piksel boyar, performansı mükemmeldir; 2. </w:t>
      </w:r>
      <w:proofErr w:type="spellStart"/>
      <w:r w:rsidRPr="00F53E18">
        <w:rPr>
          <w:lang w:val="tr-TR"/>
        </w:rPr>
        <w:t>API'si</w:t>
      </w:r>
      <w:proofErr w:type="spellEnd"/>
      <w:r w:rsidRPr="00F53E18">
        <w:rPr>
          <w:lang w:val="tr-TR"/>
        </w:rPr>
        <w:t xml:space="preserve"> çok kolaydır; 3. Animasyonları çok akıcıdır.</w:t>
      </w:r>
    </w:p>
    <w:p w14:paraId="51D9A71C" w14:textId="77777777" w:rsidR="00F53E18" w:rsidRPr="00F53E18" w:rsidRDefault="00F53E18" w:rsidP="00F53E18">
      <w:pPr>
        <w:numPr>
          <w:ilvl w:val="0"/>
          <w:numId w:val="26"/>
        </w:numPr>
        <w:rPr>
          <w:lang w:val="tr-TR"/>
        </w:rPr>
      </w:pPr>
      <w:r w:rsidRPr="00F53E18">
        <w:rPr>
          <w:b/>
          <w:bCs/>
          <w:lang w:val="tr-TR"/>
        </w:rPr>
        <w:t>Temel Özellikler:</w:t>
      </w:r>
      <w:r w:rsidRPr="00F53E18">
        <w:rPr>
          <w:lang w:val="tr-TR"/>
        </w:rPr>
        <w:t xml:space="preserve"> 1. </w:t>
      </w:r>
      <w:proofErr w:type="spellStart"/>
      <w:r w:rsidRPr="00F53E18">
        <w:rPr>
          <w:lang w:val="tr-TR"/>
        </w:rPr>
        <w:t>Canvas</w:t>
      </w:r>
      <w:proofErr w:type="spellEnd"/>
      <w:r w:rsidRPr="00F53E18">
        <w:rPr>
          <w:lang w:val="tr-TR"/>
        </w:rPr>
        <w:t xml:space="preserve"> </w:t>
      </w:r>
      <w:proofErr w:type="spellStart"/>
      <w:r w:rsidRPr="00F53E18">
        <w:rPr>
          <w:lang w:val="tr-TR"/>
        </w:rPr>
        <w:t>render</w:t>
      </w:r>
      <w:proofErr w:type="spellEnd"/>
      <w:r w:rsidRPr="00F53E18">
        <w:rPr>
          <w:lang w:val="tr-TR"/>
        </w:rPr>
        <w:t xml:space="preserve"> motoru, 2. Duyarlı (</w:t>
      </w:r>
      <w:proofErr w:type="spellStart"/>
      <w:r w:rsidRPr="00F53E18">
        <w:rPr>
          <w:lang w:val="tr-TR"/>
        </w:rPr>
        <w:t>Responsive</w:t>
      </w:r>
      <w:proofErr w:type="spellEnd"/>
      <w:r w:rsidRPr="00F53E18">
        <w:rPr>
          <w:lang w:val="tr-TR"/>
        </w:rPr>
        <w:t xml:space="preserve">) çizim, 3. Zengin grafik türleri (Histogram, </w:t>
      </w:r>
      <w:proofErr w:type="spellStart"/>
      <w:r w:rsidRPr="00F53E18">
        <w:rPr>
          <w:lang w:val="tr-TR"/>
        </w:rPr>
        <w:t>Line</w:t>
      </w:r>
      <w:proofErr w:type="spellEnd"/>
      <w:r w:rsidRPr="00F53E18">
        <w:rPr>
          <w:lang w:val="tr-TR"/>
        </w:rPr>
        <w:t xml:space="preserve">, </w:t>
      </w:r>
      <w:proofErr w:type="spellStart"/>
      <w:r w:rsidRPr="00F53E18">
        <w:rPr>
          <w:lang w:val="tr-TR"/>
        </w:rPr>
        <w:t>Scatter</w:t>
      </w:r>
      <w:proofErr w:type="spellEnd"/>
      <w:r w:rsidRPr="00F53E18">
        <w:rPr>
          <w:lang w:val="tr-TR"/>
        </w:rPr>
        <w:t>).</w:t>
      </w:r>
    </w:p>
    <w:p w14:paraId="25ECB165" w14:textId="77777777" w:rsidR="00F53E18" w:rsidRPr="00F53E18" w:rsidRDefault="00F53E18" w:rsidP="00F53E18">
      <w:pPr>
        <w:numPr>
          <w:ilvl w:val="0"/>
          <w:numId w:val="26"/>
        </w:numPr>
        <w:rPr>
          <w:lang w:val="tr-TR"/>
        </w:rPr>
      </w:pPr>
      <w:r w:rsidRPr="00F53E18">
        <w:rPr>
          <w:b/>
          <w:bCs/>
          <w:lang w:val="tr-TR"/>
        </w:rPr>
        <w:t>Alternatifler:</w:t>
      </w:r>
      <w:r w:rsidRPr="00F53E18">
        <w:rPr>
          <w:lang w:val="tr-TR"/>
        </w:rPr>
        <w:t xml:space="preserve"> Apache </w:t>
      </w:r>
      <w:proofErr w:type="spellStart"/>
      <w:r w:rsidRPr="00F53E18">
        <w:rPr>
          <w:lang w:val="tr-TR"/>
        </w:rPr>
        <w:t>ECharts</w:t>
      </w:r>
      <w:proofErr w:type="spellEnd"/>
      <w:r w:rsidRPr="00F53E18">
        <w:rPr>
          <w:lang w:val="tr-TR"/>
        </w:rPr>
        <w:t xml:space="preserve">, D3.js. </w:t>
      </w:r>
      <w:proofErr w:type="spellStart"/>
      <w:r w:rsidRPr="00F53E18">
        <w:rPr>
          <w:lang w:val="tr-TR"/>
        </w:rPr>
        <w:t>ECharts</w:t>
      </w:r>
      <w:proofErr w:type="spellEnd"/>
      <w:r w:rsidRPr="00F53E18">
        <w:rPr>
          <w:lang w:val="tr-TR"/>
        </w:rPr>
        <w:t xml:space="preserve"> da çok güçlü bir </w:t>
      </w:r>
      <w:proofErr w:type="spellStart"/>
      <w:r w:rsidRPr="00F53E18">
        <w:rPr>
          <w:lang w:val="tr-TR"/>
        </w:rPr>
        <w:t>Canvas</w:t>
      </w:r>
      <w:proofErr w:type="spellEnd"/>
      <w:r w:rsidRPr="00F53E18">
        <w:rPr>
          <w:lang w:val="tr-TR"/>
        </w:rPr>
        <w:t>/</w:t>
      </w:r>
      <w:proofErr w:type="spellStart"/>
      <w:r w:rsidRPr="00F53E18">
        <w:rPr>
          <w:lang w:val="tr-TR"/>
        </w:rPr>
        <w:t>WebGL</w:t>
      </w:r>
      <w:proofErr w:type="spellEnd"/>
      <w:r w:rsidRPr="00F53E18">
        <w:rPr>
          <w:lang w:val="tr-TR"/>
        </w:rPr>
        <w:t xml:space="preserve"> kütüphanesi olmasına rağmen proje kapsamında ihtiyaç duyulan histogram için </w:t>
      </w:r>
      <w:proofErr w:type="spellStart"/>
      <w:r w:rsidRPr="00F53E18">
        <w:rPr>
          <w:lang w:val="tr-TR"/>
        </w:rPr>
        <w:t>Chart.js'in</w:t>
      </w:r>
      <w:proofErr w:type="spellEnd"/>
      <w:r w:rsidRPr="00F53E18">
        <w:rPr>
          <w:lang w:val="tr-TR"/>
        </w:rPr>
        <w:t xml:space="preserve"> dosya boyutu daha optimal bulunmuştur.</w:t>
      </w:r>
    </w:p>
    <w:p w14:paraId="045E2977" w14:textId="77777777" w:rsidR="00F53E18" w:rsidRPr="00F53E18" w:rsidRDefault="00F53E18" w:rsidP="00F53E18">
      <w:pPr>
        <w:numPr>
          <w:ilvl w:val="0"/>
          <w:numId w:val="26"/>
        </w:numPr>
        <w:rPr>
          <w:lang w:val="tr-TR"/>
        </w:rPr>
      </w:pPr>
      <w:proofErr w:type="spellStart"/>
      <w:r w:rsidRPr="00F53E18">
        <w:rPr>
          <w:b/>
          <w:bCs/>
          <w:lang w:val="tr-TR"/>
        </w:rPr>
        <w:t>Trade-off'lar</w:t>
      </w:r>
      <w:proofErr w:type="spellEnd"/>
      <w:r w:rsidRPr="00F53E18">
        <w:rPr>
          <w:b/>
          <w:bCs/>
          <w:lang w:val="tr-TR"/>
        </w:rPr>
        <w:t>:</w:t>
      </w:r>
      <w:r w:rsidRPr="00F53E18">
        <w:rPr>
          <w:lang w:val="tr-TR"/>
        </w:rPr>
        <w:t> Grafikteki bir çizgiye CSS ile doğrudan müdahale edilemez, her şey JS yapılandırma objesi (</w:t>
      </w:r>
      <w:proofErr w:type="spellStart"/>
      <w:r w:rsidRPr="00F53E18">
        <w:rPr>
          <w:lang w:val="tr-TR"/>
        </w:rPr>
        <w:t>config</w:t>
      </w:r>
      <w:proofErr w:type="spellEnd"/>
      <w:r w:rsidRPr="00F53E18">
        <w:rPr>
          <w:lang w:val="tr-TR"/>
        </w:rPr>
        <w:t xml:space="preserve"> </w:t>
      </w:r>
      <w:proofErr w:type="spellStart"/>
      <w:r w:rsidRPr="00F53E18">
        <w:rPr>
          <w:lang w:val="tr-TR"/>
        </w:rPr>
        <w:t>object</w:t>
      </w:r>
      <w:proofErr w:type="spellEnd"/>
      <w:r w:rsidRPr="00F53E18">
        <w:rPr>
          <w:lang w:val="tr-TR"/>
        </w:rPr>
        <w:t>) üzerinden tasarlanmalıdır.</w:t>
      </w:r>
    </w:p>
    <w:p w14:paraId="2B696F6E" w14:textId="77777777" w:rsidR="00F53E18" w:rsidRPr="00F53E18" w:rsidRDefault="00F53E18" w:rsidP="00F53E18">
      <w:pPr>
        <w:numPr>
          <w:ilvl w:val="0"/>
          <w:numId w:val="26"/>
        </w:numPr>
        <w:rPr>
          <w:lang w:val="tr-TR"/>
        </w:rPr>
      </w:pPr>
      <w:r w:rsidRPr="00F53E18">
        <w:rPr>
          <w:b/>
          <w:bCs/>
          <w:lang w:val="tr-TR"/>
        </w:rPr>
        <w:t>Öğrenme Kaynakları:</w:t>
      </w:r>
      <w:r w:rsidRPr="00F53E18">
        <w:rPr>
          <w:lang w:val="tr-TR"/>
        </w:rPr>
        <w:t xml:space="preserve"> Chart.js </w:t>
      </w:r>
      <w:proofErr w:type="spellStart"/>
      <w:r w:rsidRPr="00F53E18">
        <w:rPr>
          <w:lang w:val="tr-TR"/>
        </w:rPr>
        <w:t>Documentation</w:t>
      </w:r>
      <w:proofErr w:type="spellEnd"/>
      <w:r w:rsidRPr="00F53E18">
        <w:rPr>
          <w:lang w:val="tr-TR"/>
        </w:rPr>
        <w:t>.</w:t>
      </w:r>
    </w:p>
    <w:p w14:paraId="06E4A774" w14:textId="77777777" w:rsidR="00F53E18" w:rsidRPr="00F53E18" w:rsidRDefault="00F53E18" w:rsidP="00F53E18">
      <w:pPr>
        <w:numPr>
          <w:ilvl w:val="0"/>
          <w:numId w:val="26"/>
        </w:numPr>
        <w:rPr>
          <w:lang w:val="tr-TR"/>
        </w:rPr>
      </w:pPr>
      <w:r w:rsidRPr="00F53E18">
        <w:rPr>
          <w:b/>
          <w:bCs/>
          <w:lang w:val="tr-TR"/>
        </w:rPr>
        <w:t>Projedeki Rolü:</w:t>
      </w:r>
      <w:r w:rsidRPr="00F53E18">
        <w:rPr>
          <w:lang w:val="tr-TR"/>
        </w:rPr>
        <w:t> Ayrıştırılan verilerin dağılımını (Histogram) kullanıcıya saniyeler içinde görsel olarak sunmak.</w:t>
      </w:r>
    </w:p>
    <w:p w14:paraId="2E2BB732" w14:textId="77777777" w:rsidR="00F53E18" w:rsidRDefault="00F53E18"/>
    <w:p w14:paraId="58764F9D" w14:textId="77777777" w:rsidR="00052761" w:rsidRDefault="0006423C">
      <w:pPr>
        <w:pStyle w:val="Balk2"/>
      </w:pPr>
      <w:bookmarkStart w:id="52" w:name="_Toc229383797"/>
      <w:r>
        <w:t xml:space="preserve">4.6. </w:t>
      </w:r>
      <w:proofErr w:type="spellStart"/>
      <w:r>
        <w:t>Depolama</w:t>
      </w:r>
      <w:bookmarkEnd w:id="52"/>
      <w:proofErr w:type="spellEnd"/>
    </w:p>
    <w:p w14:paraId="4DD93225" w14:textId="37C7031B" w:rsidR="00052761" w:rsidRDefault="0006423C">
      <w:pPr>
        <w:pStyle w:val="Balk3"/>
      </w:pPr>
      <w:bookmarkStart w:id="53" w:name="_Toc229383798"/>
      <w:r>
        <w:t xml:space="preserve">4.6.1. </w:t>
      </w:r>
      <w:r w:rsidR="00F53E18" w:rsidRPr="00F53E18">
        <w:t> </w:t>
      </w:r>
      <w:r w:rsidR="006E01CC" w:rsidRPr="006E01CC">
        <w:t>In-Memory (</w:t>
      </w:r>
      <w:proofErr w:type="spellStart"/>
      <w:r w:rsidR="006E01CC" w:rsidRPr="006E01CC">
        <w:t>Tarayıcı</w:t>
      </w:r>
      <w:proofErr w:type="spellEnd"/>
      <w:r w:rsidR="006E01CC" w:rsidRPr="006E01CC">
        <w:t xml:space="preserve"> RAM </w:t>
      </w:r>
      <w:proofErr w:type="spellStart"/>
      <w:r w:rsidR="006E01CC" w:rsidRPr="006E01CC">
        <w:t>Belleği</w:t>
      </w:r>
      <w:proofErr w:type="spellEnd"/>
      <w:r w:rsidR="006E01CC" w:rsidRPr="006E01CC">
        <w:t>)</w:t>
      </w:r>
      <w:bookmarkEnd w:id="53"/>
    </w:p>
    <w:p w14:paraId="312BAC80" w14:textId="77777777" w:rsidR="00CC76A0" w:rsidRPr="00CC76A0" w:rsidRDefault="00CC76A0" w:rsidP="00CC76A0">
      <w:pPr>
        <w:numPr>
          <w:ilvl w:val="0"/>
          <w:numId w:val="30"/>
        </w:numPr>
        <w:rPr>
          <w:lang w:val="tr-TR"/>
        </w:rPr>
      </w:pPr>
      <w:r w:rsidRPr="00CC76A0">
        <w:rPr>
          <w:b/>
          <w:bCs/>
          <w:lang w:val="tr-TR"/>
        </w:rPr>
        <w:t>Ne?</w:t>
      </w:r>
      <w:r w:rsidRPr="00CC76A0">
        <w:rPr>
          <w:lang w:val="tr-TR"/>
        </w:rPr>
        <w:t xml:space="preserve"> Verilerin </w:t>
      </w:r>
      <w:proofErr w:type="spellStart"/>
      <w:r w:rsidRPr="00CC76A0">
        <w:rPr>
          <w:lang w:val="tr-TR"/>
        </w:rPr>
        <w:t>veritabanına</w:t>
      </w:r>
      <w:proofErr w:type="spellEnd"/>
      <w:r w:rsidRPr="00CC76A0">
        <w:rPr>
          <w:lang w:val="tr-TR"/>
        </w:rPr>
        <w:t xml:space="preserve"> veya diske yazılmadan, doğrudan JavaScript değişkenleri (</w:t>
      </w:r>
      <w:proofErr w:type="spellStart"/>
      <w:r w:rsidRPr="00CC76A0">
        <w:rPr>
          <w:lang w:val="tr-TR"/>
        </w:rPr>
        <w:t>Array</w:t>
      </w:r>
      <w:proofErr w:type="spellEnd"/>
      <w:r w:rsidRPr="00CC76A0">
        <w:rPr>
          <w:lang w:val="tr-TR"/>
        </w:rPr>
        <w:t>/Object) içinde tutulmasıdır.</w:t>
      </w:r>
    </w:p>
    <w:p w14:paraId="73856F48" w14:textId="77777777" w:rsidR="00CC76A0" w:rsidRPr="00CC76A0" w:rsidRDefault="00CC76A0" w:rsidP="00CC76A0">
      <w:pPr>
        <w:numPr>
          <w:ilvl w:val="0"/>
          <w:numId w:val="30"/>
        </w:numPr>
        <w:rPr>
          <w:lang w:val="tr-TR"/>
        </w:rPr>
      </w:pPr>
      <w:r w:rsidRPr="00CC76A0">
        <w:rPr>
          <w:b/>
          <w:bCs/>
          <w:lang w:val="tr-TR"/>
        </w:rPr>
        <w:t>Neden seçildi?</w:t>
      </w:r>
      <w:r w:rsidRPr="00CC76A0">
        <w:rPr>
          <w:lang w:val="tr-TR"/>
        </w:rPr>
        <w:t> Dosyaları tarayıcı hafızasına (</w:t>
      </w:r>
      <w:proofErr w:type="spellStart"/>
      <w:r w:rsidRPr="00CC76A0">
        <w:rPr>
          <w:lang w:val="tr-TR"/>
        </w:rPr>
        <w:t>IndexedDB</w:t>
      </w:r>
      <w:proofErr w:type="spellEnd"/>
      <w:r w:rsidRPr="00CC76A0">
        <w:rPr>
          <w:lang w:val="tr-TR"/>
        </w:rPr>
        <w:t xml:space="preserve">) kalıcı kaydetmek, kullanıcının diskini meşgul eder ve gizlilik ihlali (veri sızıntısı) riski doğurur. </w:t>
      </w:r>
      <w:r w:rsidRPr="00CC76A0">
        <w:rPr>
          <w:lang w:val="tr-TR"/>
        </w:rPr>
        <w:lastRenderedPageBreak/>
        <w:t>Uygulama "geçici bir inceleme paneli" vizyonuyla tasarlandığı için veriler sadece oturum bazlı tutulmuştur.</w:t>
      </w:r>
    </w:p>
    <w:p w14:paraId="610B139E" w14:textId="77777777" w:rsidR="00CC76A0" w:rsidRPr="00CC76A0" w:rsidRDefault="00CC76A0" w:rsidP="00CC76A0">
      <w:pPr>
        <w:numPr>
          <w:ilvl w:val="0"/>
          <w:numId w:val="30"/>
        </w:numPr>
        <w:rPr>
          <w:lang w:val="tr-TR"/>
        </w:rPr>
      </w:pPr>
      <w:r w:rsidRPr="00CC76A0">
        <w:rPr>
          <w:b/>
          <w:bCs/>
          <w:lang w:val="tr-TR"/>
        </w:rPr>
        <w:t>Alternatifler:</w:t>
      </w:r>
      <w:r w:rsidRPr="00CC76A0">
        <w:rPr>
          <w:lang w:val="tr-TR"/>
        </w:rPr>
        <w:t> </w:t>
      </w:r>
      <w:proofErr w:type="spellStart"/>
      <w:r w:rsidRPr="00CC76A0">
        <w:rPr>
          <w:lang w:val="tr-TR"/>
        </w:rPr>
        <w:t>IndexedDB</w:t>
      </w:r>
      <w:proofErr w:type="spellEnd"/>
      <w:r w:rsidRPr="00CC76A0">
        <w:rPr>
          <w:lang w:val="tr-TR"/>
        </w:rPr>
        <w:t xml:space="preserve"> (</w:t>
      </w:r>
      <w:proofErr w:type="spellStart"/>
      <w:r w:rsidRPr="00CC76A0">
        <w:rPr>
          <w:lang w:val="tr-TR"/>
        </w:rPr>
        <w:t>Dexie</w:t>
      </w:r>
      <w:proofErr w:type="spellEnd"/>
      <w:r w:rsidRPr="00CC76A0">
        <w:rPr>
          <w:lang w:val="tr-TR"/>
        </w:rPr>
        <w:t xml:space="preserve">), </w:t>
      </w:r>
      <w:proofErr w:type="spellStart"/>
      <w:r w:rsidRPr="00CC76A0">
        <w:rPr>
          <w:lang w:val="tr-TR"/>
        </w:rPr>
        <w:t>LocalStorage</w:t>
      </w:r>
      <w:proofErr w:type="spellEnd"/>
      <w:r w:rsidRPr="00CC76A0">
        <w:rPr>
          <w:lang w:val="tr-TR"/>
        </w:rPr>
        <w:t xml:space="preserve">. </w:t>
      </w:r>
      <w:proofErr w:type="spellStart"/>
      <w:r w:rsidRPr="00CC76A0">
        <w:rPr>
          <w:lang w:val="tr-TR"/>
        </w:rPr>
        <w:t>LocalStorage</w:t>
      </w:r>
      <w:proofErr w:type="spellEnd"/>
      <w:r w:rsidRPr="00CC76A0">
        <w:rPr>
          <w:lang w:val="tr-TR"/>
        </w:rPr>
        <w:t xml:space="preserve"> 5MB limiti olduğu için, </w:t>
      </w:r>
      <w:proofErr w:type="spellStart"/>
      <w:r w:rsidRPr="00CC76A0">
        <w:rPr>
          <w:lang w:val="tr-TR"/>
        </w:rPr>
        <w:t>IndexedDB</w:t>
      </w:r>
      <w:proofErr w:type="spellEnd"/>
      <w:r w:rsidRPr="00CC76A0">
        <w:rPr>
          <w:lang w:val="tr-TR"/>
        </w:rPr>
        <w:t xml:space="preserve"> ise kalıcılık (</w:t>
      </w:r>
      <w:proofErr w:type="spellStart"/>
      <w:r w:rsidRPr="00CC76A0">
        <w:rPr>
          <w:lang w:val="tr-TR"/>
        </w:rPr>
        <w:t>persistence</w:t>
      </w:r>
      <w:proofErr w:type="spellEnd"/>
      <w:r w:rsidRPr="00CC76A0">
        <w:rPr>
          <w:lang w:val="tr-TR"/>
        </w:rPr>
        <w:t>) istenmediği için reddedilmiştir.</w:t>
      </w:r>
    </w:p>
    <w:p w14:paraId="7CF925E2" w14:textId="1E1B4098" w:rsidR="006E01CC" w:rsidRPr="00CC76A0" w:rsidRDefault="00CC76A0" w:rsidP="00CC76A0">
      <w:pPr>
        <w:numPr>
          <w:ilvl w:val="0"/>
          <w:numId w:val="30"/>
        </w:numPr>
        <w:rPr>
          <w:lang w:val="tr-TR"/>
        </w:rPr>
      </w:pPr>
      <w:r w:rsidRPr="00CC76A0">
        <w:rPr>
          <w:b/>
          <w:bCs/>
          <w:lang w:val="tr-TR"/>
        </w:rPr>
        <w:t>Projedeki Rolü:</w:t>
      </w:r>
      <w:r w:rsidRPr="00CC76A0">
        <w:rPr>
          <w:lang w:val="tr-TR"/>
        </w:rPr>
        <w:t> İşlenen milyonlarca satır verinin anlık arama, filtreleme ve grafik çizimi için en yüksek hızda (milisaniyeler içinde) hazır bekletilmesi.</w:t>
      </w:r>
    </w:p>
    <w:p w14:paraId="7430A393" w14:textId="77777777" w:rsidR="00052761" w:rsidRDefault="0006423C">
      <w:pPr>
        <w:pStyle w:val="Balk2"/>
      </w:pPr>
      <w:bookmarkStart w:id="54" w:name="_Toc229383799"/>
      <w:r>
        <w:t>4.7. Build</w:t>
      </w:r>
      <w:bookmarkEnd w:id="54"/>
    </w:p>
    <w:p w14:paraId="090030E5" w14:textId="2D6DEC80" w:rsidR="00052761" w:rsidRDefault="0006423C">
      <w:pPr>
        <w:pStyle w:val="Balk3"/>
      </w:pPr>
      <w:bookmarkStart w:id="55" w:name="_Toc229383800"/>
      <w:r>
        <w:t>4.7.1. Vite</w:t>
      </w:r>
      <w:bookmarkEnd w:id="55"/>
    </w:p>
    <w:p w14:paraId="6CE7C488" w14:textId="77777777" w:rsidR="00981FE9" w:rsidRPr="00981FE9" w:rsidRDefault="00981FE9" w:rsidP="00981FE9">
      <w:pPr>
        <w:numPr>
          <w:ilvl w:val="0"/>
          <w:numId w:val="28"/>
        </w:numPr>
        <w:rPr>
          <w:lang w:val="tr-TR"/>
        </w:rPr>
      </w:pPr>
      <w:r w:rsidRPr="00981FE9">
        <w:rPr>
          <w:b/>
          <w:bCs/>
          <w:lang w:val="tr-TR"/>
        </w:rPr>
        <w:t>Ne?</w:t>
      </w:r>
      <w:r w:rsidRPr="00981FE9">
        <w:rPr>
          <w:lang w:val="tr-TR"/>
        </w:rPr>
        <w:t xml:space="preserve"> Tarayıcıların yerleşik ES modüllerini kullanarak çalışan, ultra hızlı yeni nesil </w:t>
      </w:r>
      <w:proofErr w:type="spellStart"/>
      <w:r w:rsidRPr="00981FE9">
        <w:rPr>
          <w:lang w:val="tr-TR"/>
        </w:rPr>
        <w:t>frontend</w:t>
      </w:r>
      <w:proofErr w:type="spellEnd"/>
      <w:r w:rsidRPr="00981FE9">
        <w:rPr>
          <w:lang w:val="tr-TR"/>
        </w:rPr>
        <w:t xml:space="preserve"> geliştirme ve paketleme (</w:t>
      </w:r>
      <w:proofErr w:type="spellStart"/>
      <w:r w:rsidRPr="00981FE9">
        <w:rPr>
          <w:lang w:val="tr-TR"/>
        </w:rPr>
        <w:t>bundler</w:t>
      </w:r>
      <w:proofErr w:type="spellEnd"/>
      <w:r w:rsidRPr="00981FE9">
        <w:rPr>
          <w:lang w:val="tr-TR"/>
        </w:rPr>
        <w:t>) aracıdır.</w:t>
      </w:r>
    </w:p>
    <w:p w14:paraId="126B86A0" w14:textId="77777777" w:rsidR="00981FE9" w:rsidRPr="00981FE9" w:rsidRDefault="00981FE9" w:rsidP="00981FE9">
      <w:pPr>
        <w:numPr>
          <w:ilvl w:val="0"/>
          <w:numId w:val="28"/>
        </w:numPr>
        <w:rPr>
          <w:lang w:val="tr-TR"/>
        </w:rPr>
      </w:pPr>
      <w:r w:rsidRPr="00981FE9">
        <w:rPr>
          <w:b/>
          <w:bCs/>
          <w:lang w:val="tr-TR"/>
        </w:rPr>
        <w:t>Neden seçildi?</w:t>
      </w:r>
      <w:r w:rsidRPr="00981FE9">
        <w:rPr>
          <w:lang w:val="tr-TR"/>
        </w:rPr>
        <w:t xml:space="preserve"> 1. Web </w:t>
      </w:r>
      <w:proofErr w:type="spellStart"/>
      <w:r w:rsidRPr="00981FE9">
        <w:rPr>
          <w:lang w:val="tr-TR"/>
        </w:rPr>
        <w:t>Worker</w:t>
      </w:r>
      <w:proofErr w:type="spellEnd"/>
      <w:r w:rsidRPr="00981FE9">
        <w:rPr>
          <w:lang w:val="tr-TR"/>
        </w:rPr>
        <w:t xml:space="preserve"> dosyalarını derleme ve </w:t>
      </w:r>
      <w:proofErr w:type="spellStart"/>
      <w:r w:rsidRPr="00981FE9">
        <w:rPr>
          <w:lang w:val="tr-TR"/>
        </w:rPr>
        <w:t>import</w:t>
      </w:r>
      <w:proofErr w:type="spellEnd"/>
      <w:r w:rsidRPr="00981FE9">
        <w:rPr>
          <w:lang w:val="tr-TR"/>
        </w:rPr>
        <w:t xml:space="preserve"> etme süreçlerini yerleşik olarak (ör</w:t>
      </w:r>
      <w:proofErr w:type="gramStart"/>
      <w:r w:rsidRPr="00981FE9">
        <w:rPr>
          <w:lang w:val="tr-TR"/>
        </w:rPr>
        <w:t>: ?</w:t>
      </w:r>
      <w:proofErr w:type="spellStart"/>
      <w:r w:rsidRPr="00981FE9">
        <w:rPr>
          <w:lang w:val="tr-TR"/>
        </w:rPr>
        <w:t>worker</w:t>
      </w:r>
      <w:proofErr w:type="spellEnd"/>
      <w:proofErr w:type="gramEnd"/>
      <w:r w:rsidRPr="00981FE9">
        <w:rPr>
          <w:lang w:val="tr-TR"/>
        </w:rPr>
        <w:t xml:space="preserve">) hatasız desteklemesi; 2. </w:t>
      </w:r>
      <w:proofErr w:type="spellStart"/>
      <w:r w:rsidRPr="00981FE9">
        <w:rPr>
          <w:lang w:val="tr-TR"/>
        </w:rPr>
        <w:t>Webpack'e</w:t>
      </w:r>
      <w:proofErr w:type="spellEnd"/>
      <w:r w:rsidRPr="00981FE9">
        <w:rPr>
          <w:lang w:val="tr-TR"/>
        </w:rPr>
        <w:t xml:space="preserve"> kıyasla sunucu başlatma ve HMR (Hot </w:t>
      </w:r>
      <w:proofErr w:type="spellStart"/>
      <w:r w:rsidRPr="00981FE9">
        <w:rPr>
          <w:lang w:val="tr-TR"/>
        </w:rPr>
        <w:t>Module</w:t>
      </w:r>
      <w:proofErr w:type="spellEnd"/>
      <w:r w:rsidRPr="00981FE9">
        <w:rPr>
          <w:lang w:val="tr-TR"/>
        </w:rPr>
        <w:t xml:space="preserve"> </w:t>
      </w:r>
      <w:proofErr w:type="spellStart"/>
      <w:r w:rsidRPr="00981FE9">
        <w:rPr>
          <w:lang w:val="tr-TR"/>
        </w:rPr>
        <w:t>Replacement</w:t>
      </w:r>
      <w:proofErr w:type="spellEnd"/>
      <w:r w:rsidRPr="00981FE9">
        <w:rPr>
          <w:lang w:val="tr-TR"/>
        </w:rPr>
        <w:t xml:space="preserve">) sürelerinin anlık (milisaniye) olması; 3. Modern ES </w:t>
      </w:r>
      <w:proofErr w:type="spellStart"/>
      <w:r w:rsidRPr="00981FE9">
        <w:rPr>
          <w:lang w:val="tr-TR"/>
        </w:rPr>
        <w:t>build</w:t>
      </w:r>
      <w:proofErr w:type="spellEnd"/>
      <w:r w:rsidRPr="00981FE9">
        <w:rPr>
          <w:lang w:val="tr-TR"/>
        </w:rPr>
        <w:t xml:space="preserve"> çıktıları üretmesi.</w:t>
      </w:r>
    </w:p>
    <w:p w14:paraId="42186D49" w14:textId="77777777" w:rsidR="00981FE9" w:rsidRPr="00981FE9" w:rsidRDefault="00981FE9" w:rsidP="00981FE9">
      <w:pPr>
        <w:numPr>
          <w:ilvl w:val="0"/>
          <w:numId w:val="28"/>
        </w:numPr>
        <w:rPr>
          <w:lang w:val="tr-TR"/>
        </w:rPr>
      </w:pPr>
      <w:r w:rsidRPr="00981FE9">
        <w:rPr>
          <w:b/>
          <w:bCs/>
          <w:lang w:val="tr-TR"/>
        </w:rPr>
        <w:t>Temel Özellikler:</w:t>
      </w:r>
      <w:r w:rsidRPr="00981FE9">
        <w:rPr>
          <w:lang w:val="tr-TR"/>
        </w:rPr>
        <w:t xml:space="preserve"> 1. Anında HMR, 2. </w:t>
      </w:r>
      <w:proofErr w:type="spellStart"/>
      <w:r w:rsidRPr="00981FE9">
        <w:rPr>
          <w:lang w:val="tr-TR"/>
        </w:rPr>
        <w:t>Rollup</w:t>
      </w:r>
      <w:proofErr w:type="spellEnd"/>
      <w:r w:rsidRPr="00981FE9">
        <w:rPr>
          <w:lang w:val="tr-TR"/>
        </w:rPr>
        <w:t xml:space="preserve"> tabanlı </w:t>
      </w:r>
      <w:proofErr w:type="spellStart"/>
      <w:r w:rsidRPr="00981FE9">
        <w:rPr>
          <w:lang w:val="tr-TR"/>
        </w:rPr>
        <w:t>prod</w:t>
      </w:r>
      <w:proofErr w:type="spellEnd"/>
      <w:r w:rsidRPr="00981FE9">
        <w:rPr>
          <w:lang w:val="tr-TR"/>
        </w:rPr>
        <w:t xml:space="preserve"> </w:t>
      </w:r>
      <w:proofErr w:type="spellStart"/>
      <w:r w:rsidRPr="00981FE9">
        <w:rPr>
          <w:lang w:val="tr-TR"/>
        </w:rPr>
        <w:t>build</w:t>
      </w:r>
      <w:proofErr w:type="spellEnd"/>
      <w:r w:rsidRPr="00981FE9">
        <w:rPr>
          <w:lang w:val="tr-TR"/>
        </w:rPr>
        <w:t xml:space="preserve">, 3. </w:t>
      </w:r>
      <w:proofErr w:type="spellStart"/>
      <w:r w:rsidRPr="00981FE9">
        <w:rPr>
          <w:lang w:val="tr-TR"/>
        </w:rPr>
        <w:t>Native</w:t>
      </w:r>
      <w:proofErr w:type="spellEnd"/>
      <w:r w:rsidRPr="00981FE9">
        <w:rPr>
          <w:lang w:val="tr-TR"/>
        </w:rPr>
        <w:t xml:space="preserve"> </w:t>
      </w:r>
      <w:proofErr w:type="spellStart"/>
      <w:r w:rsidRPr="00981FE9">
        <w:rPr>
          <w:lang w:val="tr-TR"/>
        </w:rPr>
        <w:t>Worker</w:t>
      </w:r>
      <w:proofErr w:type="spellEnd"/>
      <w:r w:rsidRPr="00981FE9">
        <w:rPr>
          <w:lang w:val="tr-TR"/>
        </w:rPr>
        <w:t xml:space="preserve"> desteği.</w:t>
      </w:r>
    </w:p>
    <w:p w14:paraId="3E255619" w14:textId="77777777" w:rsidR="00981FE9" w:rsidRPr="00981FE9" w:rsidRDefault="00981FE9" w:rsidP="00981FE9">
      <w:pPr>
        <w:numPr>
          <w:ilvl w:val="0"/>
          <w:numId w:val="28"/>
        </w:numPr>
        <w:rPr>
          <w:lang w:val="tr-TR"/>
        </w:rPr>
      </w:pPr>
      <w:r w:rsidRPr="00981FE9">
        <w:rPr>
          <w:b/>
          <w:bCs/>
          <w:lang w:val="tr-TR"/>
        </w:rPr>
        <w:t>Alternatifler:</w:t>
      </w:r>
      <w:r w:rsidRPr="00981FE9">
        <w:rPr>
          <w:lang w:val="tr-TR"/>
        </w:rPr>
        <w:t> </w:t>
      </w:r>
      <w:proofErr w:type="spellStart"/>
      <w:r w:rsidRPr="00981FE9">
        <w:rPr>
          <w:lang w:val="tr-TR"/>
        </w:rPr>
        <w:t>Webpack</w:t>
      </w:r>
      <w:proofErr w:type="spellEnd"/>
      <w:r w:rsidRPr="00981FE9">
        <w:rPr>
          <w:lang w:val="tr-TR"/>
        </w:rPr>
        <w:t xml:space="preserve">, </w:t>
      </w:r>
      <w:proofErr w:type="spellStart"/>
      <w:r w:rsidRPr="00981FE9">
        <w:rPr>
          <w:lang w:val="tr-TR"/>
        </w:rPr>
        <w:t>Parcel</w:t>
      </w:r>
      <w:proofErr w:type="spellEnd"/>
      <w:r w:rsidRPr="00981FE9">
        <w:rPr>
          <w:lang w:val="tr-TR"/>
        </w:rPr>
        <w:t xml:space="preserve">. </w:t>
      </w:r>
      <w:proofErr w:type="spellStart"/>
      <w:r w:rsidRPr="00981FE9">
        <w:rPr>
          <w:lang w:val="tr-TR"/>
        </w:rPr>
        <w:t>Webpack'in</w:t>
      </w:r>
      <w:proofErr w:type="spellEnd"/>
      <w:r w:rsidRPr="00981FE9">
        <w:rPr>
          <w:lang w:val="tr-TR"/>
        </w:rPr>
        <w:t xml:space="preserve"> konfigürasyon hantallığı ve yavaş </w:t>
      </w:r>
      <w:proofErr w:type="spellStart"/>
      <w:r w:rsidRPr="00981FE9">
        <w:rPr>
          <w:lang w:val="tr-TR"/>
        </w:rPr>
        <w:t>build</w:t>
      </w:r>
      <w:proofErr w:type="spellEnd"/>
      <w:r w:rsidRPr="00981FE9">
        <w:rPr>
          <w:lang w:val="tr-TR"/>
        </w:rPr>
        <w:t xml:space="preserve"> süreleri nedeniyle reddedilmiştir.</w:t>
      </w:r>
    </w:p>
    <w:p w14:paraId="3964C8FC" w14:textId="77777777" w:rsidR="00981FE9" w:rsidRPr="00981FE9" w:rsidRDefault="00981FE9" w:rsidP="00981FE9">
      <w:pPr>
        <w:numPr>
          <w:ilvl w:val="0"/>
          <w:numId w:val="28"/>
        </w:numPr>
        <w:rPr>
          <w:lang w:val="tr-TR"/>
        </w:rPr>
      </w:pPr>
      <w:r w:rsidRPr="00981FE9">
        <w:rPr>
          <w:b/>
          <w:bCs/>
          <w:lang w:val="tr-TR"/>
        </w:rPr>
        <w:t>Öğrenme Kaynakları:</w:t>
      </w:r>
      <w:r w:rsidRPr="00981FE9">
        <w:rPr>
          <w:lang w:val="tr-TR"/>
        </w:rPr>
        <w:t> </w:t>
      </w:r>
      <w:proofErr w:type="spellStart"/>
      <w:r w:rsidRPr="00981FE9">
        <w:rPr>
          <w:lang w:val="tr-TR"/>
        </w:rPr>
        <w:t>Vitejs.dev</w:t>
      </w:r>
      <w:proofErr w:type="spellEnd"/>
      <w:r w:rsidRPr="00981FE9">
        <w:rPr>
          <w:lang w:val="tr-TR"/>
        </w:rPr>
        <w:t>.</w:t>
      </w:r>
    </w:p>
    <w:p w14:paraId="05FB73D6" w14:textId="716FB457" w:rsidR="00981FE9" w:rsidRPr="00CC76A0" w:rsidRDefault="00981FE9" w:rsidP="00CC76A0">
      <w:pPr>
        <w:numPr>
          <w:ilvl w:val="0"/>
          <w:numId w:val="28"/>
        </w:numPr>
        <w:rPr>
          <w:lang w:val="tr-TR"/>
        </w:rPr>
      </w:pPr>
      <w:r w:rsidRPr="00981FE9">
        <w:rPr>
          <w:b/>
          <w:bCs/>
          <w:lang w:val="tr-TR"/>
        </w:rPr>
        <w:t>Projedeki Rolü:</w:t>
      </w:r>
      <w:r w:rsidRPr="00981FE9">
        <w:rPr>
          <w:lang w:val="tr-TR"/>
        </w:rPr>
        <w:t xml:space="preserve"> Projenin lokal sunucusunun ayağa kaldırılması ve </w:t>
      </w:r>
      <w:proofErr w:type="spellStart"/>
      <w:r w:rsidRPr="00981FE9">
        <w:rPr>
          <w:lang w:val="tr-TR"/>
        </w:rPr>
        <w:t>Vercel'e</w:t>
      </w:r>
      <w:proofErr w:type="spellEnd"/>
      <w:r w:rsidRPr="00981FE9">
        <w:rPr>
          <w:lang w:val="tr-TR"/>
        </w:rPr>
        <w:t xml:space="preserve"> atılmadan önce küçültülerek (</w:t>
      </w:r>
      <w:proofErr w:type="spellStart"/>
      <w:r w:rsidRPr="00981FE9">
        <w:rPr>
          <w:lang w:val="tr-TR"/>
        </w:rPr>
        <w:t>minify</w:t>
      </w:r>
      <w:proofErr w:type="spellEnd"/>
      <w:r w:rsidRPr="00981FE9">
        <w:rPr>
          <w:lang w:val="tr-TR"/>
        </w:rPr>
        <w:t>) paketlenmesi.</w:t>
      </w:r>
    </w:p>
    <w:p w14:paraId="7D8D7194" w14:textId="77777777" w:rsidR="00052761" w:rsidRDefault="0006423C">
      <w:pPr>
        <w:pStyle w:val="Balk2"/>
      </w:pPr>
      <w:bookmarkStart w:id="56" w:name="_Toc229383801"/>
      <w:r>
        <w:t>4.8. Deployment</w:t>
      </w:r>
      <w:bookmarkEnd w:id="56"/>
    </w:p>
    <w:p w14:paraId="364B3786" w14:textId="7B71464C" w:rsidR="00052761" w:rsidRDefault="0006423C">
      <w:pPr>
        <w:pStyle w:val="Balk3"/>
      </w:pPr>
      <w:bookmarkStart w:id="57" w:name="_Toc229383802"/>
      <w:r>
        <w:t xml:space="preserve">4.8.1. </w:t>
      </w:r>
      <w:proofErr w:type="spellStart"/>
      <w:r>
        <w:t>Vercel</w:t>
      </w:r>
      <w:bookmarkEnd w:id="57"/>
      <w:proofErr w:type="spellEnd"/>
      <w:r>
        <w:t xml:space="preserve"> </w:t>
      </w:r>
    </w:p>
    <w:p w14:paraId="3710313A" w14:textId="77777777" w:rsidR="00981FE9" w:rsidRPr="00981FE9" w:rsidRDefault="00981FE9" w:rsidP="00981FE9">
      <w:pPr>
        <w:numPr>
          <w:ilvl w:val="0"/>
          <w:numId w:val="29"/>
        </w:numPr>
        <w:rPr>
          <w:lang w:val="tr-TR"/>
        </w:rPr>
      </w:pPr>
      <w:r w:rsidRPr="00981FE9">
        <w:rPr>
          <w:b/>
          <w:bCs/>
          <w:lang w:val="tr-TR"/>
        </w:rPr>
        <w:t>Ne?</w:t>
      </w:r>
      <w:r w:rsidRPr="00981FE9">
        <w:rPr>
          <w:lang w:val="tr-TR"/>
        </w:rPr>
        <w:t> </w:t>
      </w:r>
      <w:proofErr w:type="spellStart"/>
      <w:r w:rsidRPr="00981FE9">
        <w:rPr>
          <w:lang w:val="tr-TR"/>
        </w:rPr>
        <w:t>Frontend</w:t>
      </w:r>
      <w:proofErr w:type="spellEnd"/>
      <w:r w:rsidRPr="00981FE9">
        <w:rPr>
          <w:lang w:val="tr-TR"/>
        </w:rPr>
        <w:t xml:space="preserve"> </w:t>
      </w:r>
      <w:proofErr w:type="spellStart"/>
      <w:r w:rsidRPr="00981FE9">
        <w:rPr>
          <w:lang w:val="tr-TR"/>
        </w:rPr>
        <w:t>frameworkleri</w:t>
      </w:r>
      <w:proofErr w:type="spellEnd"/>
      <w:r w:rsidRPr="00981FE9">
        <w:rPr>
          <w:lang w:val="tr-TR"/>
        </w:rPr>
        <w:t xml:space="preserve"> ve statik siteler için optimize edilmiş global bir bulut (Cloud/</w:t>
      </w:r>
      <w:proofErr w:type="spellStart"/>
      <w:r w:rsidRPr="00981FE9">
        <w:rPr>
          <w:lang w:val="tr-TR"/>
        </w:rPr>
        <w:t>Edge</w:t>
      </w:r>
      <w:proofErr w:type="spellEnd"/>
      <w:r w:rsidRPr="00981FE9">
        <w:rPr>
          <w:lang w:val="tr-TR"/>
        </w:rPr>
        <w:t xml:space="preserve">) </w:t>
      </w:r>
      <w:proofErr w:type="spellStart"/>
      <w:r w:rsidRPr="00981FE9">
        <w:rPr>
          <w:lang w:val="tr-TR"/>
        </w:rPr>
        <w:t>hosting</w:t>
      </w:r>
      <w:proofErr w:type="spellEnd"/>
      <w:r w:rsidRPr="00981FE9">
        <w:rPr>
          <w:lang w:val="tr-TR"/>
        </w:rPr>
        <w:t xml:space="preserve"> platformudur.</w:t>
      </w:r>
    </w:p>
    <w:p w14:paraId="033D3F56" w14:textId="77777777" w:rsidR="00981FE9" w:rsidRPr="00981FE9" w:rsidRDefault="00981FE9" w:rsidP="00981FE9">
      <w:pPr>
        <w:numPr>
          <w:ilvl w:val="0"/>
          <w:numId w:val="29"/>
        </w:numPr>
        <w:rPr>
          <w:lang w:val="tr-TR"/>
        </w:rPr>
      </w:pPr>
      <w:r w:rsidRPr="00981FE9">
        <w:rPr>
          <w:b/>
          <w:bCs/>
          <w:lang w:val="tr-TR"/>
        </w:rPr>
        <w:t>Neden seçildi?</w:t>
      </w:r>
      <w:r w:rsidRPr="00981FE9">
        <w:rPr>
          <w:lang w:val="tr-TR"/>
        </w:rPr>
        <w:t xml:space="preserve"> 1. </w:t>
      </w:r>
      <w:proofErr w:type="spellStart"/>
      <w:r w:rsidRPr="00981FE9">
        <w:rPr>
          <w:lang w:val="tr-TR"/>
        </w:rPr>
        <w:t>GitHub</w:t>
      </w:r>
      <w:proofErr w:type="spellEnd"/>
      <w:r w:rsidRPr="00981FE9">
        <w:rPr>
          <w:lang w:val="tr-TR"/>
        </w:rPr>
        <w:t xml:space="preserve"> ile doğrudan entegre olması ve her "</w:t>
      </w:r>
      <w:proofErr w:type="spellStart"/>
      <w:r w:rsidRPr="00981FE9">
        <w:rPr>
          <w:lang w:val="tr-TR"/>
        </w:rPr>
        <w:t>push</w:t>
      </w:r>
      <w:proofErr w:type="spellEnd"/>
      <w:r w:rsidRPr="00981FE9">
        <w:rPr>
          <w:lang w:val="tr-TR"/>
        </w:rPr>
        <w:t xml:space="preserve">" işleminde otomatik canlıya (CI/CD) alması; 2. Ücretsiz planının statik siteler için mükemmel olması; 3. </w:t>
      </w:r>
      <w:proofErr w:type="spellStart"/>
      <w:r w:rsidRPr="00981FE9">
        <w:rPr>
          <w:lang w:val="tr-TR"/>
        </w:rPr>
        <w:t>Edge</w:t>
      </w:r>
      <w:proofErr w:type="spellEnd"/>
      <w:r w:rsidRPr="00981FE9">
        <w:rPr>
          <w:lang w:val="tr-TR"/>
        </w:rPr>
        <w:t xml:space="preserve"> CDN sayesinde sitenin dünyanın her yerinden çok hızlı açılması.</w:t>
      </w:r>
    </w:p>
    <w:p w14:paraId="5FB381BC" w14:textId="77777777" w:rsidR="00981FE9" w:rsidRPr="00981FE9" w:rsidRDefault="00981FE9" w:rsidP="00981FE9">
      <w:pPr>
        <w:numPr>
          <w:ilvl w:val="0"/>
          <w:numId w:val="29"/>
        </w:numPr>
        <w:rPr>
          <w:lang w:val="tr-TR"/>
        </w:rPr>
      </w:pPr>
      <w:r w:rsidRPr="00981FE9">
        <w:rPr>
          <w:b/>
          <w:bCs/>
          <w:lang w:val="tr-TR"/>
        </w:rPr>
        <w:lastRenderedPageBreak/>
        <w:t>Alternatifler:</w:t>
      </w:r>
      <w:r w:rsidRPr="00981FE9">
        <w:rPr>
          <w:lang w:val="tr-TR"/>
        </w:rPr>
        <w:t> </w:t>
      </w:r>
      <w:proofErr w:type="spellStart"/>
      <w:r w:rsidRPr="00981FE9">
        <w:rPr>
          <w:lang w:val="tr-TR"/>
        </w:rPr>
        <w:t>Netlify</w:t>
      </w:r>
      <w:proofErr w:type="spellEnd"/>
      <w:r w:rsidRPr="00981FE9">
        <w:rPr>
          <w:lang w:val="tr-TR"/>
        </w:rPr>
        <w:t xml:space="preserve">, </w:t>
      </w:r>
      <w:proofErr w:type="spellStart"/>
      <w:r w:rsidRPr="00981FE9">
        <w:rPr>
          <w:lang w:val="tr-TR"/>
        </w:rPr>
        <w:t>GitHub</w:t>
      </w:r>
      <w:proofErr w:type="spellEnd"/>
      <w:r w:rsidRPr="00981FE9">
        <w:rPr>
          <w:lang w:val="tr-TR"/>
        </w:rPr>
        <w:t xml:space="preserve"> </w:t>
      </w:r>
      <w:proofErr w:type="spellStart"/>
      <w:r w:rsidRPr="00981FE9">
        <w:rPr>
          <w:lang w:val="tr-TR"/>
        </w:rPr>
        <w:t>Pages</w:t>
      </w:r>
      <w:proofErr w:type="spellEnd"/>
      <w:r w:rsidRPr="00981FE9">
        <w:rPr>
          <w:lang w:val="tr-TR"/>
        </w:rPr>
        <w:t xml:space="preserve">, </w:t>
      </w:r>
      <w:proofErr w:type="spellStart"/>
      <w:r w:rsidRPr="00981FE9">
        <w:rPr>
          <w:lang w:val="tr-TR"/>
        </w:rPr>
        <w:t>Cloudflare</w:t>
      </w:r>
      <w:proofErr w:type="spellEnd"/>
      <w:r w:rsidRPr="00981FE9">
        <w:rPr>
          <w:lang w:val="tr-TR"/>
        </w:rPr>
        <w:t xml:space="preserve"> </w:t>
      </w:r>
      <w:proofErr w:type="spellStart"/>
      <w:r w:rsidRPr="00981FE9">
        <w:rPr>
          <w:lang w:val="tr-TR"/>
        </w:rPr>
        <w:t>Pages</w:t>
      </w:r>
      <w:proofErr w:type="spellEnd"/>
      <w:r w:rsidRPr="00981FE9">
        <w:rPr>
          <w:lang w:val="tr-TR"/>
        </w:rPr>
        <w:t xml:space="preserve">. </w:t>
      </w:r>
      <w:proofErr w:type="spellStart"/>
      <w:r w:rsidRPr="00981FE9">
        <w:rPr>
          <w:lang w:val="tr-TR"/>
        </w:rPr>
        <w:t>Vercel'in</w:t>
      </w:r>
      <w:proofErr w:type="spellEnd"/>
      <w:r w:rsidRPr="00981FE9">
        <w:rPr>
          <w:lang w:val="tr-TR"/>
        </w:rPr>
        <w:t xml:space="preserve"> </w:t>
      </w:r>
      <w:proofErr w:type="spellStart"/>
      <w:r w:rsidRPr="00981FE9">
        <w:rPr>
          <w:lang w:val="tr-TR"/>
        </w:rPr>
        <w:t>Vite</w:t>
      </w:r>
      <w:proofErr w:type="spellEnd"/>
      <w:r w:rsidRPr="00981FE9">
        <w:rPr>
          <w:lang w:val="tr-TR"/>
        </w:rPr>
        <w:t xml:space="preserve"> ile uyumu ve geliştirici deneyimi daha pürüzsüz olduğu için tercih edilmiştir.</w:t>
      </w:r>
    </w:p>
    <w:p w14:paraId="5760B56E" w14:textId="574D2914" w:rsidR="00981FE9" w:rsidRPr="00981FE9" w:rsidRDefault="00981FE9" w:rsidP="00981FE9">
      <w:pPr>
        <w:numPr>
          <w:ilvl w:val="0"/>
          <w:numId w:val="29"/>
        </w:numPr>
        <w:rPr>
          <w:lang w:val="tr-TR"/>
        </w:rPr>
      </w:pPr>
      <w:r w:rsidRPr="00981FE9">
        <w:rPr>
          <w:b/>
          <w:bCs/>
          <w:lang w:val="tr-TR"/>
        </w:rPr>
        <w:t>Projedeki Rolü:</w:t>
      </w:r>
      <w:r w:rsidRPr="00981FE9">
        <w:rPr>
          <w:lang w:val="tr-TR"/>
        </w:rPr>
        <w:t> Geliştirilen aracın internet üzerinden herkesin erişimine açık şekilde (Canlı Demo) yayınlanması.</w:t>
      </w:r>
    </w:p>
    <w:p w14:paraId="07D2CA7F" w14:textId="77777777" w:rsidR="00052761" w:rsidRDefault="0006423C">
      <w:pPr>
        <w:pStyle w:val="Balk2"/>
      </w:pPr>
      <w:bookmarkStart w:id="58" w:name="_Toc229383803"/>
      <w:r>
        <w:t xml:space="preserve">4.9. </w:t>
      </w:r>
      <w:proofErr w:type="spellStart"/>
      <w:r>
        <w:t>Reddedilen</w:t>
      </w:r>
      <w:proofErr w:type="spellEnd"/>
      <w:r>
        <w:t xml:space="preserve"> </w:t>
      </w:r>
      <w:proofErr w:type="spellStart"/>
      <w:r>
        <w:t>Teknoloji</w:t>
      </w:r>
      <w:proofErr w:type="spellEnd"/>
      <w:r>
        <w:t xml:space="preserve"> </w:t>
      </w:r>
      <w:proofErr w:type="spellStart"/>
      <w:r>
        <w:t>Kararları</w:t>
      </w:r>
      <w:bookmarkEnd w:id="58"/>
      <w:proofErr w:type="spellEnd"/>
    </w:p>
    <w:p w14:paraId="03FC2AB0" w14:textId="16638348" w:rsidR="006605F1" w:rsidRDefault="00316E6B" w:rsidP="00316E6B">
      <w:pPr>
        <w:pStyle w:val="ResimYazs"/>
        <w:keepNext/>
      </w:pPr>
      <w:bookmarkStart w:id="59" w:name="_Toc229383856"/>
      <w:r>
        <w:t xml:space="preserve">Table </w:t>
      </w:r>
      <w:fldSimple w:instr=" SEQ Table \* ARABIC ">
        <w:r w:rsidR="004A22D7">
          <w:rPr>
            <w:noProof/>
          </w:rPr>
          <w:t>9</w:t>
        </w:r>
      </w:fldSimple>
      <w:r w:rsidRPr="00431800">
        <w:t xml:space="preserve">: </w:t>
      </w:r>
      <w:proofErr w:type="spellStart"/>
      <w:r w:rsidRPr="00431800">
        <w:t>Reddedilen</w:t>
      </w:r>
      <w:proofErr w:type="spellEnd"/>
      <w:r w:rsidRPr="00431800">
        <w:t xml:space="preserve"> </w:t>
      </w:r>
      <w:proofErr w:type="spellStart"/>
      <w:r w:rsidRPr="00431800">
        <w:t>Kararlar</w:t>
      </w:r>
      <w:proofErr w:type="spellEnd"/>
      <w:r w:rsidRPr="00431800">
        <w:t xml:space="preserve"> </w:t>
      </w:r>
      <w:proofErr w:type="spellStart"/>
      <w:r w:rsidRPr="00431800">
        <w:t>ve</w:t>
      </w:r>
      <w:proofErr w:type="spellEnd"/>
      <w:r w:rsidRPr="00431800">
        <w:t xml:space="preserve"> </w:t>
      </w:r>
      <w:proofErr w:type="spellStart"/>
      <w:r w:rsidRPr="00431800">
        <w:t>Sebepleri</w:t>
      </w:r>
      <w:bookmarkEnd w:id="59"/>
      <w:proofErr w:type="spellEnd"/>
    </w:p>
    <w:tbl>
      <w:tblPr>
        <w:tblStyle w:val="TabloKlavuzu"/>
        <w:tblW w:w="0" w:type="auto"/>
        <w:tblLook w:val="04A0" w:firstRow="1" w:lastRow="0" w:firstColumn="1" w:lastColumn="0" w:noHBand="0" w:noVBand="1"/>
      </w:tblPr>
      <w:tblGrid>
        <w:gridCol w:w="2646"/>
        <w:gridCol w:w="6132"/>
      </w:tblGrid>
      <w:tr w:rsidR="006605F1" w:rsidRPr="006605F1" w14:paraId="3415AD98" w14:textId="77777777" w:rsidTr="006605F1">
        <w:tc>
          <w:tcPr>
            <w:tcW w:w="0" w:type="auto"/>
            <w:shd w:val="clear" w:color="auto" w:fill="1F497D" w:themeFill="text2"/>
            <w:hideMark/>
          </w:tcPr>
          <w:p w14:paraId="4EF6B5D0" w14:textId="77777777" w:rsidR="006605F1" w:rsidRPr="006605F1" w:rsidRDefault="006605F1" w:rsidP="006605F1">
            <w:pPr>
              <w:jc w:val="left"/>
              <w:rPr>
                <w:color w:val="FFFFFF" w:themeColor="background1"/>
                <w:lang w:val="tr-TR"/>
              </w:rPr>
            </w:pPr>
            <w:r w:rsidRPr="006605F1">
              <w:rPr>
                <w:color w:val="FFFFFF" w:themeColor="background1"/>
                <w:lang w:val="tr-TR"/>
              </w:rPr>
              <w:t>Değerlendirilen Teknoloji</w:t>
            </w:r>
          </w:p>
        </w:tc>
        <w:tc>
          <w:tcPr>
            <w:tcW w:w="0" w:type="auto"/>
            <w:shd w:val="clear" w:color="auto" w:fill="1F497D" w:themeFill="text2"/>
            <w:hideMark/>
          </w:tcPr>
          <w:p w14:paraId="69A9D9CE" w14:textId="77777777" w:rsidR="006605F1" w:rsidRPr="006605F1" w:rsidRDefault="006605F1" w:rsidP="006605F1">
            <w:pPr>
              <w:jc w:val="left"/>
              <w:rPr>
                <w:color w:val="FFFFFF" w:themeColor="background1"/>
                <w:lang w:val="tr-TR"/>
              </w:rPr>
            </w:pPr>
            <w:r w:rsidRPr="006605F1">
              <w:rPr>
                <w:color w:val="FFFFFF" w:themeColor="background1"/>
                <w:lang w:val="tr-TR"/>
              </w:rPr>
              <w:t>Neden Reddedildi? (Teknik Gerekçe)</w:t>
            </w:r>
          </w:p>
        </w:tc>
      </w:tr>
      <w:tr w:rsidR="006605F1" w:rsidRPr="006605F1" w14:paraId="0FDC9E5C" w14:textId="77777777" w:rsidTr="006605F1">
        <w:tc>
          <w:tcPr>
            <w:tcW w:w="0" w:type="auto"/>
            <w:shd w:val="clear" w:color="auto" w:fill="DBE5F1" w:themeFill="accent1" w:themeFillTint="33"/>
            <w:hideMark/>
          </w:tcPr>
          <w:p w14:paraId="3EB1806D" w14:textId="77777777" w:rsidR="006605F1" w:rsidRPr="006605F1" w:rsidRDefault="006605F1" w:rsidP="006605F1">
            <w:pPr>
              <w:jc w:val="left"/>
              <w:rPr>
                <w:lang w:val="tr-TR"/>
              </w:rPr>
            </w:pPr>
            <w:proofErr w:type="spellStart"/>
            <w:r w:rsidRPr="006605F1">
              <w:rPr>
                <w:b/>
                <w:bCs/>
                <w:lang w:val="tr-TR"/>
              </w:rPr>
              <w:t>React</w:t>
            </w:r>
            <w:proofErr w:type="spellEnd"/>
            <w:r w:rsidRPr="006605F1">
              <w:rPr>
                <w:b/>
                <w:bCs/>
                <w:lang w:val="tr-TR"/>
              </w:rPr>
              <w:t xml:space="preserve"> / </w:t>
            </w:r>
            <w:proofErr w:type="spellStart"/>
            <w:r w:rsidRPr="006605F1">
              <w:rPr>
                <w:b/>
                <w:bCs/>
                <w:lang w:val="tr-TR"/>
              </w:rPr>
              <w:t>Vue</w:t>
            </w:r>
            <w:proofErr w:type="spellEnd"/>
            <w:r w:rsidRPr="006605F1">
              <w:rPr>
                <w:b/>
                <w:bCs/>
                <w:lang w:val="tr-TR"/>
              </w:rPr>
              <w:t xml:space="preserve"> / </w:t>
            </w:r>
            <w:proofErr w:type="spellStart"/>
            <w:r w:rsidRPr="006605F1">
              <w:rPr>
                <w:b/>
                <w:bCs/>
                <w:lang w:val="tr-TR"/>
              </w:rPr>
              <w:t>Svelte</w:t>
            </w:r>
            <w:proofErr w:type="spellEnd"/>
          </w:p>
        </w:tc>
        <w:tc>
          <w:tcPr>
            <w:tcW w:w="0" w:type="auto"/>
            <w:shd w:val="clear" w:color="auto" w:fill="DBE5F1" w:themeFill="accent1" w:themeFillTint="33"/>
            <w:hideMark/>
          </w:tcPr>
          <w:p w14:paraId="3A98B821" w14:textId="77777777" w:rsidR="006605F1" w:rsidRPr="006605F1" w:rsidRDefault="006605F1" w:rsidP="006605F1">
            <w:pPr>
              <w:jc w:val="left"/>
              <w:rPr>
                <w:lang w:val="tr-TR"/>
              </w:rPr>
            </w:pPr>
            <w:r w:rsidRPr="006605F1">
              <w:rPr>
                <w:lang w:val="tr-TR"/>
              </w:rPr>
              <w:t>"</w:t>
            </w:r>
            <w:proofErr w:type="spellStart"/>
            <w:r w:rsidRPr="006605F1">
              <w:rPr>
                <w:lang w:val="tr-TR"/>
              </w:rPr>
              <w:t>State</w:t>
            </w:r>
            <w:proofErr w:type="spellEnd"/>
            <w:r w:rsidRPr="006605F1">
              <w:rPr>
                <w:lang w:val="tr-TR"/>
              </w:rPr>
              <w:t xml:space="preserve"> Management" mekanizmaları büyük dizilerde (</w:t>
            </w:r>
            <w:proofErr w:type="spellStart"/>
            <w:r w:rsidRPr="006605F1">
              <w:rPr>
                <w:lang w:val="tr-TR"/>
              </w:rPr>
              <w:t>Örn</w:t>
            </w:r>
            <w:proofErr w:type="spellEnd"/>
            <w:r w:rsidRPr="006605F1">
              <w:rPr>
                <w:lang w:val="tr-TR"/>
              </w:rPr>
              <w:t xml:space="preserve">: 500.000 obje) inanılmaz derecede RAM tüketmektedir. Virtual DOM maliyetleri sebebiyle </w:t>
            </w:r>
            <w:proofErr w:type="spellStart"/>
            <w:r w:rsidRPr="006605F1">
              <w:rPr>
                <w:lang w:val="tr-TR"/>
              </w:rPr>
              <w:t>Native</w:t>
            </w:r>
            <w:proofErr w:type="spellEnd"/>
            <w:r w:rsidRPr="006605F1">
              <w:rPr>
                <w:lang w:val="tr-TR"/>
              </w:rPr>
              <w:t xml:space="preserve"> </w:t>
            </w:r>
            <w:proofErr w:type="spellStart"/>
            <w:r w:rsidRPr="006605F1">
              <w:rPr>
                <w:lang w:val="tr-TR"/>
              </w:rPr>
              <w:t>Vanilla</w:t>
            </w:r>
            <w:proofErr w:type="spellEnd"/>
            <w:r w:rsidRPr="006605F1">
              <w:rPr>
                <w:lang w:val="tr-TR"/>
              </w:rPr>
              <w:t xml:space="preserve"> JS tercih edilmiştir.</w:t>
            </w:r>
          </w:p>
        </w:tc>
      </w:tr>
      <w:tr w:rsidR="006605F1" w:rsidRPr="006605F1" w14:paraId="0C732FF1" w14:textId="77777777" w:rsidTr="006605F1">
        <w:tc>
          <w:tcPr>
            <w:tcW w:w="0" w:type="auto"/>
            <w:hideMark/>
          </w:tcPr>
          <w:p w14:paraId="1DB3F721" w14:textId="77777777" w:rsidR="006605F1" w:rsidRPr="006605F1" w:rsidRDefault="006605F1" w:rsidP="006605F1">
            <w:pPr>
              <w:jc w:val="left"/>
              <w:rPr>
                <w:lang w:val="tr-TR"/>
              </w:rPr>
            </w:pPr>
            <w:proofErr w:type="spellStart"/>
            <w:r w:rsidRPr="006605F1">
              <w:rPr>
                <w:b/>
                <w:bCs/>
                <w:lang w:val="tr-TR"/>
              </w:rPr>
              <w:t>IndexedDB</w:t>
            </w:r>
            <w:proofErr w:type="spellEnd"/>
            <w:r w:rsidRPr="006605F1">
              <w:rPr>
                <w:b/>
                <w:bCs/>
                <w:lang w:val="tr-TR"/>
              </w:rPr>
              <w:t xml:space="preserve"> (</w:t>
            </w:r>
            <w:proofErr w:type="spellStart"/>
            <w:r w:rsidRPr="006605F1">
              <w:rPr>
                <w:b/>
                <w:bCs/>
                <w:lang w:val="tr-TR"/>
              </w:rPr>
              <w:t>Dexie</w:t>
            </w:r>
            <w:proofErr w:type="spellEnd"/>
            <w:r w:rsidRPr="006605F1">
              <w:rPr>
                <w:b/>
                <w:bCs/>
                <w:lang w:val="tr-TR"/>
              </w:rPr>
              <w:t>)</w:t>
            </w:r>
          </w:p>
        </w:tc>
        <w:tc>
          <w:tcPr>
            <w:tcW w:w="0" w:type="auto"/>
            <w:hideMark/>
          </w:tcPr>
          <w:p w14:paraId="1C1C8050" w14:textId="77777777" w:rsidR="006605F1" w:rsidRPr="006605F1" w:rsidRDefault="006605F1" w:rsidP="006605F1">
            <w:pPr>
              <w:jc w:val="left"/>
              <w:rPr>
                <w:lang w:val="tr-TR"/>
              </w:rPr>
            </w:pPr>
            <w:r w:rsidRPr="006605F1">
              <w:rPr>
                <w:lang w:val="tr-TR"/>
              </w:rPr>
              <w:t xml:space="preserve">Dosyaları tarayıcı hafızasına kalıcı kaydetmek, kullanıcının diskini meşgul eder. Araç "geçici bir inceleme paneli" vizyonuyla tasarlandığı için veriler sadece oturum (RAM) bazlı tutulmuş, </w:t>
            </w:r>
            <w:proofErr w:type="spellStart"/>
            <w:r w:rsidRPr="006605F1">
              <w:rPr>
                <w:lang w:val="tr-TR"/>
              </w:rPr>
              <w:t>IndexedDB</w:t>
            </w:r>
            <w:proofErr w:type="spellEnd"/>
            <w:r w:rsidRPr="006605F1">
              <w:rPr>
                <w:lang w:val="tr-TR"/>
              </w:rPr>
              <w:t xml:space="preserve"> reddedilmiştir.</w:t>
            </w:r>
          </w:p>
        </w:tc>
      </w:tr>
      <w:tr w:rsidR="006605F1" w:rsidRPr="006605F1" w14:paraId="71B47CAC" w14:textId="77777777" w:rsidTr="006605F1">
        <w:tc>
          <w:tcPr>
            <w:tcW w:w="0" w:type="auto"/>
            <w:shd w:val="clear" w:color="auto" w:fill="DBE5F1" w:themeFill="accent1" w:themeFillTint="33"/>
            <w:hideMark/>
          </w:tcPr>
          <w:p w14:paraId="3A02F0D7" w14:textId="77777777" w:rsidR="006605F1" w:rsidRPr="006605F1" w:rsidRDefault="006605F1" w:rsidP="006605F1">
            <w:pPr>
              <w:jc w:val="left"/>
              <w:rPr>
                <w:lang w:val="tr-TR"/>
              </w:rPr>
            </w:pPr>
            <w:r w:rsidRPr="006605F1">
              <w:rPr>
                <w:b/>
                <w:bCs/>
                <w:lang w:val="tr-TR"/>
              </w:rPr>
              <w:t>D3.js</w:t>
            </w:r>
          </w:p>
        </w:tc>
        <w:tc>
          <w:tcPr>
            <w:tcW w:w="0" w:type="auto"/>
            <w:shd w:val="clear" w:color="auto" w:fill="DBE5F1" w:themeFill="accent1" w:themeFillTint="33"/>
            <w:hideMark/>
          </w:tcPr>
          <w:p w14:paraId="1DDE3C1A" w14:textId="77777777" w:rsidR="006605F1" w:rsidRPr="006605F1" w:rsidRDefault="006605F1" w:rsidP="006605F1">
            <w:pPr>
              <w:jc w:val="left"/>
              <w:rPr>
                <w:lang w:val="tr-TR"/>
              </w:rPr>
            </w:pPr>
            <w:proofErr w:type="spellStart"/>
            <w:r w:rsidRPr="006605F1">
              <w:rPr>
                <w:lang w:val="tr-TR"/>
              </w:rPr>
              <w:t>Canvas</w:t>
            </w:r>
            <w:proofErr w:type="spellEnd"/>
            <w:r w:rsidRPr="006605F1">
              <w:rPr>
                <w:lang w:val="tr-TR"/>
              </w:rPr>
              <w:t xml:space="preserve"> yerine SVG (DOM elementleri) </w:t>
            </w:r>
            <w:proofErr w:type="spellStart"/>
            <w:r w:rsidRPr="006605F1">
              <w:rPr>
                <w:lang w:val="tr-TR"/>
              </w:rPr>
              <w:t>render</w:t>
            </w:r>
            <w:proofErr w:type="spellEnd"/>
            <w:r w:rsidRPr="006605F1">
              <w:rPr>
                <w:lang w:val="tr-TR"/>
              </w:rPr>
              <w:t xml:space="preserve"> ettiği için, 10.000 üzeri veri noktasında tarayıcıyı çökertme riski taşıdığından reddedilmiş, yerine </w:t>
            </w:r>
            <w:proofErr w:type="spellStart"/>
            <w:r w:rsidRPr="006605F1">
              <w:rPr>
                <w:lang w:val="tr-TR"/>
              </w:rPr>
              <w:t>Canvas</w:t>
            </w:r>
            <w:proofErr w:type="spellEnd"/>
            <w:r w:rsidRPr="006605F1">
              <w:rPr>
                <w:lang w:val="tr-TR"/>
              </w:rPr>
              <w:t xml:space="preserve"> kullanan Chart.js alınmıştır.</w:t>
            </w:r>
          </w:p>
        </w:tc>
      </w:tr>
    </w:tbl>
    <w:p w14:paraId="66CE41DB" w14:textId="77777777" w:rsidR="00981FE9" w:rsidRDefault="00981FE9"/>
    <w:p w14:paraId="25DED866" w14:textId="3C489C06" w:rsidR="00052761" w:rsidRDefault="0006423C">
      <w:pPr>
        <w:pStyle w:val="Balk1"/>
      </w:pPr>
      <w:bookmarkStart w:id="60" w:name="_Toc229383804"/>
      <w:r>
        <w:lastRenderedPageBreak/>
        <w:t>5. SİSTEM MİMARİSİ</w:t>
      </w:r>
      <w:bookmarkEnd w:id="60"/>
    </w:p>
    <w:p w14:paraId="78E51AF9" w14:textId="4F0192C9" w:rsidR="00630F20" w:rsidRDefault="00630F20" w:rsidP="00630F20">
      <w:pPr>
        <w:ind w:firstLine="0"/>
      </w:pPr>
      <w:proofErr w:type="spellStart"/>
      <w:r w:rsidRPr="00630F20">
        <w:t>Proje</w:t>
      </w:r>
      <w:proofErr w:type="spellEnd"/>
      <w:r w:rsidRPr="00630F20">
        <w:t xml:space="preserve">, </w:t>
      </w:r>
      <w:proofErr w:type="spellStart"/>
      <w:r w:rsidRPr="00630F20">
        <w:t>tamamen</w:t>
      </w:r>
      <w:proofErr w:type="spellEnd"/>
      <w:r w:rsidRPr="00630F20">
        <w:t xml:space="preserve"> </w:t>
      </w:r>
      <w:proofErr w:type="spellStart"/>
      <w:r w:rsidRPr="00630F20">
        <w:t>istemci</w:t>
      </w:r>
      <w:proofErr w:type="spellEnd"/>
      <w:r w:rsidRPr="00630F20">
        <w:t xml:space="preserve"> (client-side) </w:t>
      </w:r>
      <w:proofErr w:type="spellStart"/>
      <w:r w:rsidRPr="00630F20">
        <w:t>tarafında</w:t>
      </w:r>
      <w:proofErr w:type="spellEnd"/>
      <w:r w:rsidRPr="00630F20">
        <w:t xml:space="preserve"> </w:t>
      </w:r>
      <w:proofErr w:type="spellStart"/>
      <w:r w:rsidRPr="00630F20">
        <w:t>çalışan</w:t>
      </w:r>
      <w:proofErr w:type="spellEnd"/>
      <w:r w:rsidRPr="00630F20">
        <w:t xml:space="preserve"> </w:t>
      </w:r>
      <w:proofErr w:type="spellStart"/>
      <w:r w:rsidRPr="00630F20">
        <w:t>sunucusuz</w:t>
      </w:r>
      <w:proofErr w:type="spellEnd"/>
      <w:r w:rsidRPr="00630F20">
        <w:t xml:space="preserve"> (serverless) </w:t>
      </w:r>
      <w:proofErr w:type="spellStart"/>
      <w:r w:rsidRPr="00630F20">
        <w:t>bir</w:t>
      </w:r>
      <w:proofErr w:type="spellEnd"/>
      <w:r w:rsidRPr="00630F20">
        <w:t xml:space="preserve"> </w:t>
      </w:r>
      <w:proofErr w:type="spellStart"/>
      <w:r w:rsidRPr="00630F20">
        <w:t>mimariye</w:t>
      </w:r>
      <w:proofErr w:type="spellEnd"/>
      <w:r w:rsidRPr="00630F20">
        <w:t xml:space="preserve"> </w:t>
      </w:r>
      <w:proofErr w:type="spellStart"/>
      <w:r w:rsidRPr="00630F20">
        <w:t>sahiptir</w:t>
      </w:r>
      <w:proofErr w:type="spellEnd"/>
      <w:r w:rsidRPr="00630F20">
        <w:t xml:space="preserve">. </w:t>
      </w:r>
      <w:proofErr w:type="spellStart"/>
      <w:r w:rsidRPr="00630F20">
        <w:t>Sistem</w:t>
      </w:r>
      <w:proofErr w:type="spellEnd"/>
      <w:r w:rsidRPr="00630F20">
        <w:t xml:space="preserve"> </w:t>
      </w:r>
      <w:proofErr w:type="spellStart"/>
      <w:r w:rsidRPr="00630F20">
        <w:t>mimarisi</w:t>
      </w:r>
      <w:proofErr w:type="spellEnd"/>
      <w:r w:rsidRPr="00630F20">
        <w:t xml:space="preserve"> C4 </w:t>
      </w:r>
      <w:proofErr w:type="spellStart"/>
      <w:r w:rsidRPr="00630F20">
        <w:t>Modeli</w:t>
      </w:r>
      <w:proofErr w:type="spellEnd"/>
      <w:r w:rsidRPr="00630F20">
        <w:t xml:space="preserve"> (Simon Brown) </w:t>
      </w:r>
      <w:proofErr w:type="spellStart"/>
      <w:r w:rsidRPr="00630F20">
        <w:t>referans</w:t>
      </w:r>
      <w:proofErr w:type="spellEnd"/>
      <w:r w:rsidRPr="00630F20">
        <w:t xml:space="preserve"> </w:t>
      </w:r>
      <w:proofErr w:type="spellStart"/>
      <w:r w:rsidRPr="00630F20">
        <w:t>alınarak</w:t>
      </w:r>
      <w:proofErr w:type="spellEnd"/>
      <w:r w:rsidRPr="00630F20">
        <w:t xml:space="preserve"> </w:t>
      </w:r>
      <w:proofErr w:type="spellStart"/>
      <w:r w:rsidRPr="00630F20">
        <w:t>tasarlanmıştır</w:t>
      </w:r>
      <w:proofErr w:type="spellEnd"/>
      <w:r w:rsidRPr="00630F20">
        <w:t>.</w:t>
      </w:r>
    </w:p>
    <w:p w14:paraId="06990645" w14:textId="3B2DC8B9" w:rsidR="00052761" w:rsidRDefault="0006423C">
      <w:pPr>
        <w:pStyle w:val="Balk2"/>
      </w:pPr>
      <w:bookmarkStart w:id="61" w:name="_Toc229383805"/>
      <w:r>
        <w:t xml:space="preserve">5.1. Yüksek </w:t>
      </w:r>
      <w:proofErr w:type="spellStart"/>
      <w:r>
        <w:t>Seviye</w:t>
      </w:r>
      <w:proofErr w:type="spellEnd"/>
      <w:r>
        <w:t xml:space="preserve"> </w:t>
      </w:r>
      <w:proofErr w:type="spellStart"/>
      <w:r>
        <w:t>Mimari</w:t>
      </w:r>
      <w:proofErr w:type="spellEnd"/>
      <w:r>
        <w:t xml:space="preserve"> (C4 — Level 1: Context)</w:t>
      </w:r>
      <w:bookmarkEnd w:id="61"/>
    </w:p>
    <w:p w14:paraId="52CF287C" w14:textId="6D529D68" w:rsidR="001D5FAF" w:rsidRPr="001D5FAF" w:rsidRDefault="001D5FAF" w:rsidP="001D5FAF">
      <w:pPr>
        <w:ind w:firstLine="0"/>
      </w:pPr>
      <w:proofErr w:type="spellStart"/>
      <w:r w:rsidRPr="001D5FAF">
        <w:t>Uygulama</w:t>
      </w:r>
      <w:proofErr w:type="spellEnd"/>
      <w:r w:rsidRPr="001D5FAF">
        <w:t xml:space="preserve">, </w:t>
      </w:r>
      <w:proofErr w:type="spellStart"/>
      <w:r w:rsidRPr="001D5FAF">
        <w:t>veritabanı</w:t>
      </w:r>
      <w:proofErr w:type="spellEnd"/>
      <w:r w:rsidRPr="001D5FAF">
        <w:t xml:space="preserve"> </w:t>
      </w:r>
      <w:proofErr w:type="spellStart"/>
      <w:r w:rsidRPr="001D5FAF">
        <w:t>veya</w:t>
      </w:r>
      <w:proofErr w:type="spellEnd"/>
      <w:r w:rsidRPr="001D5FAF">
        <w:t xml:space="preserve"> </w:t>
      </w:r>
      <w:proofErr w:type="spellStart"/>
      <w:r w:rsidRPr="001D5FAF">
        <w:t>uzak</w:t>
      </w:r>
      <w:proofErr w:type="spellEnd"/>
      <w:r w:rsidRPr="001D5FAF">
        <w:t xml:space="preserve"> </w:t>
      </w:r>
      <w:proofErr w:type="spellStart"/>
      <w:r w:rsidRPr="001D5FAF">
        <w:t>bir</w:t>
      </w:r>
      <w:proofErr w:type="spellEnd"/>
      <w:r w:rsidRPr="001D5FAF">
        <w:t xml:space="preserve"> API </w:t>
      </w:r>
      <w:proofErr w:type="spellStart"/>
      <w:r w:rsidRPr="001D5FAF">
        <w:t>sunucusu</w:t>
      </w:r>
      <w:proofErr w:type="spellEnd"/>
      <w:r w:rsidRPr="001D5FAF">
        <w:t xml:space="preserve"> </w:t>
      </w:r>
      <w:proofErr w:type="spellStart"/>
      <w:r w:rsidRPr="001D5FAF">
        <w:t>barındırmaz</w:t>
      </w:r>
      <w:proofErr w:type="spellEnd"/>
      <w:r w:rsidRPr="001D5FAF">
        <w:t xml:space="preserve">. </w:t>
      </w:r>
      <w:proofErr w:type="spellStart"/>
      <w:r w:rsidRPr="001D5FAF">
        <w:t>Kullanıcı</w:t>
      </w:r>
      <w:proofErr w:type="spellEnd"/>
      <w:r w:rsidRPr="001D5FAF">
        <w:t xml:space="preserve"> </w:t>
      </w:r>
      <w:proofErr w:type="spellStart"/>
      <w:r w:rsidRPr="001D5FAF">
        <w:t>etkileşimi</w:t>
      </w:r>
      <w:proofErr w:type="spellEnd"/>
      <w:r w:rsidRPr="001D5FAF">
        <w:t xml:space="preserve"> </w:t>
      </w:r>
      <w:proofErr w:type="spellStart"/>
      <w:r w:rsidRPr="001D5FAF">
        <w:t>doğrudan</w:t>
      </w:r>
      <w:proofErr w:type="spellEnd"/>
      <w:r w:rsidRPr="001D5FAF">
        <w:t xml:space="preserve"> </w:t>
      </w:r>
      <w:proofErr w:type="spellStart"/>
      <w:r w:rsidRPr="001D5FAF">
        <w:t>kullanıcının</w:t>
      </w:r>
      <w:proofErr w:type="spellEnd"/>
      <w:r w:rsidRPr="001D5FAF">
        <w:t xml:space="preserve"> </w:t>
      </w:r>
      <w:proofErr w:type="spellStart"/>
      <w:r w:rsidRPr="001D5FAF">
        <w:t>lokal</w:t>
      </w:r>
      <w:proofErr w:type="spellEnd"/>
      <w:r w:rsidRPr="001D5FAF">
        <w:t xml:space="preserve"> </w:t>
      </w:r>
      <w:proofErr w:type="spellStart"/>
      <w:r w:rsidRPr="001D5FAF">
        <w:t>dosya</w:t>
      </w:r>
      <w:proofErr w:type="spellEnd"/>
      <w:r w:rsidRPr="001D5FAF">
        <w:t xml:space="preserve"> </w:t>
      </w:r>
      <w:proofErr w:type="spellStart"/>
      <w:r w:rsidRPr="001D5FAF">
        <w:t>sistemi</w:t>
      </w:r>
      <w:proofErr w:type="spellEnd"/>
      <w:r w:rsidRPr="001D5FAF">
        <w:t xml:space="preserve"> </w:t>
      </w:r>
      <w:proofErr w:type="spellStart"/>
      <w:r w:rsidRPr="001D5FAF">
        <w:t>ve</w:t>
      </w:r>
      <w:proofErr w:type="spellEnd"/>
      <w:r w:rsidRPr="001D5FAF">
        <w:t xml:space="preserve"> web </w:t>
      </w:r>
      <w:proofErr w:type="spellStart"/>
      <w:r w:rsidRPr="001D5FAF">
        <w:t>tarayıcısı</w:t>
      </w:r>
      <w:proofErr w:type="spellEnd"/>
      <w:r w:rsidRPr="001D5FAF">
        <w:t xml:space="preserve"> </w:t>
      </w:r>
      <w:proofErr w:type="spellStart"/>
      <w:r w:rsidRPr="001D5FAF">
        <w:t>arasında</w:t>
      </w:r>
      <w:proofErr w:type="spellEnd"/>
      <w:r w:rsidRPr="001D5FAF">
        <w:t xml:space="preserve"> </w:t>
      </w:r>
      <w:proofErr w:type="spellStart"/>
      <w:r w:rsidRPr="001D5FAF">
        <w:t>gerçekleşir</w:t>
      </w:r>
      <w:proofErr w:type="spellEnd"/>
      <w:r w:rsidRPr="001D5FAF">
        <w:t>.</w:t>
      </w:r>
    </w:p>
    <w:tbl>
      <w:tblPr>
        <w:tblW w:w="0" w:type="auto"/>
        <w:jc w:val="center"/>
        <w:tblLook w:val="04A0" w:firstRow="1" w:lastRow="0" w:firstColumn="1" w:lastColumn="0" w:noHBand="0" w:noVBand="1"/>
      </w:tblPr>
      <w:tblGrid>
        <w:gridCol w:w="7937"/>
      </w:tblGrid>
      <w:tr w:rsidR="00052761" w14:paraId="6E59B0D2"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37923971" w14:textId="3D91BA87" w:rsidR="00052761" w:rsidRDefault="00565315">
            <w:pPr>
              <w:spacing w:before="720"/>
              <w:ind w:firstLine="0"/>
              <w:jc w:val="center"/>
            </w:pPr>
            <w:r>
              <w:rPr>
                <w:noProof/>
              </w:rPr>
              <w:drawing>
                <wp:anchor distT="0" distB="0" distL="114300" distR="114300" simplePos="0" relativeHeight="251594752" behindDoc="0" locked="0" layoutInCell="1" allowOverlap="1" wp14:anchorId="5B8BCCF4" wp14:editId="07A9E362">
                  <wp:simplePos x="0" y="0"/>
                  <wp:positionH relativeFrom="column">
                    <wp:posOffset>-84455</wp:posOffset>
                  </wp:positionH>
                  <wp:positionV relativeFrom="paragraph">
                    <wp:posOffset>-10795</wp:posOffset>
                  </wp:positionV>
                  <wp:extent cx="5105400" cy="2327910"/>
                  <wp:effectExtent l="0" t="0" r="0" b="0"/>
                  <wp:wrapNone/>
                  <wp:docPr id="19847201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5400" cy="2327910"/>
                          </a:xfrm>
                          <a:prstGeom prst="rect">
                            <a:avLst/>
                          </a:prstGeom>
                          <a:noFill/>
                        </pic:spPr>
                      </pic:pic>
                    </a:graphicData>
                  </a:graphic>
                  <wp14:sizeRelH relativeFrom="page">
                    <wp14:pctWidth>0</wp14:pctWidth>
                  </wp14:sizeRelH>
                  <wp14:sizeRelV relativeFrom="page">
                    <wp14:pctHeight>0</wp14:pctHeight>
                  </wp14:sizeRelV>
                </wp:anchor>
              </w:drawing>
            </w:r>
            <w:r>
              <w:rPr>
                <w:sz w:val="64"/>
              </w:rPr>
              <w:t>📸</w:t>
            </w:r>
            <w:r w:rsidR="00637E2E">
              <w:rPr>
                <w:noProof/>
              </w:rPr>
              <w:t xml:space="preserve"> </w:t>
            </w:r>
          </w:p>
          <w:p w14:paraId="7FB27C9D" w14:textId="77777777" w:rsidR="00052761" w:rsidRDefault="0006423C">
            <w:pPr>
              <w:ind w:firstLine="0"/>
              <w:jc w:val="center"/>
            </w:pPr>
            <w:r>
              <w:rPr>
                <w:b/>
                <w:sz w:val="22"/>
              </w:rPr>
              <w:t>[</w:t>
            </w:r>
            <w:proofErr w:type="spellStart"/>
            <w:r>
              <w:rPr>
                <w:b/>
                <w:sz w:val="22"/>
              </w:rPr>
              <w:t>Şekil</w:t>
            </w:r>
            <w:proofErr w:type="spellEnd"/>
            <w:r>
              <w:rPr>
                <w:b/>
                <w:sz w:val="22"/>
              </w:rPr>
              <w:t xml:space="preserve">: </w:t>
            </w:r>
            <w:proofErr w:type="spellStart"/>
            <w:r>
              <w:rPr>
                <w:b/>
                <w:sz w:val="22"/>
              </w:rPr>
              <w:t>Sistem</w:t>
            </w:r>
            <w:proofErr w:type="spellEnd"/>
            <w:r>
              <w:rPr>
                <w:b/>
                <w:sz w:val="22"/>
              </w:rPr>
              <w:t xml:space="preserve"> Context </w:t>
            </w:r>
            <w:proofErr w:type="spellStart"/>
            <w:r>
              <w:rPr>
                <w:b/>
                <w:sz w:val="22"/>
              </w:rPr>
              <w:t>Diyagramı</w:t>
            </w:r>
            <w:proofErr w:type="spellEnd"/>
            <w:r>
              <w:rPr>
                <w:b/>
                <w:sz w:val="22"/>
              </w:rPr>
              <w:t>]</w:t>
            </w:r>
          </w:p>
          <w:p w14:paraId="7D6387B2" w14:textId="77777777" w:rsidR="00052761" w:rsidRDefault="0006423C">
            <w:pPr>
              <w:spacing w:after="720"/>
              <w:ind w:firstLine="0"/>
              <w:jc w:val="center"/>
            </w:pPr>
            <w:proofErr w:type="spellStart"/>
            <w:r>
              <w:rPr>
                <w:i/>
                <w:color w:val="808080"/>
                <w:sz w:val="18"/>
              </w:rPr>
              <w:t>Kullanıcılar</w:t>
            </w:r>
            <w:proofErr w:type="spellEnd"/>
            <w:r>
              <w:rPr>
                <w:i/>
                <w:color w:val="808080"/>
                <w:sz w:val="18"/>
              </w:rPr>
              <w:t xml:space="preserve">, </w:t>
            </w:r>
            <w:proofErr w:type="spellStart"/>
            <w:r>
              <w:rPr>
                <w:i/>
                <w:color w:val="808080"/>
                <w:sz w:val="18"/>
              </w:rPr>
              <w:t>dış</w:t>
            </w:r>
            <w:proofErr w:type="spellEnd"/>
            <w:r>
              <w:rPr>
                <w:i/>
                <w:color w:val="808080"/>
                <w:sz w:val="18"/>
              </w:rPr>
              <w:t xml:space="preserve"> </w:t>
            </w:r>
            <w:proofErr w:type="spellStart"/>
            <w:r>
              <w:rPr>
                <w:i/>
                <w:color w:val="808080"/>
                <w:sz w:val="18"/>
              </w:rPr>
              <w:t>sistemler</w:t>
            </w:r>
            <w:proofErr w:type="spellEnd"/>
            <w:r>
              <w:rPr>
                <w:i/>
                <w:color w:val="808080"/>
                <w:sz w:val="18"/>
              </w:rPr>
              <w:t xml:space="preserve"> </w:t>
            </w:r>
            <w:proofErr w:type="spellStart"/>
            <w:r>
              <w:rPr>
                <w:i/>
                <w:color w:val="808080"/>
                <w:sz w:val="18"/>
              </w:rPr>
              <w:t>ve</w:t>
            </w:r>
            <w:proofErr w:type="spellEnd"/>
            <w:r>
              <w:rPr>
                <w:i/>
                <w:color w:val="808080"/>
                <w:sz w:val="18"/>
              </w:rPr>
              <w:t xml:space="preserve"> </w:t>
            </w:r>
            <w:proofErr w:type="spellStart"/>
            <w:r>
              <w:rPr>
                <w:i/>
                <w:color w:val="808080"/>
                <w:sz w:val="18"/>
              </w:rPr>
              <w:t>ürün</w:t>
            </w:r>
            <w:proofErr w:type="spellEnd"/>
            <w:r>
              <w:rPr>
                <w:i/>
                <w:color w:val="808080"/>
                <w:sz w:val="18"/>
              </w:rPr>
              <w:t xml:space="preserve"> — 1 </w:t>
            </w:r>
            <w:proofErr w:type="spellStart"/>
            <w:r>
              <w:rPr>
                <w:i/>
                <w:color w:val="808080"/>
                <w:sz w:val="18"/>
              </w:rPr>
              <w:t>sayfa</w:t>
            </w:r>
            <w:proofErr w:type="spellEnd"/>
            <w:r>
              <w:rPr>
                <w:i/>
                <w:color w:val="808080"/>
                <w:sz w:val="18"/>
              </w:rPr>
              <w:t xml:space="preserve"> </w:t>
            </w:r>
            <w:proofErr w:type="spellStart"/>
            <w:r>
              <w:rPr>
                <w:i/>
                <w:color w:val="808080"/>
                <w:sz w:val="18"/>
              </w:rPr>
              <w:t>halinde</w:t>
            </w:r>
            <w:proofErr w:type="spellEnd"/>
            <w:r>
              <w:rPr>
                <w:i/>
                <w:color w:val="808080"/>
                <w:sz w:val="18"/>
              </w:rPr>
              <w:t>.</w:t>
            </w:r>
          </w:p>
        </w:tc>
      </w:tr>
    </w:tbl>
    <w:p w14:paraId="03FBC104" w14:textId="723F903C" w:rsidR="001D5FAF" w:rsidRDefault="00B04640" w:rsidP="00B04640">
      <w:pPr>
        <w:pStyle w:val="ResimYazs"/>
      </w:pPr>
      <w:bookmarkStart w:id="62" w:name="_Toc229383875"/>
      <w:r>
        <w:t xml:space="preserve">Figure </w:t>
      </w:r>
      <w:fldSimple w:instr=" SEQ Figure \* ARABIC ">
        <w:r w:rsidR="004A22D7">
          <w:rPr>
            <w:noProof/>
          </w:rPr>
          <w:t>1</w:t>
        </w:r>
      </w:fldSimple>
      <w:r w:rsidRPr="009A5273">
        <w:t xml:space="preserve">: </w:t>
      </w:r>
      <w:proofErr w:type="spellStart"/>
      <w:r w:rsidRPr="009A5273">
        <w:t>Sistem</w:t>
      </w:r>
      <w:proofErr w:type="spellEnd"/>
      <w:r w:rsidRPr="009A5273">
        <w:t xml:space="preserve"> Context </w:t>
      </w:r>
      <w:proofErr w:type="spellStart"/>
      <w:r w:rsidRPr="009A5273">
        <w:t>Diyagramı</w:t>
      </w:r>
      <w:proofErr w:type="spellEnd"/>
      <w:r w:rsidRPr="009A5273">
        <w:t xml:space="preserve"> (C4 — Level 1)</w:t>
      </w:r>
      <w:bookmarkEnd w:id="62"/>
    </w:p>
    <w:p w14:paraId="67ED04AE" w14:textId="77777777" w:rsidR="001D5FAF" w:rsidRDefault="001D5FAF" w:rsidP="001D5FAF"/>
    <w:p w14:paraId="3E8B6973" w14:textId="77777777" w:rsidR="001D5FAF" w:rsidRDefault="001D5FAF" w:rsidP="001D5FAF"/>
    <w:p w14:paraId="20E58C9F" w14:textId="77777777" w:rsidR="001D5FAF" w:rsidRDefault="001D5FAF" w:rsidP="001D5FAF"/>
    <w:p w14:paraId="14DB3CB2" w14:textId="77777777" w:rsidR="001D5FAF" w:rsidRDefault="001D5FAF" w:rsidP="001D5FAF"/>
    <w:p w14:paraId="05D6E068" w14:textId="77777777" w:rsidR="001D5FAF" w:rsidRDefault="001D5FAF" w:rsidP="001D5FAF"/>
    <w:p w14:paraId="3CB7563D" w14:textId="77777777" w:rsidR="001D5FAF" w:rsidRDefault="001D5FAF" w:rsidP="001D5FAF"/>
    <w:p w14:paraId="20EDA025" w14:textId="77777777" w:rsidR="001D5FAF" w:rsidRDefault="001D5FAF" w:rsidP="001D5FAF"/>
    <w:p w14:paraId="5C5366DB" w14:textId="77777777" w:rsidR="001D5FAF" w:rsidRDefault="001D5FAF" w:rsidP="001D5FAF"/>
    <w:p w14:paraId="43D11491" w14:textId="77777777" w:rsidR="001D5FAF" w:rsidRPr="001D5FAF" w:rsidRDefault="001D5FAF" w:rsidP="001D5FAF"/>
    <w:p w14:paraId="3DCECE67" w14:textId="60A42F20" w:rsidR="00052761" w:rsidRDefault="0006423C">
      <w:pPr>
        <w:pStyle w:val="Balk2"/>
      </w:pPr>
      <w:bookmarkStart w:id="63" w:name="_Toc229383806"/>
      <w:r>
        <w:lastRenderedPageBreak/>
        <w:t xml:space="preserve">5.2. Container </w:t>
      </w:r>
      <w:proofErr w:type="spellStart"/>
      <w:r>
        <w:t>Seviyesi</w:t>
      </w:r>
      <w:proofErr w:type="spellEnd"/>
      <w:r>
        <w:t xml:space="preserve"> (C4 — Level 2)</w:t>
      </w:r>
      <w:bookmarkEnd w:id="63"/>
    </w:p>
    <w:p w14:paraId="6DB4D5C2" w14:textId="1D1167F2" w:rsidR="001D5FAF" w:rsidRPr="001D5FAF" w:rsidRDefault="001D5FAF" w:rsidP="001D5FAF">
      <w:pPr>
        <w:ind w:firstLine="0"/>
      </w:pPr>
      <w:proofErr w:type="spellStart"/>
      <w:r w:rsidRPr="001D5FAF">
        <w:t>Uygulamanın</w:t>
      </w:r>
      <w:proofErr w:type="spellEnd"/>
      <w:r w:rsidRPr="001D5FAF">
        <w:t xml:space="preserve"> </w:t>
      </w:r>
      <w:proofErr w:type="spellStart"/>
      <w:r w:rsidRPr="001D5FAF">
        <w:t>çalıştırdığı</w:t>
      </w:r>
      <w:proofErr w:type="spellEnd"/>
      <w:r w:rsidRPr="001D5FAF">
        <w:t xml:space="preserve"> </w:t>
      </w:r>
      <w:proofErr w:type="spellStart"/>
      <w:r w:rsidRPr="001D5FAF">
        <w:t>iki</w:t>
      </w:r>
      <w:proofErr w:type="spellEnd"/>
      <w:r w:rsidRPr="001D5FAF">
        <w:t xml:space="preserve"> ana "Container" (</w:t>
      </w:r>
      <w:proofErr w:type="spellStart"/>
      <w:r w:rsidRPr="001D5FAF">
        <w:t>İş</w:t>
      </w:r>
      <w:proofErr w:type="spellEnd"/>
      <w:r w:rsidRPr="001D5FAF">
        <w:t xml:space="preserve"> </w:t>
      </w:r>
      <w:proofErr w:type="spellStart"/>
      <w:r w:rsidRPr="001D5FAF">
        <w:t>Parçacığı</w:t>
      </w:r>
      <w:proofErr w:type="spellEnd"/>
      <w:r w:rsidRPr="001D5FAF">
        <w:t xml:space="preserve">) </w:t>
      </w:r>
      <w:proofErr w:type="spellStart"/>
      <w:r w:rsidRPr="001D5FAF">
        <w:t>mevcuttur</w:t>
      </w:r>
      <w:proofErr w:type="spellEnd"/>
      <w:r w:rsidRPr="001D5FAF">
        <w:t xml:space="preserve">: Main Thread (UI) </w:t>
      </w:r>
      <w:proofErr w:type="spellStart"/>
      <w:r w:rsidRPr="001D5FAF">
        <w:t>ve</w:t>
      </w:r>
      <w:proofErr w:type="spellEnd"/>
      <w:r w:rsidRPr="001D5FAF">
        <w:t xml:space="preserve"> Worker Thread (Arka plan </w:t>
      </w:r>
      <w:proofErr w:type="spellStart"/>
      <w:r w:rsidRPr="001D5FAF">
        <w:t>işlemi</w:t>
      </w:r>
      <w:proofErr w:type="spellEnd"/>
      <w:r w:rsidRPr="001D5FAF">
        <w:t>).</w:t>
      </w:r>
    </w:p>
    <w:tbl>
      <w:tblPr>
        <w:tblW w:w="0" w:type="auto"/>
        <w:jc w:val="center"/>
        <w:tblLook w:val="04A0" w:firstRow="1" w:lastRow="0" w:firstColumn="1" w:lastColumn="0" w:noHBand="0" w:noVBand="1"/>
      </w:tblPr>
      <w:tblGrid>
        <w:gridCol w:w="7937"/>
      </w:tblGrid>
      <w:tr w:rsidR="00052761" w14:paraId="2229E51E"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41D119A4" w14:textId="1B6DC264" w:rsidR="00052761" w:rsidRDefault="000A2BFD">
            <w:pPr>
              <w:spacing w:before="720"/>
              <w:ind w:firstLine="0"/>
              <w:jc w:val="center"/>
            </w:pPr>
            <w:r w:rsidRPr="000A2BFD">
              <w:rPr>
                <w:noProof/>
                <w:sz w:val="64"/>
              </w:rPr>
              <w:drawing>
                <wp:anchor distT="0" distB="0" distL="114300" distR="114300" simplePos="0" relativeHeight="251601920" behindDoc="0" locked="0" layoutInCell="1" allowOverlap="1" wp14:anchorId="2FE6B62D" wp14:editId="40A032DA">
                  <wp:simplePos x="0" y="0"/>
                  <wp:positionH relativeFrom="column">
                    <wp:posOffset>-67310</wp:posOffset>
                  </wp:positionH>
                  <wp:positionV relativeFrom="paragraph">
                    <wp:posOffset>-16510</wp:posOffset>
                  </wp:positionV>
                  <wp:extent cx="5080000" cy="2320290"/>
                  <wp:effectExtent l="0" t="0" r="6350" b="3810"/>
                  <wp:wrapNone/>
                  <wp:docPr id="10407870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87089" name=""/>
                          <pic:cNvPicPr/>
                        </pic:nvPicPr>
                        <pic:blipFill>
                          <a:blip r:embed="rId10"/>
                          <a:stretch>
                            <a:fillRect/>
                          </a:stretch>
                        </pic:blipFill>
                        <pic:spPr>
                          <a:xfrm>
                            <a:off x="0" y="0"/>
                            <a:ext cx="5080000" cy="2320290"/>
                          </a:xfrm>
                          <a:prstGeom prst="rect">
                            <a:avLst/>
                          </a:prstGeom>
                        </pic:spPr>
                      </pic:pic>
                    </a:graphicData>
                  </a:graphic>
                  <wp14:sizeRelH relativeFrom="page">
                    <wp14:pctWidth>0</wp14:pctWidth>
                  </wp14:sizeRelH>
                  <wp14:sizeRelV relativeFrom="page">
                    <wp14:pctHeight>0</wp14:pctHeight>
                  </wp14:sizeRelV>
                </wp:anchor>
              </w:drawing>
            </w:r>
            <w:r>
              <w:rPr>
                <w:sz w:val="64"/>
              </w:rPr>
              <w:t>📸</w:t>
            </w:r>
            <w:r>
              <w:rPr>
                <w:noProof/>
              </w:rPr>
              <w:t xml:space="preserve"> </w:t>
            </w:r>
          </w:p>
          <w:p w14:paraId="0DD1795B" w14:textId="6A776873" w:rsidR="00052761" w:rsidRDefault="0006423C">
            <w:pPr>
              <w:ind w:firstLine="0"/>
              <w:jc w:val="center"/>
            </w:pPr>
            <w:r>
              <w:rPr>
                <w:b/>
                <w:sz w:val="22"/>
              </w:rPr>
              <w:t>[</w:t>
            </w:r>
            <w:proofErr w:type="spellStart"/>
            <w:r>
              <w:rPr>
                <w:b/>
                <w:sz w:val="22"/>
              </w:rPr>
              <w:t>Şekil</w:t>
            </w:r>
            <w:proofErr w:type="spellEnd"/>
            <w:r>
              <w:rPr>
                <w:b/>
                <w:sz w:val="22"/>
              </w:rPr>
              <w:t xml:space="preserve">: Container </w:t>
            </w:r>
            <w:proofErr w:type="spellStart"/>
            <w:r>
              <w:rPr>
                <w:b/>
                <w:sz w:val="22"/>
              </w:rPr>
              <w:t>Diyagramı</w:t>
            </w:r>
            <w:proofErr w:type="spellEnd"/>
            <w:r>
              <w:rPr>
                <w:b/>
                <w:sz w:val="22"/>
              </w:rPr>
              <w:t>]</w:t>
            </w:r>
          </w:p>
          <w:p w14:paraId="38294431" w14:textId="77777777" w:rsidR="00052761" w:rsidRDefault="0006423C">
            <w:pPr>
              <w:spacing w:after="720"/>
              <w:ind w:firstLine="0"/>
              <w:jc w:val="center"/>
            </w:pPr>
            <w:r>
              <w:rPr>
                <w:i/>
                <w:color w:val="808080"/>
                <w:sz w:val="18"/>
              </w:rPr>
              <w:t xml:space="preserve">Web App, API, DB, Queue </w:t>
            </w:r>
            <w:proofErr w:type="spellStart"/>
            <w:r>
              <w:rPr>
                <w:i/>
                <w:color w:val="808080"/>
                <w:sz w:val="18"/>
              </w:rPr>
              <w:t>gibi</w:t>
            </w:r>
            <w:proofErr w:type="spellEnd"/>
            <w:r>
              <w:rPr>
                <w:i/>
                <w:color w:val="808080"/>
                <w:sz w:val="18"/>
              </w:rPr>
              <w:t xml:space="preserve"> ana </w:t>
            </w:r>
            <w:proofErr w:type="spellStart"/>
            <w:r>
              <w:rPr>
                <w:i/>
                <w:color w:val="808080"/>
                <w:sz w:val="18"/>
              </w:rPr>
              <w:t>container'lar</w:t>
            </w:r>
            <w:proofErr w:type="spellEnd"/>
            <w:r>
              <w:rPr>
                <w:i/>
                <w:color w:val="808080"/>
                <w:sz w:val="18"/>
              </w:rPr>
              <w:t xml:space="preserve"> </w:t>
            </w:r>
            <w:proofErr w:type="spellStart"/>
            <w:r>
              <w:rPr>
                <w:i/>
                <w:color w:val="808080"/>
                <w:sz w:val="18"/>
              </w:rPr>
              <w:t>ve</w:t>
            </w:r>
            <w:proofErr w:type="spellEnd"/>
            <w:r>
              <w:rPr>
                <w:i/>
                <w:color w:val="808080"/>
                <w:sz w:val="18"/>
              </w:rPr>
              <w:t xml:space="preserve"> </w:t>
            </w:r>
            <w:proofErr w:type="spellStart"/>
            <w:r>
              <w:rPr>
                <w:i/>
                <w:color w:val="808080"/>
                <w:sz w:val="18"/>
              </w:rPr>
              <w:t>aralarındaki</w:t>
            </w:r>
            <w:proofErr w:type="spellEnd"/>
            <w:r>
              <w:rPr>
                <w:i/>
                <w:color w:val="808080"/>
                <w:sz w:val="18"/>
              </w:rPr>
              <w:t xml:space="preserve"> </w:t>
            </w:r>
            <w:proofErr w:type="spellStart"/>
            <w:r>
              <w:rPr>
                <w:i/>
                <w:color w:val="808080"/>
                <w:sz w:val="18"/>
              </w:rPr>
              <w:t>iletişim</w:t>
            </w:r>
            <w:proofErr w:type="spellEnd"/>
            <w:r>
              <w:rPr>
                <w:i/>
                <w:color w:val="808080"/>
                <w:sz w:val="18"/>
              </w:rPr>
              <w:t>.</w:t>
            </w:r>
          </w:p>
        </w:tc>
      </w:tr>
    </w:tbl>
    <w:p w14:paraId="7D5370FB" w14:textId="4507CD7B" w:rsidR="00733487" w:rsidRDefault="00B04640" w:rsidP="00B04640">
      <w:pPr>
        <w:pStyle w:val="ResimYazs"/>
      </w:pPr>
      <w:bookmarkStart w:id="64" w:name="_Toc229383876"/>
      <w:r>
        <w:t xml:space="preserve">Figure </w:t>
      </w:r>
      <w:fldSimple w:instr=" SEQ Figure \* ARABIC ">
        <w:r w:rsidR="004A22D7">
          <w:rPr>
            <w:noProof/>
          </w:rPr>
          <w:t>2</w:t>
        </w:r>
      </w:fldSimple>
      <w:r w:rsidRPr="00C027C6">
        <w:t xml:space="preserve">: Container </w:t>
      </w:r>
      <w:proofErr w:type="spellStart"/>
      <w:r w:rsidRPr="00C027C6">
        <w:t>Diyagramı</w:t>
      </w:r>
      <w:proofErr w:type="spellEnd"/>
      <w:r w:rsidRPr="00C027C6">
        <w:t xml:space="preserve"> (C4 — Level 2)</w:t>
      </w:r>
      <w:bookmarkEnd w:id="64"/>
    </w:p>
    <w:p w14:paraId="1CB30968" w14:textId="6262A4A6" w:rsidR="00052761" w:rsidRDefault="0006423C">
      <w:pPr>
        <w:pStyle w:val="Balk2"/>
      </w:pPr>
      <w:bookmarkStart w:id="65" w:name="_Toc229383807"/>
      <w:r>
        <w:t xml:space="preserve">5.3. </w:t>
      </w:r>
      <w:proofErr w:type="spellStart"/>
      <w:r>
        <w:t>Sıralı</w:t>
      </w:r>
      <w:proofErr w:type="spellEnd"/>
      <w:r>
        <w:t xml:space="preserve"> (Sequence) </w:t>
      </w:r>
      <w:proofErr w:type="spellStart"/>
      <w:r>
        <w:t>Diyagramları</w:t>
      </w:r>
      <w:bookmarkEnd w:id="65"/>
      <w:proofErr w:type="spellEnd"/>
    </w:p>
    <w:p w14:paraId="179E7D10" w14:textId="2BFE61B9" w:rsidR="001D5FAF" w:rsidRPr="001D5FAF" w:rsidRDefault="00480F22" w:rsidP="001D5FAF">
      <w:pPr>
        <w:ind w:firstLine="0"/>
      </w:pPr>
      <w:r w:rsidRPr="00480F22">
        <w:t xml:space="preserve">Büyük </w:t>
      </w:r>
      <w:proofErr w:type="spellStart"/>
      <w:r w:rsidRPr="00480F22">
        <w:t>bir</w:t>
      </w:r>
      <w:proofErr w:type="spellEnd"/>
      <w:r w:rsidRPr="00480F22">
        <w:t xml:space="preserve"> </w:t>
      </w:r>
      <w:proofErr w:type="spellStart"/>
      <w:r w:rsidRPr="00480F22">
        <w:t>veri</w:t>
      </w:r>
      <w:proofErr w:type="spellEnd"/>
      <w:r w:rsidRPr="00480F22">
        <w:t xml:space="preserve"> </w:t>
      </w:r>
      <w:proofErr w:type="spellStart"/>
      <w:r w:rsidRPr="00480F22">
        <w:t>setinin</w:t>
      </w:r>
      <w:proofErr w:type="spellEnd"/>
      <w:r w:rsidRPr="00480F22">
        <w:t xml:space="preserve"> UI </w:t>
      </w:r>
      <w:proofErr w:type="spellStart"/>
      <w:r w:rsidRPr="00480F22">
        <w:t>dondurulmadan</w:t>
      </w:r>
      <w:proofErr w:type="spellEnd"/>
      <w:r w:rsidRPr="00480F22">
        <w:t xml:space="preserve"> </w:t>
      </w:r>
      <w:proofErr w:type="spellStart"/>
      <w:r w:rsidRPr="00480F22">
        <w:t>işlenmesinin</w:t>
      </w:r>
      <w:proofErr w:type="spellEnd"/>
      <w:r w:rsidRPr="00480F22">
        <w:t xml:space="preserve"> </w:t>
      </w:r>
      <w:proofErr w:type="spellStart"/>
      <w:r w:rsidRPr="00480F22">
        <w:t>kritik</w:t>
      </w:r>
      <w:proofErr w:type="spellEnd"/>
      <w:r w:rsidRPr="00480F22">
        <w:t xml:space="preserve"> </w:t>
      </w:r>
      <w:proofErr w:type="spellStart"/>
      <w:r w:rsidRPr="00480F22">
        <w:t>veri</w:t>
      </w:r>
      <w:proofErr w:type="spellEnd"/>
      <w:r w:rsidRPr="00480F22">
        <w:t xml:space="preserve"> </w:t>
      </w:r>
      <w:proofErr w:type="spellStart"/>
      <w:r w:rsidRPr="00480F22">
        <w:t>akışı</w:t>
      </w:r>
      <w:proofErr w:type="spellEnd"/>
      <w:r w:rsidRPr="00480F22">
        <w:t xml:space="preserve"> (Sequence) </w:t>
      </w:r>
      <w:proofErr w:type="spellStart"/>
      <w:r w:rsidRPr="00480F22">
        <w:t>aşağıda</w:t>
      </w:r>
      <w:proofErr w:type="spellEnd"/>
      <w:r w:rsidRPr="00480F22">
        <w:t xml:space="preserve"> </w:t>
      </w:r>
      <w:proofErr w:type="spellStart"/>
      <w:r w:rsidRPr="00480F22">
        <w:t>gösterilmiştir</w:t>
      </w:r>
      <w:proofErr w:type="spellEnd"/>
      <w:r w:rsidRPr="00480F22">
        <w:t>.</w:t>
      </w:r>
    </w:p>
    <w:tbl>
      <w:tblPr>
        <w:tblW w:w="0" w:type="auto"/>
        <w:jc w:val="center"/>
        <w:tblLook w:val="04A0" w:firstRow="1" w:lastRow="0" w:firstColumn="1" w:lastColumn="0" w:noHBand="0" w:noVBand="1"/>
      </w:tblPr>
      <w:tblGrid>
        <w:gridCol w:w="7937"/>
      </w:tblGrid>
      <w:tr w:rsidR="00052761" w14:paraId="2D22742E"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1B7CA663" w14:textId="0A2902F2" w:rsidR="00052761" w:rsidRDefault="00733487">
            <w:pPr>
              <w:spacing w:before="720"/>
              <w:ind w:firstLine="0"/>
              <w:jc w:val="center"/>
            </w:pPr>
            <w:r>
              <w:rPr>
                <w:noProof/>
                <w:sz w:val="64"/>
              </w:rPr>
              <w:drawing>
                <wp:anchor distT="0" distB="0" distL="114300" distR="114300" simplePos="0" relativeHeight="251609088" behindDoc="0" locked="0" layoutInCell="1" allowOverlap="1" wp14:anchorId="0DC85DFC" wp14:editId="00AE4198">
                  <wp:simplePos x="0" y="0"/>
                  <wp:positionH relativeFrom="column">
                    <wp:posOffset>-76200</wp:posOffset>
                  </wp:positionH>
                  <wp:positionV relativeFrom="paragraph">
                    <wp:posOffset>-40005</wp:posOffset>
                  </wp:positionV>
                  <wp:extent cx="5062220" cy="2372995"/>
                  <wp:effectExtent l="0" t="0" r="5080" b="8255"/>
                  <wp:wrapNone/>
                  <wp:docPr id="33759705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2220" cy="2372995"/>
                          </a:xfrm>
                          <a:prstGeom prst="rect">
                            <a:avLst/>
                          </a:prstGeom>
                          <a:noFill/>
                        </pic:spPr>
                      </pic:pic>
                    </a:graphicData>
                  </a:graphic>
                  <wp14:sizeRelH relativeFrom="page">
                    <wp14:pctWidth>0</wp14:pctWidth>
                  </wp14:sizeRelH>
                  <wp14:sizeRelV relativeFrom="page">
                    <wp14:pctHeight>0</wp14:pctHeight>
                  </wp14:sizeRelV>
                </wp:anchor>
              </w:drawing>
            </w:r>
            <w:r>
              <w:rPr>
                <w:sz w:val="64"/>
              </w:rPr>
              <w:t>📸</w:t>
            </w:r>
          </w:p>
          <w:p w14:paraId="1807E202" w14:textId="77777777" w:rsidR="00052761" w:rsidRDefault="0006423C">
            <w:pPr>
              <w:ind w:firstLine="0"/>
              <w:jc w:val="center"/>
            </w:pPr>
            <w:r>
              <w:rPr>
                <w:b/>
                <w:sz w:val="22"/>
              </w:rPr>
              <w:t>[</w:t>
            </w:r>
            <w:proofErr w:type="spellStart"/>
            <w:r>
              <w:rPr>
                <w:b/>
                <w:sz w:val="22"/>
              </w:rPr>
              <w:t>Şekil</w:t>
            </w:r>
            <w:proofErr w:type="spellEnd"/>
            <w:r>
              <w:rPr>
                <w:b/>
                <w:sz w:val="22"/>
              </w:rPr>
              <w:t xml:space="preserve">: Login </w:t>
            </w:r>
            <w:proofErr w:type="spellStart"/>
            <w:r>
              <w:rPr>
                <w:b/>
                <w:sz w:val="22"/>
              </w:rPr>
              <w:t>Akışı</w:t>
            </w:r>
            <w:proofErr w:type="spellEnd"/>
            <w:r>
              <w:rPr>
                <w:b/>
                <w:sz w:val="22"/>
              </w:rPr>
              <w:t xml:space="preserve"> (Sequence)]</w:t>
            </w:r>
          </w:p>
          <w:p w14:paraId="0176297E" w14:textId="77777777" w:rsidR="00052761" w:rsidRDefault="0006423C">
            <w:pPr>
              <w:spacing w:after="720"/>
              <w:ind w:firstLine="0"/>
              <w:jc w:val="center"/>
            </w:pPr>
            <w:r>
              <w:rPr>
                <w:i/>
                <w:color w:val="808080"/>
                <w:sz w:val="18"/>
              </w:rPr>
              <w:t xml:space="preserve">Örn. </w:t>
            </w:r>
            <w:proofErr w:type="spellStart"/>
            <w:r>
              <w:rPr>
                <w:i/>
                <w:color w:val="808080"/>
                <w:sz w:val="18"/>
              </w:rPr>
              <w:t>kullanıcı</w:t>
            </w:r>
            <w:proofErr w:type="spellEnd"/>
            <w:r>
              <w:rPr>
                <w:i/>
                <w:color w:val="808080"/>
                <w:sz w:val="18"/>
              </w:rPr>
              <w:t xml:space="preserve"> </w:t>
            </w:r>
            <w:proofErr w:type="spellStart"/>
            <w:r>
              <w:rPr>
                <w:i/>
                <w:color w:val="808080"/>
                <w:sz w:val="18"/>
              </w:rPr>
              <w:t>kaydı</w:t>
            </w:r>
            <w:proofErr w:type="spellEnd"/>
            <w:r>
              <w:rPr>
                <w:i/>
                <w:color w:val="808080"/>
                <w:sz w:val="18"/>
              </w:rPr>
              <w:t xml:space="preserve">, login, </w:t>
            </w:r>
            <w:proofErr w:type="spellStart"/>
            <w:r>
              <w:rPr>
                <w:i/>
                <w:color w:val="808080"/>
                <w:sz w:val="18"/>
              </w:rPr>
              <w:t>kritik</w:t>
            </w:r>
            <w:proofErr w:type="spellEnd"/>
            <w:r>
              <w:rPr>
                <w:i/>
                <w:color w:val="808080"/>
                <w:sz w:val="18"/>
              </w:rPr>
              <w:t xml:space="preserve"> </w:t>
            </w:r>
            <w:proofErr w:type="spellStart"/>
            <w:r>
              <w:rPr>
                <w:i/>
                <w:color w:val="808080"/>
                <w:sz w:val="18"/>
              </w:rPr>
              <w:t>iş</w:t>
            </w:r>
            <w:proofErr w:type="spellEnd"/>
            <w:r>
              <w:rPr>
                <w:i/>
                <w:color w:val="808080"/>
                <w:sz w:val="18"/>
              </w:rPr>
              <w:t xml:space="preserve"> </w:t>
            </w:r>
            <w:proofErr w:type="spellStart"/>
            <w:r>
              <w:rPr>
                <w:i/>
                <w:color w:val="808080"/>
                <w:sz w:val="18"/>
              </w:rPr>
              <w:t>akışı</w:t>
            </w:r>
            <w:proofErr w:type="spellEnd"/>
            <w:r>
              <w:rPr>
                <w:i/>
                <w:color w:val="808080"/>
                <w:sz w:val="18"/>
              </w:rPr>
              <w:t>.</w:t>
            </w:r>
          </w:p>
        </w:tc>
      </w:tr>
    </w:tbl>
    <w:p w14:paraId="475DB7B7" w14:textId="7D9E5AF0" w:rsidR="00480F22" w:rsidRDefault="00B04640" w:rsidP="00B04640">
      <w:pPr>
        <w:pStyle w:val="ResimYazs"/>
      </w:pPr>
      <w:bookmarkStart w:id="66" w:name="_Toc229383877"/>
      <w:r>
        <w:t xml:space="preserve">Figure </w:t>
      </w:r>
      <w:fldSimple w:instr=" SEQ Figure \* ARABIC ">
        <w:r w:rsidR="004A22D7">
          <w:rPr>
            <w:noProof/>
          </w:rPr>
          <w:t>3</w:t>
        </w:r>
      </w:fldSimple>
      <w:r w:rsidRPr="00360741">
        <w:t xml:space="preserve">: Login </w:t>
      </w:r>
      <w:proofErr w:type="spellStart"/>
      <w:r w:rsidRPr="00360741">
        <w:t>Akışı</w:t>
      </w:r>
      <w:proofErr w:type="spellEnd"/>
      <w:r w:rsidRPr="00360741">
        <w:t xml:space="preserve"> </w:t>
      </w:r>
      <w:proofErr w:type="spellStart"/>
      <w:r w:rsidRPr="00360741">
        <w:t>Sıralı</w:t>
      </w:r>
      <w:proofErr w:type="spellEnd"/>
      <w:r w:rsidRPr="00360741">
        <w:t xml:space="preserve"> </w:t>
      </w:r>
      <w:proofErr w:type="spellStart"/>
      <w:r w:rsidRPr="00360741">
        <w:t>Diyagramı</w:t>
      </w:r>
      <w:bookmarkEnd w:id="66"/>
      <w:proofErr w:type="spellEnd"/>
    </w:p>
    <w:p w14:paraId="34301F93" w14:textId="77777777" w:rsidR="00480F22" w:rsidRPr="00480F22" w:rsidRDefault="00480F22" w:rsidP="00480F22"/>
    <w:p w14:paraId="4BA0537B" w14:textId="77777777" w:rsidR="00052761" w:rsidRDefault="0006423C">
      <w:pPr>
        <w:pStyle w:val="Balk2"/>
      </w:pPr>
      <w:bookmarkStart w:id="67" w:name="_Toc229383808"/>
      <w:r>
        <w:t xml:space="preserve">5.4. Deployment </w:t>
      </w:r>
      <w:proofErr w:type="spellStart"/>
      <w:r>
        <w:t>Topolojisi</w:t>
      </w:r>
      <w:bookmarkEnd w:id="67"/>
      <w:proofErr w:type="spellEnd"/>
    </w:p>
    <w:p w14:paraId="5B72EE18" w14:textId="2C27EC72" w:rsidR="00480F22" w:rsidRPr="00480F22" w:rsidRDefault="00480F22" w:rsidP="00480F22">
      <w:pPr>
        <w:ind w:firstLine="0"/>
      </w:pPr>
      <w:proofErr w:type="spellStart"/>
      <w:r w:rsidRPr="00480F22">
        <w:t>Proje</w:t>
      </w:r>
      <w:proofErr w:type="spellEnd"/>
      <w:r w:rsidRPr="00480F22">
        <w:t xml:space="preserve">, </w:t>
      </w:r>
      <w:proofErr w:type="spellStart"/>
      <w:r w:rsidRPr="00480F22">
        <w:t>sadece</w:t>
      </w:r>
      <w:proofErr w:type="spellEnd"/>
      <w:r w:rsidRPr="00480F22">
        <w:t xml:space="preserve"> </w:t>
      </w:r>
      <w:proofErr w:type="spellStart"/>
      <w:r w:rsidRPr="00480F22">
        <w:t>statik</w:t>
      </w:r>
      <w:proofErr w:type="spellEnd"/>
      <w:r w:rsidRPr="00480F22">
        <w:t xml:space="preserve"> HTML/CSS/JS </w:t>
      </w:r>
      <w:proofErr w:type="spellStart"/>
      <w:r w:rsidRPr="00480F22">
        <w:t>dosyalarından</w:t>
      </w:r>
      <w:proofErr w:type="spellEnd"/>
      <w:r w:rsidRPr="00480F22">
        <w:t xml:space="preserve"> </w:t>
      </w:r>
      <w:proofErr w:type="spellStart"/>
      <w:r w:rsidRPr="00480F22">
        <w:t>oluştuğu</w:t>
      </w:r>
      <w:proofErr w:type="spellEnd"/>
      <w:r w:rsidRPr="00480F22">
        <w:t xml:space="preserve"> </w:t>
      </w:r>
      <w:proofErr w:type="spellStart"/>
      <w:r w:rsidRPr="00480F22">
        <w:t>için</w:t>
      </w:r>
      <w:proofErr w:type="spellEnd"/>
      <w:r w:rsidRPr="00480F22">
        <w:t xml:space="preserve"> global </w:t>
      </w:r>
      <w:proofErr w:type="spellStart"/>
      <w:r w:rsidRPr="00480F22">
        <w:t>bir</w:t>
      </w:r>
      <w:proofErr w:type="spellEnd"/>
      <w:r w:rsidRPr="00480F22">
        <w:t xml:space="preserve"> CDN (</w:t>
      </w:r>
      <w:proofErr w:type="spellStart"/>
      <w:r w:rsidRPr="00480F22">
        <w:t>Vercel</w:t>
      </w:r>
      <w:proofErr w:type="spellEnd"/>
      <w:r w:rsidRPr="00480F22">
        <w:t xml:space="preserve"> Edge Network) </w:t>
      </w:r>
      <w:proofErr w:type="spellStart"/>
      <w:r w:rsidRPr="00480F22">
        <w:t>üzerinden</w:t>
      </w:r>
      <w:proofErr w:type="spellEnd"/>
      <w:r w:rsidRPr="00480F22">
        <w:t xml:space="preserve"> </w:t>
      </w:r>
      <w:proofErr w:type="spellStart"/>
      <w:r w:rsidRPr="00480F22">
        <w:t>dağıtılmaktadır</w:t>
      </w:r>
      <w:proofErr w:type="spellEnd"/>
      <w:r w:rsidRPr="00480F22">
        <w:t xml:space="preserve">. </w:t>
      </w:r>
      <w:proofErr w:type="spellStart"/>
      <w:r w:rsidRPr="00480F22">
        <w:t>Sunucu</w:t>
      </w:r>
      <w:proofErr w:type="spellEnd"/>
      <w:r w:rsidRPr="00480F22">
        <w:t xml:space="preserve"> (Node.js/Python vb.) </w:t>
      </w:r>
      <w:proofErr w:type="spellStart"/>
      <w:r w:rsidRPr="00480F22">
        <w:t>veya</w:t>
      </w:r>
      <w:proofErr w:type="spellEnd"/>
      <w:r w:rsidRPr="00480F22">
        <w:t xml:space="preserve"> </w:t>
      </w:r>
      <w:proofErr w:type="spellStart"/>
      <w:r w:rsidRPr="00480F22">
        <w:t>veritabanı</w:t>
      </w:r>
      <w:proofErr w:type="spellEnd"/>
      <w:r w:rsidRPr="00480F22">
        <w:t xml:space="preserve"> (PostgreSQL) </w:t>
      </w:r>
      <w:proofErr w:type="spellStart"/>
      <w:r w:rsidRPr="00480F22">
        <w:t>container'ı</w:t>
      </w:r>
      <w:proofErr w:type="spellEnd"/>
      <w:r w:rsidRPr="00480F22">
        <w:t xml:space="preserve"> </w:t>
      </w:r>
      <w:proofErr w:type="spellStart"/>
      <w:r w:rsidRPr="00480F22">
        <w:t>yoktur</w:t>
      </w:r>
      <w:proofErr w:type="spellEnd"/>
      <w:r w:rsidRPr="00480F22">
        <w:t>.</w:t>
      </w:r>
    </w:p>
    <w:p w14:paraId="7BE2C4DF" w14:textId="77777777" w:rsidR="00480F22" w:rsidRPr="00480F22" w:rsidRDefault="00480F22" w:rsidP="00480F22"/>
    <w:tbl>
      <w:tblPr>
        <w:tblW w:w="0" w:type="auto"/>
        <w:jc w:val="center"/>
        <w:tblLook w:val="04A0" w:firstRow="1" w:lastRow="0" w:firstColumn="1" w:lastColumn="0" w:noHBand="0" w:noVBand="1"/>
      </w:tblPr>
      <w:tblGrid>
        <w:gridCol w:w="7937"/>
      </w:tblGrid>
      <w:tr w:rsidR="00052761" w14:paraId="59C88412"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60AF7A93" w14:textId="18C56BE2" w:rsidR="00052761" w:rsidRDefault="00733487">
            <w:pPr>
              <w:spacing w:before="720"/>
              <w:ind w:firstLine="0"/>
              <w:jc w:val="center"/>
            </w:pPr>
            <w:r>
              <w:rPr>
                <w:noProof/>
                <w:sz w:val="64"/>
              </w:rPr>
              <w:drawing>
                <wp:anchor distT="0" distB="0" distL="114300" distR="114300" simplePos="0" relativeHeight="251616256" behindDoc="0" locked="0" layoutInCell="1" allowOverlap="1" wp14:anchorId="691477EA" wp14:editId="2E6417B5">
                  <wp:simplePos x="0" y="0"/>
                  <wp:positionH relativeFrom="column">
                    <wp:posOffset>-101600</wp:posOffset>
                  </wp:positionH>
                  <wp:positionV relativeFrom="paragraph">
                    <wp:posOffset>-37465</wp:posOffset>
                  </wp:positionV>
                  <wp:extent cx="5088255" cy="2387600"/>
                  <wp:effectExtent l="0" t="0" r="0" b="0"/>
                  <wp:wrapNone/>
                  <wp:docPr id="121102117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8255" cy="2387600"/>
                          </a:xfrm>
                          <a:prstGeom prst="rect">
                            <a:avLst/>
                          </a:prstGeom>
                          <a:noFill/>
                        </pic:spPr>
                      </pic:pic>
                    </a:graphicData>
                  </a:graphic>
                  <wp14:sizeRelH relativeFrom="page">
                    <wp14:pctWidth>0</wp14:pctWidth>
                  </wp14:sizeRelH>
                  <wp14:sizeRelV relativeFrom="page">
                    <wp14:pctHeight>0</wp14:pctHeight>
                  </wp14:sizeRelV>
                </wp:anchor>
              </w:drawing>
            </w:r>
            <w:r>
              <w:rPr>
                <w:sz w:val="64"/>
              </w:rPr>
              <w:t>📸</w:t>
            </w:r>
          </w:p>
          <w:p w14:paraId="46FE3650" w14:textId="77777777" w:rsidR="00052761" w:rsidRDefault="0006423C">
            <w:pPr>
              <w:ind w:firstLine="0"/>
              <w:jc w:val="center"/>
            </w:pPr>
            <w:r>
              <w:rPr>
                <w:b/>
                <w:sz w:val="22"/>
              </w:rPr>
              <w:t>[</w:t>
            </w:r>
            <w:proofErr w:type="spellStart"/>
            <w:r>
              <w:rPr>
                <w:b/>
                <w:sz w:val="22"/>
              </w:rPr>
              <w:t>Şekil</w:t>
            </w:r>
            <w:proofErr w:type="spellEnd"/>
            <w:r>
              <w:rPr>
                <w:b/>
                <w:sz w:val="22"/>
              </w:rPr>
              <w:t>: Production Deployment]</w:t>
            </w:r>
          </w:p>
          <w:p w14:paraId="21767DE5" w14:textId="77777777" w:rsidR="00052761" w:rsidRDefault="0006423C">
            <w:pPr>
              <w:spacing w:after="720"/>
              <w:ind w:firstLine="0"/>
              <w:jc w:val="center"/>
            </w:pPr>
            <w:r>
              <w:rPr>
                <w:i/>
                <w:color w:val="808080"/>
                <w:sz w:val="18"/>
              </w:rPr>
              <w:t xml:space="preserve">CDN, hosting </w:t>
            </w:r>
            <w:proofErr w:type="spellStart"/>
            <w:r>
              <w:rPr>
                <w:i/>
                <w:color w:val="808080"/>
                <w:sz w:val="18"/>
              </w:rPr>
              <w:t>bölgeleri</w:t>
            </w:r>
            <w:proofErr w:type="spellEnd"/>
            <w:r>
              <w:rPr>
                <w:i/>
                <w:color w:val="808080"/>
                <w:sz w:val="18"/>
              </w:rPr>
              <w:t xml:space="preserve">, DB, cache </w:t>
            </w:r>
            <w:proofErr w:type="spellStart"/>
            <w:r>
              <w:rPr>
                <w:i/>
                <w:color w:val="808080"/>
                <w:sz w:val="18"/>
              </w:rPr>
              <w:t>yerleşimi</w:t>
            </w:r>
            <w:proofErr w:type="spellEnd"/>
            <w:r>
              <w:rPr>
                <w:i/>
                <w:color w:val="808080"/>
                <w:sz w:val="18"/>
              </w:rPr>
              <w:t>.</w:t>
            </w:r>
          </w:p>
        </w:tc>
      </w:tr>
    </w:tbl>
    <w:p w14:paraId="0507B034" w14:textId="05EC6F8E" w:rsidR="00480F22" w:rsidRDefault="00B04640" w:rsidP="00B04640">
      <w:pPr>
        <w:pStyle w:val="ResimYazs"/>
      </w:pPr>
      <w:bookmarkStart w:id="68" w:name="_Toc229383878"/>
      <w:r>
        <w:t xml:space="preserve">Figure </w:t>
      </w:r>
      <w:fldSimple w:instr=" SEQ Figure \* ARABIC ">
        <w:r w:rsidR="004A22D7">
          <w:rPr>
            <w:noProof/>
          </w:rPr>
          <w:t>4</w:t>
        </w:r>
      </w:fldSimple>
      <w:r w:rsidRPr="00183EA3">
        <w:t xml:space="preserve">: Production Deployment </w:t>
      </w:r>
      <w:proofErr w:type="spellStart"/>
      <w:r w:rsidRPr="00183EA3">
        <w:t>Topolojisi</w:t>
      </w:r>
      <w:bookmarkEnd w:id="68"/>
      <w:proofErr w:type="spellEnd"/>
    </w:p>
    <w:p w14:paraId="7551BF26" w14:textId="77777777" w:rsidR="00480F22" w:rsidRDefault="00480F22" w:rsidP="00480F22"/>
    <w:p w14:paraId="7DF40F5F" w14:textId="629BF76C" w:rsidR="0065039B" w:rsidRPr="00480F22" w:rsidRDefault="0065039B" w:rsidP="00B04640">
      <w:pPr>
        <w:ind w:firstLine="0"/>
      </w:pPr>
    </w:p>
    <w:p w14:paraId="42FC9472" w14:textId="77777777" w:rsidR="00052761" w:rsidRDefault="0006423C">
      <w:pPr>
        <w:pStyle w:val="Balk2"/>
      </w:pPr>
      <w:bookmarkStart w:id="69" w:name="_Toc229383809"/>
      <w:r>
        <w:t xml:space="preserve">5.5. </w:t>
      </w:r>
      <w:proofErr w:type="spellStart"/>
      <w:r>
        <w:t>Mimari</w:t>
      </w:r>
      <w:proofErr w:type="spellEnd"/>
      <w:r>
        <w:t xml:space="preserve"> Karar </w:t>
      </w:r>
      <w:proofErr w:type="spellStart"/>
      <w:r>
        <w:t>Kayıtları</w:t>
      </w:r>
      <w:proofErr w:type="spellEnd"/>
      <w:r>
        <w:t xml:space="preserve"> (Architecture Decision Records — ADR)</w:t>
      </w:r>
      <w:bookmarkEnd w:id="69"/>
    </w:p>
    <w:p w14:paraId="6ED7A491" w14:textId="3AB67694" w:rsidR="00052761" w:rsidRDefault="00316E6B" w:rsidP="00316E6B">
      <w:pPr>
        <w:pStyle w:val="ResimYazs"/>
        <w:keepNext/>
      </w:pPr>
      <w:bookmarkStart w:id="70" w:name="_Toc229383857"/>
      <w:r>
        <w:t xml:space="preserve">Table </w:t>
      </w:r>
      <w:fldSimple w:instr=" SEQ Table \* ARABIC ">
        <w:r w:rsidR="004A22D7">
          <w:rPr>
            <w:noProof/>
          </w:rPr>
          <w:t>10</w:t>
        </w:r>
      </w:fldSimple>
      <w:r w:rsidRPr="005D723F">
        <w:t xml:space="preserve">: ADR </w:t>
      </w:r>
      <w:proofErr w:type="spellStart"/>
      <w:r w:rsidRPr="005D723F">
        <w:t>Özet</w:t>
      </w:r>
      <w:proofErr w:type="spellEnd"/>
      <w:r w:rsidRPr="005D723F">
        <w:t xml:space="preserve"> </w:t>
      </w:r>
      <w:proofErr w:type="spellStart"/>
      <w:r w:rsidRPr="005D723F">
        <w:t>Listesi</w:t>
      </w:r>
      <w:bookmarkEnd w:id="70"/>
      <w:proofErr w:type="spellEnd"/>
    </w:p>
    <w:tbl>
      <w:tblPr>
        <w:tblStyle w:val="AkKlavuz-Vurgu1"/>
        <w:tblW w:w="9070" w:type="dxa"/>
        <w:jc w:val="center"/>
        <w:tblLayout w:type="fixed"/>
        <w:tblLook w:val="04A0" w:firstRow="1" w:lastRow="0" w:firstColumn="1" w:lastColumn="0" w:noHBand="0" w:noVBand="1"/>
      </w:tblPr>
      <w:tblGrid>
        <w:gridCol w:w="1417"/>
        <w:gridCol w:w="4535"/>
        <w:gridCol w:w="1417"/>
        <w:gridCol w:w="1701"/>
      </w:tblGrid>
      <w:tr w:rsidR="00052761" w14:paraId="522C0AEC" w14:textId="77777777" w:rsidTr="006503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shd w:val="clear" w:color="auto" w:fill="1F4E78"/>
          </w:tcPr>
          <w:p w14:paraId="61D12FA2" w14:textId="77777777" w:rsidR="00052761" w:rsidRDefault="0006423C">
            <w:pPr>
              <w:ind w:firstLine="0"/>
            </w:pPr>
            <w:r>
              <w:rPr>
                <w:color w:val="FFFFFF"/>
                <w:sz w:val="22"/>
              </w:rPr>
              <w:t>ADR No</w:t>
            </w:r>
          </w:p>
        </w:tc>
        <w:tc>
          <w:tcPr>
            <w:tcW w:w="4535" w:type="dxa"/>
            <w:tcBorders>
              <w:top w:val="single" w:sz="4" w:space="0" w:color="7F7F7F"/>
              <w:left w:val="single" w:sz="4" w:space="0" w:color="7F7F7F"/>
              <w:bottom w:val="single" w:sz="4" w:space="0" w:color="7F7F7F"/>
              <w:right w:val="single" w:sz="4" w:space="0" w:color="7F7F7F"/>
            </w:tcBorders>
            <w:shd w:val="clear" w:color="auto" w:fill="1F4E78"/>
          </w:tcPr>
          <w:p w14:paraId="311D357D"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Karar</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14:paraId="4899DBDE"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Durum</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5194BD39"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Tarih</w:t>
            </w:r>
          </w:p>
        </w:tc>
      </w:tr>
      <w:tr w:rsidR="0065039B" w14:paraId="01D0FDAD" w14:textId="77777777" w:rsidTr="00650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vAlign w:val="center"/>
          </w:tcPr>
          <w:p w14:paraId="7EABEA0E" w14:textId="424B6BAF" w:rsidR="0065039B" w:rsidRPr="0065039B" w:rsidRDefault="0065039B" w:rsidP="0065039B">
            <w:pPr>
              <w:ind w:firstLine="0"/>
              <w:rPr>
                <w:color w:val="000000" w:themeColor="text1"/>
              </w:rPr>
            </w:pPr>
            <w:r w:rsidRPr="0065039B">
              <w:rPr>
                <w:color w:val="000000" w:themeColor="text1"/>
                <w:sz w:val="20"/>
                <w:szCs w:val="20"/>
              </w:rPr>
              <w:t>ADR-001</w:t>
            </w:r>
          </w:p>
        </w:tc>
        <w:tc>
          <w:tcPr>
            <w:tcW w:w="4535" w:type="dxa"/>
            <w:tcBorders>
              <w:top w:val="single" w:sz="4" w:space="0" w:color="7F7F7F"/>
              <w:left w:val="single" w:sz="4" w:space="0" w:color="7F7F7F"/>
              <w:bottom w:val="single" w:sz="4" w:space="0" w:color="7F7F7F"/>
              <w:right w:val="single" w:sz="4" w:space="0" w:color="7F7F7F"/>
            </w:tcBorders>
            <w:vAlign w:val="center"/>
          </w:tcPr>
          <w:p w14:paraId="243F11A0" w14:textId="54E0C37B" w:rsidR="0065039B" w:rsidRPr="0065039B" w:rsidRDefault="0065039B" w:rsidP="0065039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65039B">
              <w:rPr>
                <w:rStyle w:val="Gl"/>
                <w:color w:val="000000" w:themeColor="text1"/>
                <w:sz w:val="20"/>
                <w:szCs w:val="20"/>
                <w:bdr w:val="single" w:sz="2" w:space="0" w:color="E5E7EB" w:frame="1"/>
              </w:rPr>
              <w:t xml:space="preserve">Web Workers </w:t>
            </w:r>
            <w:proofErr w:type="spellStart"/>
            <w:r w:rsidRPr="0065039B">
              <w:rPr>
                <w:rStyle w:val="Gl"/>
                <w:color w:val="000000" w:themeColor="text1"/>
                <w:sz w:val="20"/>
                <w:szCs w:val="20"/>
                <w:bdr w:val="single" w:sz="2" w:space="0" w:color="E5E7EB" w:frame="1"/>
              </w:rPr>
              <w:t>Kullanımı</w:t>
            </w:r>
            <w:proofErr w:type="spellEnd"/>
            <w:r w:rsidRPr="0065039B">
              <w:rPr>
                <w:rStyle w:val="Gl"/>
                <w:color w:val="000000" w:themeColor="text1"/>
                <w:sz w:val="20"/>
                <w:szCs w:val="20"/>
                <w:bdr w:val="single" w:sz="2" w:space="0" w:color="E5E7EB" w:frame="1"/>
              </w:rPr>
              <w:t>:</w:t>
            </w:r>
            <w:r w:rsidRPr="0065039B">
              <w:rPr>
                <w:color w:val="000000" w:themeColor="text1"/>
                <w:sz w:val="20"/>
                <w:szCs w:val="20"/>
              </w:rPr>
              <w:t> </w:t>
            </w:r>
            <w:proofErr w:type="spellStart"/>
            <w:r w:rsidRPr="0065039B">
              <w:rPr>
                <w:color w:val="000000" w:themeColor="text1"/>
                <w:sz w:val="20"/>
                <w:szCs w:val="20"/>
              </w:rPr>
              <w:t>Ağır</w:t>
            </w:r>
            <w:proofErr w:type="spellEnd"/>
            <w:r w:rsidRPr="0065039B">
              <w:rPr>
                <w:color w:val="000000" w:themeColor="text1"/>
                <w:sz w:val="20"/>
                <w:szCs w:val="20"/>
              </w:rPr>
              <w:t xml:space="preserve"> </w:t>
            </w:r>
            <w:proofErr w:type="spellStart"/>
            <w:r w:rsidRPr="0065039B">
              <w:rPr>
                <w:color w:val="000000" w:themeColor="text1"/>
                <w:sz w:val="20"/>
                <w:szCs w:val="20"/>
              </w:rPr>
              <w:t>dosya</w:t>
            </w:r>
            <w:proofErr w:type="spellEnd"/>
            <w:r w:rsidRPr="0065039B">
              <w:rPr>
                <w:color w:val="000000" w:themeColor="text1"/>
                <w:sz w:val="20"/>
                <w:szCs w:val="20"/>
              </w:rPr>
              <w:t xml:space="preserve"> </w:t>
            </w:r>
            <w:proofErr w:type="spellStart"/>
            <w:r w:rsidRPr="0065039B">
              <w:rPr>
                <w:color w:val="000000" w:themeColor="text1"/>
                <w:sz w:val="20"/>
                <w:szCs w:val="20"/>
              </w:rPr>
              <w:t>okuma</w:t>
            </w:r>
            <w:proofErr w:type="spellEnd"/>
            <w:r w:rsidRPr="0065039B">
              <w:rPr>
                <w:color w:val="000000" w:themeColor="text1"/>
                <w:sz w:val="20"/>
                <w:szCs w:val="20"/>
              </w:rPr>
              <w:t xml:space="preserve"> </w:t>
            </w:r>
            <w:proofErr w:type="spellStart"/>
            <w:r w:rsidRPr="0065039B">
              <w:rPr>
                <w:color w:val="000000" w:themeColor="text1"/>
                <w:sz w:val="20"/>
                <w:szCs w:val="20"/>
              </w:rPr>
              <w:t>ve</w:t>
            </w:r>
            <w:proofErr w:type="spellEnd"/>
            <w:r w:rsidRPr="0065039B">
              <w:rPr>
                <w:color w:val="000000" w:themeColor="text1"/>
                <w:sz w:val="20"/>
                <w:szCs w:val="20"/>
              </w:rPr>
              <w:t xml:space="preserve"> </w:t>
            </w:r>
            <w:proofErr w:type="spellStart"/>
            <w:r w:rsidRPr="0065039B">
              <w:rPr>
                <w:color w:val="000000" w:themeColor="text1"/>
                <w:sz w:val="20"/>
                <w:szCs w:val="20"/>
              </w:rPr>
              <w:t>hesaplama</w:t>
            </w:r>
            <w:proofErr w:type="spellEnd"/>
            <w:r w:rsidRPr="0065039B">
              <w:rPr>
                <w:color w:val="000000" w:themeColor="text1"/>
                <w:sz w:val="20"/>
                <w:szCs w:val="20"/>
              </w:rPr>
              <w:t xml:space="preserve"> </w:t>
            </w:r>
            <w:proofErr w:type="spellStart"/>
            <w:r w:rsidRPr="0065039B">
              <w:rPr>
                <w:color w:val="000000" w:themeColor="text1"/>
                <w:sz w:val="20"/>
                <w:szCs w:val="20"/>
              </w:rPr>
              <w:t>işlemleri</w:t>
            </w:r>
            <w:proofErr w:type="spellEnd"/>
            <w:r w:rsidRPr="0065039B">
              <w:rPr>
                <w:color w:val="000000" w:themeColor="text1"/>
                <w:sz w:val="20"/>
                <w:szCs w:val="20"/>
              </w:rPr>
              <w:t xml:space="preserve"> </w:t>
            </w:r>
            <w:proofErr w:type="spellStart"/>
            <w:r w:rsidRPr="0065039B">
              <w:rPr>
                <w:color w:val="000000" w:themeColor="text1"/>
                <w:sz w:val="20"/>
                <w:szCs w:val="20"/>
              </w:rPr>
              <w:t>için</w:t>
            </w:r>
            <w:proofErr w:type="spellEnd"/>
            <w:r w:rsidRPr="0065039B">
              <w:rPr>
                <w:color w:val="000000" w:themeColor="text1"/>
                <w:sz w:val="20"/>
                <w:szCs w:val="20"/>
              </w:rPr>
              <w:t xml:space="preserve"> Main Thread </w:t>
            </w:r>
            <w:proofErr w:type="spellStart"/>
            <w:r w:rsidRPr="0065039B">
              <w:rPr>
                <w:color w:val="000000" w:themeColor="text1"/>
                <w:sz w:val="20"/>
                <w:szCs w:val="20"/>
              </w:rPr>
              <w:t>yerine</w:t>
            </w:r>
            <w:proofErr w:type="spellEnd"/>
            <w:r w:rsidRPr="0065039B">
              <w:rPr>
                <w:color w:val="000000" w:themeColor="text1"/>
                <w:sz w:val="20"/>
                <w:szCs w:val="20"/>
              </w:rPr>
              <w:t xml:space="preserve"> Web Workers </w:t>
            </w:r>
            <w:proofErr w:type="spellStart"/>
            <w:r w:rsidRPr="0065039B">
              <w:rPr>
                <w:color w:val="000000" w:themeColor="text1"/>
                <w:sz w:val="20"/>
                <w:szCs w:val="20"/>
              </w:rPr>
              <w:t>kullanılması</w:t>
            </w:r>
            <w:proofErr w:type="spellEnd"/>
            <w:r w:rsidRPr="0065039B">
              <w:rPr>
                <w:color w:val="000000" w:themeColor="text1"/>
                <w:sz w:val="20"/>
                <w:szCs w:val="20"/>
              </w:rPr>
              <w:t xml:space="preserve"> </w:t>
            </w:r>
            <w:proofErr w:type="spellStart"/>
            <w:r w:rsidRPr="0065039B">
              <w:rPr>
                <w:color w:val="000000" w:themeColor="text1"/>
                <w:sz w:val="20"/>
                <w:szCs w:val="20"/>
              </w:rPr>
              <w:t>kararı</w:t>
            </w:r>
            <w:proofErr w:type="spellEnd"/>
            <w:r w:rsidRPr="0065039B">
              <w:rPr>
                <w:color w:val="000000" w:themeColor="text1"/>
                <w:sz w:val="20"/>
                <w:szCs w:val="20"/>
              </w:rPr>
              <w:t>.</w:t>
            </w:r>
          </w:p>
        </w:tc>
        <w:tc>
          <w:tcPr>
            <w:tcW w:w="1417" w:type="dxa"/>
            <w:tcBorders>
              <w:top w:val="single" w:sz="4" w:space="0" w:color="7F7F7F"/>
              <w:left w:val="single" w:sz="4" w:space="0" w:color="7F7F7F"/>
              <w:bottom w:val="single" w:sz="4" w:space="0" w:color="7F7F7F"/>
              <w:right w:val="single" w:sz="4" w:space="0" w:color="7F7F7F"/>
            </w:tcBorders>
            <w:vAlign w:val="center"/>
          </w:tcPr>
          <w:p w14:paraId="2293E864" w14:textId="2DDFEF5C" w:rsidR="0065039B" w:rsidRPr="0065039B" w:rsidRDefault="0065039B" w:rsidP="0065039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65039B">
              <w:rPr>
                <w:color w:val="000000" w:themeColor="text1"/>
                <w:sz w:val="20"/>
                <w:szCs w:val="20"/>
              </w:rPr>
              <w:t>Accepted</w:t>
            </w:r>
          </w:p>
        </w:tc>
        <w:tc>
          <w:tcPr>
            <w:tcW w:w="1701" w:type="dxa"/>
            <w:tcBorders>
              <w:top w:val="single" w:sz="4" w:space="0" w:color="7F7F7F"/>
              <w:left w:val="single" w:sz="4" w:space="0" w:color="7F7F7F"/>
              <w:bottom w:val="single" w:sz="4" w:space="0" w:color="7F7F7F"/>
              <w:right w:val="single" w:sz="4" w:space="0" w:color="7F7F7F"/>
            </w:tcBorders>
            <w:vAlign w:val="center"/>
          </w:tcPr>
          <w:p w14:paraId="1F46FFD3" w14:textId="0DC381FA" w:rsidR="0065039B" w:rsidRPr="0065039B" w:rsidRDefault="0065039B" w:rsidP="0065039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65039B">
              <w:rPr>
                <w:color w:val="000000" w:themeColor="text1"/>
                <w:sz w:val="20"/>
                <w:szCs w:val="20"/>
              </w:rPr>
              <w:t>2024-05-08</w:t>
            </w:r>
          </w:p>
        </w:tc>
      </w:tr>
      <w:tr w:rsidR="0065039B" w14:paraId="793BE852" w14:textId="77777777" w:rsidTr="006503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vAlign w:val="center"/>
          </w:tcPr>
          <w:p w14:paraId="49A075EB" w14:textId="53562B42" w:rsidR="0065039B" w:rsidRPr="0065039B" w:rsidRDefault="0065039B" w:rsidP="0065039B">
            <w:pPr>
              <w:ind w:firstLine="0"/>
              <w:rPr>
                <w:color w:val="000000" w:themeColor="text1"/>
              </w:rPr>
            </w:pPr>
            <w:r w:rsidRPr="0065039B">
              <w:rPr>
                <w:color w:val="000000" w:themeColor="text1"/>
                <w:sz w:val="20"/>
                <w:szCs w:val="20"/>
              </w:rPr>
              <w:t>ADR-002</w:t>
            </w:r>
          </w:p>
        </w:tc>
        <w:tc>
          <w:tcPr>
            <w:tcW w:w="4535" w:type="dxa"/>
            <w:tcBorders>
              <w:top w:val="single" w:sz="4" w:space="0" w:color="7F7F7F"/>
              <w:left w:val="single" w:sz="4" w:space="0" w:color="7F7F7F"/>
              <w:bottom w:val="single" w:sz="4" w:space="0" w:color="7F7F7F"/>
              <w:right w:val="single" w:sz="4" w:space="0" w:color="7F7F7F"/>
            </w:tcBorders>
            <w:vAlign w:val="center"/>
          </w:tcPr>
          <w:p w14:paraId="2BD88853" w14:textId="7284DF5F" w:rsidR="0065039B" w:rsidRPr="0065039B" w:rsidRDefault="0065039B" w:rsidP="0065039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65039B">
              <w:rPr>
                <w:rStyle w:val="Gl"/>
                <w:color w:val="000000" w:themeColor="text1"/>
                <w:sz w:val="20"/>
                <w:szCs w:val="20"/>
                <w:bdr w:val="single" w:sz="2" w:space="0" w:color="E5E7EB" w:frame="1"/>
              </w:rPr>
              <w:t>Framework Reddi:</w:t>
            </w:r>
            <w:r w:rsidRPr="0065039B">
              <w:rPr>
                <w:color w:val="000000" w:themeColor="text1"/>
                <w:sz w:val="20"/>
                <w:szCs w:val="20"/>
              </w:rPr>
              <w:t xml:space="preserve"> Yüksek RAM </w:t>
            </w:r>
            <w:proofErr w:type="spellStart"/>
            <w:r w:rsidRPr="0065039B">
              <w:rPr>
                <w:color w:val="000000" w:themeColor="text1"/>
                <w:sz w:val="20"/>
                <w:szCs w:val="20"/>
              </w:rPr>
              <w:t>tüketimi</w:t>
            </w:r>
            <w:proofErr w:type="spellEnd"/>
            <w:r w:rsidRPr="0065039B">
              <w:rPr>
                <w:color w:val="000000" w:themeColor="text1"/>
                <w:sz w:val="20"/>
                <w:szCs w:val="20"/>
              </w:rPr>
              <w:t xml:space="preserve"> (Virtual DOM) </w:t>
            </w:r>
            <w:proofErr w:type="spellStart"/>
            <w:r w:rsidRPr="0065039B">
              <w:rPr>
                <w:color w:val="000000" w:themeColor="text1"/>
                <w:sz w:val="20"/>
                <w:szCs w:val="20"/>
              </w:rPr>
              <w:t>nedeniyle</w:t>
            </w:r>
            <w:proofErr w:type="spellEnd"/>
            <w:r w:rsidRPr="0065039B">
              <w:rPr>
                <w:color w:val="000000" w:themeColor="text1"/>
                <w:sz w:val="20"/>
                <w:szCs w:val="20"/>
              </w:rPr>
              <w:t xml:space="preserve"> React </w:t>
            </w:r>
            <w:proofErr w:type="spellStart"/>
            <w:r w:rsidRPr="0065039B">
              <w:rPr>
                <w:color w:val="000000" w:themeColor="text1"/>
                <w:sz w:val="20"/>
                <w:szCs w:val="20"/>
              </w:rPr>
              <w:t>veya</w:t>
            </w:r>
            <w:proofErr w:type="spellEnd"/>
            <w:r w:rsidRPr="0065039B">
              <w:rPr>
                <w:color w:val="000000" w:themeColor="text1"/>
                <w:sz w:val="20"/>
                <w:szCs w:val="20"/>
              </w:rPr>
              <w:t xml:space="preserve"> Vue </w:t>
            </w:r>
            <w:proofErr w:type="spellStart"/>
            <w:r w:rsidRPr="0065039B">
              <w:rPr>
                <w:color w:val="000000" w:themeColor="text1"/>
                <w:sz w:val="20"/>
                <w:szCs w:val="20"/>
              </w:rPr>
              <w:t>gibi</w:t>
            </w:r>
            <w:proofErr w:type="spellEnd"/>
            <w:r w:rsidRPr="0065039B">
              <w:rPr>
                <w:color w:val="000000" w:themeColor="text1"/>
                <w:sz w:val="20"/>
                <w:szCs w:val="20"/>
              </w:rPr>
              <w:t xml:space="preserve"> </w:t>
            </w:r>
            <w:proofErr w:type="spellStart"/>
            <w:r w:rsidRPr="0065039B">
              <w:rPr>
                <w:color w:val="000000" w:themeColor="text1"/>
                <w:sz w:val="20"/>
                <w:szCs w:val="20"/>
              </w:rPr>
              <w:t>framework'ler</w:t>
            </w:r>
            <w:proofErr w:type="spellEnd"/>
            <w:r w:rsidRPr="0065039B">
              <w:rPr>
                <w:color w:val="000000" w:themeColor="text1"/>
                <w:sz w:val="20"/>
                <w:szCs w:val="20"/>
              </w:rPr>
              <w:t xml:space="preserve"> </w:t>
            </w:r>
            <w:proofErr w:type="spellStart"/>
            <w:r w:rsidRPr="0065039B">
              <w:rPr>
                <w:color w:val="000000" w:themeColor="text1"/>
                <w:sz w:val="20"/>
                <w:szCs w:val="20"/>
              </w:rPr>
              <w:t>reddedilip</w:t>
            </w:r>
            <w:proofErr w:type="spellEnd"/>
            <w:r w:rsidRPr="0065039B">
              <w:rPr>
                <w:color w:val="000000" w:themeColor="text1"/>
                <w:sz w:val="20"/>
                <w:szCs w:val="20"/>
              </w:rPr>
              <w:t xml:space="preserve"> Vanilla JS </w:t>
            </w:r>
            <w:proofErr w:type="spellStart"/>
            <w:r w:rsidRPr="0065039B">
              <w:rPr>
                <w:color w:val="000000" w:themeColor="text1"/>
                <w:sz w:val="20"/>
                <w:szCs w:val="20"/>
              </w:rPr>
              <w:t>kullanılması</w:t>
            </w:r>
            <w:proofErr w:type="spellEnd"/>
            <w:r w:rsidRPr="0065039B">
              <w:rPr>
                <w:color w:val="000000" w:themeColor="text1"/>
                <w:sz w:val="20"/>
                <w:szCs w:val="20"/>
              </w:rPr>
              <w:t xml:space="preserve"> </w:t>
            </w:r>
            <w:proofErr w:type="spellStart"/>
            <w:r w:rsidRPr="0065039B">
              <w:rPr>
                <w:color w:val="000000" w:themeColor="text1"/>
                <w:sz w:val="20"/>
                <w:szCs w:val="20"/>
              </w:rPr>
              <w:t>kararı</w:t>
            </w:r>
            <w:proofErr w:type="spellEnd"/>
            <w:r w:rsidRPr="0065039B">
              <w:rPr>
                <w:color w:val="000000" w:themeColor="text1"/>
                <w:sz w:val="20"/>
                <w:szCs w:val="20"/>
              </w:rPr>
              <w:t>.</w:t>
            </w:r>
          </w:p>
        </w:tc>
        <w:tc>
          <w:tcPr>
            <w:tcW w:w="1417" w:type="dxa"/>
            <w:tcBorders>
              <w:top w:val="single" w:sz="4" w:space="0" w:color="7F7F7F"/>
              <w:left w:val="single" w:sz="4" w:space="0" w:color="7F7F7F"/>
              <w:bottom w:val="single" w:sz="4" w:space="0" w:color="7F7F7F"/>
              <w:right w:val="single" w:sz="4" w:space="0" w:color="7F7F7F"/>
            </w:tcBorders>
            <w:vAlign w:val="center"/>
          </w:tcPr>
          <w:p w14:paraId="2CF29B5D" w14:textId="63751B05" w:rsidR="0065039B" w:rsidRPr="0065039B" w:rsidRDefault="0065039B" w:rsidP="0065039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65039B">
              <w:rPr>
                <w:color w:val="000000" w:themeColor="text1"/>
                <w:sz w:val="20"/>
                <w:szCs w:val="20"/>
              </w:rPr>
              <w:t>Accepted</w:t>
            </w:r>
          </w:p>
        </w:tc>
        <w:tc>
          <w:tcPr>
            <w:tcW w:w="1701" w:type="dxa"/>
            <w:tcBorders>
              <w:top w:val="single" w:sz="4" w:space="0" w:color="7F7F7F"/>
              <w:left w:val="single" w:sz="4" w:space="0" w:color="7F7F7F"/>
              <w:bottom w:val="single" w:sz="4" w:space="0" w:color="7F7F7F"/>
              <w:right w:val="single" w:sz="4" w:space="0" w:color="7F7F7F"/>
            </w:tcBorders>
            <w:vAlign w:val="center"/>
          </w:tcPr>
          <w:p w14:paraId="723F1600" w14:textId="1E9A6942" w:rsidR="0065039B" w:rsidRPr="0065039B" w:rsidRDefault="0065039B" w:rsidP="0065039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65039B">
              <w:rPr>
                <w:color w:val="000000" w:themeColor="text1"/>
                <w:sz w:val="20"/>
                <w:szCs w:val="20"/>
              </w:rPr>
              <w:t>2024-05-08</w:t>
            </w:r>
          </w:p>
        </w:tc>
      </w:tr>
      <w:tr w:rsidR="0065039B" w14:paraId="1935520A" w14:textId="77777777" w:rsidTr="006503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vAlign w:val="center"/>
          </w:tcPr>
          <w:p w14:paraId="0A4C8867" w14:textId="2BE00FE8" w:rsidR="0065039B" w:rsidRPr="0065039B" w:rsidRDefault="0065039B" w:rsidP="0065039B">
            <w:pPr>
              <w:ind w:firstLine="0"/>
              <w:rPr>
                <w:color w:val="000000" w:themeColor="text1"/>
              </w:rPr>
            </w:pPr>
            <w:r w:rsidRPr="0065039B">
              <w:rPr>
                <w:color w:val="000000" w:themeColor="text1"/>
                <w:sz w:val="20"/>
                <w:szCs w:val="20"/>
              </w:rPr>
              <w:t>ADR-003</w:t>
            </w:r>
          </w:p>
        </w:tc>
        <w:tc>
          <w:tcPr>
            <w:tcW w:w="4535" w:type="dxa"/>
            <w:tcBorders>
              <w:top w:val="single" w:sz="4" w:space="0" w:color="7F7F7F"/>
              <w:left w:val="single" w:sz="4" w:space="0" w:color="7F7F7F"/>
              <w:bottom w:val="single" w:sz="4" w:space="0" w:color="7F7F7F"/>
              <w:right w:val="single" w:sz="4" w:space="0" w:color="7F7F7F"/>
            </w:tcBorders>
            <w:vAlign w:val="center"/>
          </w:tcPr>
          <w:p w14:paraId="35199F93" w14:textId="1A8612CF" w:rsidR="0065039B" w:rsidRPr="0065039B" w:rsidRDefault="0065039B" w:rsidP="0065039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65039B">
              <w:rPr>
                <w:rStyle w:val="Gl"/>
                <w:color w:val="000000" w:themeColor="text1"/>
                <w:sz w:val="20"/>
                <w:szCs w:val="20"/>
                <w:bdr w:val="single" w:sz="2" w:space="0" w:color="E5E7EB" w:frame="1"/>
              </w:rPr>
              <w:t>Sunucusuz</w:t>
            </w:r>
            <w:proofErr w:type="spellEnd"/>
            <w:r w:rsidRPr="0065039B">
              <w:rPr>
                <w:rStyle w:val="Gl"/>
                <w:color w:val="000000" w:themeColor="text1"/>
                <w:sz w:val="20"/>
                <w:szCs w:val="20"/>
                <w:bdr w:val="single" w:sz="2" w:space="0" w:color="E5E7EB" w:frame="1"/>
              </w:rPr>
              <w:t xml:space="preserve"> (Serverless) </w:t>
            </w:r>
            <w:proofErr w:type="spellStart"/>
            <w:r w:rsidRPr="0065039B">
              <w:rPr>
                <w:rStyle w:val="Gl"/>
                <w:color w:val="000000" w:themeColor="text1"/>
                <w:sz w:val="20"/>
                <w:szCs w:val="20"/>
                <w:bdr w:val="single" w:sz="2" w:space="0" w:color="E5E7EB" w:frame="1"/>
              </w:rPr>
              <w:t>Mimari</w:t>
            </w:r>
            <w:proofErr w:type="spellEnd"/>
            <w:r w:rsidRPr="0065039B">
              <w:rPr>
                <w:rStyle w:val="Gl"/>
                <w:color w:val="000000" w:themeColor="text1"/>
                <w:sz w:val="20"/>
                <w:szCs w:val="20"/>
                <w:bdr w:val="single" w:sz="2" w:space="0" w:color="E5E7EB" w:frame="1"/>
              </w:rPr>
              <w:t>:</w:t>
            </w:r>
            <w:r w:rsidRPr="0065039B">
              <w:rPr>
                <w:color w:val="000000" w:themeColor="text1"/>
                <w:sz w:val="20"/>
                <w:szCs w:val="20"/>
              </w:rPr>
              <w:t> </w:t>
            </w:r>
            <w:proofErr w:type="spellStart"/>
            <w:r w:rsidRPr="0065039B">
              <w:rPr>
                <w:color w:val="000000" w:themeColor="text1"/>
                <w:sz w:val="20"/>
                <w:szCs w:val="20"/>
              </w:rPr>
              <w:t>Dosyaların</w:t>
            </w:r>
            <w:proofErr w:type="spellEnd"/>
            <w:r w:rsidRPr="0065039B">
              <w:rPr>
                <w:color w:val="000000" w:themeColor="text1"/>
                <w:sz w:val="20"/>
                <w:szCs w:val="20"/>
              </w:rPr>
              <w:t xml:space="preserve"> </w:t>
            </w:r>
            <w:proofErr w:type="spellStart"/>
            <w:r w:rsidRPr="0065039B">
              <w:rPr>
                <w:color w:val="000000" w:themeColor="text1"/>
                <w:sz w:val="20"/>
                <w:szCs w:val="20"/>
              </w:rPr>
              <w:t>uzak</w:t>
            </w:r>
            <w:proofErr w:type="spellEnd"/>
            <w:r w:rsidRPr="0065039B">
              <w:rPr>
                <w:color w:val="000000" w:themeColor="text1"/>
                <w:sz w:val="20"/>
                <w:szCs w:val="20"/>
              </w:rPr>
              <w:t xml:space="preserve"> </w:t>
            </w:r>
            <w:proofErr w:type="spellStart"/>
            <w:r w:rsidRPr="0065039B">
              <w:rPr>
                <w:color w:val="000000" w:themeColor="text1"/>
                <w:sz w:val="20"/>
                <w:szCs w:val="20"/>
              </w:rPr>
              <w:t>bir</w:t>
            </w:r>
            <w:proofErr w:type="spellEnd"/>
            <w:r w:rsidRPr="0065039B">
              <w:rPr>
                <w:color w:val="000000" w:themeColor="text1"/>
                <w:sz w:val="20"/>
                <w:szCs w:val="20"/>
              </w:rPr>
              <w:t xml:space="preserve"> </w:t>
            </w:r>
            <w:proofErr w:type="spellStart"/>
            <w:r w:rsidRPr="0065039B">
              <w:rPr>
                <w:color w:val="000000" w:themeColor="text1"/>
                <w:sz w:val="20"/>
                <w:szCs w:val="20"/>
              </w:rPr>
              <w:t>veritabanına</w:t>
            </w:r>
            <w:proofErr w:type="spellEnd"/>
            <w:r w:rsidRPr="0065039B">
              <w:rPr>
                <w:color w:val="000000" w:themeColor="text1"/>
                <w:sz w:val="20"/>
                <w:szCs w:val="20"/>
              </w:rPr>
              <w:t xml:space="preserve"> </w:t>
            </w:r>
            <w:proofErr w:type="spellStart"/>
            <w:r w:rsidRPr="0065039B">
              <w:rPr>
                <w:color w:val="000000" w:themeColor="text1"/>
                <w:sz w:val="20"/>
                <w:szCs w:val="20"/>
              </w:rPr>
              <w:t>yüklenmesi</w:t>
            </w:r>
            <w:proofErr w:type="spellEnd"/>
            <w:r w:rsidRPr="0065039B">
              <w:rPr>
                <w:color w:val="000000" w:themeColor="text1"/>
                <w:sz w:val="20"/>
                <w:szCs w:val="20"/>
              </w:rPr>
              <w:t xml:space="preserve"> </w:t>
            </w:r>
            <w:proofErr w:type="spellStart"/>
            <w:r w:rsidRPr="0065039B">
              <w:rPr>
                <w:color w:val="000000" w:themeColor="text1"/>
                <w:sz w:val="20"/>
                <w:szCs w:val="20"/>
              </w:rPr>
              <w:t>yerine</w:t>
            </w:r>
            <w:proofErr w:type="spellEnd"/>
            <w:r w:rsidRPr="0065039B">
              <w:rPr>
                <w:color w:val="000000" w:themeColor="text1"/>
                <w:sz w:val="20"/>
                <w:szCs w:val="20"/>
              </w:rPr>
              <w:t xml:space="preserve">, %100 </w:t>
            </w:r>
            <w:proofErr w:type="spellStart"/>
            <w:r w:rsidRPr="0065039B">
              <w:rPr>
                <w:color w:val="000000" w:themeColor="text1"/>
                <w:sz w:val="20"/>
                <w:szCs w:val="20"/>
              </w:rPr>
              <w:t>gizlilik</w:t>
            </w:r>
            <w:proofErr w:type="spellEnd"/>
            <w:r w:rsidRPr="0065039B">
              <w:rPr>
                <w:color w:val="000000" w:themeColor="text1"/>
                <w:sz w:val="20"/>
                <w:szCs w:val="20"/>
              </w:rPr>
              <w:t xml:space="preserve"> </w:t>
            </w:r>
            <w:proofErr w:type="spellStart"/>
            <w:r w:rsidRPr="0065039B">
              <w:rPr>
                <w:color w:val="000000" w:themeColor="text1"/>
                <w:sz w:val="20"/>
                <w:szCs w:val="20"/>
              </w:rPr>
              <w:t>için</w:t>
            </w:r>
            <w:proofErr w:type="spellEnd"/>
            <w:r w:rsidRPr="0065039B">
              <w:rPr>
                <w:color w:val="000000" w:themeColor="text1"/>
                <w:sz w:val="20"/>
                <w:szCs w:val="20"/>
              </w:rPr>
              <w:t xml:space="preserve"> </w:t>
            </w:r>
            <w:proofErr w:type="spellStart"/>
            <w:r w:rsidRPr="0065039B">
              <w:rPr>
                <w:color w:val="000000" w:themeColor="text1"/>
                <w:sz w:val="20"/>
                <w:szCs w:val="20"/>
              </w:rPr>
              <w:t>uygulamanın</w:t>
            </w:r>
            <w:proofErr w:type="spellEnd"/>
            <w:r w:rsidRPr="0065039B">
              <w:rPr>
                <w:color w:val="000000" w:themeColor="text1"/>
                <w:sz w:val="20"/>
                <w:szCs w:val="20"/>
              </w:rPr>
              <w:t xml:space="preserve"> </w:t>
            </w:r>
            <w:proofErr w:type="spellStart"/>
            <w:r w:rsidRPr="0065039B">
              <w:rPr>
                <w:color w:val="000000" w:themeColor="text1"/>
                <w:sz w:val="20"/>
                <w:szCs w:val="20"/>
              </w:rPr>
              <w:t>sadece</w:t>
            </w:r>
            <w:proofErr w:type="spellEnd"/>
            <w:r w:rsidRPr="0065039B">
              <w:rPr>
                <w:color w:val="000000" w:themeColor="text1"/>
                <w:sz w:val="20"/>
                <w:szCs w:val="20"/>
              </w:rPr>
              <w:t xml:space="preserve"> </w:t>
            </w:r>
            <w:proofErr w:type="spellStart"/>
            <w:r w:rsidRPr="0065039B">
              <w:rPr>
                <w:color w:val="000000" w:themeColor="text1"/>
                <w:sz w:val="20"/>
                <w:szCs w:val="20"/>
              </w:rPr>
              <w:t>istemci</w:t>
            </w:r>
            <w:proofErr w:type="spellEnd"/>
            <w:r w:rsidRPr="0065039B">
              <w:rPr>
                <w:color w:val="000000" w:themeColor="text1"/>
                <w:sz w:val="20"/>
                <w:szCs w:val="20"/>
              </w:rPr>
              <w:t xml:space="preserve"> (client) </w:t>
            </w:r>
            <w:proofErr w:type="spellStart"/>
            <w:r w:rsidRPr="0065039B">
              <w:rPr>
                <w:color w:val="000000" w:themeColor="text1"/>
                <w:sz w:val="20"/>
                <w:szCs w:val="20"/>
              </w:rPr>
              <w:t>tarafında</w:t>
            </w:r>
            <w:proofErr w:type="spellEnd"/>
            <w:r w:rsidRPr="0065039B">
              <w:rPr>
                <w:color w:val="000000" w:themeColor="text1"/>
                <w:sz w:val="20"/>
                <w:szCs w:val="20"/>
              </w:rPr>
              <w:t xml:space="preserve"> </w:t>
            </w:r>
            <w:proofErr w:type="spellStart"/>
            <w:r w:rsidRPr="0065039B">
              <w:rPr>
                <w:color w:val="000000" w:themeColor="text1"/>
                <w:sz w:val="20"/>
                <w:szCs w:val="20"/>
              </w:rPr>
              <w:t>çalıştırılması</w:t>
            </w:r>
            <w:proofErr w:type="spellEnd"/>
            <w:r w:rsidRPr="0065039B">
              <w:rPr>
                <w:color w:val="000000" w:themeColor="text1"/>
                <w:sz w:val="20"/>
                <w:szCs w:val="20"/>
              </w:rPr>
              <w:t xml:space="preserve"> </w:t>
            </w:r>
            <w:proofErr w:type="spellStart"/>
            <w:r w:rsidRPr="0065039B">
              <w:rPr>
                <w:color w:val="000000" w:themeColor="text1"/>
                <w:sz w:val="20"/>
                <w:szCs w:val="20"/>
              </w:rPr>
              <w:t>kararı</w:t>
            </w:r>
            <w:proofErr w:type="spellEnd"/>
            <w:r w:rsidRPr="0065039B">
              <w:rPr>
                <w:color w:val="000000" w:themeColor="text1"/>
                <w:sz w:val="20"/>
                <w:szCs w:val="20"/>
              </w:rPr>
              <w:t>.</w:t>
            </w:r>
          </w:p>
        </w:tc>
        <w:tc>
          <w:tcPr>
            <w:tcW w:w="1417" w:type="dxa"/>
            <w:tcBorders>
              <w:top w:val="single" w:sz="4" w:space="0" w:color="7F7F7F"/>
              <w:left w:val="single" w:sz="4" w:space="0" w:color="7F7F7F"/>
              <w:bottom w:val="single" w:sz="4" w:space="0" w:color="7F7F7F"/>
              <w:right w:val="single" w:sz="4" w:space="0" w:color="7F7F7F"/>
            </w:tcBorders>
            <w:vAlign w:val="center"/>
          </w:tcPr>
          <w:p w14:paraId="330BA12C" w14:textId="35DDC1E3" w:rsidR="0065039B" w:rsidRPr="0065039B" w:rsidRDefault="0065039B" w:rsidP="0065039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65039B">
              <w:rPr>
                <w:color w:val="000000" w:themeColor="text1"/>
                <w:sz w:val="20"/>
                <w:szCs w:val="20"/>
              </w:rPr>
              <w:t>Accepted</w:t>
            </w:r>
          </w:p>
        </w:tc>
        <w:tc>
          <w:tcPr>
            <w:tcW w:w="1701" w:type="dxa"/>
            <w:tcBorders>
              <w:top w:val="single" w:sz="4" w:space="0" w:color="7F7F7F"/>
              <w:left w:val="single" w:sz="4" w:space="0" w:color="7F7F7F"/>
              <w:bottom w:val="single" w:sz="4" w:space="0" w:color="7F7F7F"/>
              <w:right w:val="single" w:sz="4" w:space="0" w:color="7F7F7F"/>
            </w:tcBorders>
            <w:vAlign w:val="center"/>
          </w:tcPr>
          <w:p w14:paraId="6032D57F" w14:textId="17640293" w:rsidR="0065039B" w:rsidRPr="0065039B" w:rsidRDefault="0065039B" w:rsidP="0065039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65039B">
              <w:rPr>
                <w:color w:val="000000" w:themeColor="text1"/>
                <w:sz w:val="20"/>
                <w:szCs w:val="20"/>
              </w:rPr>
              <w:t>2024-05-09</w:t>
            </w:r>
          </w:p>
        </w:tc>
      </w:tr>
    </w:tbl>
    <w:p w14:paraId="2D990880" w14:textId="77777777" w:rsidR="00052761" w:rsidRDefault="0006423C">
      <w:pPr>
        <w:pStyle w:val="Balk1"/>
      </w:pPr>
      <w:bookmarkStart w:id="71" w:name="_Toc229383810"/>
      <w:r>
        <w:lastRenderedPageBreak/>
        <w:t>6. VERİ MODELİ VE API TASARIMI</w:t>
      </w:r>
      <w:bookmarkEnd w:id="71"/>
    </w:p>
    <w:p w14:paraId="7967E925" w14:textId="4DBD83E6" w:rsidR="00BF116F" w:rsidRPr="00BF116F" w:rsidRDefault="00BF116F" w:rsidP="00BF116F">
      <w:pPr>
        <w:ind w:firstLine="0"/>
      </w:pPr>
      <w:proofErr w:type="spellStart"/>
      <w:r w:rsidRPr="00BF116F">
        <w:t>Projemizde</w:t>
      </w:r>
      <w:proofErr w:type="spellEnd"/>
      <w:r w:rsidRPr="00BF116F">
        <w:t xml:space="preserve"> </w:t>
      </w:r>
      <w:proofErr w:type="spellStart"/>
      <w:r w:rsidRPr="00BF116F">
        <w:t>klasik</w:t>
      </w:r>
      <w:proofErr w:type="spellEnd"/>
      <w:r w:rsidRPr="00BF116F">
        <w:t xml:space="preserve"> </w:t>
      </w:r>
      <w:proofErr w:type="spellStart"/>
      <w:r w:rsidRPr="00BF116F">
        <w:t>bir</w:t>
      </w:r>
      <w:proofErr w:type="spellEnd"/>
      <w:r w:rsidRPr="00BF116F">
        <w:t xml:space="preserve"> </w:t>
      </w:r>
      <w:proofErr w:type="spellStart"/>
      <w:r w:rsidRPr="00BF116F">
        <w:t>veritabanı</w:t>
      </w:r>
      <w:proofErr w:type="spellEnd"/>
      <w:r w:rsidRPr="00BF116F">
        <w:t xml:space="preserve"> (SQL/NoSQL) </w:t>
      </w:r>
      <w:proofErr w:type="spellStart"/>
      <w:r w:rsidRPr="00BF116F">
        <w:t>veya</w:t>
      </w:r>
      <w:proofErr w:type="spellEnd"/>
      <w:r w:rsidRPr="00BF116F">
        <w:t xml:space="preserve"> REST API (HTTP) </w:t>
      </w:r>
      <w:proofErr w:type="spellStart"/>
      <w:r w:rsidRPr="00BF116F">
        <w:t>sunucusu</w:t>
      </w:r>
      <w:proofErr w:type="spellEnd"/>
      <w:r w:rsidRPr="00BF116F">
        <w:t xml:space="preserve"> </w:t>
      </w:r>
      <w:proofErr w:type="spellStart"/>
      <w:r w:rsidRPr="00BF116F">
        <w:t>yoktur</w:t>
      </w:r>
      <w:proofErr w:type="spellEnd"/>
      <w:r w:rsidRPr="00BF116F">
        <w:t>. "</w:t>
      </w:r>
      <w:proofErr w:type="spellStart"/>
      <w:r w:rsidRPr="00BF116F">
        <w:t>Gizlilik</w:t>
      </w:r>
      <w:proofErr w:type="spellEnd"/>
      <w:r w:rsidRPr="00BF116F">
        <w:t xml:space="preserve"> </w:t>
      </w:r>
      <w:proofErr w:type="spellStart"/>
      <w:r w:rsidRPr="00BF116F">
        <w:t>Odaklı</w:t>
      </w:r>
      <w:proofErr w:type="spellEnd"/>
      <w:r w:rsidRPr="00BF116F">
        <w:t xml:space="preserve"> (Privacy-First)" </w:t>
      </w:r>
      <w:proofErr w:type="spellStart"/>
      <w:r w:rsidRPr="00BF116F">
        <w:t>mimari</w:t>
      </w:r>
      <w:proofErr w:type="spellEnd"/>
      <w:r w:rsidRPr="00BF116F">
        <w:t xml:space="preserve"> </w:t>
      </w:r>
      <w:proofErr w:type="spellStart"/>
      <w:r w:rsidRPr="00BF116F">
        <w:t>kararımız</w:t>
      </w:r>
      <w:proofErr w:type="spellEnd"/>
      <w:r w:rsidRPr="00BF116F">
        <w:t xml:space="preserve"> </w:t>
      </w:r>
      <w:proofErr w:type="spellStart"/>
      <w:r w:rsidRPr="00BF116F">
        <w:t>gereği</w:t>
      </w:r>
      <w:proofErr w:type="spellEnd"/>
      <w:r w:rsidRPr="00BF116F">
        <w:t xml:space="preserve">, </w:t>
      </w:r>
      <w:proofErr w:type="spellStart"/>
      <w:r w:rsidRPr="00BF116F">
        <w:t>veriler</w:t>
      </w:r>
      <w:proofErr w:type="spellEnd"/>
      <w:r w:rsidRPr="00BF116F">
        <w:t xml:space="preserve"> </w:t>
      </w:r>
      <w:proofErr w:type="spellStart"/>
      <w:r w:rsidRPr="00BF116F">
        <w:t>uzak</w:t>
      </w:r>
      <w:proofErr w:type="spellEnd"/>
      <w:r w:rsidRPr="00BF116F">
        <w:t xml:space="preserve"> </w:t>
      </w:r>
      <w:proofErr w:type="spellStart"/>
      <w:r w:rsidRPr="00BF116F">
        <w:t>sunuculara</w:t>
      </w:r>
      <w:proofErr w:type="spellEnd"/>
      <w:r w:rsidRPr="00BF116F">
        <w:t xml:space="preserve"> </w:t>
      </w:r>
      <w:proofErr w:type="spellStart"/>
      <w:r w:rsidRPr="00BF116F">
        <w:t>gitmez</w:t>
      </w:r>
      <w:proofErr w:type="spellEnd"/>
      <w:r w:rsidRPr="00BF116F">
        <w:t xml:space="preserve">. Bunun </w:t>
      </w:r>
      <w:proofErr w:type="spellStart"/>
      <w:r w:rsidRPr="00BF116F">
        <w:t>yerine</w:t>
      </w:r>
      <w:proofErr w:type="spellEnd"/>
      <w:r w:rsidRPr="00BF116F">
        <w:t xml:space="preserve"> </w:t>
      </w:r>
      <w:proofErr w:type="spellStart"/>
      <w:r w:rsidRPr="00BF116F">
        <w:t>veritabanımız</w:t>
      </w:r>
      <w:proofErr w:type="spellEnd"/>
      <w:r w:rsidRPr="00BF116F">
        <w:t xml:space="preserve"> </w:t>
      </w:r>
      <w:proofErr w:type="spellStart"/>
      <w:r w:rsidRPr="00BF116F">
        <w:t>tarayıcının</w:t>
      </w:r>
      <w:proofErr w:type="spellEnd"/>
      <w:r w:rsidRPr="00BF116F">
        <w:t xml:space="preserve"> RAM </w:t>
      </w:r>
      <w:proofErr w:type="spellStart"/>
      <w:r w:rsidRPr="00BF116F">
        <w:t>belleği</w:t>
      </w:r>
      <w:proofErr w:type="spellEnd"/>
      <w:r w:rsidRPr="00BF116F">
        <w:t xml:space="preserve">, </w:t>
      </w:r>
      <w:proofErr w:type="spellStart"/>
      <w:r w:rsidRPr="00BF116F">
        <w:t>API'miz</w:t>
      </w:r>
      <w:proofErr w:type="spellEnd"/>
      <w:r w:rsidRPr="00BF116F">
        <w:t xml:space="preserve"> </w:t>
      </w:r>
      <w:proofErr w:type="spellStart"/>
      <w:r w:rsidRPr="00BF116F">
        <w:t>ise</w:t>
      </w:r>
      <w:proofErr w:type="spellEnd"/>
      <w:r w:rsidRPr="00BF116F">
        <w:t xml:space="preserve"> Web Worker </w:t>
      </w:r>
      <w:proofErr w:type="spellStart"/>
      <w:r w:rsidRPr="00BF116F">
        <w:t>postMessage</w:t>
      </w:r>
      <w:proofErr w:type="spellEnd"/>
      <w:r w:rsidRPr="00BF116F">
        <w:t xml:space="preserve"> </w:t>
      </w:r>
      <w:proofErr w:type="spellStart"/>
      <w:r w:rsidRPr="00BF116F">
        <w:t>arayüzüdür</w:t>
      </w:r>
      <w:proofErr w:type="spellEnd"/>
      <w:r w:rsidRPr="00BF116F">
        <w:t>.</w:t>
      </w:r>
    </w:p>
    <w:p w14:paraId="62E7D92F" w14:textId="77777777" w:rsidR="00052761" w:rsidRDefault="0006423C">
      <w:pPr>
        <w:pStyle w:val="Balk2"/>
      </w:pPr>
      <w:bookmarkStart w:id="72" w:name="_Toc229383811"/>
      <w:r>
        <w:t xml:space="preserve">6.1. ER </w:t>
      </w:r>
      <w:proofErr w:type="spellStart"/>
      <w:r>
        <w:t>Diyagramı</w:t>
      </w:r>
      <w:bookmarkEnd w:id="72"/>
      <w:proofErr w:type="spellEnd"/>
    </w:p>
    <w:p w14:paraId="6FF67D1E" w14:textId="0D399856" w:rsidR="00BF116F" w:rsidRPr="00BF116F" w:rsidRDefault="00BF116F" w:rsidP="00BF116F">
      <w:pPr>
        <w:ind w:firstLine="0"/>
      </w:pPr>
      <w:proofErr w:type="spellStart"/>
      <w:r w:rsidRPr="00BF116F">
        <w:t>Veriler</w:t>
      </w:r>
      <w:proofErr w:type="spellEnd"/>
      <w:r w:rsidRPr="00BF116F">
        <w:t xml:space="preserve"> SQL </w:t>
      </w:r>
      <w:proofErr w:type="spellStart"/>
      <w:r w:rsidRPr="00BF116F">
        <w:t>tabloları</w:t>
      </w:r>
      <w:proofErr w:type="spellEnd"/>
      <w:r w:rsidRPr="00BF116F">
        <w:t xml:space="preserve"> </w:t>
      </w:r>
      <w:proofErr w:type="spellStart"/>
      <w:r w:rsidRPr="00BF116F">
        <w:t>yerine</w:t>
      </w:r>
      <w:proofErr w:type="spellEnd"/>
      <w:r w:rsidRPr="00BF116F">
        <w:t xml:space="preserve">, </w:t>
      </w:r>
      <w:proofErr w:type="spellStart"/>
      <w:r w:rsidRPr="00BF116F">
        <w:t>PapaParse</w:t>
      </w:r>
      <w:proofErr w:type="spellEnd"/>
      <w:r w:rsidRPr="00BF116F">
        <w:t xml:space="preserve"> </w:t>
      </w:r>
      <w:proofErr w:type="spellStart"/>
      <w:r w:rsidRPr="00BF116F">
        <w:t>tarafından</w:t>
      </w:r>
      <w:proofErr w:type="spellEnd"/>
      <w:r w:rsidRPr="00BF116F">
        <w:t xml:space="preserve"> </w:t>
      </w:r>
      <w:proofErr w:type="spellStart"/>
      <w:r w:rsidRPr="00BF116F">
        <w:t>anlık</w:t>
      </w:r>
      <w:proofErr w:type="spellEnd"/>
      <w:r w:rsidRPr="00BF116F">
        <w:t xml:space="preserve"> </w:t>
      </w:r>
      <w:proofErr w:type="spellStart"/>
      <w:r w:rsidRPr="00BF116F">
        <w:t>üretilen</w:t>
      </w:r>
      <w:proofErr w:type="spellEnd"/>
      <w:r w:rsidRPr="00BF116F">
        <w:t xml:space="preserve"> JavaScript JSON (Array of Objects) </w:t>
      </w:r>
      <w:proofErr w:type="spellStart"/>
      <w:r w:rsidRPr="00BF116F">
        <w:t>yapılarında</w:t>
      </w:r>
      <w:proofErr w:type="spellEnd"/>
      <w:r w:rsidRPr="00BF116F">
        <w:t xml:space="preserve"> </w:t>
      </w:r>
      <w:proofErr w:type="spellStart"/>
      <w:r w:rsidRPr="00BF116F">
        <w:t>tutulur</w:t>
      </w:r>
      <w:proofErr w:type="spellEnd"/>
      <w:r w:rsidRPr="00BF116F">
        <w:t xml:space="preserve">. </w:t>
      </w:r>
      <w:proofErr w:type="spellStart"/>
      <w:r w:rsidRPr="00BF116F">
        <w:t>İlişkisel</w:t>
      </w:r>
      <w:proofErr w:type="spellEnd"/>
      <w:r w:rsidRPr="00BF116F">
        <w:t xml:space="preserve"> ER </w:t>
      </w:r>
      <w:proofErr w:type="spellStart"/>
      <w:r w:rsidRPr="00BF116F">
        <w:t>diyagramı</w:t>
      </w:r>
      <w:proofErr w:type="spellEnd"/>
      <w:r w:rsidRPr="00BF116F">
        <w:t xml:space="preserve"> </w:t>
      </w:r>
      <w:proofErr w:type="spellStart"/>
      <w:r w:rsidRPr="00BF116F">
        <w:t>yerine</w:t>
      </w:r>
      <w:proofErr w:type="spellEnd"/>
      <w:r w:rsidRPr="00BF116F">
        <w:t xml:space="preserve"> Veri </w:t>
      </w:r>
      <w:proofErr w:type="spellStart"/>
      <w:r w:rsidRPr="00BF116F">
        <w:t>Modeli</w:t>
      </w:r>
      <w:proofErr w:type="spellEnd"/>
      <w:r w:rsidRPr="00BF116F">
        <w:t xml:space="preserve"> </w:t>
      </w:r>
      <w:proofErr w:type="spellStart"/>
      <w:r w:rsidRPr="00BF116F">
        <w:t>Sınıf</w:t>
      </w:r>
      <w:proofErr w:type="spellEnd"/>
      <w:r w:rsidRPr="00BF116F">
        <w:t xml:space="preserve"> (Class) </w:t>
      </w:r>
      <w:proofErr w:type="spellStart"/>
      <w:r w:rsidRPr="00BF116F">
        <w:t>yapısı</w:t>
      </w:r>
      <w:proofErr w:type="spellEnd"/>
      <w:r w:rsidRPr="00BF116F">
        <w:t xml:space="preserve"> </w:t>
      </w:r>
      <w:proofErr w:type="spellStart"/>
      <w:r w:rsidRPr="00BF116F">
        <w:t>aşağıda</w:t>
      </w:r>
      <w:proofErr w:type="spellEnd"/>
      <w:r w:rsidRPr="00BF116F">
        <w:t xml:space="preserve"> </w:t>
      </w:r>
      <w:proofErr w:type="spellStart"/>
      <w:r w:rsidRPr="00BF116F">
        <w:t>gösterilmiştir</w:t>
      </w:r>
      <w:proofErr w:type="spellEnd"/>
      <w:r w:rsidRPr="00BF116F">
        <w:t>.</w:t>
      </w:r>
    </w:p>
    <w:tbl>
      <w:tblPr>
        <w:tblW w:w="0" w:type="auto"/>
        <w:jc w:val="center"/>
        <w:tblLook w:val="04A0" w:firstRow="1" w:lastRow="0" w:firstColumn="1" w:lastColumn="0" w:noHBand="0" w:noVBand="1"/>
      </w:tblPr>
      <w:tblGrid>
        <w:gridCol w:w="7937"/>
      </w:tblGrid>
      <w:tr w:rsidR="00052761" w14:paraId="0F9E91B5"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7383D33C" w14:textId="6FCF9D20" w:rsidR="00052761" w:rsidRDefault="00BF116F">
            <w:pPr>
              <w:spacing w:before="720"/>
              <w:ind w:firstLine="0"/>
              <w:jc w:val="center"/>
            </w:pPr>
            <w:r w:rsidRPr="00BF116F">
              <w:rPr>
                <w:noProof/>
                <w:sz w:val="64"/>
              </w:rPr>
              <w:drawing>
                <wp:anchor distT="0" distB="0" distL="114300" distR="114300" simplePos="0" relativeHeight="251624448" behindDoc="0" locked="0" layoutInCell="1" allowOverlap="1" wp14:anchorId="0ACBBB94" wp14:editId="5A468352">
                  <wp:simplePos x="0" y="0"/>
                  <wp:positionH relativeFrom="column">
                    <wp:posOffset>-67310</wp:posOffset>
                  </wp:positionH>
                  <wp:positionV relativeFrom="paragraph">
                    <wp:posOffset>-106045</wp:posOffset>
                  </wp:positionV>
                  <wp:extent cx="5080000" cy="2423795"/>
                  <wp:effectExtent l="0" t="0" r="6350" b="0"/>
                  <wp:wrapNone/>
                  <wp:docPr id="16470132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13209" name=""/>
                          <pic:cNvPicPr/>
                        </pic:nvPicPr>
                        <pic:blipFill>
                          <a:blip r:embed="rId13"/>
                          <a:stretch>
                            <a:fillRect/>
                          </a:stretch>
                        </pic:blipFill>
                        <pic:spPr>
                          <a:xfrm>
                            <a:off x="0" y="0"/>
                            <a:ext cx="5080000" cy="2423795"/>
                          </a:xfrm>
                          <a:prstGeom prst="rect">
                            <a:avLst/>
                          </a:prstGeom>
                        </pic:spPr>
                      </pic:pic>
                    </a:graphicData>
                  </a:graphic>
                  <wp14:sizeRelH relativeFrom="margin">
                    <wp14:pctWidth>0</wp14:pctWidth>
                  </wp14:sizeRelH>
                  <wp14:sizeRelV relativeFrom="margin">
                    <wp14:pctHeight>0</wp14:pctHeight>
                  </wp14:sizeRelV>
                </wp:anchor>
              </w:drawing>
            </w:r>
            <w:r>
              <w:rPr>
                <w:sz w:val="64"/>
              </w:rPr>
              <w:t>📸</w:t>
            </w:r>
            <w:r>
              <w:rPr>
                <w:noProof/>
              </w:rPr>
              <w:t xml:space="preserve"> </w:t>
            </w:r>
          </w:p>
          <w:p w14:paraId="234BABF8" w14:textId="77777777" w:rsidR="00052761" w:rsidRDefault="0006423C">
            <w:pPr>
              <w:ind w:firstLine="0"/>
              <w:jc w:val="center"/>
            </w:pPr>
            <w:r>
              <w:rPr>
                <w:b/>
                <w:sz w:val="22"/>
              </w:rPr>
              <w:t>[</w:t>
            </w:r>
            <w:proofErr w:type="spellStart"/>
            <w:r>
              <w:rPr>
                <w:b/>
                <w:sz w:val="22"/>
              </w:rPr>
              <w:t>Şekil</w:t>
            </w:r>
            <w:proofErr w:type="spellEnd"/>
            <w:r>
              <w:rPr>
                <w:b/>
                <w:sz w:val="22"/>
              </w:rPr>
              <w:t xml:space="preserve">: </w:t>
            </w:r>
            <w:proofErr w:type="spellStart"/>
            <w:r>
              <w:rPr>
                <w:b/>
                <w:sz w:val="22"/>
              </w:rPr>
              <w:t>Veritabanı</w:t>
            </w:r>
            <w:proofErr w:type="spellEnd"/>
            <w:r>
              <w:rPr>
                <w:b/>
                <w:sz w:val="22"/>
              </w:rPr>
              <w:t xml:space="preserve"> ER </w:t>
            </w:r>
            <w:proofErr w:type="spellStart"/>
            <w:r>
              <w:rPr>
                <w:b/>
                <w:sz w:val="22"/>
              </w:rPr>
              <w:t>Diyagramı</w:t>
            </w:r>
            <w:proofErr w:type="spellEnd"/>
            <w:r>
              <w:rPr>
                <w:b/>
                <w:sz w:val="22"/>
              </w:rPr>
              <w:t>]</w:t>
            </w:r>
          </w:p>
          <w:p w14:paraId="291116A5" w14:textId="77777777" w:rsidR="00052761" w:rsidRDefault="0006423C">
            <w:pPr>
              <w:spacing w:after="720"/>
              <w:ind w:firstLine="0"/>
              <w:jc w:val="center"/>
            </w:pPr>
            <w:proofErr w:type="spellStart"/>
            <w:r>
              <w:rPr>
                <w:i/>
                <w:color w:val="808080"/>
                <w:sz w:val="18"/>
              </w:rPr>
              <w:t>Tablolar</w:t>
            </w:r>
            <w:proofErr w:type="spellEnd"/>
            <w:r>
              <w:rPr>
                <w:i/>
                <w:color w:val="808080"/>
                <w:sz w:val="18"/>
              </w:rPr>
              <w:t xml:space="preserve">, </w:t>
            </w:r>
            <w:proofErr w:type="spellStart"/>
            <w:r>
              <w:rPr>
                <w:i/>
                <w:color w:val="808080"/>
                <w:sz w:val="18"/>
              </w:rPr>
              <w:t>ilişkiler</w:t>
            </w:r>
            <w:proofErr w:type="spellEnd"/>
            <w:r>
              <w:rPr>
                <w:i/>
                <w:color w:val="808080"/>
                <w:sz w:val="18"/>
              </w:rPr>
              <w:t xml:space="preserve"> (1-N, N-M), primary/foreign </w:t>
            </w:r>
            <w:proofErr w:type="spellStart"/>
            <w:r>
              <w:rPr>
                <w:i/>
                <w:color w:val="808080"/>
                <w:sz w:val="18"/>
              </w:rPr>
              <w:t>key'ler</w:t>
            </w:r>
            <w:proofErr w:type="spellEnd"/>
            <w:r>
              <w:rPr>
                <w:i/>
                <w:color w:val="808080"/>
                <w:sz w:val="18"/>
              </w:rPr>
              <w:t>.</w:t>
            </w:r>
          </w:p>
        </w:tc>
      </w:tr>
    </w:tbl>
    <w:p w14:paraId="36D688EE" w14:textId="34F60DF3" w:rsidR="00492DFC" w:rsidRDefault="00B04640" w:rsidP="00B04640">
      <w:pPr>
        <w:pStyle w:val="ResimYazs"/>
      </w:pPr>
      <w:bookmarkStart w:id="73" w:name="_Toc229383879"/>
      <w:r>
        <w:t xml:space="preserve">Figure </w:t>
      </w:r>
      <w:fldSimple w:instr=" SEQ Figure \* ARABIC ">
        <w:r w:rsidR="004A22D7">
          <w:rPr>
            <w:noProof/>
          </w:rPr>
          <w:t>5</w:t>
        </w:r>
      </w:fldSimple>
      <w:r>
        <w:t>:</w:t>
      </w:r>
      <w:r w:rsidRPr="00111F95">
        <w:t xml:space="preserve"> </w:t>
      </w:r>
      <w:proofErr w:type="spellStart"/>
      <w:r w:rsidRPr="00111F95">
        <w:t>Veritabanı</w:t>
      </w:r>
      <w:proofErr w:type="spellEnd"/>
      <w:r w:rsidRPr="00111F95">
        <w:t xml:space="preserve"> ER </w:t>
      </w:r>
      <w:proofErr w:type="spellStart"/>
      <w:r w:rsidRPr="00111F95">
        <w:t>Diyagramı</w:t>
      </w:r>
      <w:bookmarkEnd w:id="73"/>
      <w:proofErr w:type="spellEnd"/>
    </w:p>
    <w:p w14:paraId="7E3AD638" w14:textId="77777777" w:rsidR="00492DFC" w:rsidRPr="00492DFC" w:rsidRDefault="00492DFC" w:rsidP="00B04640">
      <w:pPr>
        <w:ind w:firstLine="0"/>
      </w:pPr>
    </w:p>
    <w:p w14:paraId="0AB7CE12" w14:textId="77777777" w:rsidR="00492DFC" w:rsidRDefault="00492DFC">
      <w:pPr>
        <w:pStyle w:val="Balk2"/>
      </w:pPr>
    </w:p>
    <w:p w14:paraId="68E74103" w14:textId="373F193B" w:rsidR="00052761" w:rsidRDefault="0006423C">
      <w:pPr>
        <w:pStyle w:val="Balk2"/>
      </w:pPr>
      <w:bookmarkStart w:id="74" w:name="_Toc229383812"/>
      <w:r>
        <w:t>6.2. Tablo Tanımları</w:t>
      </w:r>
      <w:bookmarkEnd w:id="74"/>
    </w:p>
    <w:p w14:paraId="6BA6D5EB" w14:textId="70E5E6EC" w:rsidR="00F2130F" w:rsidRDefault="00492DFC" w:rsidP="00A44A54">
      <w:pPr>
        <w:ind w:firstLine="0"/>
      </w:pPr>
      <w:proofErr w:type="spellStart"/>
      <w:r w:rsidRPr="00492DFC">
        <w:t>Projede</w:t>
      </w:r>
      <w:proofErr w:type="spellEnd"/>
      <w:r w:rsidRPr="00492DFC">
        <w:t xml:space="preserve"> </w:t>
      </w:r>
      <w:proofErr w:type="spellStart"/>
      <w:r w:rsidRPr="00492DFC">
        <w:t>klasik</w:t>
      </w:r>
      <w:proofErr w:type="spellEnd"/>
      <w:r w:rsidRPr="00492DFC">
        <w:t xml:space="preserve"> </w:t>
      </w:r>
      <w:proofErr w:type="spellStart"/>
      <w:r w:rsidRPr="00492DFC">
        <w:t>bir</w:t>
      </w:r>
      <w:proofErr w:type="spellEnd"/>
      <w:r w:rsidRPr="00492DFC">
        <w:t xml:space="preserve"> SQL </w:t>
      </w:r>
      <w:proofErr w:type="spellStart"/>
      <w:r w:rsidRPr="00492DFC">
        <w:t>veritabanı</w:t>
      </w:r>
      <w:proofErr w:type="spellEnd"/>
      <w:r w:rsidRPr="00492DFC">
        <w:t xml:space="preserve"> </w:t>
      </w:r>
      <w:proofErr w:type="spellStart"/>
      <w:r w:rsidRPr="00492DFC">
        <w:t>bulunmamaktadır</w:t>
      </w:r>
      <w:proofErr w:type="spellEnd"/>
      <w:r w:rsidRPr="00492DFC">
        <w:t xml:space="preserve">. </w:t>
      </w:r>
      <w:proofErr w:type="spellStart"/>
      <w:r w:rsidRPr="00492DFC">
        <w:t>Ancak</w:t>
      </w:r>
      <w:proofErr w:type="spellEnd"/>
      <w:r w:rsidRPr="00492DFC">
        <w:t xml:space="preserve"> </w:t>
      </w:r>
      <w:proofErr w:type="spellStart"/>
      <w:r w:rsidRPr="00492DFC">
        <w:t>tarayıcı</w:t>
      </w:r>
      <w:proofErr w:type="spellEnd"/>
      <w:r w:rsidRPr="00492DFC">
        <w:t xml:space="preserve"> </w:t>
      </w:r>
      <w:proofErr w:type="spellStart"/>
      <w:r w:rsidRPr="00492DFC">
        <w:t>belleğinde</w:t>
      </w:r>
      <w:proofErr w:type="spellEnd"/>
      <w:r w:rsidRPr="00492DFC">
        <w:t xml:space="preserve"> (RAM) </w:t>
      </w:r>
      <w:proofErr w:type="spellStart"/>
      <w:r w:rsidRPr="00492DFC">
        <w:t>tutulan</w:t>
      </w:r>
      <w:proofErr w:type="spellEnd"/>
      <w:r w:rsidRPr="00492DFC">
        <w:t xml:space="preserve"> </w:t>
      </w:r>
      <w:proofErr w:type="spellStart"/>
      <w:r w:rsidRPr="00492DFC">
        <w:t>ve</w:t>
      </w:r>
      <w:proofErr w:type="spellEnd"/>
      <w:r w:rsidRPr="00492DFC">
        <w:t xml:space="preserve"> </w:t>
      </w:r>
      <w:proofErr w:type="spellStart"/>
      <w:r w:rsidRPr="00492DFC">
        <w:t>uygulama</w:t>
      </w:r>
      <w:proofErr w:type="spellEnd"/>
      <w:r w:rsidRPr="00492DFC">
        <w:t xml:space="preserve"> </w:t>
      </w:r>
      <w:proofErr w:type="spellStart"/>
      <w:r w:rsidRPr="00492DFC">
        <w:t>boyunca</w:t>
      </w:r>
      <w:proofErr w:type="spellEnd"/>
      <w:r w:rsidRPr="00492DFC">
        <w:t xml:space="preserve"> "State" </w:t>
      </w:r>
      <w:proofErr w:type="spellStart"/>
      <w:r w:rsidRPr="00492DFC">
        <w:t>olarak</w:t>
      </w:r>
      <w:proofErr w:type="spellEnd"/>
      <w:r w:rsidRPr="00492DFC">
        <w:t xml:space="preserve"> </w:t>
      </w:r>
      <w:proofErr w:type="spellStart"/>
      <w:r w:rsidRPr="00492DFC">
        <w:t>yönetilen</w:t>
      </w:r>
      <w:proofErr w:type="spellEnd"/>
      <w:r w:rsidRPr="00492DFC">
        <w:t xml:space="preserve"> ana JSON </w:t>
      </w:r>
      <w:proofErr w:type="spellStart"/>
      <w:r w:rsidRPr="00492DFC">
        <w:t>veri</w:t>
      </w:r>
      <w:proofErr w:type="spellEnd"/>
      <w:r w:rsidRPr="00492DFC">
        <w:t xml:space="preserve"> </w:t>
      </w:r>
      <w:proofErr w:type="spellStart"/>
      <w:r w:rsidRPr="00492DFC">
        <w:t>yapıları</w:t>
      </w:r>
      <w:proofErr w:type="spellEnd"/>
      <w:r w:rsidRPr="00492DFC">
        <w:t xml:space="preserve">, </w:t>
      </w:r>
      <w:proofErr w:type="spellStart"/>
      <w:r w:rsidRPr="00492DFC">
        <w:t>kavramsal</w:t>
      </w:r>
      <w:proofErr w:type="spellEnd"/>
      <w:r w:rsidRPr="00492DFC">
        <w:t xml:space="preserve"> </w:t>
      </w:r>
      <w:proofErr w:type="spellStart"/>
      <w:r w:rsidRPr="00492DFC">
        <w:t>olarak</w:t>
      </w:r>
      <w:proofErr w:type="spellEnd"/>
      <w:r w:rsidRPr="00492DFC">
        <w:t xml:space="preserve"> </w:t>
      </w:r>
      <w:proofErr w:type="spellStart"/>
      <w:r w:rsidRPr="00492DFC">
        <w:t>aşağıdaki</w:t>
      </w:r>
      <w:proofErr w:type="spellEnd"/>
      <w:r w:rsidRPr="00492DFC">
        <w:t xml:space="preserve"> 3 </w:t>
      </w:r>
      <w:proofErr w:type="spellStart"/>
      <w:r w:rsidRPr="00492DFC">
        <w:t>tabloda</w:t>
      </w:r>
      <w:proofErr w:type="spellEnd"/>
      <w:r w:rsidRPr="00492DFC">
        <w:t xml:space="preserve"> (Dataset, Row, Statistics) </w:t>
      </w:r>
      <w:proofErr w:type="spellStart"/>
      <w:r w:rsidRPr="00492DFC">
        <w:t>modellenmişti</w:t>
      </w:r>
      <w:r>
        <w:t>r</w:t>
      </w:r>
      <w:proofErr w:type="spellEnd"/>
    </w:p>
    <w:p w14:paraId="1BE2BCFB" w14:textId="77777777" w:rsidR="00F2130F" w:rsidRPr="00A44A54" w:rsidRDefault="00F2130F" w:rsidP="00A44A54">
      <w:pPr>
        <w:ind w:firstLine="0"/>
      </w:pPr>
    </w:p>
    <w:p w14:paraId="0AB6044F" w14:textId="13F859F7" w:rsidR="00052761" w:rsidRDefault="00316E6B" w:rsidP="00316E6B">
      <w:pPr>
        <w:pStyle w:val="ResimYazs"/>
        <w:keepNext/>
      </w:pPr>
      <w:bookmarkStart w:id="75" w:name="_Toc229383858"/>
      <w:r>
        <w:lastRenderedPageBreak/>
        <w:t xml:space="preserve">Table </w:t>
      </w:r>
      <w:fldSimple w:instr=" SEQ Table \* ARABIC ">
        <w:r w:rsidR="004A22D7">
          <w:rPr>
            <w:noProof/>
          </w:rPr>
          <w:t>11</w:t>
        </w:r>
      </w:fldSimple>
      <w:r w:rsidRPr="00AE5978">
        <w:t xml:space="preserve">:  Örnek Veri </w:t>
      </w:r>
      <w:proofErr w:type="spellStart"/>
      <w:r w:rsidRPr="00AE5978">
        <w:t>Objesi</w:t>
      </w:r>
      <w:proofErr w:type="spellEnd"/>
      <w:r w:rsidRPr="00AE5978">
        <w:t xml:space="preserve"> (</w:t>
      </w:r>
      <w:proofErr w:type="spellStart"/>
      <w:r w:rsidRPr="00AE5978">
        <w:t>ParsedRow</w:t>
      </w:r>
      <w:proofErr w:type="spellEnd"/>
      <w:r w:rsidRPr="00AE5978">
        <w:t>)</w:t>
      </w:r>
      <w:bookmarkEnd w:id="75"/>
    </w:p>
    <w:tbl>
      <w:tblPr>
        <w:tblStyle w:val="AkKlavuz-Vurgu1"/>
        <w:tblW w:w="9070" w:type="dxa"/>
        <w:jc w:val="center"/>
        <w:tblLayout w:type="fixed"/>
        <w:tblLook w:val="04A0" w:firstRow="1" w:lastRow="0" w:firstColumn="1" w:lastColumn="0" w:noHBand="0" w:noVBand="1"/>
      </w:tblPr>
      <w:tblGrid>
        <w:gridCol w:w="1701"/>
        <w:gridCol w:w="1417"/>
        <w:gridCol w:w="850"/>
        <w:gridCol w:w="1701"/>
        <w:gridCol w:w="850"/>
        <w:gridCol w:w="2551"/>
      </w:tblGrid>
      <w:tr w:rsidR="00052761" w14:paraId="289A94DD" w14:textId="77777777" w:rsidTr="003401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shd w:val="clear" w:color="auto" w:fill="1F4E78"/>
          </w:tcPr>
          <w:p w14:paraId="03CFF39D" w14:textId="77777777" w:rsidR="00052761" w:rsidRDefault="0006423C">
            <w:pPr>
              <w:ind w:firstLine="0"/>
            </w:pPr>
            <w:r>
              <w:rPr>
                <w:color w:val="FFFFFF"/>
                <w:sz w:val="22"/>
              </w:rPr>
              <w:t>Kolon</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14:paraId="5BC18841"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Tip</w:t>
            </w:r>
          </w:p>
        </w:tc>
        <w:tc>
          <w:tcPr>
            <w:tcW w:w="850" w:type="dxa"/>
            <w:tcBorders>
              <w:top w:val="single" w:sz="4" w:space="0" w:color="7F7F7F"/>
              <w:left w:val="single" w:sz="4" w:space="0" w:color="7F7F7F"/>
              <w:bottom w:val="single" w:sz="4" w:space="0" w:color="7F7F7F"/>
              <w:right w:val="single" w:sz="4" w:space="0" w:color="7F7F7F"/>
            </w:tcBorders>
            <w:shd w:val="clear" w:color="auto" w:fill="1F4E78"/>
          </w:tcPr>
          <w:p w14:paraId="2A9504A0"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Null?</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31DF2DE4"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Default</w:t>
            </w:r>
          </w:p>
        </w:tc>
        <w:tc>
          <w:tcPr>
            <w:tcW w:w="850" w:type="dxa"/>
            <w:tcBorders>
              <w:top w:val="single" w:sz="4" w:space="0" w:color="7F7F7F"/>
              <w:left w:val="single" w:sz="4" w:space="0" w:color="7F7F7F"/>
              <w:bottom w:val="single" w:sz="4" w:space="0" w:color="7F7F7F"/>
              <w:right w:val="single" w:sz="4" w:space="0" w:color="7F7F7F"/>
            </w:tcBorders>
            <w:shd w:val="clear" w:color="auto" w:fill="1F4E78"/>
          </w:tcPr>
          <w:p w14:paraId="59F04D68"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Index</w:t>
            </w:r>
          </w:p>
        </w:tc>
        <w:tc>
          <w:tcPr>
            <w:tcW w:w="2551" w:type="dxa"/>
            <w:tcBorders>
              <w:top w:val="single" w:sz="4" w:space="0" w:color="7F7F7F"/>
              <w:left w:val="single" w:sz="4" w:space="0" w:color="7F7F7F"/>
              <w:bottom w:val="single" w:sz="4" w:space="0" w:color="7F7F7F"/>
              <w:right w:val="single" w:sz="4" w:space="0" w:color="7F7F7F"/>
            </w:tcBorders>
            <w:shd w:val="clear" w:color="auto" w:fill="1F4E78"/>
          </w:tcPr>
          <w:p w14:paraId="72D676DB"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Açıklama</w:t>
            </w:r>
            <w:proofErr w:type="spellEnd"/>
          </w:p>
        </w:tc>
      </w:tr>
      <w:tr w:rsidR="00506E73" w14:paraId="6FF5564D" w14:textId="77777777" w:rsidTr="00620D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53804A38" w14:textId="5FD42558" w:rsidR="00506E73" w:rsidRPr="00506E73" w:rsidRDefault="00506E73" w:rsidP="00506E73">
            <w:pPr>
              <w:ind w:firstLine="0"/>
            </w:pPr>
            <w:r w:rsidRPr="00506E73">
              <w:rPr>
                <w:sz w:val="20"/>
                <w:szCs w:val="20"/>
              </w:rPr>
              <w:t>id</w:t>
            </w:r>
          </w:p>
        </w:tc>
        <w:tc>
          <w:tcPr>
            <w:tcW w:w="1417" w:type="dxa"/>
            <w:tcBorders>
              <w:top w:val="single" w:sz="4" w:space="0" w:color="7F7F7F"/>
              <w:left w:val="single" w:sz="4" w:space="0" w:color="7F7F7F"/>
              <w:bottom w:val="single" w:sz="4" w:space="0" w:color="7F7F7F"/>
              <w:right w:val="single" w:sz="4" w:space="0" w:color="7F7F7F"/>
            </w:tcBorders>
            <w:vAlign w:val="center"/>
          </w:tcPr>
          <w:p w14:paraId="7BAC16BD" w14:textId="48B0EAAE"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r w:rsidRPr="00506E73">
              <w:rPr>
                <w:sz w:val="20"/>
                <w:szCs w:val="20"/>
              </w:rPr>
              <w:t>UUID</w:t>
            </w:r>
          </w:p>
        </w:tc>
        <w:tc>
          <w:tcPr>
            <w:tcW w:w="850" w:type="dxa"/>
            <w:tcBorders>
              <w:top w:val="single" w:sz="4" w:space="0" w:color="7F7F7F"/>
              <w:left w:val="single" w:sz="4" w:space="0" w:color="7F7F7F"/>
              <w:bottom w:val="single" w:sz="4" w:space="0" w:color="7F7F7F"/>
              <w:right w:val="single" w:sz="4" w:space="0" w:color="7F7F7F"/>
            </w:tcBorders>
            <w:vAlign w:val="center"/>
          </w:tcPr>
          <w:p w14:paraId="13F14D0B" w14:textId="07DEF6CF"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r w:rsidRPr="00506E73">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2B25668E" w14:textId="4A8D01F3"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proofErr w:type="spellStart"/>
            <w:r w:rsidRPr="00506E73">
              <w:rPr>
                <w:sz w:val="20"/>
                <w:szCs w:val="20"/>
              </w:rPr>
              <w:t>gen_random_</w:t>
            </w:r>
            <w:proofErr w:type="gramStart"/>
            <w:r w:rsidRPr="00506E73">
              <w:rPr>
                <w:sz w:val="20"/>
                <w:szCs w:val="20"/>
              </w:rPr>
              <w:t>uuid</w:t>
            </w:r>
            <w:proofErr w:type="spellEnd"/>
            <w:r w:rsidRPr="00506E73">
              <w:rPr>
                <w:sz w:val="20"/>
                <w:szCs w:val="20"/>
              </w:rPr>
              <w:t>(</w:t>
            </w:r>
            <w:proofErr w:type="gramEnd"/>
            <w:r w:rsidRPr="00506E73">
              <w:rPr>
                <w:sz w:val="20"/>
                <w:szCs w:val="20"/>
              </w:rPr>
              <w:t>)</w:t>
            </w:r>
          </w:p>
        </w:tc>
        <w:tc>
          <w:tcPr>
            <w:tcW w:w="850" w:type="dxa"/>
            <w:tcBorders>
              <w:top w:val="single" w:sz="4" w:space="0" w:color="7F7F7F"/>
              <w:left w:val="single" w:sz="4" w:space="0" w:color="7F7F7F"/>
              <w:bottom w:val="single" w:sz="4" w:space="0" w:color="7F7F7F"/>
              <w:right w:val="single" w:sz="4" w:space="0" w:color="7F7F7F"/>
            </w:tcBorders>
            <w:vAlign w:val="center"/>
          </w:tcPr>
          <w:p w14:paraId="54DC1AF8" w14:textId="3061AC77"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r w:rsidRPr="00506E73">
              <w:rPr>
                <w:sz w:val="20"/>
                <w:szCs w:val="20"/>
              </w:rPr>
              <w:t>PK</w:t>
            </w:r>
          </w:p>
        </w:tc>
        <w:tc>
          <w:tcPr>
            <w:tcW w:w="2551" w:type="dxa"/>
            <w:tcBorders>
              <w:top w:val="single" w:sz="4" w:space="0" w:color="7F7F7F"/>
              <w:left w:val="single" w:sz="4" w:space="0" w:color="7F7F7F"/>
              <w:bottom w:val="single" w:sz="4" w:space="0" w:color="7F7F7F"/>
              <w:right w:val="single" w:sz="4" w:space="0" w:color="7F7F7F"/>
            </w:tcBorders>
            <w:vAlign w:val="center"/>
          </w:tcPr>
          <w:p w14:paraId="1B037D94" w14:textId="2E221771"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r w:rsidRPr="00506E73">
              <w:rPr>
                <w:sz w:val="20"/>
                <w:szCs w:val="20"/>
              </w:rPr>
              <w:t xml:space="preserve">Her </w:t>
            </w:r>
            <w:proofErr w:type="spellStart"/>
            <w:r w:rsidRPr="00506E73">
              <w:rPr>
                <w:sz w:val="20"/>
                <w:szCs w:val="20"/>
              </w:rPr>
              <w:t>oturum</w:t>
            </w:r>
            <w:proofErr w:type="spellEnd"/>
            <w:r w:rsidRPr="00506E73">
              <w:rPr>
                <w:sz w:val="20"/>
                <w:szCs w:val="20"/>
              </w:rPr>
              <w:t xml:space="preserve"> </w:t>
            </w:r>
            <w:proofErr w:type="spellStart"/>
            <w:r w:rsidRPr="00506E73">
              <w:rPr>
                <w:sz w:val="20"/>
                <w:szCs w:val="20"/>
              </w:rPr>
              <w:t>için</w:t>
            </w:r>
            <w:proofErr w:type="spellEnd"/>
            <w:r w:rsidRPr="00506E73">
              <w:rPr>
                <w:sz w:val="20"/>
                <w:szCs w:val="20"/>
              </w:rPr>
              <w:t xml:space="preserve"> </w:t>
            </w:r>
            <w:proofErr w:type="spellStart"/>
            <w:r w:rsidRPr="00506E73">
              <w:rPr>
                <w:sz w:val="20"/>
                <w:szCs w:val="20"/>
              </w:rPr>
              <w:t>eşsiz</w:t>
            </w:r>
            <w:proofErr w:type="spellEnd"/>
            <w:r w:rsidRPr="00506E73">
              <w:rPr>
                <w:sz w:val="20"/>
                <w:szCs w:val="20"/>
              </w:rPr>
              <w:t xml:space="preserve"> ID</w:t>
            </w:r>
          </w:p>
        </w:tc>
      </w:tr>
      <w:tr w:rsidR="00506E73" w14:paraId="453A6A05" w14:textId="77777777" w:rsidTr="00620D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31FCC960" w14:textId="68D248A7" w:rsidR="00506E73" w:rsidRPr="00506E73" w:rsidRDefault="00506E73" w:rsidP="00506E73">
            <w:pPr>
              <w:ind w:firstLine="0"/>
            </w:pPr>
            <w:proofErr w:type="spellStart"/>
            <w:r w:rsidRPr="00506E73">
              <w:rPr>
                <w:sz w:val="20"/>
                <w:szCs w:val="20"/>
              </w:rPr>
              <w:t>fileName</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49C63606" w14:textId="5C342B96"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pPr>
            <w:proofErr w:type="gramStart"/>
            <w:r w:rsidRPr="00506E73">
              <w:rPr>
                <w:sz w:val="20"/>
                <w:szCs w:val="20"/>
              </w:rPr>
              <w:t>VARCHAR(</w:t>
            </w:r>
            <w:proofErr w:type="gramEnd"/>
            <w:r w:rsidRPr="00506E73">
              <w:rPr>
                <w:sz w:val="20"/>
                <w:szCs w:val="20"/>
              </w:rPr>
              <w:t>255)</w:t>
            </w:r>
          </w:p>
        </w:tc>
        <w:tc>
          <w:tcPr>
            <w:tcW w:w="850" w:type="dxa"/>
            <w:tcBorders>
              <w:top w:val="single" w:sz="4" w:space="0" w:color="7F7F7F"/>
              <w:left w:val="single" w:sz="4" w:space="0" w:color="7F7F7F"/>
              <w:bottom w:val="single" w:sz="4" w:space="0" w:color="7F7F7F"/>
              <w:right w:val="single" w:sz="4" w:space="0" w:color="7F7F7F"/>
            </w:tcBorders>
            <w:vAlign w:val="center"/>
          </w:tcPr>
          <w:p w14:paraId="54136F54" w14:textId="349184BD"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pPr>
            <w:r w:rsidRPr="00506E73">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08A2B99E" w14:textId="46741E9F"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pPr>
            <w:r w:rsidRPr="00506E73">
              <w:rPr>
                <w:sz w:val="20"/>
                <w:szCs w:val="20"/>
              </w:rPr>
              <w:t>—</w:t>
            </w:r>
          </w:p>
        </w:tc>
        <w:tc>
          <w:tcPr>
            <w:tcW w:w="850" w:type="dxa"/>
            <w:tcBorders>
              <w:top w:val="single" w:sz="4" w:space="0" w:color="7F7F7F"/>
              <w:left w:val="single" w:sz="4" w:space="0" w:color="7F7F7F"/>
              <w:bottom w:val="single" w:sz="4" w:space="0" w:color="7F7F7F"/>
              <w:right w:val="single" w:sz="4" w:space="0" w:color="7F7F7F"/>
            </w:tcBorders>
            <w:vAlign w:val="center"/>
          </w:tcPr>
          <w:p w14:paraId="65B79C8A" w14:textId="54BBA088"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pPr>
            <w:r w:rsidRPr="00506E73">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4FFD5889" w14:textId="54692E62"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pPr>
            <w:proofErr w:type="spellStart"/>
            <w:r w:rsidRPr="00506E73">
              <w:rPr>
                <w:sz w:val="20"/>
                <w:szCs w:val="20"/>
              </w:rPr>
              <w:t>Yüklenen</w:t>
            </w:r>
            <w:proofErr w:type="spellEnd"/>
            <w:r w:rsidRPr="00506E73">
              <w:rPr>
                <w:sz w:val="20"/>
                <w:szCs w:val="20"/>
              </w:rPr>
              <w:t xml:space="preserve"> CSV </w:t>
            </w:r>
            <w:proofErr w:type="spellStart"/>
            <w:r w:rsidRPr="00506E73">
              <w:rPr>
                <w:sz w:val="20"/>
                <w:szCs w:val="20"/>
              </w:rPr>
              <w:t>dosyasının</w:t>
            </w:r>
            <w:proofErr w:type="spellEnd"/>
            <w:r w:rsidRPr="00506E73">
              <w:rPr>
                <w:sz w:val="20"/>
                <w:szCs w:val="20"/>
              </w:rPr>
              <w:t xml:space="preserve"> tam </w:t>
            </w:r>
            <w:proofErr w:type="spellStart"/>
            <w:r w:rsidRPr="00506E73">
              <w:rPr>
                <w:sz w:val="20"/>
                <w:szCs w:val="20"/>
              </w:rPr>
              <w:t>adı</w:t>
            </w:r>
            <w:proofErr w:type="spellEnd"/>
          </w:p>
        </w:tc>
      </w:tr>
      <w:tr w:rsidR="00506E73" w14:paraId="483A95CC" w14:textId="77777777" w:rsidTr="00620D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6D020B05" w14:textId="48AC72FC" w:rsidR="00506E73" w:rsidRPr="00506E73" w:rsidRDefault="00506E73" w:rsidP="00506E73">
            <w:pPr>
              <w:ind w:firstLine="0"/>
            </w:pPr>
            <w:proofErr w:type="spellStart"/>
            <w:r w:rsidRPr="00506E73">
              <w:rPr>
                <w:sz w:val="20"/>
                <w:szCs w:val="20"/>
              </w:rPr>
              <w:t>fileSize</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026DAA6B" w14:textId="6B6DC8E1"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r w:rsidRPr="00506E73">
              <w:rPr>
                <w:sz w:val="20"/>
                <w:szCs w:val="20"/>
              </w:rPr>
              <w:t>INTEGER</w:t>
            </w:r>
          </w:p>
        </w:tc>
        <w:tc>
          <w:tcPr>
            <w:tcW w:w="850" w:type="dxa"/>
            <w:tcBorders>
              <w:top w:val="single" w:sz="4" w:space="0" w:color="7F7F7F"/>
              <w:left w:val="single" w:sz="4" w:space="0" w:color="7F7F7F"/>
              <w:bottom w:val="single" w:sz="4" w:space="0" w:color="7F7F7F"/>
              <w:right w:val="single" w:sz="4" w:space="0" w:color="7F7F7F"/>
            </w:tcBorders>
            <w:vAlign w:val="center"/>
          </w:tcPr>
          <w:p w14:paraId="442F780E" w14:textId="0519D5BD"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r w:rsidRPr="00506E73">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6C1D78DE" w14:textId="0C21D584"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r w:rsidRPr="00506E73">
              <w:rPr>
                <w:sz w:val="20"/>
                <w:szCs w:val="20"/>
              </w:rPr>
              <w:t>0</w:t>
            </w:r>
          </w:p>
        </w:tc>
        <w:tc>
          <w:tcPr>
            <w:tcW w:w="850" w:type="dxa"/>
            <w:tcBorders>
              <w:top w:val="single" w:sz="4" w:space="0" w:color="7F7F7F"/>
              <w:left w:val="single" w:sz="4" w:space="0" w:color="7F7F7F"/>
              <w:bottom w:val="single" w:sz="4" w:space="0" w:color="7F7F7F"/>
              <w:right w:val="single" w:sz="4" w:space="0" w:color="7F7F7F"/>
            </w:tcBorders>
            <w:vAlign w:val="center"/>
          </w:tcPr>
          <w:p w14:paraId="41B2CDF1" w14:textId="32314E53"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r w:rsidRPr="00506E73">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0393629B" w14:textId="3687594F"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pPr>
            <w:proofErr w:type="spellStart"/>
            <w:r w:rsidRPr="00506E73">
              <w:rPr>
                <w:sz w:val="20"/>
                <w:szCs w:val="20"/>
              </w:rPr>
              <w:t>Dosyanın</w:t>
            </w:r>
            <w:proofErr w:type="spellEnd"/>
            <w:r w:rsidRPr="00506E73">
              <w:rPr>
                <w:sz w:val="20"/>
                <w:szCs w:val="20"/>
              </w:rPr>
              <w:t xml:space="preserve"> </w:t>
            </w:r>
            <w:proofErr w:type="spellStart"/>
            <w:r w:rsidRPr="00506E73">
              <w:rPr>
                <w:sz w:val="20"/>
                <w:szCs w:val="20"/>
              </w:rPr>
              <w:t>bayt</w:t>
            </w:r>
            <w:proofErr w:type="spellEnd"/>
            <w:r w:rsidRPr="00506E73">
              <w:rPr>
                <w:sz w:val="20"/>
                <w:szCs w:val="20"/>
              </w:rPr>
              <w:t xml:space="preserve"> (byte) </w:t>
            </w:r>
            <w:proofErr w:type="spellStart"/>
            <w:r w:rsidRPr="00506E73">
              <w:rPr>
                <w:sz w:val="20"/>
                <w:szCs w:val="20"/>
              </w:rPr>
              <w:t>cinsinden</w:t>
            </w:r>
            <w:proofErr w:type="spellEnd"/>
            <w:r w:rsidRPr="00506E73">
              <w:rPr>
                <w:sz w:val="20"/>
                <w:szCs w:val="20"/>
              </w:rPr>
              <w:t xml:space="preserve"> </w:t>
            </w:r>
            <w:proofErr w:type="spellStart"/>
            <w:r w:rsidRPr="00506E73">
              <w:rPr>
                <w:sz w:val="20"/>
                <w:szCs w:val="20"/>
              </w:rPr>
              <w:t>boyutu</w:t>
            </w:r>
            <w:proofErr w:type="spellEnd"/>
          </w:p>
        </w:tc>
      </w:tr>
      <w:tr w:rsidR="00506E73" w14:paraId="64411DBD" w14:textId="77777777" w:rsidTr="00620D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664C4C4E" w14:textId="0179EB78" w:rsidR="00506E73" w:rsidRPr="00506E73" w:rsidRDefault="00506E73" w:rsidP="00506E73">
            <w:pPr>
              <w:ind w:firstLine="0"/>
              <w:rPr>
                <w:sz w:val="22"/>
              </w:rPr>
            </w:pPr>
            <w:proofErr w:type="spellStart"/>
            <w:r w:rsidRPr="00506E73">
              <w:rPr>
                <w:sz w:val="20"/>
                <w:szCs w:val="20"/>
              </w:rPr>
              <w:t>totalRows</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18182AC0" w14:textId="3D4AFDCF"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rPr>
                <w:sz w:val="22"/>
              </w:rPr>
            </w:pPr>
            <w:r w:rsidRPr="00506E73">
              <w:rPr>
                <w:sz w:val="20"/>
                <w:szCs w:val="20"/>
              </w:rPr>
              <w:t>INTEGER</w:t>
            </w:r>
          </w:p>
        </w:tc>
        <w:tc>
          <w:tcPr>
            <w:tcW w:w="850" w:type="dxa"/>
            <w:tcBorders>
              <w:top w:val="single" w:sz="4" w:space="0" w:color="7F7F7F"/>
              <w:left w:val="single" w:sz="4" w:space="0" w:color="7F7F7F"/>
              <w:bottom w:val="single" w:sz="4" w:space="0" w:color="7F7F7F"/>
              <w:right w:val="single" w:sz="4" w:space="0" w:color="7F7F7F"/>
            </w:tcBorders>
            <w:vAlign w:val="center"/>
          </w:tcPr>
          <w:p w14:paraId="722CB621" w14:textId="00F7D648"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rPr>
                <w:sz w:val="22"/>
              </w:rPr>
            </w:pPr>
            <w:r w:rsidRPr="00506E73">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3853FA8A" w14:textId="3EE42C32"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rPr>
                <w:sz w:val="22"/>
              </w:rPr>
            </w:pPr>
            <w:r w:rsidRPr="00506E73">
              <w:rPr>
                <w:sz w:val="20"/>
                <w:szCs w:val="20"/>
              </w:rPr>
              <w:t>0</w:t>
            </w:r>
          </w:p>
        </w:tc>
        <w:tc>
          <w:tcPr>
            <w:tcW w:w="850" w:type="dxa"/>
            <w:tcBorders>
              <w:top w:val="single" w:sz="4" w:space="0" w:color="7F7F7F"/>
              <w:left w:val="single" w:sz="4" w:space="0" w:color="7F7F7F"/>
              <w:bottom w:val="single" w:sz="4" w:space="0" w:color="7F7F7F"/>
              <w:right w:val="single" w:sz="4" w:space="0" w:color="7F7F7F"/>
            </w:tcBorders>
            <w:vAlign w:val="center"/>
          </w:tcPr>
          <w:p w14:paraId="08BF3F00" w14:textId="5280622A"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rPr>
                <w:sz w:val="22"/>
              </w:rPr>
            </w:pPr>
            <w:r w:rsidRPr="00506E73">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2BE0A5B0" w14:textId="2242CF0F" w:rsidR="00506E73" w:rsidRPr="00506E73" w:rsidRDefault="00506E73" w:rsidP="00506E73">
            <w:pPr>
              <w:ind w:firstLine="0"/>
              <w:cnfStyle w:val="000000010000" w:firstRow="0" w:lastRow="0" w:firstColumn="0" w:lastColumn="0" w:oddVBand="0" w:evenVBand="0" w:oddHBand="0" w:evenHBand="1" w:firstRowFirstColumn="0" w:firstRowLastColumn="0" w:lastRowFirstColumn="0" w:lastRowLastColumn="0"/>
              <w:rPr>
                <w:sz w:val="22"/>
              </w:rPr>
            </w:pPr>
            <w:r w:rsidRPr="00506E73">
              <w:rPr>
                <w:sz w:val="20"/>
                <w:szCs w:val="20"/>
              </w:rPr>
              <w:t xml:space="preserve">Parse </w:t>
            </w:r>
            <w:proofErr w:type="spellStart"/>
            <w:r w:rsidRPr="00506E73">
              <w:rPr>
                <w:sz w:val="20"/>
                <w:szCs w:val="20"/>
              </w:rPr>
              <w:t>edilen</w:t>
            </w:r>
            <w:proofErr w:type="spellEnd"/>
            <w:r w:rsidRPr="00506E73">
              <w:rPr>
                <w:sz w:val="20"/>
                <w:szCs w:val="20"/>
              </w:rPr>
              <w:t xml:space="preserve"> </w:t>
            </w:r>
            <w:proofErr w:type="spellStart"/>
            <w:r w:rsidRPr="00506E73">
              <w:rPr>
                <w:sz w:val="20"/>
                <w:szCs w:val="20"/>
              </w:rPr>
              <w:t>toplam</w:t>
            </w:r>
            <w:proofErr w:type="spellEnd"/>
            <w:r w:rsidRPr="00506E73">
              <w:rPr>
                <w:sz w:val="20"/>
                <w:szCs w:val="20"/>
              </w:rPr>
              <w:t xml:space="preserve"> </w:t>
            </w:r>
            <w:proofErr w:type="spellStart"/>
            <w:r w:rsidRPr="00506E73">
              <w:rPr>
                <w:sz w:val="20"/>
                <w:szCs w:val="20"/>
              </w:rPr>
              <w:t>satır</w:t>
            </w:r>
            <w:proofErr w:type="spellEnd"/>
            <w:r w:rsidRPr="00506E73">
              <w:rPr>
                <w:sz w:val="20"/>
                <w:szCs w:val="20"/>
              </w:rPr>
              <w:t xml:space="preserve"> </w:t>
            </w:r>
            <w:proofErr w:type="spellStart"/>
            <w:r w:rsidRPr="00506E73">
              <w:rPr>
                <w:sz w:val="20"/>
                <w:szCs w:val="20"/>
              </w:rPr>
              <w:t>sayısı</w:t>
            </w:r>
            <w:proofErr w:type="spellEnd"/>
          </w:p>
        </w:tc>
      </w:tr>
      <w:tr w:rsidR="00506E73" w14:paraId="56EFAB79" w14:textId="77777777" w:rsidTr="00620D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381596C3" w14:textId="240768DA" w:rsidR="00506E73" w:rsidRPr="00506E73" w:rsidRDefault="00506E73" w:rsidP="00506E73">
            <w:pPr>
              <w:ind w:firstLine="0"/>
              <w:rPr>
                <w:sz w:val="20"/>
                <w:szCs w:val="20"/>
              </w:rPr>
            </w:pPr>
            <w:proofErr w:type="spellStart"/>
            <w:r w:rsidRPr="00506E73">
              <w:rPr>
                <w:sz w:val="20"/>
                <w:szCs w:val="20"/>
              </w:rPr>
              <w:t>uploaded_at</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2F45885D" w14:textId="4B4E3D39"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506E73">
              <w:rPr>
                <w:sz w:val="20"/>
                <w:szCs w:val="20"/>
              </w:rPr>
              <w:t>TIMESTAMPTZ</w:t>
            </w:r>
          </w:p>
        </w:tc>
        <w:tc>
          <w:tcPr>
            <w:tcW w:w="850" w:type="dxa"/>
            <w:tcBorders>
              <w:top w:val="single" w:sz="4" w:space="0" w:color="7F7F7F"/>
              <w:left w:val="single" w:sz="4" w:space="0" w:color="7F7F7F"/>
              <w:bottom w:val="single" w:sz="4" w:space="0" w:color="7F7F7F"/>
              <w:right w:val="single" w:sz="4" w:space="0" w:color="7F7F7F"/>
            </w:tcBorders>
            <w:vAlign w:val="center"/>
          </w:tcPr>
          <w:p w14:paraId="198D233E" w14:textId="138F9F3B"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506E73">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568DB1A0" w14:textId="07DC6704"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rPr>
                <w:sz w:val="20"/>
                <w:szCs w:val="20"/>
              </w:rPr>
            </w:pPr>
            <w:proofErr w:type="gramStart"/>
            <w:r w:rsidRPr="00506E73">
              <w:rPr>
                <w:sz w:val="20"/>
                <w:szCs w:val="20"/>
              </w:rPr>
              <w:t>NOW(</w:t>
            </w:r>
            <w:proofErr w:type="gramEnd"/>
            <w:r w:rsidRPr="00506E73">
              <w:rPr>
                <w:sz w:val="20"/>
                <w:szCs w:val="20"/>
              </w:rPr>
              <w:t>)</w:t>
            </w:r>
          </w:p>
        </w:tc>
        <w:tc>
          <w:tcPr>
            <w:tcW w:w="850" w:type="dxa"/>
            <w:tcBorders>
              <w:top w:val="single" w:sz="4" w:space="0" w:color="7F7F7F"/>
              <w:left w:val="single" w:sz="4" w:space="0" w:color="7F7F7F"/>
              <w:bottom w:val="single" w:sz="4" w:space="0" w:color="7F7F7F"/>
              <w:right w:val="single" w:sz="4" w:space="0" w:color="7F7F7F"/>
            </w:tcBorders>
            <w:vAlign w:val="center"/>
          </w:tcPr>
          <w:p w14:paraId="14E4387F" w14:textId="2D68A9FE"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506E73">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12580CCC" w14:textId="234E4F31" w:rsidR="00506E73" w:rsidRPr="00506E73" w:rsidRDefault="00506E73" w:rsidP="00506E73">
            <w:pPr>
              <w:ind w:firstLine="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506E73">
              <w:rPr>
                <w:sz w:val="20"/>
                <w:szCs w:val="20"/>
              </w:rPr>
              <w:t>Dosyanın</w:t>
            </w:r>
            <w:proofErr w:type="spellEnd"/>
            <w:r w:rsidRPr="00506E73">
              <w:rPr>
                <w:sz w:val="20"/>
                <w:szCs w:val="20"/>
              </w:rPr>
              <w:t xml:space="preserve"> </w:t>
            </w:r>
            <w:proofErr w:type="spellStart"/>
            <w:r w:rsidRPr="00506E73">
              <w:rPr>
                <w:sz w:val="20"/>
                <w:szCs w:val="20"/>
              </w:rPr>
              <w:t>tarayıcıya</w:t>
            </w:r>
            <w:proofErr w:type="spellEnd"/>
            <w:r w:rsidRPr="00506E73">
              <w:rPr>
                <w:sz w:val="20"/>
                <w:szCs w:val="20"/>
              </w:rPr>
              <w:t xml:space="preserve"> </w:t>
            </w:r>
            <w:proofErr w:type="spellStart"/>
            <w:r w:rsidRPr="00506E73">
              <w:rPr>
                <w:sz w:val="20"/>
                <w:szCs w:val="20"/>
              </w:rPr>
              <w:t>yüklendiği</w:t>
            </w:r>
            <w:proofErr w:type="spellEnd"/>
            <w:r w:rsidRPr="00506E73">
              <w:rPr>
                <w:sz w:val="20"/>
                <w:szCs w:val="20"/>
              </w:rPr>
              <w:t xml:space="preserve"> zaman</w:t>
            </w:r>
          </w:p>
        </w:tc>
      </w:tr>
    </w:tbl>
    <w:p w14:paraId="57CA8A58" w14:textId="77777777" w:rsidR="00861339" w:rsidRDefault="00861339" w:rsidP="00B04640">
      <w:pPr>
        <w:ind w:firstLine="0"/>
      </w:pPr>
    </w:p>
    <w:p w14:paraId="3D3E519B" w14:textId="77777777" w:rsidR="00861339" w:rsidRPr="00861339" w:rsidRDefault="00861339" w:rsidP="00861339"/>
    <w:p w14:paraId="5A9217D9" w14:textId="0D91C107" w:rsidR="00731728" w:rsidRPr="00731728" w:rsidRDefault="00316E6B" w:rsidP="00316E6B">
      <w:pPr>
        <w:pStyle w:val="ResimYazs"/>
        <w:keepNext/>
      </w:pPr>
      <w:bookmarkStart w:id="76" w:name="_Toc229383859"/>
      <w:r>
        <w:t xml:space="preserve">Table </w:t>
      </w:r>
      <w:fldSimple w:instr=" SEQ Table \* ARABIC ">
        <w:r w:rsidR="004A22D7">
          <w:rPr>
            <w:noProof/>
          </w:rPr>
          <w:t>12</w:t>
        </w:r>
      </w:fldSimple>
      <w:r w:rsidRPr="00A847B2">
        <w:t xml:space="preserve">:  </w:t>
      </w:r>
      <w:proofErr w:type="spellStart"/>
      <w:r w:rsidRPr="00A847B2">
        <w:t>ParsedRow</w:t>
      </w:r>
      <w:proofErr w:type="spellEnd"/>
      <w:r w:rsidRPr="00A847B2">
        <w:t xml:space="preserve"> (</w:t>
      </w:r>
      <w:proofErr w:type="spellStart"/>
      <w:r w:rsidRPr="00A847B2">
        <w:t>Dinamik</w:t>
      </w:r>
      <w:proofErr w:type="spellEnd"/>
      <w:r w:rsidRPr="00A847B2">
        <w:t xml:space="preserve"> CSV </w:t>
      </w:r>
      <w:proofErr w:type="spellStart"/>
      <w:r w:rsidRPr="00A847B2">
        <w:t>Satır</w:t>
      </w:r>
      <w:proofErr w:type="spellEnd"/>
      <w:r w:rsidRPr="00A847B2">
        <w:t xml:space="preserve"> </w:t>
      </w:r>
      <w:proofErr w:type="spellStart"/>
      <w:r w:rsidRPr="00A847B2">
        <w:t>Tablosu</w:t>
      </w:r>
      <w:proofErr w:type="spellEnd"/>
      <w:r w:rsidRPr="00A847B2">
        <w:t>)</w:t>
      </w:r>
      <w:bookmarkEnd w:id="76"/>
    </w:p>
    <w:tbl>
      <w:tblPr>
        <w:tblStyle w:val="AkKlavuz-Vurgu1"/>
        <w:tblW w:w="9070" w:type="dxa"/>
        <w:jc w:val="center"/>
        <w:tblLayout w:type="fixed"/>
        <w:tblLook w:val="04A0" w:firstRow="1" w:lastRow="0" w:firstColumn="1" w:lastColumn="0" w:noHBand="0" w:noVBand="1"/>
      </w:tblPr>
      <w:tblGrid>
        <w:gridCol w:w="1701"/>
        <w:gridCol w:w="1417"/>
        <w:gridCol w:w="850"/>
        <w:gridCol w:w="1701"/>
        <w:gridCol w:w="850"/>
        <w:gridCol w:w="2551"/>
      </w:tblGrid>
      <w:tr w:rsidR="00731728" w14:paraId="2DC86269" w14:textId="77777777" w:rsidTr="007811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shd w:val="clear" w:color="auto" w:fill="1F4E78"/>
          </w:tcPr>
          <w:p w14:paraId="582B86D1" w14:textId="77777777" w:rsidR="00731728" w:rsidRDefault="00731728" w:rsidP="0078114C">
            <w:pPr>
              <w:ind w:firstLine="0"/>
            </w:pPr>
            <w:r>
              <w:rPr>
                <w:color w:val="FFFFFF"/>
                <w:sz w:val="22"/>
              </w:rPr>
              <w:t>Kolon</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14:paraId="18DFD4E6" w14:textId="77777777" w:rsidR="00731728" w:rsidRDefault="00731728" w:rsidP="0078114C">
            <w:pPr>
              <w:ind w:firstLine="0"/>
              <w:cnfStyle w:val="100000000000" w:firstRow="1" w:lastRow="0" w:firstColumn="0" w:lastColumn="0" w:oddVBand="0" w:evenVBand="0" w:oddHBand="0" w:evenHBand="0" w:firstRowFirstColumn="0" w:firstRowLastColumn="0" w:lastRowFirstColumn="0" w:lastRowLastColumn="0"/>
            </w:pPr>
            <w:r>
              <w:rPr>
                <w:color w:val="FFFFFF"/>
                <w:sz w:val="22"/>
              </w:rPr>
              <w:t>Tip</w:t>
            </w:r>
          </w:p>
        </w:tc>
        <w:tc>
          <w:tcPr>
            <w:tcW w:w="850" w:type="dxa"/>
            <w:tcBorders>
              <w:top w:val="single" w:sz="4" w:space="0" w:color="7F7F7F"/>
              <w:left w:val="single" w:sz="4" w:space="0" w:color="7F7F7F"/>
              <w:bottom w:val="single" w:sz="4" w:space="0" w:color="7F7F7F"/>
              <w:right w:val="single" w:sz="4" w:space="0" w:color="7F7F7F"/>
            </w:tcBorders>
            <w:shd w:val="clear" w:color="auto" w:fill="1F4E78"/>
          </w:tcPr>
          <w:p w14:paraId="5DF72E48" w14:textId="77777777" w:rsidR="00731728" w:rsidRDefault="00731728" w:rsidP="0078114C">
            <w:pPr>
              <w:ind w:firstLine="0"/>
              <w:cnfStyle w:val="100000000000" w:firstRow="1" w:lastRow="0" w:firstColumn="0" w:lastColumn="0" w:oddVBand="0" w:evenVBand="0" w:oddHBand="0" w:evenHBand="0" w:firstRowFirstColumn="0" w:firstRowLastColumn="0" w:lastRowFirstColumn="0" w:lastRowLastColumn="0"/>
            </w:pPr>
            <w:r>
              <w:rPr>
                <w:color w:val="FFFFFF"/>
                <w:sz w:val="22"/>
              </w:rPr>
              <w:t>Null?</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6EB758DE" w14:textId="77777777" w:rsidR="00731728" w:rsidRDefault="00731728" w:rsidP="0078114C">
            <w:pPr>
              <w:ind w:firstLine="0"/>
              <w:cnfStyle w:val="100000000000" w:firstRow="1" w:lastRow="0" w:firstColumn="0" w:lastColumn="0" w:oddVBand="0" w:evenVBand="0" w:oddHBand="0" w:evenHBand="0" w:firstRowFirstColumn="0" w:firstRowLastColumn="0" w:lastRowFirstColumn="0" w:lastRowLastColumn="0"/>
            </w:pPr>
            <w:r>
              <w:rPr>
                <w:color w:val="FFFFFF"/>
                <w:sz w:val="22"/>
              </w:rPr>
              <w:t>Default</w:t>
            </w:r>
          </w:p>
        </w:tc>
        <w:tc>
          <w:tcPr>
            <w:tcW w:w="850" w:type="dxa"/>
            <w:tcBorders>
              <w:top w:val="single" w:sz="4" w:space="0" w:color="7F7F7F"/>
              <w:left w:val="single" w:sz="4" w:space="0" w:color="7F7F7F"/>
              <w:bottom w:val="single" w:sz="4" w:space="0" w:color="7F7F7F"/>
              <w:right w:val="single" w:sz="4" w:space="0" w:color="7F7F7F"/>
            </w:tcBorders>
            <w:shd w:val="clear" w:color="auto" w:fill="1F4E78"/>
          </w:tcPr>
          <w:p w14:paraId="0AD93F41" w14:textId="77777777" w:rsidR="00731728" w:rsidRDefault="00731728" w:rsidP="0078114C">
            <w:pPr>
              <w:ind w:firstLine="0"/>
              <w:cnfStyle w:val="100000000000" w:firstRow="1" w:lastRow="0" w:firstColumn="0" w:lastColumn="0" w:oddVBand="0" w:evenVBand="0" w:oddHBand="0" w:evenHBand="0" w:firstRowFirstColumn="0" w:firstRowLastColumn="0" w:lastRowFirstColumn="0" w:lastRowLastColumn="0"/>
            </w:pPr>
            <w:r>
              <w:rPr>
                <w:color w:val="FFFFFF"/>
                <w:sz w:val="22"/>
              </w:rPr>
              <w:t>Index</w:t>
            </w:r>
          </w:p>
        </w:tc>
        <w:tc>
          <w:tcPr>
            <w:tcW w:w="2551" w:type="dxa"/>
            <w:tcBorders>
              <w:top w:val="single" w:sz="4" w:space="0" w:color="7F7F7F"/>
              <w:left w:val="single" w:sz="4" w:space="0" w:color="7F7F7F"/>
              <w:bottom w:val="single" w:sz="4" w:space="0" w:color="7F7F7F"/>
              <w:right w:val="single" w:sz="4" w:space="0" w:color="7F7F7F"/>
            </w:tcBorders>
            <w:shd w:val="clear" w:color="auto" w:fill="1F4E78"/>
          </w:tcPr>
          <w:p w14:paraId="4B5C44CE" w14:textId="77777777" w:rsidR="00731728" w:rsidRDefault="00731728" w:rsidP="0078114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Açıklama</w:t>
            </w:r>
            <w:proofErr w:type="spellEnd"/>
          </w:p>
        </w:tc>
      </w:tr>
      <w:tr w:rsidR="00861339" w:rsidRPr="00506E73" w14:paraId="5506F022" w14:textId="77777777" w:rsidTr="0078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7B742C3C" w14:textId="3FC83C14" w:rsidR="00861339" w:rsidRPr="00861339" w:rsidRDefault="00861339" w:rsidP="00861339">
            <w:pPr>
              <w:ind w:firstLine="0"/>
            </w:pPr>
            <w:r w:rsidRPr="00861339">
              <w:rPr>
                <w:sz w:val="20"/>
                <w:szCs w:val="20"/>
              </w:rPr>
              <w:t>index</w:t>
            </w:r>
          </w:p>
        </w:tc>
        <w:tc>
          <w:tcPr>
            <w:tcW w:w="1417" w:type="dxa"/>
            <w:tcBorders>
              <w:top w:val="single" w:sz="4" w:space="0" w:color="7F7F7F"/>
              <w:left w:val="single" w:sz="4" w:space="0" w:color="7F7F7F"/>
              <w:bottom w:val="single" w:sz="4" w:space="0" w:color="7F7F7F"/>
              <w:right w:val="single" w:sz="4" w:space="0" w:color="7F7F7F"/>
            </w:tcBorders>
            <w:vAlign w:val="center"/>
          </w:tcPr>
          <w:p w14:paraId="32D1EEB0" w14:textId="732D7547"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r w:rsidRPr="00861339">
              <w:rPr>
                <w:sz w:val="20"/>
                <w:szCs w:val="20"/>
              </w:rPr>
              <w:t>INTEGER</w:t>
            </w:r>
          </w:p>
        </w:tc>
        <w:tc>
          <w:tcPr>
            <w:tcW w:w="850" w:type="dxa"/>
            <w:tcBorders>
              <w:top w:val="single" w:sz="4" w:space="0" w:color="7F7F7F"/>
              <w:left w:val="single" w:sz="4" w:space="0" w:color="7F7F7F"/>
              <w:bottom w:val="single" w:sz="4" w:space="0" w:color="7F7F7F"/>
              <w:right w:val="single" w:sz="4" w:space="0" w:color="7F7F7F"/>
            </w:tcBorders>
            <w:vAlign w:val="center"/>
          </w:tcPr>
          <w:p w14:paraId="3ABE9733" w14:textId="398F501D"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r w:rsidRPr="00861339">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3CBB6162" w14:textId="2E28455E"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proofErr w:type="spellStart"/>
            <w:r w:rsidRPr="00861339">
              <w:rPr>
                <w:sz w:val="20"/>
                <w:szCs w:val="20"/>
              </w:rPr>
              <w:t>Otomatik</w:t>
            </w:r>
            <w:proofErr w:type="spellEnd"/>
            <w:r w:rsidRPr="00861339">
              <w:rPr>
                <w:sz w:val="20"/>
                <w:szCs w:val="20"/>
              </w:rPr>
              <w:t xml:space="preserve"> Artan</w:t>
            </w:r>
          </w:p>
        </w:tc>
        <w:tc>
          <w:tcPr>
            <w:tcW w:w="850" w:type="dxa"/>
            <w:tcBorders>
              <w:top w:val="single" w:sz="4" w:space="0" w:color="7F7F7F"/>
              <w:left w:val="single" w:sz="4" w:space="0" w:color="7F7F7F"/>
              <w:bottom w:val="single" w:sz="4" w:space="0" w:color="7F7F7F"/>
              <w:right w:val="single" w:sz="4" w:space="0" w:color="7F7F7F"/>
            </w:tcBorders>
            <w:vAlign w:val="center"/>
          </w:tcPr>
          <w:p w14:paraId="7B93CEFB" w14:textId="6358C5DF"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r w:rsidRPr="00861339">
              <w:rPr>
                <w:sz w:val="20"/>
                <w:szCs w:val="20"/>
              </w:rPr>
              <w:t>PK</w:t>
            </w:r>
          </w:p>
        </w:tc>
        <w:tc>
          <w:tcPr>
            <w:tcW w:w="2551" w:type="dxa"/>
            <w:tcBorders>
              <w:top w:val="single" w:sz="4" w:space="0" w:color="7F7F7F"/>
              <w:left w:val="single" w:sz="4" w:space="0" w:color="7F7F7F"/>
              <w:bottom w:val="single" w:sz="4" w:space="0" w:color="7F7F7F"/>
              <w:right w:val="single" w:sz="4" w:space="0" w:color="7F7F7F"/>
            </w:tcBorders>
            <w:vAlign w:val="center"/>
          </w:tcPr>
          <w:p w14:paraId="70785FFA" w14:textId="5EE1763C"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r w:rsidRPr="00861339">
              <w:rPr>
                <w:sz w:val="20"/>
                <w:szCs w:val="20"/>
              </w:rPr>
              <w:t xml:space="preserve">Veri </w:t>
            </w:r>
            <w:proofErr w:type="spellStart"/>
            <w:r w:rsidRPr="00861339">
              <w:rPr>
                <w:sz w:val="20"/>
                <w:szCs w:val="20"/>
              </w:rPr>
              <w:t>dizisindeki</w:t>
            </w:r>
            <w:proofErr w:type="spellEnd"/>
            <w:r w:rsidRPr="00861339">
              <w:rPr>
                <w:sz w:val="20"/>
                <w:szCs w:val="20"/>
              </w:rPr>
              <w:t xml:space="preserve"> (Array) </w:t>
            </w:r>
            <w:proofErr w:type="spellStart"/>
            <w:r w:rsidRPr="00861339">
              <w:rPr>
                <w:sz w:val="20"/>
                <w:szCs w:val="20"/>
              </w:rPr>
              <w:t>sıra</w:t>
            </w:r>
            <w:proofErr w:type="spellEnd"/>
            <w:r w:rsidRPr="00861339">
              <w:rPr>
                <w:sz w:val="20"/>
                <w:szCs w:val="20"/>
              </w:rPr>
              <w:t xml:space="preserve"> </w:t>
            </w:r>
            <w:proofErr w:type="spellStart"/>
            <w:r w:rsidRPr="00861339">
              <w:rPr>
                <w:sz w:val="20"/>
                <w:szCs w:val="20"/>
              </w:rPr>
              <w:t>numarası</w:t>
            </w:r>
            <w:proofErr w:type="spellEnd"/>
          </w:p>
        </w:tc>
      </w:tr>
      <w:tr w:rsidR="00861339" w:rsidRPr="00506E73" w14:paraId="3AAA2034" w14:textId="77777777" w:rsidTr="007811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06371B00" w14:textId="30DF34D3" w:rsidR="00861339" w:rsidRPr="00861339" w:rsidRDefault="00861339" w:rsidP="00861339">
            <w:pPr>
              <w:ind w:firstLine="0"/>
            </w:pPr>
            <w:r w:rsidRPr="00861339">
              <w:rPr>
                <w:sz w:val="20"/>
                <w:szCs w:val="20"/>
              </w:rPr>
              <w:t>{</w:t>
            </w:r>
            <w:proofErr w:type="spellStart"/>
            <w:r w:rsidRPr="00861339">
              <w:rPr>
                <w:sz w:val="20"/>
                <w:szCs w:val="20"/>
              </w:rPr>
              <w:t>dynamic_headers</w:t>
            </w:r>
            <w:proofErr w:type="spellEnd"/>
            <w:r w:rsidRPr="00861339">
              <w:rPr>
                <w:sz w:val="20"/>
                <w:szCs w:val="20"/>
              </w:rPr>
              <w:t>}</w:t>
            </w:r>
          </w:p>
        </w:tc>
        <w:tc>
          <w:tcPr>
            <w:tcW w:w="1417" w:type="dxa"/>
            <w:tcBorders>
              <w:top w:val="single" w:sz="4" w:space="0" w:color="7F7F7F"/>
              <w:left w:val="single" w:sz="4" w:space="0" w:color="7F7F7F"/>
              <w:bottom w:val="single" w:sz="4" w:space="0" w:color="7F7F7F"/>
              <w:right w:val="single" w:sz="4" w:space="0" w:color="7F7F7F"/>
            </w:tcBorders>
            <w:vAlign w:val="center"/>
          </w:tcPr>
          <w:p w14:paraId="0B138FE4" w14:textId="043A734F"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pPr>
            <w:r w:rsidRPr="00861339">
              <w:rPr>
                <w:sz w:val="20"/>
                <w:szCs w:val="20"/>
              </w:rPr>
              <w:t>VARCHAR/FLOAT</w:t>
            </w:r>
          </w:p>
        </w:tc>
        <w:tc>
          <w:tcPr>
            <w:tcW w:w="850" w:type="dxa"/>
            <w:tcBorders>
              <w:top w:val="single" w:sz="4" w:space="0" w:color="7F7F7F"/>
              <w:left w:val="single" w:sz="4" w:space="0" w:color="7F7F7F"/>
              <w:bottom w:val="single" w:sz="4" w:space="0" w:color="7F7F7F"/>
              <w:right w:val="single" w:sz="4" w:space="0" w:color="7F7F7F"/>
            </w:tcBorders>
            <w:vAlign w:val="center"/>
          </w:tcPr>
          <w:p w14:paraId="0883DCD9" w14:textId="5DA6B89F"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pPr>
            <w:r w:rsidRPr="00861339">
              <w:rPr>
                <w:rFonts w:ascii="Segoe UI Symbol" w:hAnsi="Segoe UI Symbol" w:cs="Segoe UI Symbol"/>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45BC1B17" w14:textId="50D1A05F"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pPr>
            <w:r w:rsidRPr="00861339">
              <w:rPr>
                <w:sz w:val="20"/>
                <w:szCs w:val="20"/>
              </w:rPr>
              <w:t>NULL</w:t>
            </w:r>
          </w:p>
        </w:tc>
        <w:tc>
          <w:tcPr>
            <w:tcW w:w="850" w:type="dxa"/>
            <w:tcBorders>
              <w:top w:val="single" w:sz="4" w:space="0" w:color="7F7F7F"/>
              <w:left w:val="single" w:sz="4" w:space="0" w:color="7F7F7F"/>
              <w:bottom w:val="single" w:sz="4" w:space="0" w:color="7F7F7F"/>
              <w:right w:val="single" w:sz="4" w:space="0" w:color="7F7F7F"/>
            </w:tcBorders>
            <w:vAlign w:val="center"/>
          </w:tcPr>
          <w:p w14:paraId="5C682C47" w14:textId="13DD0A7D"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pPr>
            <w:r w:rsidRPr="00861339">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2377815A" w14:textId="5DF6B07B"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pPr>
            <w:proofErr w:type="spellStart"/>
            <w:r w:rsidRPr="00861339">
              <w:rPr>
                <w:sz w:val="20"/>
                <w:szCs w:val="20"/>
              </w:rPr>
              <w:t>PapaParse'ın</w:t>
            </w:r>
            <w:proofErr w:type="spellEnd"/>
            <w:r w:rsidRPr="00861339">
              <w:rPr>
                <w:sz w:val="20"/>
                <w:szCs w:val="20"/>
              </w:rPr>
              <w:t xml:space="preserve"> </w:t>
            </w:r>
            <w:proofErr w:type="spellStart"/>
            <w:r w:rsidRPr="00861339">
              <w:rPr>
                <w:sz w:val="20"/>
                <w:szCs w:val="20"/>
              </w:rPr>
              <w:t>CSV'den</w:t>
            </w:r>
            <w:proofErr w:type="spellEnd"/>
            <w:r w:rsidRPr="00861339">
              <w:rPr>
                <w:sz w:val="20"/>
                <w:szCs w:val="20"/>
              </w:rPr>
              <w:t xml:space="preserve"> </w:t>
            </w:r>
            <w:proofErr w:type="spellStart"/>
            <w:r w:rsidRPr="00861339">
              <w:rPr>
                <w:sz w:val="20"/>
                <w:szCs w:val="20"/>
              </w:rPr>
              <w:t>otomatik</w:t>
            </w:r>
            <w:proofErr w:type="spellEnd"/>
            <w:r w:rsidRPr="00861339">
              <w:rPr>
                <w:sz w:val="20"/>
                <w:szCs w:val="20"/>
              </w:rPr>
              <w:t xml:space="preserve"> </w:t>
            </w:r>
            <w:proofErr w:type="spellStart"/>
            <w:r w:rsidRPr="00861339">
              <w:rPr>
                <w:sz w:val="20"/>
                <w:szCs w:val="20"/>
              </w:rPr>
              <w:t>okuduğu</w:t>
            </w:r>
            <w:proofErr w:type="spellEnd"/>
            <w:r w:rsidRPr="00861339">
              <w:rPr>
                <w:sz w:val="20"/>
                <w:szCs w:val="20"/>
              </w:rPr>
              <w:t xml:space="preserve"> </w:t>
            </w:r>
            <w:proofErr w:type="spellStart"/>
            <w:r w:rsidRPr="00861339">
              <w:rPr>
                <w:sz w:val="20"/>
                <w:szCs w:val="20"/>
              </w:rPr>
              <w:t>dinamik</w:t>
            </w:r>
            <w:proofErr w:type="spellEnd"/>
            <w:r w:rsidRPr="00861339">
              <w:rPr>
                <w:sz w:val="20"/>
                <w:szCs w:val="20"/>
              </w:rPr>
              <w:t xml:space="preserve"> </w:t>
            </w:r>
            <w:proofErr w:type="spellStart"/>
            <w:r w:rsidRPr="00861339">
              <w:rPr>
                <w:sz w:val="20"/>
                <w:szCs w:val="20"/>
              </w:rPr>
              <w:t>kolonlar</w:t>
            </w:r>
            <w:proofErr w:type="spellEnd"/>
          </w:p>
        </w:tc>
      </w:tr>
      <w:tr w:rsidR="00861339" w:rsidRPr="00506E73" w14:paraId="3F81687C" w14:textId="77777777" w:rsidTr="0078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2BA241CF" w14:textId="5426D7D0" w:rsidR="00861339" w:rsidRPr="00861339" w:rsidRDefault="00861339" w:rsidP="00861339">
            <w:pPr>
              <w:ind w:firstLine="0"/>
            </w:pPr>
            <w:proofErr w:type="spellStart"/>
            <w:r w:rsidRPr="00861339">
              <w:rPr>
                <w:sz w:val="20"/>
                <w:szCs w:val="20"/>
              </w:rPr>
              <w:t>is_valid</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0AC370A7" w14:textId="2AEF62A5"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r w:rsidRPr="00861339">
              <w:rPr>
                <w:sz w:val="20"/>
                <w:szCs w:val="20"/>
              </w:rPr>
              <w:t>BOOLEAN</w:t>
            </w:r>
          </w:p>
        </w:tc>
        <w:tc>
          <w:tcPr>
            <w:tcW w:w="850" w:type="dxa"/>
            <w:tcBorders>
              <w:top w:val="single" w:sz="4" w:space="0" w:color="7F7F7F"/>
              <w:left w:val="single" w:sz="4" w:space="0" w:color="7F7F7F"/>
              <w:bottom w:val="single" w:sz="4" w:space="0" w:color="7F7F7F"/>
              <w:right w:val="single" w:sz="4" w:space="0" w:color="7F7F7F"/>
            </w:tcBorders>
            <w:vAlign w:val="center"/>
          </w:tcPr>
          <w:p w14:paraId="06C570F7" w14:textId="16CF52EC"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r w:rsidRPr="00861339">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5F8B7358" w14:textId="475F15E3"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r w:rsidRPr="00861339">
              <w:rPr>
                <w:sz w:val="20"/>
                <w:szCs w:val="20"/>
              </w:rPr>
              <w:t>true</w:t>
            </w:r>
          </w:p>
        </w:tc>
        <w:tc>
          <w:tcPr>
            <w:tcW w:w="850" w:type="dxa"/>
            <w:tcBorders>
              <w:top w:val="single" w:sz="4" w:space="0" w:color="7F7F7F"/>
              <w:left w:val="single" w:sz="4" w:space="0" w:color="7F7F7F"/>
              <w:bottom w:val="single" w:sz="4" w:space="0" w:color="7F7F7F"/>
              <w:right w:val="single" w:sz="4" w:space="0" w:color="7F7F7F"/>
            </w:tcBorders>
            <w:vAlign w:val="center"/>
          </w:tcPr>
          <w:p w14:paraId="03D4D8FB" w14:textId="599D0997"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r w:rsidRPr="00861339">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1794B8C7" w14:textId="3F54131C"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pPr>
            <w:proofErr w:type="spellStart"/>
            <w:r w:rsidRPr="00861339">
              <w:rPr>
                <w:sz w:val="20"/>
                <w:szCs w:val="20"/>
              </w:rPr>
              <w:t>PapaParse</w:t>
            </w:r>
            <w:proofErr w:type="spellEnd"/>
            <w:r w:rsidRPr="00861339">
              <w:rPr>
                <w:sz w:val="20"/>
                <w:szCs w:val="20"/>
              </w:rPr>
              <w:t xml:space="preserve"> </w:t>
            </w:r>
            <w:proofErr w:type="spellStart"/>
            <w:r w:rsidRPr="00861339">
              <w:rPr>
                <w:sz w:val="20"/>
                <w:szCs w:val="20"/>
              </w:rPr>
              <w:t>hata</w:t>
            </w:r>
            <w:proofErr w:type="spellEnd"/>
            <w:r w:rsidRPr="00861339">
              <w:rPr>
                <w:sz w:val="20"/>
                <w:szCs w:val="20"/>
              </w:rPr>
              <w:t xml:space="preserve"> </w:t>
            </w:r>
            <w:proofErr w:type="spellStart"/>
            <w:r w:rsidRPr="00861339">
              <w:rPr>
                <w:sz w:val="20"/>
                <w:szCs w:val="20"/>
              </w:rPr>
              <w:t>kontrol</w:t>
            </w:r>
            <w:proofErr w:type="spellEnd"/>
            <w:r w:rsidRPr="00861339">
              <w:rPr>
                <w:sz w:val="20"/>
                <w:szCs w:val="20"/>
              </w:rPr>
              <w:t xml:space="preserve"> (validation) </w:t>
            </w:r>
            <w:proofErr w:type="spellStart"/>
            <w:r w:rsidRPr="00861339">
              <w:rPr>
                <w:sz w:val="20"/>
                <w:szCs w:val="20"/>
              </w:rPr>
              <w:t>sonucu</w:t>
            </w:r>
            <w:proofErr w:type="spellEnd"/>
          </w:p>
        </w:tc>
      </w:tr>
      <w:tr w:rsidR="00861339" w:rsidRPr="00506E73" w14:paraId="5C30B9DE" w14:textId="77777777" w:rsidTr="007811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62922DBE" w14:textId="710D8061" w:rsidR="00861339" w:rsidRPr="00861339" w:rsidRDefault="00861339" w:rsidP="00861339">
            <w:pPr>
              <w:ind w:firstLine="0"/>
              <w:rPr>
                <w:sz w:val="22"/>
              </w:rPr>
            </w:pPr>
            <w:proofErr w:type="spellStart"/>
            <w:r w:rsidRPr="00861339">
              <w:rPr>
                <w:sz w:val="20"/>
                <w:szCs w:val="20"/>
              </w:rPr>
              <w:t>parsed_at</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1CF1C3EB" w14:textId="42E1E494"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rPr>
                <w:sz w:val="22"/>
              </w:rPr>
            </w:pPr>
            <w:r w:rsidRPr="00861339">
              <w:rPr>
                <w:sz w:val="20"/>
                <w:szCs w:val="20"/>
              </w:rPr>
              <w:t>TIMESTAMPTZ</w:t>
            </w:r>
          </w:p>
        </w:tc>
        <w:tc>
          <w:tcPr>
            <w:tcW w:w="850" w:type="dxa"/>
            <w:tcBorders>
              <w:top w:val="single" w:sz="4" w:space="0" w:color="7F7F7F"/>
              <w:left w:val="single" w:sz="4" w:space="0" w:color="7F7F7F"/>
              <w:bottom w:val="single" w:sz="4" w:space="0" w:color="7F7F7F"/>
              <w:right w:val="single" w:sz="4" w:space="0" w:color="7F7F7F"/>
            </w:tcBorders>
            <w:vAlign w:val="center"/>
          </w:tcPr>
          <w:p w14:paraId="01F5C573" w14:textId="0D138C71"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rPr>
                <w:sz w:val="22"/>
              </w:rPr>
            </w:pPr>
            <w:r w:rsidRPr="00861339">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4CA46D4C" w14:textId="047A3221"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rPr>
                <w:sz w:val="22"/>
              </w:rPr>
            </w:pPr>
            <w:proofErr w:type="gramStart"/>
            <w:r w:rsidRPr="00861339">
              <w:rPr>
                <w:sz w:val="20"/>
                <w:szCs w:val="20"/>
              </w:rPr>
              <w:t>NOW(</w:t>
            </w:r>
            <w:proofErr w:type="gramEnd"/>
            <w:r w:rsidRPr="00861339">
              <w:rPr>
                <w:sz w:val="20"/>
                <w:szCs w:val="20"/>
              </w:rPr>
              <w:t>)</w:t>
            </w:r>
          </w:p>
        </w:tc>
        <w:tc>
          <w:tcPr>
            <w:tcW w:w="850" w:type="dxa"/>
            <w:tcBorders>
              <w:top w:val="single" w:sz="4" w:space="0" w:color="7F7F7F"/>
              <w:left w:val="single" w:sz="4" w:space="0" w:color="7F7F7F"/>
              <w:bottom w:val="single" w:sz="4" w:space="0" w:color="7F7F7F"/>
              <w:right w:val="single" w:sz="4" w:space="0" w:color="7F7F7F"/>
            </w:tcBorders>
            <w:vAlign w:val="center"/>
          </w:tcPr>
          <w:p w14:paraId="5B01D001" w14:textId="17681F56"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rPr>
                <w:sz w:val="22"/>
              </w:rPr>
            </w:pPr>
            <w:r w:rsidRPr="00861339">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6F95AD92" w14:textId="233B1869" w:rsidR="00861339" w:rsidRPr="00861339" w:rsidRDefault="00861339" w:rsidP="00861339">
            <w:pPr>
              <w:ind w:firstLine="0"/>
              <w:cnfStyle w:val="000000010000" w:firstRow="0" w:lastRow="0" w:firstColumn="0" w:lastColumn="0" w:oddVBand="0" w:evenVBand="0" w:oddHBand="0" w:evenHBand="1" w:firstRowFirstColumn="0" w:firstRowLastColumn="0" w:lastRowFirstColumn="0" w:lastRowLastColumn="0"/>
              <w:rPr>
                <w:sz w:val="22"/>
              </w:rPr>
            </w:pPr>
            <w:r w:rsidRPr="00861339">
              <w:rPr>
                <w:sz w:val="20"/>
                <w:szCs w:val="20"/>
              </w:rPr>
              <w:t xml:space="preserve">Worker </w:t>
            </w:r>
            <w:proofErr w:type="spellStart"/>
            <w:r w:rsidRPr="00861339">
              <w:rPr>
                <w:sz w:val="20"/>
                <w:szCs w:val="20"/>
              </w:rPr>
              <w:t>tarafında</w:t>
            </w:r>
            <w:proofErr w:type="spellEnd"/>
            <w:r w:rsidRPr="00861339">
              <w:rPr>
                <w:sz w:val="20"/>
                <w:szCs w:val="20"/>
              </w:rPr>
              <w:t xml:space="preserve"> </w:t>
            </w:r>
            <w:proofErr w:type="spellStart"/>
            <w:r w:rsidRPr="00861339">
              <w:rPr>
                <w:sz w:val="20"/>
                <w:szCs w:val="20"/>
              </w:rPr>
              <w:t>işlenme</w:t>
            </w:r>
            <w:proofErr w:type="spellEnd"/>
            <w:r w:rsidRPr="00861339">
              <w:rPr>
                <w:sz w:val="20"/>
                <w:szCs w:val="20"/>
              </w:rPr>
              <w:t xml:space="preserve"> </w:t>
            </w:r>
            <w:proofErr w:type="spellStart"/>
            <w:r w:rsidRPr="00861339">
              <w:rPr>
                <w:sz w:val="20"/>
                <w:szCs w:val="20"/>
              </w:rPr>
              <w:t>zamanı</w:t>
            </w:r>
            <w:proofErr w:type="spellEnd"/>
          </w:p>
        </w:tc>
      </w:tr>
      <w:tr w:rsidR="00861339" w:rsidRPr="00506E73" w14:paraId="7F43B655" w14:textId="77777777" w:rsidTr="0078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54574EFE" w14:textId="61DF701A" w:rsidR="00861339" w:rsidRPr="00861339" w:rsidRDefault="00861339" w:rsidP="00861339">
            <w:pPr>
              <w:ind w:firstLine="0"/>
              <w:rPr>
                <w:sz w:val="20"/>
                <w:szCs w:val="20"/>
              </w:rPr>
            </w:pPr>
            <w:r w:rsidRPr="00861339">
              <w:rPr>
                <w:sz w:val="20"/>
                <w:szCs w:val="20"/>
              </w:rPr>
              <w:t>index</w:t>
            </w:r>
          </w:p>
        </w:tc>
        <w:tc>
          <w:tcPr>
            <w:tcW w:w="1417" w:type="dxa"/>
            <w:tcBorders>
              <w:top w:val="single" w:sz="4" w:space="0" w:color="7F7F7F"/>
              <w:left w:val="single" w:sz="4" w:space="0" w:color="7F7F7F"/>
              <w:bottom w:val="single" w:sz="4" w:space="0" w:color="7F7F7F"/>
              <w:right w:val="single" w:sz="4" w:space="0" w:color="7F7F7F"/>
            </w:tcBorders>
            <w:vAlign w:val="center"/>
          </w:tcPr>
          <w:p w14:paraId="347E3BD8" w14:textId="4B698C66"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61339">
              <w:rPr>
                <w:sz w:val="20"/>
                <w:szCs w:val="20"/>
              </w:rPr>
              <w:t>INTEGER</w:t>
            </w:r>
          </w:p>
        </w:tc>
        <w:tc>
          <w:tcPr>
            <w:tcW w:w="850" w:type="dxa"/>
            <w:tcBorders>
              <w:top w:val="single" w:sz="4" w:space="0" w:color="7F7F7F"/>
              <w:left w:val="single" w:sz="4" w:space="0" w:color="7F7F7F"/>
              <w:bottom w:val="single" w:sz="4" w:space="0" w:color="7F7F7F"/>
              <w:right w:val="single" w:sz="4" w:space="0" w:color="7F7F7F"/>
            </w:tcBorders>
            <w:vAlign w:val="center"/>
          </w:tcPr>
          <w:p w14:paraId="69CA9194" w14:textId="35DCBDD1"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61339">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1B3FB8E1" w14:textId="49F05D39"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861339">
              <w:rPr>
                <w:sz w:val="20"/>
                <w:szCs w:val="20"/>
              </w:rPr>
              <w:t>Otomatik</w:t>
            </w:r>
            <w:proofErr w:type="spellEnd"/>
            <w:r w:rsidRPr="00861339">
              <w:rPr>
                <w:sz w:val="20"/>
                <w:szCs w:val="20"/>
              </w:rPr>
              <w:t xml:space="preserve"> Artan</w:t>
            </w:r>
          </w:p>
        </w:tc>
        <w:tc>
          <w:tcPr>
            <w:tcW w:w="850" w:type="dxa"/>
            <w:tcBorders>
              <w:top w:val="single" w:sz="4" w:space="0" w:color="7F7F7F"/>
              <w:left w:val="single" w:sz="4" w:space="0" w:color="7F7F7F"/>
              <w:bottom w:val="single" w:sz="4" w:space="0" w:color="7F7F7F"/>
              <w:right w:val="single" w:sz="4" w:space="0" w:color="7F7F7F"/>
            </w:tcBorders>
            <w:vAlign w:val="center"/>
          </w:tcPr>
          <w:p w14:paraId="76A4489B" w14:textId="070C83E9"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61339">
              <w:rPr>
                <w:sz w:val="20"/>
                <w:szCs w:val="20"/>
              </w:rPr>
              <w:t>PK</w:t>
            </w:r>
          </w:p>
        </w:tc>
        <w:tc>
          <w:tcPr>
            <w:tcW w:w="2551" w:type="dxa"/>
            <w:tcBorders>
              <w:top w:val="single" w:sz="4" w:space="0" w:color="7F7F7F"/>
              <w:left w:val="single" w:sz="4" w:space="0" w:color="7F7F7F"/>
              <w:bottom w:val="single" w:sz="4" w:space="0" w:color="7F7F7F"/>
              <w:right w:val="single" w:sz="4" w:space="0" w:color="7F7F7F"/>
            </w:tcBorders>
            <w:vAlign w:val="center"/>
          </w:tcPr>
          <w:p w14:paraId="17825D58" w14:textId="0FB1F40F" w:rsidR="00861339" w:rsidRPr="00861339" w:rsidRDefault="00861339" w:rsidP="00861339">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61339">
              <w:rPr>
                <w:sz w:val="20"/>
                <w:szCs w:val="20"/>
              </w:rPr>
              <w:t xml:space="preserve">Veri </w:t>
            </w:r>
            <w:proofErr w:type="spellStart"/>
            <w:r w:rsidRPr="00861339">
              <w:rPr>
                <w:sz w:val="20"/>
                <w:szCs w:val="20"/>
              </w:rPr>
              <w:t>dizisindeki</w:t>
            </w:r>
            <w:proofErr w:type="spellEnd"/>
            <w:r w:rsidRPr="00861339">
              <w:rPr>
                <w:sz w:val="20"/>
                <w:szCs w:val="20"/>
              </w:rPr>
              <w:t xml:space="preserve"> (Array) </w:t>
            </w:r>
            <w:proofErr w:type="spellStart"/>
            <w:r w:rsidRPr="00861339">
              <w:rPr>
                <w:sz w:val="20"/>
                <w:szCs w:val="20"/>
              </w:rPr>
              <w:t>sıra</w:t>
            </w:r>
            <w:proofErr w:type="spellEnd"/>
            <w:r w:rsidRPr="00861339">
              <w:rPr>
                <w:sz w:val="20"/>
                <w:szCs w:val="20"/>
              </w:rPr>
              <w:t xml:space="preserve"> </w:t>
            </w:r>
            <w:proofErr w:type="spellStart"/>
            <w:r w:rsidRPr="00861339">
              <w:rPr>
                <w:sz w:val="20"/>
                <w:szCs w:val="20"/>
              </w:rPr>
              <w:t>numarası</w:t>
            </w:r>
            <w:proofErr w:type="spellEnd"/>
          </w:p>
        </w:tc>
      </w:tr>
    </w:tbl>
    <w:p w14:paraId="1A47D05A" w14:textId="77777777" w:rsidR="00861339" w:rsidRDefault="00861339" w:rsidP="00861339">
      <w:pPr>
        <w:pStyle w:val="ResimYazs"/>
        <w:spacing w:after="120"/>
      </w:pPr>
    </w:p>
    <w:p w14:paraId="3695404C" w14:textId="77777777" w:rsidR="00B04640" w:rsidRDefault="00B04640" w:rsidP="00B04640"/>
    <w:p w14:paraId="58E4E561" w14:textId="77777777" w:rsidR="00B04640" w:rsidRDefault="00B04640" w:rsidP="00B04640"/>
    <w:p w14:paraId="2B4A3BDA" w14:textId="77777777" w:rsidR="00B04640" w:rsidRPr="00B04640" w:rsidRDefault="00B04640" w:rsidP="00B04640"/>
    <w:p w14:paraId="58B80FD5" w14:textId="7B9E85AC" w:rsidR="00861339" w:rsidRDefault="00316E6B" w:rsidP="00316E6B">
      <w:pPr>
        <w:pStyle w:val="ResimYazs"/>
        <w:keepNext/>
      </w:pPr>
      <w:bookmarkStart w:id="77" w:name="_Toc229383860"/>
      <w:r>
        <w:lastRenderedPageBreak/>
        <w:t xml:space="preserve">Table </w:t>
      </w:r>
      <w:fldSimple w:instr=" SEQ Table \* ARABIC ">
        <w:r w:rsidR="004A22D7">
          <w:rPr>
            <w:noProof/>
          </w:rPr>
          <w:t>13</w:t>
        </w:r>
      </w:fldSimple>
      <w:r w:rsidRPr="007B24E3">
        <w:t xml:space="preserve">:  </w:t>
      </w:r>
      <w:proofErr w:type="spellStart"/>
      <w:r w:rsidRPr="007B24E3">
        <w:t>ColumnStats</w:t>
      </w:r>
      <w:proofErr w:type="spellEnd"/>
      <w:r w:rsidRPr="007B24E3">
        <w:t xml:space="preserve"> (</w:t>
      </w:r>
      <w:proofErr w:type="spellStart"/>
      <w:r w:rsidRPr="007B24E3">
        <w:t>İstatistik</w:t>
      </w:r>
      <w:proofErr w:type="spellEnd"/>
      <w:r w:rsidRPr="007B24E3">
        <w:t xml:space="preserve"> </w:t>
      </w:r>
      <w:proofErr w:type="spellStart"/>
      <w:r w:rsidRPr="007B24E3">
        <w:t>Tablosu</w:t>
      </w:r>
      <w:proofErr w:type="spellEnd"/>
      <w:r w:rsidRPr="007B24E3">
        <w:t>)</w:t>
      </w:r>
      <w:bookmarkEnd w:id="77"/>
    </w:p>
    <w:tbl>
      <w:tblPr>
        <w:tblStyle w:val="AkKlavuz-Vurgu1"/>
        <w:tblW w:w="9070" w:type="dxa"/>
        <w:jc w:val="center"/>
        <w:tblLayout w:type="fixed"/>
        <w:tblLook w:val="04A0" w:firstRow="1" w:lastRow="0" w:firstColumn="1" w:lastColumn="0" w:noHBand="0" w:noVBand="1"/>
      </w:tblPr>
      <w:tblGrid>
        <w:gridCol w:w="1701"/>
        <w:gridCol w:w="1417"/>
        <w:gridCol w:w="850"/>
        <w:gridCol w:w="1701"/>
        <w:gridCol w:w="850"/>
        <w:gridCol w:w="2551"/>
      </w:tblGrid>
      <w:tr w:rsidR="00861339" w14:paraId="052D9447" w14:textId="77777777" w:rsidTr="007811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shd w:val="clear" w:color="auto" w:fill="1F4E78"/>
          </w:tcPr>
          <w:p w14:paraId="11F3FD54" w14:textId="77777777" w:rsidR="00861339" w:rsidRDefault="00861339" w:rsidP="0078114C">
            <w:pPr>
              <w:ind w:firstLine="0"/>
            </w:pPr>
            <w:r>
              <w:rPr>
                <w:color w:val="FFFFFF"/>
                <w:sz w:val="22"/>
              </w:rPr>
              <w:t>Kolon</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14:paraId="584A4952" w14:textId="77777777" w:rsidR="00861339" w:rsidRDefault="00861339" w:rsidP="0078114C">
            <w:pPr>
              <w:ind w:firstLine="0"/>
              <w:cnfStyle w:val="100000000000" w:firstRow="1" w:lastRow="0" w:firstColumn="0" w:lastColumn="0" w:oddVBand="0" w:evenVBand="0" w:oddHBand="0" w:evenHBand="0" w:firstRowFirstColumn="0" w:firstRowLastColumn="0" w:lastRowFirstColumn="0" w:lastRowLastColumn="0"/>
            </w:pPr>
            <w:r>
              <w:rPr>
                <w:color w:val="FFFFFF"/>
                <w:sz w:val="22"/>
              </w:rPr>
              <w:t>Tip</w:t>
            </w:r>
          </w:p>
        </w:tc>
        <w:tc>
          <w:tcPr>
            <w:tcW w:w="850" w:type="dxa"/>
            <w:tcBorders>
              <w:top w:val="single" w:sz="4" w:space="0" w:color="7F7F7F"/>
              <w:left w:val="single" w:sz="4" w:space="0" w:color="7F7F7F"/>
              <w:bottom w:val="single" w:sz="4" w:space="0" w:color="7F7F7F"/>
              <w:right w:val="single" w:sz="4" w:space="0" w:color="7F7F7F"/>
            </w:tcBorders>
            <w:shd w:val="clear" w:color="auto" w:fill="1F4E78"/>
          </w:tcPr>
          <w:p w14:paraId="34EBA568" w14:textId="77777777" w:rsidR="00861339" w:rsidRDefault="00861339" w:rsidP="0078114C">
            <w:pPr>
              <w:ind w:firstLine="0"/>
              <w:cnfStyle w:val="100000000000" w:firstRow="1" w:lastRow="0" w:firstColumn="0" w:lastColumn="0" w:oddVBand="0" w:evenVBand="0" w:oddHBand="0" w:evenHBand="0" w:firstRowFirstColumn="0" w:firstRowLastColumn="0" w:lastRowFirstColumn="0" w:lastRowLastColumn="0"/>
            </w:pPr>
            <w:r>
              <w:rPr>
                <w:color w:val="FFFFFF"/>
                <w:sz w:val="22"/>
              </w:rPr>
              <w:t>Null?</w:t>
            </w:r>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4F355FB8" w14:textId="77777777" w:rsidR="00861339" w:rsidRDefault="00861339" w:rsidP="0078114C">
            <w:pPr>
              <w:ind w:firstLine="0"/>
              <w:cnfStyle w:val="100000000000" w:firstRow="1" w:lastRow="0" w:firstColumn="0" w:lastColumn="0" w:oddVBand="0" w:evenVBand="0" w:oddHBand="0" w:evenHBand="0" w:firstRowFirstColumn="0" w:firstRowLastColumn="0" w:lastRowFirstColumn="0" w:lastRowLastColumn="0"/>
            </w:pPr>
            <w:r>
              <w:rPr>
                <w:color w:val="FFFFFF"/>
                <w:sz w:val="22"/>
              </w:rPr>
              <w:t>Default</w:t>
            </w:r>
          </w:p>
        </w:tc>
        <w:tc>
          <w:tcPr>
            <w:tcW w:w="850" w:type="dxa"/>
            <w:tcBorders>
              <w:top w:val="single" w:sz="4" w:space="0" w:color="7F7F7F"/>
              <w:left w:val="single" w:sz="4" w:space="0" w:color="7F7F7F"/>
              <w:bottom w:val="single" w:sz="4" w:space="0" w:color="7F7F7F"/>
              <w:right w:val="single" w:sz="4" w:space="0" w:color="7F7F7F"/>
            </w:tcBorders>
            <w:shd w:val="clear" w:color="auto" w:fill="1F4E78"/>
          </w:tcPr>
          <w:p w14:paraId="4DA606FC" w14:textId="77777777" w:rsidR="00861339" w:rsidRDefault="00861339" w:rsidP="0078114C">
            <w:pPr>
              <w:ind w:firstLine="0"/>
              <w:cnfStyle w:val="100000000000" w:firstRow="1" w:lastRow="0" w:firstColumn="0" w:lastColumn="0" w:oddVBand="0" w:evenVBand="0" w:oddHBand="0" w:evenHBand="0" w:firstRowFirstColumn="0" w:firstRowLastColumn="0" w:lastRowFirstColumn="0" w:lastRowLastColumn="0"/>
            </w:pPr>
            <w:r>
              <w:rPr>
                <w:color w:val="FFFFFF"/>
                <w:sz w:val="22"/>
              </w:rPr>
              <w:t>Index</w:t>
            </w:r>
          </w:p>
        </w:tc>
        <w:tc>
          <w:tcPr>
            <w:tcW w:w="2551" w:type="dxa"/>
            <w:tcBorders>
              <w:top w:val="single" w:sz="4" w:space="0" w:color="7F7F7F"/>
              <w:left w:val="single" w:sz="4" w:space="0" w:color="7F7F7F"/>
              <w:bottom w:val="single" w:sz="4" w:space="0" w:color="7F7F7F"/>
              <w:right w:val="single" w:sz="4" w:space="0" w:color="7F7F7F"/>
            </w:tcBorders>
            <w:shd w:val="clear" w:color="auto" w:fill="1F4E78"/>
          </w:tcPr>
          <w:p w14:paraId="7566D606" w14:textId="77777777" w:rsidR="00861339" w:rsidRDefault="00861339" w:rsidP="0078114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Açıklama</w:t>
            </w:r>
            <w:proofErr w:type="spellEnd"/>
          </w:p>
        </w:tc>
      </w:tr>
      <w:tr w:rsidR="00D8089A" w:rsidRPr="00861339" w14:paraId="353EAD21" w14:textId="77777777" w:rsidTr="0078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409E1114" w14:textId="2CB8EC04" w:rsidR="00D8089A" w:rsidRPr="00D8089A" w:rsidRDefault="00D8089A" w:rsidP="00D8089A">
            <w:pPr>
              <w:ind w:firstLine="0"/>
            </w:pPr>
            <w:proofErr w:type="spellStart"/>
            <w:r w:rsidRPr="00D8089A">
              <w:rPr>
                <w:sz w:val="20"/>
                <w:szCs w:val="20"/>
              </w:rPr>
              <w:t>columnName</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0B020955" w14:textId="259CA05E"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proofErr w:type="gramStart"/>
            <w:r w:rsidRPr="00D8089A">
              <w:rPr>
                <w:sz w:val="20"/>
                <w:szCs w:val="20"/>
              </w:rPr>
              <w:t>VARCHAR(</w:t>
            </w:r>
            <w:proofErr w:type="gramEnd"/>
            <w:r w:rsidRPr="00D8089A">
              <w:rPr>
                <w:sz w:val="20"/>
                <w:szCs w:val="20"/>
              </w:rPr>
              <w:t>100)</w:t>
            </w:r>
          </w:p>
        </w:tc>
        <w:tc>
          <w:tcPr>
            <w:tcW w:w="850" w:type="dxa"/>
            <w:tcBorders>
              <w:top w:val="single" w:sz="4" w:space="0" w:color="7F7F7F"/>
              <w:left w:val="single" w:sz="4" w:space="0" w:color="7F7F7F"/>
              <w:bottom w:val="single" w:sz="4" w:space="0" w:color="7F7F7F"/>
              <w:right w:val="single" w:sz="4" w:space="0" w:color="7F7F7F"/>
            </w:tcBorders>
            <w:vAlign w:val="center"/>
          </w:tcPr>
          <w:p w14:paraId="682CA5EB" w14:textId="7BD4827F"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r w:rsidRPr="00D8089A">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13E61060" w14:textId="500EF464"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r w:rsidRPr="00D8089A">
              <w:rPr>
                <w:sz w:val="20"/>
                <w:szCs w:val="20"/>
              </w:rPr>
              <w:t>—</w:t>
            </w:r>
          </w:p>
        </w:tc>
        <w:tc>
          <w:tcPr>
            <w:tcW w:w="850" w:type="dxa"/>
            <w:tcBorders>
              <w:top w:val="single" w:sz="4" w:space="0" w:color="7F7F7F"/>
              <w:left w:val="single" w:sz="4" w:space="0" w:color="7F7F7F"/>
              <w:bottom w:val="single" w:sz="4" w:space="0" w:color="7F7F7F"/>
              <w:right w:val="single" w:sz="4" w:space="0" w:color="7F7F7F"/>
            </w:tcBorders>
            <w:vAlign w:val="center"/>
          </w:tcPr>
          <w:p w14:paraId="7C0EEAD8" w14:textId="078DB888"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r w:rsidRPr="00D8089A">
              <w:rPr>
                <w:sz w:val="20"/>
                <w:szCs w:val="20"/>
              </w:rPr>
              <w:t>PK</w:t>
            </w:r>
          </w:p>
        </w:tc>
        <w:tc>
          <w:tcPr>
            <w:tcW w:w="2551" w:type="dxa"/>
            <w:tcBorders>
              <w:top w:val="single" w:sz="4" w:space="0" w:color="7F7F7F"/>
              <w:left w:val="single" w:sz="4" w:space="0" w:color="7F7F7F"/>
              <w:bottom w:val="single" w:sz="4" w:space="0" w:color="7F7F7F"/>
              <w:right w:val="single" w:sz="4" w:space="0" w:color="7F7F7F"/>
            </w:tcBorders>
            <w:vAlign w:val="center"/>
          </w:tcPr>
          <w:p w14:paraId="6354549B" w14:textId="3468615F"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r w:rsidRPr="00D8089A">
              <w:rPr>
                <w:sz w:val="20"/>
                <w:szCs w:val="20"/>
              </w:rPr>
              <w:t xml:space="preserve">Analiz </w:t>
            </w:r>
            <w:proofErr w:type="spellStart"/>
            <w:r w:rsidRPr="00D8089A">
              <w:rPr>
                <w:sz w:val="20"/>
                <w:szCs w:val="20"/>
              </w:rPr>
              <w:t>edilen</w:t>
            </w:r>
            <w:proofErr w:type="spellEnd"/>
            <w:r w:rsidRPr="00D8089A">
              <w:rPr>
                <w:sz w:val="20"/>
                <w:szCs w:val="20"/>
              </w:rPr>
              <w:t xml:space="preserve"> </w:t>
            </w:r>
            <w:proofErr w:type="spellStart"/>
            <w:r w:rsidRPr="00D8089A">
              <w:rPr>
                <w:sz w:val="20"/>
                <w:szCs w:val="20"/>
              </w:rPr>
              <w:t>sütunun</w:t>
            </w:r>
            <w:proofErr w:type="spellEnd"/>
            <w:r w:rsidRPr="00D8089A">
              <w:rPr>
                <w:sz w:val="20"/>
                <w:szCs w:val="20"/>
              </w:rPr>
              <w:t xml:space="preserve"> </w:t>
            </w:r>
            <w:proofErr w:type="spellStart"/>
            <w:r w:rsidRPr="00D8089A">
              <w:rPr>
                <w:sz w:val="20"/>
                <w:szCs w:val="20"/>
              </w:rPr>
              <w:t>başlık</w:t>
            </w:r>
            <w:proofErr w:type="spellEnd"/>
            <w:r w:rsidRPr="00D8089A">
              <w:rPr>
                <w:sz w:val="20"/>
                <w:szCs w:val="20"/>
              </w:rPr>
              <w:t xml:space="preserve"> </w:t>
            </w:r>
            <w:proofErr w:type="spellStart"/>
            <w:r w:rsidRPr="00D8089A">
              <w:rPr>
                <w:sz w:val="20"/>
                <w:szCs w:val="20"/>
              </w:rPr>
              <w:t>adı</w:t>
            </w:r>
            <w:proofErr w:type="spellEnd"/>
          </w:p>
        </w:tc>
      </w:tr>
      <w:tr w:rsidR="00D8089A" w:rsidRPr="00861339" w14:paraId="4B2B84FE" w14:textId="77777777" w:rsidTr="007811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40849744" w14:textId="0D5C1A28" w:rsidR="00D8089A" w:rsidRPr="00D8089A" w:rsidRDefault="00D8089A" w:rsidP="00D8089A">
            <w:pPr>
              <w:ind w:firstLine="0"/>
            </w:pPr>
            <w:proofErr w:type="spellStart"/>
            <w:r w:rsidRPr="00D8089A">
              <w:rPr>
                <w:sz w:val="20"/>
                <w:szCs w:val="20"/>
              </w:rPr>
              <w:t>dataType</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39ABE219" w14:textId="198F94DC"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pPr>
            <w:proofErr w:type="gramStart"/>
            <w:r w:rsidRPr="00D8089A">
              <w:rPr>
                <w:sz w:val="20"/>
                <w:szCs w:val="20"/>
              </w:rPr>
              <w:t>VARCHAR(</w:t>
            </w:r>
            <w:proofErr w:type="gramEnd"/>
            <w:r w:rsidRPr="00D8089A">
              <w:rPr>
                <w:sz w:val="20"/>
                <w:szCs w:val="20"/>
              </w:rPr>
              <w:t>20)</w:t>
            </w:r>
          </w:p>
        </w:tc>
        <w:tc>
          <w:tcPr>
            <w:tcW w:w="850" w:type="dxa"/>
            <w:tcBorders>
              <w:top w:val="single" w:sz="4" w:space="0" w:color="7F7F7F"/>
              <w:left w:val="single" w:sz="4" w:space="0" w:color="7F7F7F"/>
              <w:bottom w:val="single" w:sz="4" w:space="0" w:color="7F7F7F"/>
              <w:right w:val="single" w:sz="4" w:space="0" w:color="7F7F7F"/>
            </w:tcBorders>
            <w:vAlign w:val="center"/>
          </w:tcPr>
          <w:p w14:paraId="120D9D1F" w14:textId="403F8BC9"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pPr>
            <w:r w:rsidRPr="00D8089A">
              <w:rPr>
                <w:rFonts w:ascii="Segoe UI Emoji" w:hAnsi="Segoe UI Emoji" w:cs="Segoe UI Emoji"/>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2F515F0B" w14:textId="6D47CBA2"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pPr>
            <w:r w:rsidRPr="00D8089A">
              <w:rPr>
                <w:sz w:val="20"/>
                <w:szCs w:val="20"/>
              </w:rPr>
              <w:t>'string'</w:t>
            </w:r>
          </w:p>
        </w:tc>
        <w:tc>
          <w:tcPr>
            <w:tcW w:w="850" w:type="dxa"/>
            <w:tcBorders>
              <w:top w:val="single" w:sz="4" w:space="0" w:color="7F7F7F"/>
              <w:left w:val="single" w:sz="4" w:space="0" w:color="7F7F7F"/>
              <w:bottom w:val="single" w:sz="4" w:space="0" w:color="7F7F7F"/>
              <w:right w:val="single" w:sz="4" w:space="0" w:color="7F7F7F"/>
            </w:tcBorders>
            <w:vAlign w:val="center"/>
          </w:tcPr>
          <w:p w14:paraId="5FB7E5FC" w14:textId="3F19EA2E"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pPr>
            <w:r w:rsidRPr="00D8089A">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2CFEEF35" w14:textId="243AA046"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pPr>
            <w:r w:rsidRPr="00D8089A">
              <w:rPr>
                <w:sz w:val="20"/>
                <w:szCs w:val="20"/>
              </w:rPr>
              <w:t xml:space="preserve">'number', 'string' </w:t>
            </w:r>
            <w:proofErr w:type="spellStart"/>
            <w:r w:rsidRPr="00D8089A">
              <w:rPr>
                <w:sz w:val="20"/>
                <w:szCs w:val="20"/>
              </w:rPr>
              <w:t>veya</w:t>
            </w:r>
            <w:proofErr w:type="spellEnd"/>
            <w:r w:rsidRPr="00D8089A">
              <w:rPr>
                <w:sz w:val="20"/>
                <w:szCs w:val="20"/>
              </w:rPr>
              <w:t xml:space="preserve"> '</w:t>
            </w:r>
            <w:proofErr w:type="spellStart"/>
            <w:r w:rsidRPr="00D8089A">
              <w:rPr>
                <w:sz w:val="20"/>
                <w:szCs w:val="20"/>
              </w:rPr>
              <w:t>boolean</w:t>
            </w:r>
            <w:proofErr w:type="spellEnd"/>
            <w:r w:rsidRPr="00D8089A">
              <w:rPr>
                <w:sz w:val="20"/>
                <w:szCs w:val="20"/>
              </w:rPr>
              <w:t>'</w:t>
            </w:r>
          </w:p>
        </w:tc>
      </w:tr>
      <w:tr w:rsidR="00D8089A" w:rsidRPr="00861339" w14:paraId="24CD2402" w14:textId="77777777" w:rsidTr="0078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5F99DBB7" w14:textId="00E0438E" w:rsidR="00D8089A" w:rsidRPr="00D8089A" w:rsidRDefault="00D8089A" w:rsidP="00D8089A">
            <w:pPr>
              <w:ind w:firstLine="0"/>
            </w:pPr>
            <w:proofErr w:type="spellStart"/>
            <w:r w:rsidRPr="00D8089A">
              <w:rPr>
                <w:sz w:val="20"/>
                <w:szCs w:val="20"/>
              </w:rPr>
              <w:t>min_val</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2C8ED459" w14:textId="42966612"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r w:rsidRPr="00D8089A">
              <w:rPr>
                <w:sz w:val="20"/>
                <w:szCs w:val="20"/>
              </w:rPr>
              <w:t>FLOAT</w:t>
            </w:r>
          </w:p>
        </w:tc>
        <w:tc>
          <w:tcPr>
            <w:tcW w:w="850" w:type="dxa"/>
            <w:tcBorders>
              <w:top w:val="single" w:sz="4" w:space="0" w:color="7F7F7F"/>
              <w:left w:val="single" w:sz="4" w:space="0" w:color="7F7F7F"/>
              <w:bottom w:val="single" w:sz="4" w:space="0" w:color="7F7F7F"/>
              <w:right w:val="single" w:sz="4" w:space="0" w:color="7F7F7F"/>
            </w:tcBorders>
            <w:vAlign w:val="center"/>
          </w:tcPr>
          <w:p w14:paraId="7E751E23" w14:textId="27218D1D"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r w:rsidRPr="00D8089A">
              <w:rPr>
                <w:rFonts w:ascii="Segoe UI Symbol" w:hAnsi="Segoe UI Symbol" w:cs="Segoe UI Symbol"/>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6E1233AD" w14:textId="2DB30502"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r w:rsidRPr="00D8089A">
              <w:rPr>
                <w:sz w:val="20"/>
                <w:szCs w:val="20"/>
              </w:rPr>
              <w:t>NULL</w:t>
            </w:r>
          </w:p>
        </w:tc>
        <w:tc>
          <w:tcPr>
            <w:tcW w:w="850" w:type="dxa"/>
            <w:tcBorders>
              <w:top w:val="single" w:sz="4" w:space="0" w:color="7F7F7F"/>
              <w:left w:val="single" w:sz="4" w:space="0" w:color="7F7F7F"/>
              <w:bottom w:val="single" w:sz="4" w:space="0" w:color="7F7F7F"/>
              <w:right w:val="single" w:sz="4" w:space="0" w:color="7F7F7F"/>
            </w:tcBorders>
            <w:vAlign w:val="center"/>
          </w:tcPr>
          <w:p w14:paraId="4B556391" w14:textId="26DF091B"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r w:rsidRPr="00D8089A">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25D984EC" w14:textId="526F9482"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pPr>
            <w:proofErr w:type="spellStart"/>
            <w:r w:rsidRPr="00D8089A">
              <w:rPr>
                <w:sz w:val="20"/>
                <w:szCs w:val="20"/>
              </w:rPr>
              <w:t>Sütundaki</w:t>
            </w:r>
            <w:proofErr w:type="spellEnd"/>
            <w:r w:rsidRPr="00D8089A">
              <w:rPr>
                <w:sz w:val="20"/>
                <w:szCs w:val="20"/>
              </w:rPr>
              <w:t xml:space="preserve"> </w:t>
            </w:r>
            <w:proofErr w:type="spellStart"/>
            <w:r w:rsidRPr="00D8089A">
              <w:rPr>
                <w:sz w:val="20"/>
                <w:szCs w:val="20"/>
              </w:rPr>
              <w:t>sayıların</w:t>
            </w:r>
            <w:proofErr w:type="spellEnd"/>
            <w:r w:rsidRPr="00D8089A">
              <w:rPr>
                <w:sz w:val="20"/>
                <w:szCs w:val="20"/>
              </w:rPr>
              <w:t xml:space="preserve"> </w:t>
            </w:r>
            <w:proofErr w:type="spellStart"/>
            <w:r w:rsidRPr="00D8089A">
              <w:rPr>
                <w:sz w:val="20"/>
                <w:szCs w:val="20"/>
              </w:rPr>
              <w:t>en</w:t>
            </w:r>
            <w:proofErr w:type="spellEnd"/>
            <w:r w:rsidRPr="00D8089A">
              <w:rPr>
                <w:sz w:val="20"/>
                <w:szCs w:val="20"/>
              </w:rPr>
              <w:t xml:space="preserve"> </w:t>
            </w:r>
            <w:proofErr w:type="spellStart"/>
            <w:r w:rsidRPr="00D8089A">
              <w:rPr>
                <w:sz w:val="20"/>
                <w:szCs w:val="20"/>
              </w:rPr>
              <w:t>küçük</w:t>
            </w:r>
            <w:proofErr w:type="spellEnd"/>
            <w:r w:rsidRPr="00D8089A">
              <w:rPr>
                <w:sz w:val="20"/>
                <w:szCs w:val="20"/>
              </w:rPr>
              <w:t xml:space="preserve"> </w:t>
            </w:r>
            <w:proofErr w:type="spellStart"/>
            <w:r w:rsidRPr="00D8089A">
              <w:rPr>
                <w:sz w:val="20"/>
                <w:szCs w:val="20"/>
              </w:rPr>
              <w:t>değeri</w:t>
            </w:r>
            <w:proofErr w:type="spellEnd"/>
          </w:p>
        </w:tc>
      </w:tr>
      <w:tr w:rsidR="00D8089A" w:rsidRPr="00861339" w14:paraId="6687E43B" w14:textId="77777777" w:rsidTr="007811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6CEB2522" w14:textId="4BB26BA9" w:rsidR="00D8089A" w:rsidRPr="00D8089A" w:rsidRDefault="00D8089A" w:rsidP="00D8089A">
            <w:pPr>
              <w:ind w:firstLine="0"/>
              <w:rPr>
                <w:sz w:val="22"/>
              </w:rPr>
            </w:pPr>
            <w:proofErr w:type="spellStart"/>
            <w:r w:rsidRPr="00D8089A">
              <w:rPr>
                <w:sz w:val="20"/>
                <w:szCs w:val="20"/>
              </w:rPr>
              <w:t>max_val</w:t>
            </w:r>
            <w:proofErr w:type="spellEnd"/>
          </w:p>
        </w:tc>
        <w:tc>
          <w:tcPr>
            <w:tcW w:w="1417" w:type="dxa"/>
            <w:tcBorders>
              <w:top w:val="single" w:sz="4" w:space="0" w:color="7F7F7F"/>
              <w:left w:val="single" w:sz="4" w:space="0" w:color="7F7F7F"/>
              <w:bottom w:val="single" w:sz="4" w:space="0" w:color="7F7F7F"/>
              <w:right w:val="single" w:sz="4" w:space="0" w:color="7F7F7F"/>
            </w:tcBorders>
            <w:vAlign w:val="center"/>
          </w:tcPr>
          <w:p w14:paraId="13FC8356" w14:textId="223DEE5F"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2"/>
              </w:rPr>
            </w:pPr>
            <w:r w:rsidRPr="00D8089A">
              <w:rPr>
                <w:sz w:val="20"/>
                <w:szCs w:val="20"/>
              </w:rPr>
              <w:t>FLOAT</w:t>
            </w:r>
          </w:p>
        </w:tc>
        <w:tc>
          <w:tcPr>
            <w:tcW w:w="850" w:type="dxa"/>
            <w:tcBorders>
              <w:top w:val="single" w:sz="4" w:space="0" w:color="7F7F7F"/>
              <w:left w:val="single" w:sz="4" w:space="0" w:color="7F7F7F"/>
              <w:bottom w:val="single" w:sz="4" w:space="0" w:color="7F7F7F"/>
              <w:right w:val="single" w:sz="4" w:space="0" w:color="7F7F7F"/>
            </w:tcBorders>
            <w:vAlign w:val="center"/>
          </w:tcPr>
          <w:p w14:paraId="594748FE" w14:textId="257FD665"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2"/>
              </w:rPr>
            </w:pPr>
            <w:r w:rsidRPr="00D8089A">
              <w:rPr>
                <w:rFonts w:ascii="Segoe UI Symbol" w:hAnsi="Segoe UI Symbol" w:cs="Segoe UI Symbol"/>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1EC80E71" w14:textId="17F12681"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2"/>
              </w:rPr>
            </w:pPr>
            <w:r w:rsidRPr="00D8089A">
              <w:rPr>
                <w:sz w:val="20"/>
                <w:szCs w:val="20"/>
              </w:rPr>
              <w:t>NULL</w:t>
            </w:r>
          </w:p>
        </w:tc>
        <w:tc>
          <w:tcPr>
            <w:tcW w:w="850" w:type="dxa"/>
            <w:tcBorders>
              <w:top w:val="single" w:sz="4" w:space="0" w:color="7F7F7F"/>
              <w:left w:val="single" w:sz="4" w:space="0" w:color="7F7F7F"/>
              <w:bottom w:val="single" w:sz="4" w:space="0" w:color="7F7F7F"/>
              <w:right w:val="single" w:sz="4" w:space="0" w:color="7F7F7F"/>
            </w:tcBorders>
            <w:vAlign w:val="center"/>
          </w:tcPr>
          <w:p w14:paraId="7BDEDA8A" w14:textId="674BAE06"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2"/>
              </w:rPr>
            </w:pPr>
            <w:r w:rsidRPr="00D8089A">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2F72EA01" w14:textId="491FA4F1"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2"/>
              </w:rPr>
            </w:pPr>
            <w:proofErr w:type="spellStart"/>
            <w:r w:rsidRPr="00D8089A">
              <w:rPr>
                <w:sz w:val="20"/>
                <w:szCs w:val="20"/>
              </w:rPr>
              <w:t>Sütundaki</w:t>
            </w:r>
            <w:proofErr w:type="spellEnd"/>
            <w:r w:rsidRPr="00D8089A">
              <w:rPr>
                <w:sz w:val="20"/>
                <w:szCs w:val="20"/>
              </w:rPr>
              <w:t xml:space="preserve"> </w:t>
            </w:r>
            <w:proofErr w:type="spellStart"/>
            <w:r w:rsidRPr="00D8089A">
              <w:rPr>
                <w:sz w:val="20"/>
                <w:szCs w:val="20"/>
              </w:rPr>
              <w:t>sayıların</w:t>
            </w:r>
            <w:proofErr w:type="spellEnd"/>
            <w:r w:rsidRPr="00D8089A">
              <w:rPr>
                <w:sz w:val="20"/>
                <w:szCs w:val="20"/>
              </w:rPr>
              <w:t xml:space="preserve"> </w:t>
            </w:r>
            <w:proofErr w:type="spellStart"/>
            <w:r w:rsidRPr="00D8089A">
              <w:rPr>
                <w:sz w:val="20"/>
                <w:szCs w:val="20"/>
              </w:rPr>
              <w:t>en</w:t>
            </w:r>
            <w:proofErr w:type="spellEnd"/>
            <w:r w:rsidRPr="00D8089A">
              <w:rPr>
                <w:sz w:val="20"/>
                <w:szCs w:val="20"/>
              </w:rPr>
              <w:t xml:space="preserve"> </w:t>
            </w:r>
            <w:proofErr w:type="spellStart"/>
            <w:r w:rsidRPr="00D8089A">
              <w:rPr>
                <w:sz w:val="20"/>
                <w:szCs w:val="20"/>
              </w:rPr>
              <w:t>büyük</w:t>
            </w:r>
            <w:proofErr w:type="spellEnd"/>
            <w:r w:rsidRPr="00D8089A">
              <w:rPr>
                <w:sz w:val="20"/>
                <w:szCs w:val="20"/>
              </w:rPr>
              <w:t xml:space="preserve"> </w:t>
            </w:r>
            <w:proofErr w:type="spellStart"/>
            <w:r w:rsidRPr="00D8089A">
              <w:rPr>
                <w:sz w:val="20"/>
                <w:szCs w:val="20"/>
              </w:rPr>
              <w:t>değeri</w:t>
            </w:r>
            <w:proofErr w:type="spellEnd"/>
          </w:p>
        </w:tc>
      </w:tr>
      <w:tr w:rsidR="00D8089A" w:rsidRPr="00861339" w14:paraId="614DF62B" w14:textId="77777777" w:rsidTr="0078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064B8A4C" w14:textId="60730468" w:rsidR="00D8089A" w:rsidRPr="00D8089A" w:rsidRDefault="00D8089A" w:rsidP="00D8089A">
            <w:pPr>
              <w:ind w:firstLine="0"/>
              <w:rPr>
                <w:sz w:val="20"/>
                <w:szCs w:val="20"/>
              </w:rPr>
            </w:pPr>
            <w:r w:rsidRPr="00D8089A">
              <w:rPr>
                <w:sz w:val="20"/>
                <w:szCs w:val="20"/>
              </w:rPr>
              <w:t>average</w:t>
            </w:r>
          </w:p>
        </w:tc>
        <w:tc>
          <w:tcPr>
            <w:tcW w:w="1417" w:type="dxa"/>
            <w:tcBorders>
              <w:top w:val="single" w:sz="4" w:space="0" w:color="7F7F7F"/>
              <w:left w:val="single" w:sz="4" w:space="0" w:color="7F7F7F"/>
              <w:bottom w:val="single" w:sz="4" w:space="0" w:color="7F7F7F"/>
              <w:right w:val="single" w:sz="4" w:space="0" w:color="7F7F7F"/>
            </w:tcBorders>
            <w:vAlign w:val="center"/>
          </w:tcPr>
          <w:p w14:paraId="1B053770" w14:textId="4FB05FDA"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8089A">
              <w:rPr>
                <w:sz w:val="20"/>
                <w:szCs w:val="20"/>
              </w:rPr>
              <w:t>FLOAT</w:t>
            </w:r>
          </w:p>
        </w:tc>
        <w:tc>
          <w:tcPr>
            <w:tcW w:w="850" w:type="dxa"/>
            <w:tcBorders>
              <w:top w:val="single" w:sz="4" w:space="0" w:color="7F7F7F"/>
              <w:left w:val="single" w:sz="4" w:space="0" w:color="7F7F7F"/>
              <w:bottom w:val="single" w:sz="4" w:space="0" w:color="7F7F7F"/>
              <w:right w:val="single" w:sz="4" w:space="0" w:color="7F7F7F"/>
            </w:tcBorders>
            <w:vAlign w:val="center"/>
          </w:tcPr>
          <w:p w14:paraId="322C9583" w14:textId="66602284"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8089A">
              <w:rPr>
                <w:rFonts w:ascii="Segoe UI Symbol" w:hAnsi="Segoe UI Symbol" w:cs="Segoe UI Symbol"/>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7370838D" w14:textId="087D3588"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8089A">
              <w:rPr>
                <w:sz w:val="20"/>
                <w:szCs w:val="20"/>
              </w:rPr>
              <w:t>NULL</w:t>
            </w:r>
          </w:p>
        </w:tc>
        <w:tc>
          <w:tcPr>
            <w:tcW w:w="850" w:type="dxa"/>
            <w:tcBorders>
              <w:top w:val="single" w:sz="4" w:space="0" w:color="7F7F7F"/>
              <w:left w:val="single" w:sz="4" w:space="0" w:color="7F7F7F"/>
              <w:bottom w:val="single" w:sz="4" w:space="0" w:color="7F7F7F"/>
              <w:right w:val="single" w:sz="4" w:space="0" w:color="7F7F7F"/>
            </w:tcBorders>
            <w:vAlign w:val="center"/>
          </w:tcPr>
          <w:p w14:paraId="3E73A492" w14:textId="04753275"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8089A">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757D41B0" w14:textId="48146661" w:rsidR="00D8089A" w:rsidRPr="00D8089A" w:rsidRDefault="00D8089A" w:rsidP="00D8089A">
            <w:pPr>
              <w:ind w:firstLine="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D8089A">
              <w:rPr>
                <w:sz w:val="20"/>
                <w:szCs w:val="20"/>
              </w:rPr>
              <w:t>Sütundaki</w:t>
            </w:r>
            <w:proofErr w:type="spellEnd"/>
            <w:r w:rsidRPr="00D8089A">
              <w:rPr>
                <w:sz w:val="20"/>
                <w:szCs w:val="20"/>
              </w:rPr>
              <w:t xml:space="preserve"> </w:t>
            </w:r>
            <w:proofErr w:type="spellStart"/>
            <w:r w:rsidRPr="00D8089A">
              <w:rPr>
                <w:sz w:val="20"/>
                <w:szCs w:val="20"/>
              </w:rPr>
              <w:t>sayıların</w:t>
            </w:r>
            <w:proofErr w:type="spellEnd"/>
            <w:r w:rsidRPr="00D8089A">
              <w:rPr>
                <w:sz w:val="20"/>
                <w:szCs w:val="20"/>
              </w:rPr>
              <w:t xml:space="preserve"> </w:t>
            </w:r>
            <w:proofErr w:type="spellStart"/>
            <w:r w:rsidRPr="00D8089A">
              <w:rPr>
                <w:sz w:val="20"/>
                <w:szCs w:val="20"/>
              </w:rPr>
              <w:t>aritmetik</w:t>
            </w:r>
            <w:proofErr w:type="spellEnd"/>
            <w:r w:rsidRPr="00D8089A">
              <w:rPr>
                <w:sz w:val="20"/>
                <w:szCs w:val="20"/>
              </w:rPr>
              <w:t xml:space="preserve"> </w:t>
            </w:r>
            <w:proofErr w:type="spellStart"/>
            <w:r w:rsidRPr="00D8089A">
              <w:rPr>
                <w:sz w:val="20"/>
                <w:szCs w:val="20"/>
              </w:rPr>
              <w:t>ortalaması</w:t>
            </w:r>
            <w:proofErr w:type="spellEnd"/>
          </w:p>
        </w:tc>
      </w:tr>
      <w:tr w:rsidR="00D8089A" w:rsidRPr="00861339" w14:paraId="6E4B30A1" w14:textId="77777777" w:rsidTr="007811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719B6D16" w14:textId="18B5D60D" w:rsidR="00D8089A" w:rsidRPr="00D8089A" w:rsidRDefault="00D8089A" w:rsidP="00D8089A">
            <w:pPr>
              <w:ind w:firstLine="0"/>
              <w:rPr>
                <w:sz w:val="20"/>
                <w:szCs w:val="20"/>
              </w:rPr>
            </w:pPr>
            <w:r w:rsidRPr="00D8089A">
              <w:rPr>
                <w:sz w:val="20"/>
                <w:szCs w:val="20"/>
              </w:rPr>
              <w:t>median</w:t>
            </w:r>
          </w:p>
        </w:tc>
        <w:tc>
          <w:tcPr>
            <w:tcW w:w="1417" w:type="dxa"/>
            <w:tcBorders>
              <w:top w:val="single" w:sz="4" w:space="0" w:color="7F7F7F"/>
              <w:left w:val="single" w:sz="4" w:space="0" w:color="7F7F7F"/>
              <w:bottom w:val="single" w:sz="4" w:space="0" w:color="7F7F7F"/>
              <w:right w:val="single" w:sz="4" w:space="0" w:color="7F7F7F"/>
            </w:tcBorders>
            <w:vAlign w:val="center"/>
          </w:tcPr>
          <w:p w14:paraId="72B4C80B" w14:textId="12E15D3C"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8089A">
              <w:rPr>
                <w:sz w:val="20"/>
                <w:szCs w:val="20"/>
              </w:rPr>
              <w:t>FLOAT</w:t>
            </w:r>
          </w:p>
        </w:tc>
        <w:tc>
          <w:tcPr>
            <w:tcW w:w="850" w:type="dxa"/>
            <w:tcBorders>
              <w:top w:val="single" w:sz="4" w:space="0" w:color="7F7F7F"/>
              <w:left w:val="single" w:sz="4" w:space="0" w:color="7F7F7F"/>
              <w:bottom w:val="single" w:sz="4" w:space="0" w:color="7F7F7F"/>
              <w:right w:val="single" w:sz="4" w:space="0" w:color="7F7F7F"/>
            </w:tcBorders>
            <w:vAlign w:val="center"/>
          </w:tcPr>
          <w:p w14:paraId="1C6B534C" w14:textId="6AC27639"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8089A">
              <w:rPr>
                <w:rFonts w:ascii="Segoe UI Symbol" w:hAnsi="Segoe UI Symbol" w:cs="Segoe UI Symbol"/>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5C67437B" w14:textId="413E6816"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8089A">
              <w:rPr>
                <w:sz w:val="20"/>
                <w:szCs w:val="20"/>
              </w:rPr>
              <w:t>NULL</w:t>
            </w:r>
          </w:p>
        </w:tc>
        <w:tc>
          <w:tcPr>
            <w:tcW w:w="850" w:type="dxa"/>
            <w:tcBorders>
              <w:top w:val="single" w:sz="4" w:space="0" w:color="7F7F7F"/>
              <w:left w:val="single" w:sz="4" w:space="0" w:color="7F7F7F"/>
              <w:bottom w:val="single" w:sz="4" w:space="0" w:color="7F7F7F"/>
              <w:right w:val="single" w:sz="4" w:space="0" w:color="7F7F7F"/>
            </w:tcBorders>
            <w:vAlign w:val="center"/>
          </w:tcPr>
          <w:p w14:paraId="00949A5B" w14:textId="122BE5BE"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8089A">
              <w:rPr>
                <w:sz w:val="20"/>
                <w:szCs w:val="20"/>
              </w:rPr>
              <w:t>—</w:t>
            </w:r>
          </w:p>
        </w:tc>
        <w:tc>
          <w:tcPr>
            <w:tcW w:w="2551" w:type="dxa"/>
            <w:tcBorders>
              <w:top w:val="single" w:sz="4" w:space="0" w:color="7F7F7F"/>
              <w:left w:val="single" w:sz="4" w:space="0" w:color="7F7F7F"/>
              <w:bottom w:val="single" w:sz="4" w:space="0" w:color="7F7F7F"/>
              <w:right w:val="single" w:sz="4" w:space="0" w:color="7F7F7F"/>
            </w:tcBorders>
            <w:vAlign w:val="center"/>
          </w:tcPr>
          <w:p w14:paraId="5FF25246" w14:textId="39196405" w:rsidR="00D8089A" w:rsidRPr="00D8089A" w:rsidRDefault="00D8089A" w:rsidP="00D8089A">
            <w:pPr>
              <w:ind w:firstLine="0"/>
              <w:cnfStyle w:val="000000010000" w:firstRow="0" w:lastRow="0" w:firstColumn="0" w:lastColumn="0" w:oddVBand="0" w:evenVBand="0" w:oddHBand="0" w:evenHBand="1" w:firstRowFirstColumn="0" w:firstRowLastColumn="0" w:lastRowFirstColumn="0" w:lastRowLastColumn="0"/>
              <w:rPr>
                <w:sz w:val="20"/>
                <w:szCs w:val="20"/>
              </w:rPr>
            </w:pPr>
            <w:proofErr w:type="spellStart"/>
            <w:r w:rsidRPr="00D8089A">
              <w:rPr>
                <w:sz w:val="20"/>
                <w:szCs w:val="20"/>
              </w:rPr>
              <w:t>Sütunun</w:t>
            </w:r>
            <w:proofErr w:type="spellEnd"/>
            <w:r w:rsidRPr="00D8089A">
              <w:rPr>
                <w:sz w:val="20"/>
                <w:szCs w:val="20"/>
              </w:rPr>
              <w:t xml:space="preserve"> </w:t>
            </w:r>
            <w:proofErr w:type="spellStart"/>
            <w:r w:rsidRPr="00D8089A">
              <w:rPr>
                <w:sz w:val="20"/>
                <w:szCs w:val="20"/>
              </w:rPr>
              <w:t>ortanca</w:t>
            </w:r>
            <w:proofErr w:type="spellEnd"/>
            <w:r w:rsidRPr="00D8089A">
              <w:rPr>
                <w:sz w:val="20"/>
                <w:szCs w:val="20"/>
              </w:rPr>
              <w:t xml:space="preserve"> (median) </w:t>
            </w:r>
            <w:proofErr w:type="spellStart"/>
            <w:r w:rsidRPr="00D8089A">
              <w:rPr>
                <w:sz w:val="20"/>
                <w:szCs w:val="20"/>
              </w:rPr>
              <w:t>değeri</w:t>
            </w:r>
            <w:proofErr w:type="spellEnd"/>
          </w:p>
        </w:tc>
      </w:tr>
    </w:tbl>
    <w:p w14:paraId="004630F0" w14:textId="77777777" w:rsidR="00731728" w:rsidRPr="00731728" w:rsidRDefault="00731728" w:rsidP="00731728"/>
    <w:p w14:paraId="0B6EE83F" w14:textId="47AEE294" w:rsidR="00052761" w:rsidRDefault="0006423C">
      <w:pPr>
        <w:pStyle w:val="Balk2"/>
      </w:pPr>
      <w:bookmarkStart w:id="78" w:name="_Toc229383813"/>
      <w:r>
        <w:t xml:space="preserve">6.3. </w:t>
      </w:r>
      <w:proofErr w:type="spellStart"/>
      <w:r>
        <w:t>İndeks</w:t>
      </w:r>
      <w:proofErr w:type="spellEnd"/>
      <w:r>
        <w:t xml:space="preserve"> </w:t>
      </w:r>
      <w:proofErr w:type="spellStart"/>
      <w:r>
        <w:t>Stratejisi</w:t>
      </w:r>
      <w:bookmarkEnd w:id="78"/>
      <w:proofErr w:type="spellEnd"/>
    </w:p>
    <w:p w14:paraId="5BC5E6BF" w14:textId="41DF1611" w:rsidR="00654E75" w:rsidRPr="00654E75" w:rsidRDefault="00654E75" w:rsidP="00654E75">
      <w:pPr>
        <w:ind w:firstLine="0"/>
      </w:pPr>
      <w:proofErr w:type="spellStart"/>
      <w:r w:rsidRPr="00654E75">
        <w:t>Veriler</w:t>
      </w:r>
      <w:proofErr w:type="spellEnd"/>
      <w:r w:rsidRPr="00654E75">
        <w:t xml:space="preserve"> </w:t>
      </w:r>
      <w:proofErr w:type="spellStart"/>
      <w:r w:rsidRPr="00654E75">
        <w:t>geleneksel</w:t>
      </w:r>
      <w:proofErr w:type="spellEnd"/>
      <w:r w:rsidRPr="00654E75">
        <w:t xml:space="preserve"> </w:t>
      </w:r>
      <w:proofErr w:type="spellStart"/>
      <w:r w:rsidRPr="00654E75">
        <w:t>bir</w:t>
      </w:r>
      <w:proofErr w:type="spellEnd"/>
      <w:r w:rsidRPr="00654E75">
        <w:t xml:space="preserve"> SQL </w:t>
      </w:r>
      <w:proofErr w:type="spellStart"/>
      <w:r w:rsidRPr="00654E75">
        <w:t>veritabanında</w:t>
      </w:r>
      <w:proofErr w:type="spellEnd"/>
      <w:r w:rsidRPr="00654E75">
        <w:t xml:space="preserve"> (B-Tree </w:t>
      </w:r>
      <w:proofErr w:type="spellStart"/>
      <w:r w:rsidRPr="00654E75">
        <w:t>indeksleriyle</w:t>
      </w:r>
      <w:proofErr w:type="spellEnd"/>
      <w:r w:rsidRPr="00654E75">
        <w:t xml:space="preserve">) </w:t>
      </w:r>
      <w:proofErr w:type="spellStart"/>
      <w:r w:rsidRPr="00654E75">
        <w:t>tutulmadığı</w:t>
      </w:r>
      <w:proofErr w:type="spellEnd"/>
      <w:r w:rsidRPr="00654E75">
        <w:t xml:space="preserve"> </w:t>
      </w:r>
      <w:proofErr w:type="spellStart"/>
      <w:r w:rsidRPr="00654E75">
        <w:t>için</w:t>
      </w:r>
      <w:proofErr w:type="spellEnd"/>
      <w:r w:rsidRPr="00654E75">
        <w:t xml:space="preserve"> </w:t>
      </w:r>
      <w:proofErr w:type="spellStart"/>
      <w:r w:rsidRPr="00654E75">
        <w:t>indeksleme</w:t>
      </w:r>
      <w:proofErr w:type="spellEnd"/>
      <w:r w:rsidRPr="00654E75">
        <w:t xml:space="preserve"> </w:t>
      </w:r>
      <w:proofErr w:type="spellStart"/>
      <w:r w:rsidRPr="00654E75">
        <w:t>işlemleri</w:t>
      </w:r>
      <w:proofErr w:type="spellEnd"/>
      <w:r w:rsidRPr="00654E75">
        <w:t xml:space="preserve"> JavaScript </w:t>
      </w:r>
      <w:proofErr w:type="spellStart"/>
      <w:r w:rsidRPr="00654E75">
        <w:t>tabanlı</w:t>
      </w:r>
      <w:proofErr w:type="spellEnd"/>
      <w:r w:rsidRPr="00654E75">
        <w:t xml:space="preserve"> "Object Key (Hash Map)" </w:t>
      </w:r>
      <w:proofErr w:type="spellStart"/>
      <w:r w:rsidRPr="00654E75">
        <w:t>ve</w:t>
      </w:r>
      <w:proofErr w:type="spellEnd"/>
      <w:r w:rsidRPr="00654E75">
        <w:t xml:space="preserve"> "Array Index" </w:t>
      </w:r>
      <w:proofErr w:type="spellStart"/>
      <w:r w:rsidRPr="00654E75">
        <w:t>yapıları</w:t>
      </w:r>
      <w:proofErr w:type="spellEnd"/>
      <w:r w:rsidRPr="00654E75">
        <w:t xml:space="preserve"> </w:t>
      </w:r>
      <w:proofErr w:type="spellStart"/>
      <w:r w:rsidRPr="00654E75">
        <w:t>üzerinden</w:t>
      </w:r>
      <w:proofErr w:type="spellEnd"/>
      <w:r w:rsidRPr="00654E75">
        <w:t xml:space="preserve"> </w:t>
      </w:r>
      <w:proofErr w:type="gramStart"/>
      <w:r w:rsidRPr="00654E75">
        <w:t>O(</w:t>
      </w:r>
      <w:proofErr w:type="gramEnd"/>
      <w:r w:rsidRPr="00654E75">
        <w:t xml:space="preserve">1) </w:t>
      </w:r>
      <w:proofErr w:type="spellStart"/>
      <w:r w:rsidRPr="00654E75">
        <w:t>erişim</w:t>
      </w:r>
      <w:proofErr w:type="spellEnd"/>
      <w:r w:rsidRPr="00654E75">
        <w:t xml:space="preserve"> </w:t>
      </w:r>
      <w:proofErr w:type="spellStart"/>
      <w:r w:rsidRPr="00654E75">
        <w:t>hızıyla</w:t>
      </w:r>
      <w:proofErr w:type="spellEnd"/>
      <w:r w:rsidRPr="00654E75">
        <w:t xml:space="preserve"> </w:t>
      </w:r>
      <w:proofErr w:type="spellStart"/>
      <w:r w:rsidRPr="00654E75">
        <w:t>simüle</w:t>
      </w:r>
      <w:proofErr w:type="spellEnd"/>
      <w:r w:rsidRPr="00654E75">
        <w:t xml:space="preserve"> </w:t>
      </w:r>
      <w:proofErr w:type="spellStart"/>
      <w:r w:rsidRPr="00654E75">
        <w:t>edilmiştir</w:t>
      </w:r>
      <w:proofErr w:type="spellEnd"/>
      <w:r w:rsidRPr="00654E75">
        <w:t>.</w:t>
      </w:r>
    </w:p>
    <w:p w14:paraId="38D08072" w14:textId="3C83545D" w:rsidR="00052761" w:rsidRDefault="00316E6B">
      <w:pPr>
        <w:pStyle w:val="ResimYazs"/>
        <w:spacing w:after="120"/>
      </w:pPr>
      <w:bookmarkStart w:id="79" w:name="_Toc229383861"/>
      <w:r>
        <w:t xml:space="preserve">Table </w:t>
      </w:r>
      <w:fldSimple w:instr=" SEQ Table \* ARABIC ">
        <w:r w:rsidR="004A22D7">
          <w:rPr>
            <w:noProof/>
          </w:rPr>
          <w:t>14</w:t>
        </w:r>
      </w:fldSimple>
      <w:r w:rsidRPr="009E03E1">
        <w:t xml:space="preserve">: </w:t>
      </w:r>
      <w:proofErr w:type="spellStart"/>
      <w:r w:rsidRPr="009E03E1">
        <w:t>İndeks</w:t>
      </w:r>
      <w:proofErr w:type="spellEnd"/>
      <w:r w:rsidRPr="009E03E1">
        <w:t xml:space="preserve"> </w:t>
      </w:r>
      <w:proofErr w:type="spellStart"/>
      <w:r w:rsidRPr="009E03E1">
        <w:t>Kararları</w:t>
      </w:r>
      <w:proofErr w:type="spellEnd"/>
      <w:r w:rsidRPr="009E03E1">
        <w:t xml:space="preserve"> (In-Memory)</w:t>
      </w:r>
      <w:bookmarkEnd w:id="79"/>
    </w:p>
    <w:tbl>
      <w:tblPr>
        <w:tblStyle w:val="AkKlavuz-Vurgu1"/>
        <w:tblW w:w="9072" w:type="dxa"/>
        <w:jc w:val="center"/>
        <w:tblLayout w:type="fixed"/>
        <w:tblLook w:val="04A0" w:firstRow="1" w:lastRow="0" w:firstColumn="1" w:lastColumn="0" w:noHBand="0" w:noVBand="1"/>
      </w:tblPr>
      <w:tblGrid>
        <w:gridCol w:w="2268"/>
        <w:gridCol w:w="3402"/>
        <w:gridCol w:w="3402"/>
      </w:tblGrid>
      <w:tr w:rsidR="00052761" w14:paraId="4097A884" w14:textId="77777777" w:rsidTr="00654E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shd w:val="clear" w:color="auto" w:fill="1F4E78"/>
          </w:tcPr>
          <w:p w14:paraId="31DC5ACD" w14:textId="77777777" w:rsidR="00052761" w:rsidRDefault="0006423C">
            <w:pPr>
              <w:ind w:firstLine="0"/>
            </w:pPr>
            <w:r>
              <w:rPr>
                <w:color w:val="FFFFFF"/>
                <w:sz w:val="22"/>
              </w:rPr>
              <w:t>Tablo</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6D942597"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İndeks</w:t>
            </w:r>
            <w:proofErr w:type="spellEnd"/>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6772F7C2"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Amaç</w:t>
            </w:r>
          </w:p>
        </w:tc>
      </w:tr>
      <w:tr w:rsidR="00654E75" w14:paraId="7522F4BA" w14:textId="77777777" w:rsidTr="00654E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15289E08" w14:textId="02621E71" w:rsidR="00654E75" w:rsidRPr="00654E75" w:rsidRDefault="00654E75" w:rsidP="00654E75">
            <w:pPr>
              <w:ind w:firstLine="0"/>
            </w:pPr>
            <w:proofErr w:type="spellStart"/>
            <w:r w:rsidRPr="00654E75">
              <w:rPr>
                <w:sz w:val="20"/>
                <w:szCs w:val="20"/>
              </w:rPr>
              <w:t>CsvDataset</w:t>
            </w:r>
            <w:proofErr w:type="spellEnd"/>
          </w:p>
        </w:tc>
        <w:tc>
          <w:tcPr>
            <w:tcW w:w="3402" w:type="dxa"/>
            <w:tcBorders>
              <w:top w:val="single" w:sz="4" w:space="0" w:color="7F7F7F"/>
              <w:left w:val="single" w:sz="4" w:space="0" w:color="7F7F7F"/>
              <w:bottom w:val="single" w:sz="4" w:space="0" w:color="7F7F7F"/>
              <w:right w:val="single" w:sz="4" w:space="0" w:color="7F7F7F"/>
            </w:tcBorders>
            <w:vAlign w:val="center"/>
          </w:tcPr>
          <w:p w14:paraId="524356B9" w14:textId="0C14F53D" w:rsidR="00654E75" w:rsidRPr="00654E75" w:rsidRDefault="00654E75" w:rsidP="00654E75">
            <w:pPr>
              <w:ind w:firstLine="0"/>
              <w:cnfStyle w:val="000000100000" w:firstRow="0" w:lastRow="0" w:firstColumn="0" w:lastColumn="0" w:oddVBand="0" w:evenVBand="0" w:oddHBand="1" w:evenHBand="0" w:firstRowFirstColumn="0" w:firstRowLastColumn="0" w:lastRowFirstColumn="0" w:lastRowLastColumn="0"/>
            </w:pPr>
            <w:proofErr w:type="spellStart"/>
            <w:r w:rsidRPr="00654E75">
              <w:rPr>
                <w:sz w:val="20"/>
                <w:szCs w:val="20"/>
              </w:rPr>
              <w:t>fileName</w:t>
            </w:r>
            <w:proofErr w:type="spellEnd"/>
            <w:r w:rsidRPr="00654E75">
              <w:rPr>
                <w:sz w:val="20"/>
                <w:szCs w:val="20"/>
              </w:rPr>
              <w:t xml:space="preserve"> (unique)</w:t>
            </w:r>
          </w:p>
        </w:tc>
        <w:tc>
          <w:tcPr>
            <w:tcW w:w="3402" w:type="dxa"/>
            <w:tcBorders>
              <w:top w:val="single" w:sz="4" w:space="0" w:color="7F7F7F"/>
              <w:left w:val="single" w:sz="4" w:space="0" w:color="7F7F7F"/>
              <w:bottom w:val="single" w:sz="4" w:space="0" w:color="7F7F7F"/>
              <w:right w:val="single" w:sz="4" w:space="0" w:color="7F7F7F"/>
            </w:tcBorders>
            <w:vAlign w:val="center"/>
          </w:tcPr>
          <w:p w14:paraId="7C62CB6C" w14:textId="706D39BC" w:rsidR="00654E75" w:rsidRPr="00654E75" w:rsidRDefault="00654E75" w:rsidP="00654E75">
            <w:pPr>
              <w:ind w:firstLine="0"/>
              <w:cnfStyle w:val="000000100000" w:firstRow="0" w:lastRow="0" w:firstColumn="0" w:lastColumn="0" w:oddVBand="0" w:evenVBand="0" w:oddHBand="1" w:evenHBand="0" w:firstRowFirstColumn="0" w:firstRowLastColumn="0" w:lastRowFirstColumn="0" w:lastRowLastColumn="0"/>
            </w:pPr>
            <w:proofErr w:type="spellStart"/>
            <w:r w:rsidRPr="00654E75">
              <w:rPr>
                <w:sz w:val="20"/>
                <w:szCs w:val="20"/>
              </w:rPr>
              <w:t>Aynı</w:t>
            </w:r>
            <w:proofErr w:type="spellEnd"/>
            <w:r w:rsidRPr="00654E75">
              <w:rPr>
                <w:sz w:val="20"/>
                <w:szCs w:val="20"/>
              </w:rPr>
              <w:t xml:space="preserve"> </w:t>
            </w:r>
            <w:proofErr w:type="spellStart"/>
            <w:r w:rsidRPr="00654E75">
              <w:rPr>
                <w:sz w:val="20"/>
                <w:szCs w:val="20"/>
              </w:rPr>
              <w:t>isimli</w:t>
            </w:r>
            <w:proofErr w:type="spellEnd"/>
            <w:r w:rsidRPr="00654E75">
              <w:rPr>
                <w:sz w:val="20"/>
                <w:szCs w:val="20"/>
              </w:rPr>
              <w:t xml:space="preserve"> </w:t>
            </w:r>
            <w:proofErr w:type="spellStart"/>
            <w:r w:rsidRPr="00654E75">
              <w:rPr>
                <w:sz w:val="20"/>
                <w:szCs w:val="20"/>
              </w:rPr>
              <w:t>dosyanın</w:t>
            </w:r>
            <w:proofErr w:type="spellEnd"/>
            <w:r w:rsidRPr="00654E75">
              <w:rPr>
                <w:sz w:val="20"/>
                <w:szCs w:val="20"/>
              </w:rPr>
              <w:t xml:space="preserve"> </w:t>
            </w:r>
            <w:proofErr w:type="spellStart"/>
            <w:r w:rsidRPr="00654E75">
              <w:rPr>
                <w:sz w:val="20"/>
                <w:szCs w:val="20"/>
              </w:rPr>
              <w:t>aynı</w:t>
            </w:r>
            <w:proofErr w:type="spellEnd"/>
            <w:r w:rsidRPr="00654E75">
              <w:rPr>
                <w:sz w:val="20"/>
                <w:szCs w:val="20"/>
              </w:rPr>
              <w:t xml:space="preserve"> </w:t>
            </w:r>
            <w:proofErr w:type="spellStart"/>
            <w:r w:rsidRPr="00654E75">
              <w:rPr>
                <w:sz w:val="20"/>
                <w:szCs w:val="20"/>
              </w:rPr>
              <w:t>oturumda</w:t>
            </w:r>
            <w:proofErr w:type="spellEnd"/>
            <w:r w:rsidRPr="00654E75">
              <w:rPr>
                <w:sz w:val="20"/>
                <w:szCs w:val="20"/>
              </w:rPr>
              <w:t xml:space="preserve"> </w:t>
            </w:r>
            <w:proofErr w:type="spellStart"/>
            <w:r w:rsidRPr="00654E75">
              <w:rPr>
                <w:sz w:val="20"/>
                <w:szCs w:val="20"/>
              </w:rPr>
              <w:t>mükerrer</w:t>
            </w:r>
            <w:proofErr w:type="spellEnd"/>
            <w:r w:rsidRPr="00654E75">
              <w:rPr>
                <w:sz w:val="20"/>
                <w:szCs w:val="20"/>
              </w:rPr>
              <w:t xml:space="preserve"> </w:t>
            </w:r>
            <w:proofErr w:type="spellStart"/>
            <w:r w:rsidRPr="00654E75">
              <w:rPr>
                <w:sz w:val="20"/>
                <w:szCs w:val="20"/>
              </w:rPr>
              <w:t>işlenmesini</w:t>
            </w:r>
            <w:proofErr w:type="spellEnd"/>
            <w:r w:rsidRPr="00654E75">
              <w:rPr>
                <w:sz w:val="20"/>
                <w:szCs w:val="20"/>
              </w:rPr>
              <w:t xml:space="preserve"> </w:t>
            </w:r>
            <w:proofErr w:type="spellStart"/>
            <w:r w:rsidRPr="00654E75">
              <w:rPr>
                <w:sz w:val="20"/>
                <w:szCs w:val="20"/>
              </w:rPr>
              <w:t>önlemek</w:t>
            </w:r>
            <w:proofErr w:type="spellEnd"/>
            <w:r w:rsidRPr="00654E75">
              <w:rPr>
                <w:sz w:val="20"/>
                <w:szCs w:val="20"/>
              </w:rPr>
              <w:t>.</w:t>
            </w:r>
          </w:p>
        </w:tc>
      </w:tr>
      <w:tr w:rsidR="00654E75" w14:paraId="74216D39" w14:textId="77777777" w:rsidTr="00654E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59138592" w14:textId="065F72A5" w:rsidR="00654E75" w:rsidRPr="00654E75" w:rsidRDefault="00654E75" w:rsidP="00654E75">
            <w:pPr>
              <w:ind w:firstLine="0"/>
            </w:pPr>
            <w:proofErr w:type="spellStart"/>
            <w:r w:rsidRPr="00654E75">
              <w:rPr>
                <w:sz w:val="20"/>
                <w:szCs w:val="20"/>
              </w:rPr>
              <w:t>ParsedRow</w:t>
            </w:r>
            <w:proofErr w:type="spellEnd"/>
          </w:p>
        </w:tc>
        <w:tc>
          <w:tcPr>
            <w:tcW w:w="3402" w:type="dxa"/>
            <w:tcBorders>
              <w:top w:val="single" w:sz="4" w:space="0" w:color="7F7F7F"/>
              <w:left w:val="single" w:sz="4" w:space="0" w:color="7F7F7F"/>
              <w:bottom w:val="single" w:sz="4" w:space="0" w:color="7F7F7F"/>
              <w:right w:val="single" w:sz="4" w:space="0" w:color="7F7F7F"/>
            </w:tcBorders>
            <w:vAlign w:val="center"/>
          </w:tcPr>
          <w:p w14:paraId="5CF81192" w14:textId="0E11BD9F" w:rsidR="00654E75" w:rsidRPr="00654E75" w:rsidRDefault="00654E75" w:rsidP="00654E75">
            <w:pPr>
              <w:ind w:firstLine="0"/>
              <w:cnfStyle w:val="000000010000" w:firstRow="0" w:lastRow="0" w:firstColumn="0" w:lastColumn="0" w:oddVBand="0" w:evenVBand="0" w:oddHBand="0" w:evenHBand="1" w:firstRowFirstColumn="0" w:firstRowLastColumn="0" w:lastRowFirstColumn="0" w:lastRowLastColumn="0"/>
            </w:pPr>
            <w:r w:rsidRPr="00654E75">
              <w:rPr>
                <w:sz w:val="20"/>
                <w:szCs w:val="20"/>
              </w:rPr>
              <w:t>_index (Array Index)</w:t>
            </w:r>
          </w:p>
        </w:tc>
        <w:tc>
          <w:tcPr>
            <w:tcW w:w="3402" w:type="dxa"/>
            <w:tcBorders>
              <w:top w:val="single" w:sz="4" w:space="0" w:color="7F7F7F"/>
              <w:left w:val="single" w:sz="4" w:space="0" w:color="7F7F7F"/>
              <w:bottom w:val="single" w:sz="4" w:space="0" w:color="7F7F7F"/>
              <w:right w:val="single" w:sz="4" w:space="0" w:color="7F7F7F"/>
            </w:tcBorders>
            <w:vAlign w:val="center"/>
          </w:tcPr>
          <w:p w14:paraId="33C6FE95" w14:textId="0B84FE35" w:rsidR="00654E75" w:rsidRPr="00654E75" w:rsidRDefault="00654E75" w:rsidP="00654E75">
            <w:pPr>
              <w:ind w:firstLine="0"/>
              <w:cnfStyle w:val="000000010000" w:firstRow="0" w:lastRow="0" w:firstColumn="0" w:lastColumn="0" w:oddVBand="0" w:evenVBand="0" w:oddHBand="0" w:evenHBand="1" w:firstRowFirstColumn="0" w:firstRowLastColumn="0" w:lastRowFirstColumn="0" w:lastRowLastColumn="0"/>
            </w:pPr>
            <w:proofErr w:type="spellStart"/>
            <w:r w:rsidRPr="00654E75">
              <w:rPr>
                <w:sz w:val="20"/>
                <w:szCs w:val="20"/>
              </w:rPr>
              <w:t>Tabloda</w:t>
            </w:r>
            <w:proofErr w:type="spellEnd"/>
            <w:r w:rsidRPr="00654E75">
              <w:rPr>
                <w:sz w:val="20"/>
                <w:szCs w:val="20"/>
              </w:rPr>
              <w:t xml:space="preserve"> </w:t>
            </w:r>
            <w:proofErr w:type="spellStart"/>
            <w:r w:rsidRPr="00654E75">
              <w:rPr>
                <w:sz w:val="20"/>
                <w:szCs w:val="20"/>
              </w:rPr>
              <w:t>sayfalama</w:t>
            </w:r>
            <w:proofErr w:type="spellEnd"/>
            <w:r w:rsidRPr="00654E75">
              <w:rPr>
                <w:sz w:val="20"/>
                <w:szCs w:val="20"/>
              </w:rPr>
              <w:t xml:space="preserve"> (pagination) </w:t>
            </w:r>
            <w:proofErr w:type="spellStart"/>
            <w:r w:rsidRPr="00654E75">
              <w:rPr>
                <w:sz w:val="20"/>
                <w:szCs w:val="20"/>
              </w:rPr>
              <w:t>yaparken</w:t>
            </w:r>
            <w:proofErr w:type="spellEnd"/>
            <w:r w:rsidRPr="00654E75">
              <w:rPr>
                <w:sz w:val="20"/>
                <w:szCs w:val="20"/>
              </w:rPr>
              <w:t xml:space="preserve"> </w:t>
            </w:r>
            <w:proofErr w:type="spellStart"/>
            <w:r w:rsidRPr="00654E75">
              <w:rPr>
                <w:sz w:val="20"/>
                <w:szCs w:val="20"/>
              </w:rPr>
              <w:t>veya</w:t>
            </w:r>
            <w:proofErr w:type="spellEnd"/>
            <w:r w:rsidRPr="00654E75">
              <w:rPr>
                <w:sz w:val="20"/>
                <w:szCs w:val="20"/>
              </w:rPr>
              <w:t xml:space="preserve"> </w:t>
            </w:r>
            <w:proofErr w:type="spellStart"/>
            <w:r w:rsidRPr="00654E75">
              <w:rPr>
                <w:sz w:val="20"/>
                <w:szCs w:val="20"/>
              </w:rPr>
              <w:t>belirli</w:t>
            </w:r>
            <w:proofErr w:type="spellEnd"/>
            <w:r w:rsidRPr="00654E75">
              <w:rPr>
                <w:sz w:val="20"/>
                <w:szCs w:val="20"/>
              </w:rPr>
              <w:t xml:space="preserve"> </w:t>
            </w:r>
            <w:proofErr w:type="spellStart"/>
            <w:r w:rsidRPr="00654E75">
              <w:rPr>
                <w:sz w:val="20"/>
                <w:szCs w:val="20"/>
              </w:rPr>
              <w:t>bir</w:t>
            </w:r>
            <w:proofErr w:type="spellEnd"/>
            <w:r w:rsidRPr="00654E75">
              <w:rPr>
                <w:sz w:val="20"/>
                <w:szCs w:val="20"/>
              </w:rPr>
              <w:t xml:space="preserve"> </w:t>
            </w:r>
            <w:proofErr w:type="spellStart"/>
            <w:r w:rsidRPr="00654E75">
              <w:rPr>
                <w:sz w:val="20"/>
                <w:szCs w:val="20"/>
              </w:rPr>
              <w:t>satıra</w:t>
            </w:r>
            <w:proofErr w:type="spellEnd"/>
            <w:r w:rsidRPr="00654E75">
              <w:rPr>
                <w:sz w:val="20"/>
                <w:szCs w:val="20"/>
              </w:rPr>
              <w:t xml:space="preserve"> </w:t>
            </w:r>
            <w:proofErr w:type="spellStart"/>
            <w:r w:rsidRPr="00654E75">
              <w:rPr>
                <w:sz w:val="20"/>
                <w:szCs w:val="20"/>
              </w:rPr>
              <w:t>bellek</w:t>
            </w:r>
            <w:proofErr w:type="spellEnd"/>
            <w:r w:rsidRPr="00654E75">
              <w:rPr>
                <w:sz w:val="20"/>
                <w:szCs w:val="20"/>
              </w:rPr>
              <w:t xml:space="preserve"> </w:t>
            </w:r>
            <w:proofErr w:type="spellStart"/>
            <w:r w:rsidRPr="00654E75">
              <w:rPr>
                <w:sz w:val="20"/>
                <w:szCs w:val="20"/>
              </w:rPr>
              <w:t>üzerinden</w:t>
            </w:r>
            <w:proofErr w:type="spellEnd"/>
            <w:r w:rsidRPr="00654E75">
              <w:rPr>
                <w:sz w:val="20"/>
                <w:szCs w:val="20"/>
              </w:rPr>
              <w:t xml:space="preserve"> </w:t>
            </w:r>
            <w:proofErr w:type="spellStart"/>
            <w:r w:rsidRPr="00654E75">
              <w:rPr>
                <w:sz w:val="20"/>
                <w:szCs w:val="20"/>
              </w:rPr>
              <w:t>anında</w:t>
            </w:r>
            <w:proofErr w:type="spellEnd"/>
            <w:r w:rsidRPr="00654E75">
              <w:rPr>
                <w:sz w:val="20"/>
                <w:szCs w:val="20"/>
              </w:rPr>
              <w:t xml:space="preserve"> (</w:t>
            </w:r>
            <w:proofErr w:type="gramStart"/>
            <w:r w:rsidRPr="00654E75">
              <w:rPr>
                <w:sz w:val="20"/>
                <w:szCs w:val="20"/>
              </w:rPr>
              <w:t>O(</w:t>
            </w:r>
            <w:proofErr w:type="gramEnd"/>
            <w:r w:rsidRPr="00654E75">
              <w:rPr>
                <w:sz w:val="20"/>
                <w:szCs w:val="20"/>
              </w:rPr>
              <w:t xml:space="preserve">1) </w:t>
            </w:r>
            <w:proofErr w:type="spellStart"/>
            <w:r w:rsidRPr="00654E75">
              <w:rPr>
                <w:sz w:val="20"/>
                <w:szCs w:val="20"/>
              </w:rPr>
              <w:t>hızında</w:t>
            </w:r>
            <w:proofErr w:type="spellEnd"/>
            <w:r w:rsidRPr="00654E75">
              <w:rPr>
                <w:sz w:val="20"/>
                <w:szCs w:val="20"/>
              </w:rPr>
              <w:t xml:space="preserve">) </w:t>
            </w:r>
            <w:proofErr w:type="spellStart"/>
            <w:r w:rsidRPr="00654E75">
              <w:rPr>
                <w:sz w:val="20"/>
                <w:szCs w:val="20"/>
              </w:rPr>
              <w:t>doğrudan</w:t>
            </w:r>
            <w:proofErr w:type="spellEnd"/>
            <w:r w:rsidRPr="00654E75">
              <w:rPr>
                <w:sz w:val="20"/>
                <w:szCs w:val="20"/>
              </w:rPr>
              <w:t xml:space="preserve"> </w:t>
            </w:r>
            <w:proofErr w:type="spellStart"/>
            <w:r w:rsidRPr="00654E75">
              <w:rPr>
                <w:sz w:val="20"/>
                <w:szCs w:val="20"/>
              </w:rPr>
              <w:t>erişmek</w:t>
            </w:r>
            <w:proofErr w:type="spellEnd"/>
            <w:r w:rsidRPr="00654E75">
              <w:rPr>
                <w:sz w:val="20"/>
                <w:szCs w:val="20"/>
              </w:rPr>
              <w:t>.</w:t>
            </w:r>
          </w:p>
        </w:tc>
      </w:tr>
      <w:tr w:rsidR="00976DE9" w14:paraId="4325E5D7" w14:textId="77777777" w:rsidTr="00654E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4300938E" w14:textId="0C2CC1A7" w:rsidR="00976DE9" w:rsidRPr="00976DE9" w:rsidRDefault="00976DE9" w:rsidP="00976DE9">
            <w:pPr>
              <w:ind w:firstLine="0"/>
              <w:rPr>
                <w:sz w:val="20"/>
                <w:szCs w:val="20"/>
              </w:rPr>
            </w:pPr>
            <w:proofErr w:type="spellStart"/>
            <w:r w:rsidRPr="00976DE9">
              <w:rPr>
                <w:sz w:val="20"/>
                <w:szCs w:val="20"/>
              </w:rPr>
              <w:t>ColumnStats</w:t>
            </w:r>
            <w:proofErr w:type="spellEnd"/>
          </w:p>
        </w:tc>
        <w:tc>
          <w:tcPr>
            <w:tcW w:w="3402" w:type="dxa"/>
            <w:tcBorders>
              <w:top w:val="single" w:sz="4" w:space="0" w:color="7F7F7F"/>
              <w:left w:val="single" w:sz="4" w:space="0" w:color="7F7F7F"/>
              <w:bottom w:val="single" w:sz="4" w:space="0" w:color="7F7F7F"/>
              <w:right w:val="single" w:sz="4" w:space="0" w:color="7F7F7F"/>
            </w:tcBorders>
            <w:vAlign w:val="center"/>
          </w:tcPr>
          <w:p w14:paraId="082977B8" w14:textId="2C0DCC81" w:rsidR="00976DE9" w:rsidRPr="00976DE9" w:rsidRDefault="00976DE9" w:rsidP="00976DE9">
            <w:pPr>
              <w:ind w:firstLine="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976DE9">
              <w:rPr>
                <w:sz w:val="20"/>
                <w:szCs w:val="20"/>
              </w:rPr>
              <w:t>columnName</w:t>
            </w:r>
            <w:proofErr w:type="spellEnd"/>
            <w:r w:rsidRPr="00976DE9">
              <w:rPr>
                <w:sz w:val="20"/>
                <w:szCs w:val="20"/>
              </w:rPr>
              <w:t xml:space="preserve"> (Hash Map)</w:t>
            </w:r>
          </w:p>
        </w:tc>
        <w:tc>
          <w:tcPr>
            <w:tcW w:w="3402" w:type="dxa"/>
            <w:tcBorders>
              <w:top w:val="single" w:sz="4" w:space="0" w:color="7F7F7F"/>
              <w:left w:val="single" w:sz="4" w:space="0" w:color="7F7F7F"/>
              <w:bottom w:val="single" w:sz="4" w:space="0" w:color="7F7F7F"/>
              <w:right w:val="single" w:sz="4" w:space="0" w:color="7F7F7F"/>
            </w:tcBorders>
            <w:vAlign w:val="center"/>
          </w:tcPr>
          <w:p w14:paraId="39E28C1C" w14:textId="286B4A7B" w:rsidR="00976DE9" w:rsidRPr="00976DE9" w:rsidRDefault="00976DE9" w:rsidP="00976DE9">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976DE9">
              <w:rPr>
                <w:sz w:val="20"/>
                <w:szCs w:val="20"/>
              </w:rPr>
              <w:t xml:space="preserve">Chart.js </w:t>
            </w:r>
            <w:proofErr w:type="spellStart"/>
            <w:r w:rsidRPr="00976DE9">
              <w:rPr>
                <w:sz w:val="20"/>
                <w:szCs w:val="20"/>
              </w:rPr>
              <w:t>grafiği</w:t>
            </w:r>
            <w:proofErr w:type="spellEnd"/>
            <w:r w:rsidRPr="00976DE9">
              <w:rPr>
                <w:sz w:val="20"/>
                <w:szCs w:val="20"/>
              </w:rPr>
              <w:t xml:space="preserve"> </w:t>
            </w:r>
            <w:proofErr w:type="spellStart"/>
            <w:r w:rsidRPr="00976DE9">
              <w:rPr>
                <w:sz w:val="20"/>
                <w:szCs w:val="20"/>
              </w:rPr>
              <w:t>çizilirken</w:t>
            </w:r>
            <w:proofErr w:type="spellEnd"/>
            <w:r w:rsidRPr="00976DE9">
              <w:rPr>
                <w:sz w:val="20"/>
                <w:szCs w:val="20"/>
              </w:rPr>
              <w:t xml:space="preserve"> </w:t>
            </w:r>
            <w:proofErr w:type="spellStart"/>
            <w:r w:rsidRPr="00976DE9">
              <w:rPr>
                <w:sz w:val="20"/>
                <w:szCs w:val="20"/>
              </w:rPr>
              <w:t>kullanıcının</w:t>
            </w:r>
            <w:proofErr w:type="spellEnd"/>
            <w:r w:rsidRPr="00976DE9">
              <w:rPr>
                <w:sz w:val="20"/>
                <w:szCs w:val="20"/>
              </w:rPr>
              <w:t xml:space="preserve"> </w:t>
            </w:r>
            <w:proofErr w:type="spellStart"/>
            <w:r w:rsidRPr="00976DE9">
              <w:rPr>
                <w:sz w:val="20"/>
                <w:szCs w:val="20"/>
              </w:rPr>
              <w:t>seçtiği</w:t>
            </w:r>
            <w:proofErr w:type="spellEnd"/>
            <w:r w:rsidRPr="00976DE9">
              <w:rPr>
                <w:sz w:val="20"/>
                <w:szCs w:val="20"/>
              </w:rPr>
              <w:t xml:space="preserve"> </w:t>
            </w:r>
            <w:proofErr w:type="spellStart"/>
            <w:r w:rsidRPr="00976DE9">
              <w:rPr>
                <w:sz w:val="20"/>
                <w:szCs w:val="20"/>
              </w:rPr>
              <w:t>sütunun</w:t>
            </w:r>
            <w:proofErr w:type="spellEnd"/>
            <w:r w:rsidRPr="00976DE9">
              <w:rPr>
                <w:sz w:val="20"/>
                <w:szCs w:val="20"/>
              </w:rPr>
              <w:t xml:space="preserve"> </w:t>
            </w:r>
            <w:proofErr w:type="spellStart"/>
            <w:r w:rsidRPr="00976DE9">
              <w:rPr>
                <w:sz w:val="20"/>
                <w:szCs w:val="20"/>
              </w:rPr>
              <w:t>istatistiksel</w:t>
            </w:r>
            <w:proofErr w:type="spellEnd"/>
            <w:r w:rsidRPr="00976DE9">
              <w:rPr>
                <w:sz w:val="20"/>
                <w:szCs w:val="20"/>
              </w:rPr>
              <w:t xml:space="preserve"> </w:t>
            </w:r>
            <w:proofErr w:type="spellStart"/>
            <w:r w:rsidRPr="00976DE9">
              <w:rPr>
                <w:sz w:val="20"/>
                <w:szCs w:val="20"/>
              </w:rPr>
              <w:t>verilerini</w:t>
            </w:r>
            <w:proofErr w:type="spellEnd"/>
            <w:r w:rsidRPr="00976DE9">
              <w:rPr>
                <w:sz w:val="20"/>
                <w:szCs w:val="20"/>
              </w:rPr>
              <w:t xml:space="preserve"> </w:t>
            </w:r>
            <w:proofErr w:type="spellStart"/>
            <w:r w:rsidRPr="00976DE9">
              <w:rPr>
                <w:sz w:val="20"/>
                <w:szCs w:val="20"/>
              </w:rPr>
              <w:t>anında</w:t>
            </w:r>
            <w:proofErr w:type="spellEnd"/>
            <w:r w:rsidRPr="00976DE9">
              <w:rPr>
                <w:sz w:val="20"/>
                <w:szCs w:val="20"/>
              </w:rPr>
              <w:t xml:space="preserve"> </w:t>
            </w:r>
            <w:proofErr w:type="spellStart"/>
            <w:r w:rsidRPr="00976DE9">
              <w:rPr>
                <w:sz w:val="20"/>
                <w:szCs w:val="20"/>
              </w:rPr>
              <w:t>bulup</w:t>
            </w:r>
            <w:proofErr w:type="spellEnd"/>
            <w:r w:rsidRPr="00976DE9">
              <w:rPr>
                <w:sz w:val="20"/>
                <w:szCs w:val="20"/>
              </w:rPr>
              <w:t xml:space="preserve"> </w:t>
            </w:r>
            <w:proofErr w:type="spellStart"/>
            <w:r w:rsidRPr="00976DE9">
              <w:rPr>
                <w:sz w:val="20"/>
                <w:szCs w:val="20"/>
              </w:rPr>
              <w:t>ekrana</w:t>
            </w:r>
            <w:proofErr w:type="spellEnd"/>
            <w:r w:rsidRPr="00976DE9">
              <w:rPr>
                <w:sz w:val="20"/>
                <w:szCs w:val="20"/>
              </w:rPr>
              <w:t xml:space="preserve"> </w:t>
            </w:r>
            <w:proofErr w:type="spellStart"/>
            <w:r w:rsidRPr="00976DE9">
              <w:rPr>
                <w:sz w:val="20"/>
                <w:szCs w:val="20"/>
              </w:rPr>
              <w:t>yansıtmak</w:t>
            </w:r>
            <w:proofErr w:type="spellEnd"/>
            <w:r w:rsidRPr="00976DE9">
              <w:rPr>
                <w:sz w:val="20"/>
                <w:szCs w:val="20"/>
              </w:rPr>
              <w:t>.</w:t>
            </w:r>
          </w:p>
        </w:tc>
      </w:tr>
    </w:tbl>
    <w:p w14:paraId="41680E68" w14:textId="77777777" w:rsidR="00052761" w:rsidRDefault="0006423C">
      <w:pPr>
        <w:pStyle w:val="Balk2"/>
      </w:pPr>
      <w:bookmarkStart w:id="80" w:name="_Toc229383814"/>
      <w:r>
        <w:lastRenderedPageBreak/>
        <w:t xml:space="preserve">6.4. REST API Endpoint </w:t>
      </w:r>
      <w:proofErr w:type="spellStart"/>
      <w:r>
        <w:t>Listesi</w:t>
      </w:r>
      <w:bookmarkEnd w:id="80"/>
      <w:proofErr w:type="spellEnd"/>
    </w:p>
    <w:p w14:paraId="52989A89" w14:textId="760198A5" w:rsidR="00976DE9" w:rsidRDefault="00976DE9" w:rsidP="00976DE9">
      <w:pPr>
        <w:ind w:firstLine="0"/>
      </w:pPr>
      <w:proofErr w:type="spellStart"/>
      <w:r w:rsidRPr="00976DE9">
        <w:t>Projede</w:t>
      </w:r>
      <w:proofErr w:type="spellEnd"/>
      <w:r w:rsidRPr="00976DE9">
        <w:t xml:space="preserve"> </w:t>
      </w:r>
      <w:proofErr w:type="spellStart"/>
      <w:r w:rsidRPr="00976DE9">
        <w:t>geleneksel</w:t>
      </w:r>
      <w:proofErr w:type="spellEnd"/>
      <w:r w:rsidRPr="00976DE9">
        <w:t xml:space="preserve"> </w:t>
      </w:r>
      <w:proofErr w:type="spellStart"/>
      <w:r w:rsidRPr="00976DE9">
        <w:t>bir</w:t>
      </w:r>
      <w:proofErr w:type="spellEnd"/>
      <w:r w:rsidRPr="00976DE9">
        <w:t xml:space="preserve"> HTTP REST API </w:t>
      </w:r>
      <w:proofErr w:type="spellStart"/>
      <w:r w:rsidRPr="00976DE9">
        <w:t>kullanılmadığından</w:t>
      </w:r>
      <w:proofErr w:type="spellEnd"/>
      <w:r w:rsidRPr="00976DE9">
        <w:t xml:space="preserve">, </w:t>
      </w:r>
      <w:proofErr w:type="spellStart"/>
      <w:r w:rsidRPr="00976DE9">
        <w:t>aşağıdaki</w:t>
      </w:r>
      <w:proofErr w:type="spellEnd"/>
      <w:r w:rsidRPr="00976DE9">
        <w:t xml:space="preserve"> endpoint </w:t>
      </w:r>
      <w:proofErr w:type="spellStart"/>
      <w:r w:rsidRPr="00976DE9">
        <w:t>listesi</w:t>
      </w:r>
      <w:proofErr w:type="spellEnd"/>
      <w:r w:rsidRPr="00976DE9">
        <w:t xml:space="preserve"> Main Thread (UI) </w:t>
      </w:r>
      <w:proofErr w:type="spellStart"/>
      <w:r w:rsidRPr="00976DE9">
        <w:t>ile</w:t>
      </w:r>
      <w:proofErr w:type="spellEnd"/>
      <w:r w:rsidRPr="00976DE9">
        <w:t xml:space="preserve"> Web Worker </w:t>
      </w:r>
      <w:proofErr w:type="spellStart"/>
      <w:r w:rsidRPr="00976DE9">
        <w:t>arasında</w:t>
      </w:r>
      <w:proofErr w:type="spellEnd"/>
      <w:r w:rsidRPr="00976DE9">
        <w:t xml:space="preserve"> </w:t>
      </w:r>
      <w:proofErr w:type="spellStart"/>
      <w:r w:rsidRPr="00976DE9">
        <w:t>geçen</w:t>
      </w:r>
      <w:proofErr w:type="spellEnd"/>
      <w:r w:rsidRPr="00976DE9">
        <w:t xml:space="preserve"> </w:t>
      </w:r>
      <w:proofErr w:type="spellStart"/>
      <w:r w:rsidRPr="00976DE9">
        <w:t>asenkron</w:t>
      </w:r>
      <w:proofErr w:type="spellEnd"/>
      <w:r w:rsidRPr="00976DE9">
        <w:t xml:space="preserve"> (</w:t>
      </w:r>
      <w:proofErr w:type="spellStart"/>
      <w:r w:rsidRPr="00976DE9">
        <w:t>postMessage</w:t>
      </w:r>
      <w:proofErr w:type="spellEnd"/>
      <w:r w:rsidRPr="00976DE9">
        <w:t xml:space="preserve">) </w:t>
      </w:r>
      <w:proofErr w:type="spellStart"/>
      <w:r w:rsidRPr="00976DE9">
        <w:t>olay</w:t>
      </w:r>
      <w:proofErr w:type="spellEnd"/>
      <w:r w:rsidRPr="00976DE9">
        <w:t xml:space="preserve"> </w:t>
      </w:r>
      <w:proofErr w:type="spellStart"/>
      <w:r w:rsidRPr="00976DE9">
        <w:t>güdümlü</w:t>
      </w:r>
      <w:proofErr w:type="spellEnd"/>
      <w:r w:rsidRPr="00976DE9">
        <w:t xml:space="preserve"> (Event-Driven) </w:t>
      </w:r>
      <w:proofErr w:type="spellStart"/>
      <w:r w:rsidRPr="00976DE9">
        <w:t>protokolü</w:t>
      </w:r>
      <w:proofErr w:type="spellEnd"/>
      <w:r w:rsidRPr="00976DE9">
        <w:t xml:space="preserve"> </w:t>
      </w:r>
      <w:proofErr w:type="spellStart"/>
      <w:r w:rsidRPr="00976DE9">
        <w:t>temsil</w:t>
      </w:r>
      <w:proofErr w:type="spellEnd"/>
      <w:r w:rsidRPr="00976DE9">
        <w:t xml:space="preserve"> </w:t>
      </w:r>
      <w:proofErr w:type="spellStart"/>
      <w:r w:rsidRPr="00976DE9">
        <w:t>etmektedir</w:t>
      </w:r>
      <w:proofErr w:type="spellEnd"/>
      <w:r w:rsidRPr="00976DE9">
        <w:t xml:space="preserve">. Açık </w:t>
      </w:r>
      <w:proofErr w:type="spellStart"/>
      <w:r w:rsidRPr="00976DE9">
        <w:t>dokümantasyon</w:t>
      </w:r>
      <w:proofErr w:type="spellEnd"/>
      <w:r w:rsidRPr="00976DE9">
        <w:t xml:space="preserve"> (</w:t>
      </w:r>
      <w:proofErr w:type="spellStart"/>
      <w:r w:rsidRPr="00976DE9">
        <w:t>OpenAPI</w:t>
      </w:r>
      <w:proofErr w:type="spellEnd"/>
      <w:r w:rsidRPr="00976DE9">
        <w:t xml:space="preserve"> 3.1) </w:t>
      </w:r>
      <w:proofErr w:type="spellStart"/>
      <w:r w:rsidRPr="00976DE9">
        <w:t>spesifikasyonu</w:t>
      </w:r>
      <w:proofErr w:type="spellEnd"/>
      <w:r w:rsidRPr="00976DE9">
        <w:t xml:space="preserve"> </w:t>
      </w:r>
      <w:proofErr w:type="spellStart"/>
      <w:r w:rsidRPr="00976DE9">
        <w:t>projenin</w:t>
      </w:r>
      <w:proofErr w:type="spellEnd"/>
      <w:r w:rsidRPr="00976DE9">
        <w:t xml:space="preserve"> </w:t>
      </w:r>
      <w:proofErr w:type="spellStart"/>
      <w:r w:rsidRPr="00976DE9">
        <w:t>kök</w:t>
      </w:r>
      <w:proofErr w:type="spellEnd"/>
      <w:r w:rsidRPr="00976DE9">
        <w:t xml:space="preserve"> </w:t>
      </w:r>
      <w:proofErr w:type="spellStart"/>
      <w:r w:rsidRPr="00976DE9">
        <w:t>dizinindeki</w:t>
      </w:r>
      <w:proofErr w:type="spellEnd"/>
      <w:r w:rsidRPr="00976DE9">
        <w:t> </w:t>
      </w:r>
      <w:proofErr w:type="spellStart"/>
      <w:proofErr w:type="gramStart"/>
      <w:r w:rsidRPr="00976DE9">
        <w:rPr>
          <w:b/>
          <w:bCs/>
        </w:rPr>
        <w:t>openapi.yaml</w:t>
      </w:r>
      <w:proofErr w:type="spellEnd"/>
      <w:proofErr w:type="gramEnd"/>
      <w:r w:rsidRPr="00976DE9">
        <w:t> </w:t>
      </w:r>
      <w:proofErr w:type="spellStart"/>
      <w:r w:rsidRPr="00976DE9">
        <w:t>dosyasına</w:t>
      </w:r>
      <w:proofErr w:type="spellEnd"/>
      <w:r w:rsidRPr="00976DE9">
        <w:t xml:space="preserve"> </w:t>
      </w:r>
      <w:proofErr w:type="spellStart"/>
      <w:r w:rsidRPr="00976DE9">
        <w:t>eklenmiştir</w:t>
      </w:r>
      <w:proofErr w:type="spellEnd"/>
      <w:r w:rsidRPr="00976DE9">
        <w:t>.</w:t>
      </w:r>
    </w:p>
    <w:p w14:paraId="62652C9E" w14:textId="77777777" w:rsidR="0091498F" w:rsidRDefault="0091498F">
      <w:pPr>
        <w:pStyle w:val="ResimYazs"/>
        <w:spacing w:after="120"/>
      </w:pPr>
    </w:p>
    <w:p w14:paraId="2D13AD05" w14:textId="77777777" w:rsidR="0091498F" w:rsidRDefault="0091498F">
      <w:pPr>
        <w:pStyle w:val="ResimYazs"/>
        <w:spacing w:after="120"/>
      </w:pPr>
    </w:p>
    <w:p w14:paraId="6F7485AB" w14:textId="77777777" w:rsidR="0091498F" w:rsidRDefault="0091498F">
      <w:pPr>
        <w:pStyle w:val="ResimYazs"/>
        <w:spacing w:after="120"/>
      </w:pPr>
    </w:p>
    <w:p w14:paraId="77D98B89" w14:textId="77777777" w:rsidR="0091498F" w:rsidRDefault="0091498F">
      <w:pPr>
        <w:pStyle w:val="ResimYazs"/>
        <w:spacing w:after="120"/>
      </w:pPr>
    </w:p>
    <w:p w14:paraId="57425962" w14:textId="77777777" w:rsidR="0091498F" w:rsidRDefault="0091498F">
      <w:pPr>
        <w:pStyle w:val="ResimYazs"/>
        <w:spacing w:after="120"/>
      </w:pPr>
    </w:p>
    <w:p w14:paraId="71BCD5A6" w14:textId="77777777" w:rsidR="0091498F" w:rsidRDefault="0091498F">
      <w:pPr>
        <w:pStyle w:val="ResimYazs"/>
        <w:spacing w:after="120"/>
      </w:pPr>
    </w:p>
    <w:p w14:paraId="378D36A6" w14:textId="77777777" w:rsidR="0091498F" w:rsidRDefault="0091498F">
      <w:pPr>
        <w:pStyle w:val="ResimYazs"/>
        <w:spacing w:after="120"/>
      </w:pPr>
    </w:p>
    <w:p w14:paraId="3865A908" w14:textId="77777777" w:rsidR="0091498F" w:rsidRDefault="0091498F">
      <w:pPr>
        <w:pStyle w:val="ResimYazs"/>
        <w:spacing w:after="120"/>
      </w:pPr>
    </w:p>
    <w:p w14:paraId="6EF09D18" w14:textId="77777777" w:rsidR="0091498F" w:rsidRDefault="0091498F">
      <w:pPr>
        <w:pStyle w:val="ResimYazs"/>
        <w:spacing w:after="120"/>
      </w:pPr>
    </w:p>
    <w:p w14:paraId="47487BBE" w14:textId="77777777" w:rsidR="0091498F" w:rsidRDefault="0091498F">
      <w:pPr>
        <w:pStyle w:val="ResimYazs"/>
        <w:spacing w:after="120"/>
      </w:pPr>
    </w:p>
    <w:p w14:paraId="5A31372C" w14:textId="77777777" w:rsidR="0091498F" w:rsidRDefault="0091498F">
      <w:pPr>
        <w:pStyle w:val="ResimYazs"/>
        <w:spacing w:after="120"/>
      </w:pPr>
    </w:p>
    <w:p w14:paraId="05FC2CE7" w14:textId="77777777" w:rsidR="0091498F" w:rsidRDefault="0091498F">
      <w:pPr>
        <w:pStyle w:val="ResimYazs"/>
        <w:spacing w:after="120"/>
      </w:pPr>
    </w:p>
    <w:p w14:paraId="342354FF" w14:textId="77777777" w:rsidR="0091498F" w:rsidRDefault="0091498F">
      <w:pPr>
        <w:pStyle w:val="ResimYazs"/>
        <w:spacing w:after="120"/>
      </w:pPr>
    </w:p>
    <w:p w14:paraId="3DED2A9C" w14:textId="77777777" w:rsidR="0091498F" w:rsidRDefault="0091498F">
      <w:pPr>
        <w:pStyle w:val="ResimYazs"/>
        <w:spacing w:after="120"/>
      </w:pPr>
    </w:p>
    <w:p w14:paraId="3259E69F" w14:textId="77777777" w:rsidR="00B04640" w:rsidRDefault="00B04640" w:rsidP="00B04640"/>
    <w:p w14:paraId="6A09DA4E" w14:textId="77777777" w:rsidR="00B04640" w:rsidRDefault="00B04640" w:rsidP="00B04640"/>
    <w:p w14:paraId="4943ECB0" w14:textId="77777777" w:rsidR="00B04640" w:rsidRDefault="00B04640" w:rsidP="00B04640"/>
    <w:p w14:paraId="088DBAB2" w14:textId="77777777" w:rsidR="00B04640" w:rsidRDefault="00B04640" w:rsidP="00B04640"/>
    <w:p w14:paraId="706CDE6B" w14:textId="77777777" w:rsidR="00B04640" w:rsidRDefault="00B04640" w:rsidP="00B04640"/>
    <w:p w14:paraId="0BA2BA08" w14:textId="77777777" w:rsidR="00B04640" w:rsidRDefault="00B04640" w:rsidP="00B04640"/>
    <w:p w14:paraId="0C50AE8B" w14:textId="77777777" w:rsidR="00B04640" w:rsidRDefault="00B04640" w:rsidP="00B04640"/>
    <w:p w14:paraId="7EA60636" w14:textId="77777777" w:rsidR="00B04640" w:rsidRDefault="00B04640" w:rsidP="00B04640"/>
    <w:p w14:paraId="0F7E613F" w14:textId="77777777" w:rsidR="00B04640" w:rsidRDefault="00B04640" w:rsidP="00B04640"/>
    <w:p w14:paraId="143508DD" w14:textId="77777777" w:rsidR="00B04640" w:rsidRDefault="00B04640" w:rsidP="00B04640"/>
    <w:p w14:paraId="44AAFC26" w14:textId="77777777" w:rsidR="00B04640" w:rsidRPr="00B04640" w:rsidRDefault="00B04640" w:rsidP="00B04640"/>
    <w:p w14:paraId="65655C07" w14:textId="77777777" w:rsidR="0091498F" w:rsidRDefault="0091498F">
      <w:pPr>
        <w:pStyle w:val="ResimYazs"/>
        <w:spacing w:after="120"/>
      </w:pPr>
    </w:p>
    <w:p w14:paraId="4A020D32" w14:textId="64677AD7" w:rsidR="00052761" w:rsidRDefault="00316E6B" w:rsidP="00316E6B">
      <w:pPr>
        <w:pStyle w:val="ResimYazs"/>
        <w:keepNext/>
      </w:pPr>
      <w:bookmarkStart w:id="81" w:name="_Toc229383862"/>
      <w:r>
        <w:lastRenderedPageBreak/>
        <w:t xml:space="preserve">Table </w:t>
      </w:r>
      <w:fldSimple w:instr=" SEQ Table \* ARABIC ">
        <w:r w:rsidR="004A22D7">
          <w:rPr>
            <w:noProof/>
          </w:rPr>
          <w:t>15</w:t>
        </w:r>
      </w:fldSimple>
      <w:r w:rsidRPr="002917DA">
        <w:t xml:space="preserve">: Ana API </w:t>
      </w:r>
      <w:proofErr w:type="spellStart"/>
      <w:r w:rsidRPr="002917DA">
        <w:t>Endpoint'leri</w:t>
      </w:r>
      <w:bookmarkEnd w:id="81"/>
      <w:proofErr w:type="spellEnd"/>
    </w:p>
    <w:tbl>
      <w:tblPr>
        <w:tblStyle w:val="AkKlavuz-Vurgu1"/>
        <w:tblW w:w="9072" w:type="dxa"/>
        <w:jc w:val="center"/>
        <w:tblLayout w:type="fixed"/>
        <w:tblLook w:val="04A0" w:firstRow="1" w:lastRow="0" w:firstColumn="1" w:lastColumn="0" w:noHBand="0" w:noVBand="1"/>
      </w:tblPr>
      <w:tblGrid>
        <w:gridCol w:w="1134"/>
        <w:gridCol w:w="2835"/>
        <w:gridCol w:w="3402"/>
        <w:gridCol w:w="1701"/>
      </w:tblGrid>
      <w:tr w:rsidR="00052761" w14:paraId="797D2996" w14:textId="77777777" w:rsidTr="00D208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shd w:val="clear" w:color="auto" w:fill="1F4E78"/>
          </w:tcPr>
          <w:p w14:paraId="4BC10CF5" w14:textId="77777777" w:rsidR="00052761" w:rsidRDefault="0006423C">
            <w:pPr>
              <w:ind w:firstLine="0"/>
            </w:pPr>
            <w:proofErr w:type="spellStart"/>
            <w:r>
              <w:rPr>
                <w:color w:val="FFFFFF"/>
                <w:sz w:val="22"/>
              </w:rPr>
              <w:t>Metot</w:t>
            </w:r>
            <w:proofErr w:type="spellEnd"/>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14:paraId="481AEC05"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URL</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4BDD4D90"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Açıklama</w:t>
            </w:r>
            <w:proofErr w:type="spellEnd"/>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03F56DAD"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Auth</w:t>
            </w:r>
          </w:p>
        </w:tc>
      </w:tr>
      <w:tr w:rsidR="00D20898" w14:paraId="71EA1890" w14:textId="77777777" w:rsidTr="00D208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51B151FB" w14:textId="59EA25AA" w:rsidR="00D20898" w:rsidRPr="00D20898" w:rsidRDefault="00D20898" w:rsidP="00D20898">
            <w:pPr>
              <w:ind w:firstLine="0"/>
              <w:rPr>
                <w:sz w:val="20"/>
                <w:szCs w:val="20"/>
              </w:rPr>
            </w:pPr>
            <w:r w:rsidRPr="00D20898">
              <w:rPr>
                <w:sz w:val="20"/>
                <w:szCs w:val="20"/>
              </w:rPr>
              <w:t xml:space="preserve">POST (UI </w:t>
            </w:r>
            <w:r w:rsidRPr="00D20898">
              <w:rPr>
                <w:rFonts w:ascii="Segoe UI Symbol" w:hAnsi="Segoe UI Symbol" w:cs="Segoe UI Symbol"/>
                <w:sz w:val="20"/>
                <w:szCs w:val="20"/>
              </w:rPr>
              <w:t>➔</w:t>
            </w:r>
            <w:r w:rsidRPr="00D20898">
              <w:rPr>
                <w:sz w:val="20"/>
                <w:szCs w:val="20"/>
              </w:rPr>
              <w:t xml:space="preserve"> Worker)</w:t>
            </w:r>
          </w:p>
        </w:tc>
        <w:tc>
          <w:tcPr>
            <w:tcW w:w="2835" w:type="dxa"/>
            <w:tcBorders>
              <w:top w:val="single" w:sz="4" w:space="0" w:color="7F7F7F"/>
              <w:left w:val="single" w:sz="4" w:space="0" w:color="7F7F7F"/>
              <w:bottom w:val="single" w:sz="4" w:space="0" w:color="7F7F7F"/>
              <w:right w:val="single" w:sz="4" w:space="0" w:color="7F7F7F"/>
            </w:tcBorders>
            <w:vAlign w:val="center"/>
          </w:tcPr>
          <w:p w14:paraId="1AA2F901" w14:textId="4FA3CFD9" w:rsidR="00D20898" w:rsidRPr="00D20898" w:rsidRDefault="0091498F" w:rsidP="00D20898">
            <w:pPr>
              <w:ind w:firstLine="0"/>
              <w:cnfStyle w:val="000000100000" w:firstRow="0" w:lastRow="0" w:firstColumn="0" w:lastColumn="0" w:oddVBand="0" w:evenVBand="0" w:oddHBand="1" w:evenHBand="0" w:firstRowFirstColumn="0" w:firstRowLastColumn="0" w:lastRowFirstColumn="0" w:lastRowLastColumn="0"/>
              <w:rPr>
                <w:sz w:val="20"/>
                <w:szCs w:val="20"/>
              </w:rPr>
            </w:pPr>
            <w:r>
              <w:rPr>
                <w:rFonts w:ascii="Consolas" w:hAnsi="Consolas"/>
                <w:color w:val="D0D0D0"/>
                <w:sz w:val="18"/>
                <w:szCs w:val="18"/>
                <w:shd w:val="clear" w:color="auto" w:fill="3C3C3C"/>
              </w:rPr>
              <w:t>/worker/parse/start</w:t>
            </w:r>
          </w:p>
        </w:tc>
        <w:tc>
          <w:tcPr>
            <w:tcW w:w="3402" w:type="dxa"/>
            <w:tcBorders>
              <w:top w:val="single" w:sz="4" w:space="0" w:color="7F7F7F"/>
              <w:left w:val="single" w:sz="4" w:space="0" w:color="7F7F7F"/>
              <w:bottom w:val="single" w:sz="4" w:space="0" w:color="7F7F7F"/>
              <w:right w:val="single" w:sz="4" w:space="0" w:color="7F7F7F"/>
            </w:tcBorders>
            <w:vAlign w:val="center"/>
          </w:tcPr>
          <w:p w14:paraId="793767A3" w14:textId="0E8E9840" w:rsidR="00D20898" w:rsidRPr="00D20898" w:rsidRDefault="00D20898" w:rsidP="00D20898">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20898">
              <w:rPr>
                <w:sz w:val="20"/>
                <w:szCs w:val="20"/>
              </w:rPr>
              <w:t xml:space="preserve">Yeni </w:t>
            </w:r>
            <w:proofErr w:type="spellStart"/>
            <w:r w:rsidRPr="00D20898">
              <w:rPr>
                <w:sz w:val="20"/>
                <w:szCs w:val="20"/>
              </w:rPr>
              <w:t>bir</w:t>
            </w:r>
            <w:proofErr w:type="spellEnd"/>
            <w:r w:rsidRPr="00D20898">
              <w:rPr>
                <w:sz w:val="20"/>
                <w:szCs w:val="20"/>
              </w:rPr>
              <w:t xml:space="preserve"> CSV </w:t>
            </w:r>
            <w:proofErr w:type="spellStart"/>
            <w:r w:rsidRPr="00D20898">
              <w:rPr>
                <w:sz w:val="20"/>
                <w:szCs w:val="20"/>
              </w:rPr>
              <w:t>dosyasının</w:t>
            </w:r>
            <w:proofErr w:type="spellEnd"/>
            <w:r w:rsidRPr="00D20898">
              <w:rPr>
                <w:sz w:val="20"/>
                <w:szCs w:val="20"/>
              </w:rPr>
              <w:t xml:space="preserve"> </w:t>
            </w:r>
            <w:proofErr w:type="spellStart"/>
            <w:r w:rsidRPr="00D20898">
              <w:rPr>
                <w:sz w:val="20"/>
                <w:szCs w:val="20"/>
              </w:rPr>
              <w:t>okumaya</w:t>
            </w:r>
            <w:proofErr w:type="spellEnd"/>
            <w:r w:rsidRPr="00D20898">
              <w:rPr>
                <w:sz w:val="20"/>
                <w:szCs w:val="20"/>
              </w:rPr>
              <w:t xml:space="preserve"> </w:t>
            </w:r>
            <w:proofErr w:type="spellStart"/>
            <w:r w:rsidRPr="00D20898">
              <w:rPr>
                <w:sz w:val="20"/>
                <w:szCs w:val="20"/>
              </w:rPr>
              <w:t>başlanması</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5D8FD4F8" w14:textId="60284BAF" w:rsidR="00D20898" w:rsidRPr="00D20898" w:rsidRDefault="00D20898" w:rsidP="00D20898">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20898">
              <w:rPr>
                <w:sz w:val="20"/>
                <w:szCs w:val="20"/>
              </w:rPr>
              <w:t>Local</w:t>
            </w:r>
          </w:p>
        </w:tc>
      </w:tr>
      <w:tr w:rsidR="00D20898" w14:paraId="0CF8D680" w14:textId="77777777" w:rsidTr="00D208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3CBD50C9" w14:textId="7D9A8AB4" w:rsidR="00D20898" w:rsidRPr="00D20898" w:rsidRDefault="00D20898" w:rsidP="00D20898">
            <w:pPr>
              <w:ind w:firstLine="0"/>
              <w:rPr>
                <w:sz w:val="20"/>
                <w:szCs w:val="20"/>
              </w:rPr>
            </w:pPr>
            <w:r w:rsidRPr="00D20898">
              <w:rPr>
                <w:sz w:val="20"/>
                <w:szCs w:val="20"/>
              </w:rPr>
              <w:t xml:space="preserve">GET (Worker </w:t>
            </w:r>
            <w:r w:rsidRPr="00D20898">
              <w:rPr>
                <w:rFonts w:ascii="Segoe UI Symbol" w:hAnsi="Segoe UI Symbol" w:cs="Segoe UI Symbol"/>
                <w:sz w:val="20"/>
                <w:szCs w:val="20"/>
              </w:rPr>
              <w:t>➔</w:t>
            </w:r>
            <w:r w:rsidRPr="00D20898">
              <w:rPr>
                <w:sz w:val="20"/>
                <w:szCs w:val="20"/>
              </w:rPr>
              <w:t xml:space="preserve"> UI)</w:t>
            </w:r>
          </w:p>
        </w:tc>
        <w:tc>
          <w:tcPr>
            <w:tcW w:w="2835" w:type="dxa"/>
            <w:tcBorders>
              <w:top w:val="single" w:sz="4" w:space="0" w:color="7F7F7F"/>
              <w:left w:val="single" w:sz="4" w:space="0" w:color="7F7F7F"/>
              <w:bottom w:val="single" w:sz="4" w:space="0" w:color="7F7F7F"/>
              <w:right w:val="single" w:sz="4" w:space="0" w:color="7F7F7F"/>
            </w:tcBorders>
            <w:vAlign w:val="center"/>
          </w:tcPr>
          <w:p w14:paraId="45D10E41" w14:textId="331F5D5F" w:rsidR="00D20898" w:rsidRPr="00D20898" w:rsidRDefault="0091498F" w:rsidP="00D20898">
            <w:pPr>
              <w:ind w:firstLine="0"/>
              <w:cnfStyle w:val="000000010000" w:firstRow="0" w:lastRow="0" w:firstColumn="0" w:lastColumn="0" w:oddVBand="0" w:evenVBand="0" w:oddHBand="0" w:evenHBand="1" w:firstRowFirstColumn="0" w:firstRowLastColumn="0" w:lastRowFirstColumn="0" w:lastRowLastColumn="0"/>
              <w:rPr>
                <w:sz w:val="20"/>
                <w:szCs w:val="20"/>
              </w:rPr>
            </w:pPr>
            <w:r>
              <w:rPr>
                <w:rFonts w:ascii="Consolas" w:hAnsi="Consolas"/>
                <w:color w:val="D0D0D0"/>
                <w:sz w:val="18"/>
                <w:szCs w:val="18"/>
                <w:shd w:val="clear" w:color="auto" w:fill="3C3C3C"/>
              </w:rPr>
              <w:t>/worker/parse/progress</w:t>
            </w:r>
          </w:p>
        </w:tc>
        <w:tc>
          <w:tcPr>
            <w:tcW w:w="3402" w:type="dxa"/>
            <w:tcBorders>
              <w:top w:val="single" w:sz="4" w:space="0" w:color="7F7F7F"/>
              <w:left w:val="single" w:sz="4" w:space="0" w:color="7F7F7F"/>
              <w:bottom w:val="single" w:sz="4" w:space="0" w:color="7F7F7F"/>
              <w:right w:val="single" w:sz="4" w:space="0" w:color="7F7F7F"/>
            </w:tcBorders>
            <w:vAlign w:val="center"/>
          </w:tcPr>
          <w:p w14:paraId="001CA849" w14:textId="63F887CA" w:rsidR="00D20898" w:rsidRPr="00D20898" w:rsidRDefault="00D20898" w:rsidP="00D20898">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20898">
              <w:rPr>
                <w:sz w:val="20"/>
                <w:szCs w:val="20"/>
              </w:rPr>
              <w:t xml:space="preserve">Stream </w:t>
            </w:r>
            <w:proofErr w:type="spellStart"/>
            <w:r w:rsidRPr="00D20898">
              <w:rPr>
                <w:sz w:val="20"/>
                <w:szCs w:val="20"/>
              </w:rPr>
              <w:t>edilen</w:t>
            </w:r>
            <w:proofErr w:type="spellEnd"/>
            <w:r w:rsidRPr="00D20898">
              <w:rPr>
                <w:sz w:val="20"/>
                <w:szCs w:val="20"/>
              </w:rPr>
              <w:t xml:space="preserve"> </w:t>
            </w:r>
            <w:proofErr w:type="spellStart"/>
            <w:r w:rsidRPr="00D20898">
              <w:rPr>
                <w:sz w:val="20"/>
                <w:szCs w:val="20"/>
              </w:rPr>
              <w:t>dosyanın</w:t>
            </w:r>
            <w:proofErr w:type="spellEnd"/>
            <w:r w:rsidRPr="00D20898">
              <w:rPr>
                <w:sz w:val="20"/>
                <w:szCs w:val="20"/>
              </w:rPr>
              <w:t xml:space="preserve"> % </w:t>
            </w:r>
            <w:proofErr w:type="spellStart"/>
            <w:r w:rsidRPr="00D20898">
              <w:rPr>
                <w:sz w:val="20"/>
                <w:szCs w:val="20"/>
              </w:rPr>
              <w:t>ilerleme</w:t>
            </w:r>
            <w:proofErr w:type="spellEnd"/>
            <w:r w:rsidRPr="00D20898">
              <w:rPr>
                <w:sz w:val="20"/>
                <w:szCs w:val="20"/>
              </w:rPr>
              <w:t xml:space="preserve"> </w:t>
            </w:r>
            <w:proofErr w:type="spellStart"/>
            <w:r w:rsidRPr="00D20898">
              <w:rPr>
                <w:sz w:val="20"/>
                <w:szCs w:val="20"/>
              </w:rPr>
              <w:t>durumunun</w:t>
            </w:r>
            <w:proofErr w:type="spellEnd"/>
            <w:r w:rsidRPr="00D20898">
              <w:rPr>
                <w:sz w:val="20"/>
                <w:szCs w:val="20"/>
              </w:rPr>
              <w:t xml:space="preserve"> </w:t>
            </w:r>
            <w:proofErr w:type="spellStart"/>
            <w:r w:rsidRPr="00D20898">
              <w:rPr>
                <w:sz w:val="20"/>
                <w:szCs w:val="20"/>
              </w:rPr>
              <w:t>dönmesi</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6670B5BC" w14:textId="16C434BD" w:rsidR="00D20898" w:rsidRPr="00D20898" w:rsidRDefault="00D20898" w:rsidP="00D20898">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20898">
              <w:rPr>
                <w:sz w:val="20"/>
                <w:szCs w:val="20"/>
              </w:rPr>
              <w:t>Local</w:t>
            </w:r>
          </w:p>
        </w:tc>
      </w:tr>
      <w:tr w:rsidR="00D20898" w14:paraId="41391F13" w14:textId="77777777" w:rsidTr="00D208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4149AF43" w14:textId="18987802" w:rsidR="00D20898" w:rsidRPr="00D20898" w:rsidRDefault="00D20898" w:rsidP="00D20898">
            <w:pPr>
              <w:ind w:firstLine="0"/>
              <w:rPr>
                <w:sz w:val="20"/>
                <w:szCs w:val="20"/>
              </w:rPr>
            </w:pPr>
            <w:r w:rsidRPr="00D20898">
              <w:rPr>
                <w:sz w:val="20"/>
                <w:szCs w:val="20"/>
              </w:rPr>
              <w:t xml:space="preserve">GET (Worker </w:t>
            </w:r>
            <w:r w:rsidRPr="00D20898">
              <w:rPr>
                <w:rFonts w:ascii="Segoe UI Symbol" w:hAnsi="Segoe UI Symbol" w:cs="Segoe UI Symbol"/>
                <w:sz w:val="20"/>
                <w:szCs w:val="20"/>
              </w:rPr>
              <w:t>➔</w:t>
            </w:r>
            <w:r w:rsidRPr="00D20898">
              <w:rPr>
                <w:sz w:val="20"/>
                <w:szCs w:val="20"/>
              </w:rPr>
              <w:t xml:space="preserve"> UI)</w:t>
            </w:r>
          </w:p>
        </w:tc>
        <w:tc>
          <w:tcPr>
            <w:tcW w:w="2835" w:type="dxa"/>
            <w:tcBorders>
              <w:top w:val="single" w:sz="4" w:space="0" w:color="7F7F7F"/>
              <w:left w:val="single" w:sz="4" w:space="0" w:color="7F7F7F"/>
              <w:bottom w:val="single" w:sz="4" w:space="0" w:color="7F7F7F"/>
              <w:right w:val="single" w:sz="4" w:space="0" w:color="7F7F7F"/>
            </w:tcBorders>
            <w:vAlign w:val="center"/>
          </w:tcPr>
          <w:p w14:paraId="42D5711C" w14:textId="2FC6BE89" w:rsidR="00D20898" w:rsidRPr="00D20898" w:rsidRDefault="0091498F" w:rsidP="00D20898">
            <w:pPr>
              <w:ind w:firstLine="0"/>
              <w:cnfStyle w:val="000000100000" w:firstRow="0" w:lastRow="0" w:firstColumn="0" w:lastColumn="0" w:oddVBand="0" w:evenVBand="0" w:oddHBand="1" w:evenHBand="0" w:firstRowFirstColumn="0" w:firstRowLastColumn="0" w:lastRowFirstColumn="0" w:lastRowLastColumn="0"/>
              <w:rPr>
                <w:sz w:val="20"/>
                <w:szCs w:val="20"/>
              </w:rPr>
            </w:pPr>
            <w:r>
              <w:rPr>
                <w:rFonts w:ascii="Consolas" w:hAnsi="Consolas"/>
                <w:color w:val="D0D0D0"/>
                <w:sz w:val="18"/>
                <w:szCs w:val="18"/>
                <w:shd w:val="clear" w:color="auto" w:fill="3C3C3C"/>
              </w:rPr>
              <w:t>/worker/parse/progress</w:t>
            </w:r>
          </w:p>
        </w:tc>
        <w:tc>
          <w:tcPr>
            <w:tcW w:w="3402" w:type="dxa"/>
            <w:tcBorders>
              <w:top w:val="single" w:sz="4" w:space="0" w:color="7F7F7F"/>
              <w:left w:val="single" w:sz="4" w:space="0" w:color="7F7F7F"/>
              <w:bottom w:val="single" w:sz="4" w:space="0" w:color="7F7F7F"/>
              <w:right w:val="single" w:sz="4" w:space="0" w:color="7F7F7F"/>
            </w:tcBorders>
            <w:vAlign w:val="center"/>
          </w:tcPr>
          <w:p w14:paraId="11611BDD" w14:textId="23C744D3" w:rsidR="00D20898" w:rsidRPr="00D20898" w:rsidRDefault="00D20898" w:rsidP="00D20898">
            <w:pPr>
              <w:ind w:firstLine="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D20898">
              <w:rPr>
                <w:sz w:val="20"/>
                <w:szCs w:val="20"/>
              </w:rPr>
              <w:t>İşlem</w:t>
            </w:r>
            <w:proofErr w:type="spellEnd"/>
            <w:r w:rsidRPr="00D20898">
              <w:rPr>
                <w:sz w:val="20"/>
                <w:szCs w:val="20"/>
              </w:rPr>
              <w:t xml:space="preserve"> </w:t>
            </w:r>
            <w:proofErr w:type="spellStart"/>
            <w:r w:rsidRPr="00D20898">
              <w:rPr>
                <w:sz w:val="20"/>
                <w:szCs w:val="20"/>
              </w:rPr>
              <w:t>bitimi</w:t>
            </w:r>
            <w:proofErr w:type="spellEnd"/>
            <w:r w:rsidRPr="00D20898">
              <w:rPr>
                <w:sz w:val="20"/>
                <w:szCs w:val="20"/>
              </w:rPr>
              <w:t xml:space="preserve"> </w:t>
            </w:r>
            <w:proofErr w:type="spellStart"/>
            <w:r w:rsidRPr="00D20898">
              <w:rPr>
                <w:sz w:val="20"/>
                <w:szCs w:val="20"/>
              </w:rPr>
              <w:t>ve</w:t>
            </w:r>
            <w:proofErr w:type="spellEnd"/>
            <w:r w:rsidRPr="00D20898">
              <w:rPr>
                <w:sz w:val="20"/>
                <w:szCs w:val="20"/>
              </w:rPr>
              <w:t xml:space="preserve"> 100K+ </w:t>
            </w:r>
            <w:proofErr w:type="spellStart"/>
            <w:r w:rsidRPr="00D20898">
              <w:rPr>
                <w:sz w:val="20"/>
                <w:szCs w:val="20"/>
              </w:rPr>
              <w:t>satırlık</w:t>
            </w:r>
            <w:proofErr w:type="spellEnd"/>
            <w:r w:rsidRPr="00D20898">
              <w:rPr>
                <w:sz w:val="20"/>
                <w:szCs w:val="20"/>
              </w:rPr>
              <w:t xml:space="preserve"> JSON </w:t>
            </w:r>
            <w:proofErr w:type="spellStart"/>
            <w:r w:rsidRPr="00D20898">
              <w:rPr>
                <w:sz w:val="20"/>
                <w:szCs w:val="20"/>
              </w:rPr>
              <w:t>array'in</w:t>
            </w:r>
            <w:proofErr w:type="spellEnd"/>
            <w:r w:rsidRPr="00D20898">
              <w:rPr>
                <w:sz w:val="20"/>
                <w:szCs w:val="20"/>
              </w:rPr>
              <w:t xml:space="preserve"> </w:t>
            </w:r>
            <w:proofErr w:type="spellStart"/>
            <w:r w:rsidRPr="00D20898">
              <w:rPr>
                <w:sz w:val="20"/>
                <w:szCs w:val="20"/>
              </w:rPr>
              <w:t>UI'a</w:t>
            </w:r>
            <w:proofErr w:type="spellEnd"/>
            <w:r w:rsidRPr="00D20898">
              <w:rPr>
                <w:sz w:val="20"/>
                <w:szCs w:val="20"/>
              </w:rPr>
              <w:t xml:space="preserve"> </w:t>
            </w:r>
            <w:proofErr w:type="spellStart"/>
            <w:r w:rsidRPr="00D20898">
              <w:rPr>
                <w:sz w:val="20"/>
                <w:szCs w:val="20"/>
              </w:rPr>
              <w:t>dönmesi</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557694D9" w14:textId="034160A6" w:rsidR="00D20898" w:rsidRPr="00D20898" w:rsidRDefault="00D20898" w:rsidP="00D20898">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20898">
              <w:rPr>
                <w:sz w:val="20"/>
                <w:szCs w:val="20"/>
              </w:rPr>
              <w:t>Local</w:t>
            </w:r>
          </w:p>
        </w:tc>
      </w:tr>
      <w:tr w:rsidR="00D20898" w14:paraId="5E72D2BA" w14:textId="77777777" w:rsidTr="00D208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4769F85D" w14:textId="7F6CDF18" w:rsidR="00D20898" w:rsidRPr="00D20898" w:rsidRDefault="00D20898" w:rsidP="00D20898">
            <w:pPr>
              <w:ind w:firstLine="0"/>
              <w:rPr>
                <w:sz w:val="20"/>
                <w:szCs w:val="20"/>
              </w:rPr>
            </w:pPr>
            <w:r w:rsidRPr="00D20898">
              <w:rPr>
                <w:sz w:val="20"/>
                <w:szCs w:val="20"/>
              </w:rPr>
              <w:t xml:space="preserve">GET (Worker </w:t>
            </w:r>
            <w:r w:rsidRPr="00D20898">
              <w:rPr>
                <w:rFonts w:ascii="Segoe UI Symbol" w:hAnsi="Segoe UI Symbol" w:cs="Segoe UI Symbol"/>
                <w:sz w:val="20"/>
                <w:szCs w:val="20"/>
              </w:rPr>
              <w:t>➔</w:t>
            </w:r>
            <w:r w:rsidRPr="00D20898">
              <w:rPr>
                <w:sz w:val="20"/>
                <w:szCs w:val="20"/>
              </w:rPr>
              <w:t xml:space="preserve"> UI)</w:t>
            </w:r>
          </w:p>
        </w:tc>
        <w:tc>
          <w:tcPr>
            <w:tcW w:w="2835" w:type="dxa"/>
            <w:tcBorders>
              <w:top w:val="single" w:sz="4" w:space="0" w:color="7F7F7F"/>
              <w:left w:val="single" w:sz="4" w:space="0" w:color="7F7F7F"/>
              <w:bottom w:val="single" w:sz="4" w:space="0" w:color="7F7F7F"/>
              <w:right w:val="single" w:sz="4" w:space="0" w:color="7F7F7F"/>
            </w:tcBorders>
            <w:vAlign w:val="center"/>
          </w:tcPr>
          <w:p w14:paraId="4769E72B" w14:textId="1465484E" w:rsidR="00D20898" w:rsidRPr="00D20898" w:rsidRDefault="0091498F" w:rsidP="00D20898">
            <w:pPr>
              <w:ind w:firstLine="0"/>
              <w:cnfStyle w:val="000000010000" w:firstRow="0" w:lastRow="0" w:firstColumn="0" w:lastColumn="0" w:oddVBand="0" w:evenVBand="0" w:oddHBand="0" w:evenHBand="1" w:firstRowFirstColumn="0" w:firstRowLastColumn="0" w:lastRowFirstColumn="0" w:lastRowLastColumn="0"/>
              <w:rPr>
                <w:sz w:val="20"/>
                <w:szCs w:val="20"/>
              </w:rPr>
            </w:pPr>
            <w:r>
              <w:rPr>
                <w:rFonts w:ascii="Consolas" w:hAnsi="Consolas"/>
                <w:color w:val="D0D0D0"/>
                <w:sz w:val="18"/>
                <w:szCs w:val="18"/>
                <w:shd w:val="clear" w:color="auto" w:fill="3C3C3C"/>
              </w:rPr>
              <w:t>/worker/parse/progress</w:t>
            </w:r>
          </w:p>
        </w:tc>
        <w:tc>
          <w:tcPr>
            <w:tcW w:w="3402" w:type="dxa"/>
            <w:tcBorders>
              <w:top w:val="single" w:sz="4" w:space="0" w:color="7F7F7F"/>
              <w:left w:val="single" w:sz="4" w:space="0" w:color="7F7F7F"/>
              <w:bottom w:val="single" w:sz="4" w:space="0" w:color="7F7F7F"/>
              <w:right w:val="single" w:sz="4" w:space="0" w:color="7F7F7F"/>
            </w:tcBorders>
            <w:vAlign w:val="center"/>
          </w:tcPr>
          <w:p w14:paraId="44D63F3A" w14:textId="641C771B" w:rsidR="00D20898" w:rsidRPr="00D20898" w:rsidRDefault="00D20898" w:rsidP="00D20898">
            <w:pPr>
              <w:ind w:firstLine="0"/>
              <w:cnfStyle w:val="000000010000" w:firstRow="0" w:lastRow="0" w:firstColumn="0" w:lastColumn="0" w:oddVBand="0" w:evenVBand="0" w:oddHBand="0" w:evenHBand="1" w:firstRowFirstColumn="0" w:firstRowLastColumn="0" w:lastRowFirstColumn="0" w:lastRowLastColumn="0"/>
              <w:rPr>
                <w:sz w:val="20"/>
                <w:szCs w:val="20"/>
              </w:rPr>
            </w:pPr>
            <w:proofErr w:type="spellStart"/>
            <w:r w:rsidRPr="00D20898">
              <w:rPr>
                <w:sz w:val="20"/>
                <w:szCs w:val="20"/>
              </w:rPr>
              <w:t>Yanlış</w:t>
            </w:r>
            <w:proofErr w:type="spellEnd"/>
            <w:r w:rsidRPr="00D20898">
              <w:rPr>
                <w:sz w:val="20"/>
                <w:szCs w:val="20"/>
              </w:rPr>
              <w:t xml:space="preserve"> tip (Örn: PDF) </w:t>
            </w:r>
            <w:proofErr w:type="spellStart"/>
            <w:r w:rsidRPr="00D20898">
              <w:rPr>
                <w:sz w:val="20"/>
                <w:szCs w:val="20"/>
              </w:rPr>
              <w:t>veya</w:t>
            </w:r>
            <w:proofErr w:type="spellEnd"/>
            <w:r w:rsidRPr="00D20898">
              <w:rPr>
                <w:sz w:val="20"/>
                <w:szCs w:val="20"/>
              </w:rPr>
              <w:t xml:space="preserve"> </w:t>
            </w:r>
            <w:proofErr w:type="spellStart"/>
            <w:r w:rsidRPr="00D20898">
              <w:rPr>
                <w:sz w:val="20"/>
                <w:szCs w:val="20"/>
              </w:rPr>
              <w:t>bozuk</w:t>
            </w:r>
            <w:proofErr w:type="spellEnd"/>
            <w:r w:rsidRPr="00D20898">
              <w:rPr>
                <w:sz w:val="20"/>
                <w:szCs w:val="20"/>
              </w:rPr>
              <w:t xml:space="preserve"> </w:t>
            </w:r>
            <w:proofErr w:type="spellStart"/>
            <w:r w:rsidRPr="00D20898">
              <w:rPr>
                <w:sz w:val="20"/>
                <w:szCs w:val="20"/>
              </w:rPr>
              <w:t>dosya</w:t>
            </w:r>
            <w:proofErr w:type="spellEnd"/>
            <w:r w:rsidRPr="00D20898">
              <w:rPr>
                <w:sz w:val="20"/>
                <w:szCs w:val="20"/>
              </w:rPr>
              <w:t xml:space="preserve"> </w:t>
            </w:r>
            <w:proofErr w:type="spellStart"/>
            <w:r w:rsidRPr="00D20898">
              <w:rPr>
                <w:sz w:val="20"/>
                <w:szCs w:val="20"/>
              </w:rPr>
              <w:t>formatı</w:t>
            </w:r>
            <w:proofErr w:type="spellEnd"/>
            <w:r w:rsidRPr="00D20898">
              <w:rPr>
                <w:sz w:val="20"/>
                <w:szCs w:val="20"/>
              </w:rPr>
              <w:t xml:space="preserve"> </w:t>
            </w:r>
            <w:proofErr w:type="spellStart"/>
            <w:r w:rsidRPr="00D20898">
              <w:rPr>
                <w:sz w:val="20"/>
                <w:szCs w:val="20"/>
              </w:rPr>
              <w:t>hatası</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6A446F68" w14:textId="5EA2B69D" w:rsidR="00D20898" w:rsidRPr="00D20898" w:rsidRDefault="00D20898" w:rsidP="00D20898">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20898">
              <w:rPr>
                <w:sz w:val="20"/>
                <w:szCs w:val="20"/>
              </w:rPr>
              <w:t>Local</w:t>
            </w:r>
          </w:p>
        </w:tc>
      </w:tr>
      <w:tr w:rsidR="0091498F" w14:paraId="097B173E" w14:textId="77777777" w:rsidTr="008D6F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760B23A0" w14:textId="19AF5BEA" w:rsidR="0091498F" w:rsidRPr="00D20898" w:rsidRDefault="0091498F" w:rsidP="0091498F">
            <w:pPr>
              <w:ind w:firstLine="0"/>
              <w:rPr>
                <w:sz w:val="20"/>
                <w:szCs w:val="20"/>
              </w:rPr>
            </w:pPr>
            <w:r w:rsidRPr="00D20898">
              <w:rPr>
                <w:sz w:val="20"/>
                <w:szCs w:val="20"/>
              </w:rPr>
              <w:t xml:space="preserve">POST (UI </w:t>
            </w:r>
            <w:r w:rsidRPr="00D20898">
              <w:rPr>
                <w:rFonts w:ascii="Segoe UI Symbol" w:hAnsi="Segoe UI Symbol" w:cs="Segoe UI Symbol"/>
                <w:sz w:val="20"/>
                <w:szCs w:val="20"/>
              </w:rPr>
              <w:t>➔</w:t>
            </w:r>
            <w:r w:rsidRPr="00D20898">
              <w:rPr>
                <w:sz w:val="20"/>
                <w:szCs w:val="20"/>
              </w:rPr>
              <w:t xml:space="preserve"> Worker)</w:t>
            </w:r>
          </w:p>
        </w:tc>
        <w:tc>
          <w:tcPr>
            <w:tcW w:w="2835" w:type="dxa"/>
            <w:tcBorders>
              <w:top w:val="single" w:sz="4" w:space="0" w:color="7F7F7F"/>
              <w:left w:val="single" w:sz="4" w:space="0" w:color="7F7F7F"/>
              <w:bottom w:val="single" w:sz="4" w:space="0" w:color="7F7F7F"/>
              <w:right w:val="single" w:sz="4" w:space="0" w:color="7F7F7F"/>
            </w:tcBorders>
          </w:tcPr>
          <w:p w14:paraId="2462AD35" w14:textId="752BD89C" w:rsidR="0091498F" w:rsidRPr="00D20898" w:rsidRDefault="0091498F" w:rsidP="009149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763A0A">
              <w:rPr>
                <w:rFonts w:ascii="Consolas" w:hAnsi="Consolas"/>
                <w:color w:val="D0D0D0"/>
                <w:sz w:val="18"/>
                <w:szCs w:val="18"/>
                <w:shd w:val="clear" w:color="auto" w:fill="3C3C3C"/>
              </w:rPr>
              <w:t>/worker/parse/progress</w:t>
            </w:r>
          </w:p>
        </w:tc>
        <w:tc>
          <w:tcPr>
            <w:tcW w:w="3402" w:type="dxa"/>
            <w:tcBorders>
              <w:top w:val="single" w:sz="4" w:space="0" w:color="7F7F7F"/>
              <w:left w:val="single" w:sz="4" w:space="0" w:color="7F7F7F"/>
              <w:bottom w:val="single" w:sz="4" w:space="0" w:color="7F7F7F"/>
              <w:right w:val="single" w:sz="4" w:space="0" w:color="7F7F7F"/>
            </w:tcBorders>
            <w:vAlign w:val="center"/>
          </w:tcPr>
          <w:p w14:paraId="789B9C4C" w14:textId="209E009A" w:rsidR="0091498F" w:rsidRPr="00D20898" w:rsidRDefault="0091498F" w:rsidP="009149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20898">
              <w:rPr>
                <w:sz w:val="20"/>
                <w:szCs w:val="20"/>
              </w:rPr>
              <w:t xml:space="preserve">Kolon </w:t>
            </w:r>
            <w:proofErr w:type="spellStart"/>
            <w:r w:rsidRPr="00D20898">
              <w:rPr>
                <w:sz w:val="20"/>
                <w:szCs w:val="20"/>
              </w:rPr>
              <w:t>bazlı</w:t>
            </w:r>
            <w:proofErr w:type="spellEnd"/>
            <w:r w:rsidRPr="00D20898">
              <w:rPr>
                <w:sz w:val="20"/>
                <w:szCs w:val="20"/>
              </w:rPr>
              <w:t xml:space="preserve"> </w:t>
            </w:r>
            <w:proofErr w:type="spellStart"/>
            <w:r w:rsidRPr="00D20898">
              <w:rPr>
                <w:sz w:val="20"/>
                <w:szCs w:val="20"/>
              </w:rPr>
              <w:t>istatistik</w:t>
            </w:r>
            <w:proofErr w:type="spellEnd"/>
            <w:r w:rsidRPr="00D20898">
              <w:rPr>
                <w:sz w:val="20"/>
                <w:szCs w:val="20"/>
              </w:rPr>
              <w:t xml:space="preserve"> </w:t>
            </w:r>
            <w:proofErr w:type="spellStart"/>
            <w:r w:rsidRPr="00D20898">
              <w:rPr>
                <w:sz w:val="20"/>
                <w:szCs w:val="20"/>
              </w:rPr>
              <w:t>hesaplama</w:t>
            </w:r>
            <w:proofErr w:type="spellEnd"/>
            <w:r w:rsidRPr="00D20898">
              <w:rPr>
                <w:sz w:val="20"/>
                <w:szCs w:val="20"/>
              </w:rPr>
              <w:t xml:space="preserve"> </w:t>
            </w:r>
            <w:proofErr w:type="spellStart"/>
            <w:r w:rsidRPr="00D20898">
              <w:rPr>
                <w:sz w:val="20"/>
                <w:szCs w:val="20"/>
              </w:rPr>
              <w:t>isteği</w:t>
            </w:r>
            <w:proofErr w:type="spellEnd"/>
            <w:r w:rsidRPr="00D20898">
              <w:rPr>
                <w:sz w:val="20"/>
                <w:szCs w:val="20"/>
              </w:rPr>
              <w:t xml:space="preserve"> (Main </w:t>
            </w:r>
            <w:proofErr w:type="spellStart"/>
            <w:r w:rsidRPr="00D20898">
              <w:rPr>
                <w:sz w:val="20"/>
                <w:szCs w:val="20"/>
              </w:rPr>
              <w:t>thread'den</w:t>
            </w:r>
            <w:proofErr w:type="spellEnd"/>
            <w:r w:rsidRPr="00D20898">
              <w:rPr>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04C80BD8" w14:textId="0960C426" w:rsidR="0091498F" w:rsidRPr="00D20898" w:rsidRDefault="0091498F" w:rsidP="009149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20898">
              <w:rPr>
                <w:sz w:val="20"/>
                <w:szCs w:val="20"/>
              </w:rPr>
              <w:t>Local</w:t>
            </w:r>
          </w:p>
        </w:tc>
      </w:tr>
      <w:tr w:rsidR="0091498F" w14:paraId="3CC6512F" w14:textId="77777777" w:rsidTr="008D6F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52375AB9" w14:textId="38914CE0" w:rsidR="0091498F" w:rsidRPr="00D20898" w:rsidRDefault="0091498F" w:rsidP="0091498F">
            <w:pPr>
              <w:ind w:firstLine="0"/>
              <w:rPr>
                <w:sz w:val="20"/>
                <w:szCs w:val="20"/>
              </w:rPr>
            </w:pPr>
            <w:r w:rsidRPr="00D20898">
              <w:rPr>
                <w:sz w:val="20"/>
                <w:szCs w:val="20"/>
              </w:rPr>
              <w:t xml:space="preserve">GET (Worker </w:t>
            </w:r>
            <w:r w:rsidRPr="00D20898">
              <w:rPr>
                <w:rFonts w:ascii="Segoe UI Symbol" w:hAnsi="Segoe UI Symbol" w:cs="Segoe UI Symbol"/>
                <w:sz w:val="20"/>
                <w:szCs w:val="20"/>
              </w:rPr>
              <w:t>➔</w:t>
            </w:r>
            <w:r w:rsidRPr="00D20898">
              <w:rPr>
                <w:sz w:val="20"/>
                <w:szCs w:val="20"/>
              </w:rPr>
              <w:t xml:space="preserve"> UI)</w:t>
            </w:r>
          </w:p>
        </w:tc>
        <w:tc>
          <w:tcPr>
            <w:tcW w:w="2835" w:type="dxa"/>
            <w:tcBorders>
              <w:top w:val="single" w:sz="4" w:space="0" w:color="7F7F7F"/>
              <w:left w:val="single" w:sz="4" w:space="0" w:color="7F7F7F"/>
              <w:bottom w:val="single" w:sz="4" w:space="0" w:color="7F7F7F"/>
              <w:right w:val="single" w:sz="4" w:space="0" w:color="7F7F7F"/>
            </w:tcBorders>
          </w:tcPr>
          <w:p w14:paraId="30A043B3" w14:textId="647B5042" w:rsidR="0091498F" w:rsidRPr="00D20898" w:rsidRDefault="0091498F" w:rsidP="0091498F">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763A0A">
              <w:rPr>
                <w:rFonts w:ascii="Consolas" w:hAnsi="Consolas"/>
                <w:color w:val="D0D0D0"/>
                <w:sz w:val="18"/>
                <w:szCs w:val="18"/>
                <w:shd w:val="clear" w:color="auto" w:fill="3C3C3C"/>
              </w:rPr>
              <w:t>/worker/parse/progress</w:t>
            </w:r>
          </w:p>
        </w:tc>
        <w:tc>
          <w:tcPr>
            <w:tcW w:w="3402" w:type="dxa"/>
            <w:tcBorders>
              <w:top w:val="single" w:sz="4" w:space="0" w:color="7F7F7F"/>
              <w:left w:val="single" w:sz="4" w:space="0" w:color="7F7F7F"/>
              <w:bottom w:val="single" w:sz="4" w:space="0" w:color="7F7F7F"/>
              <w:right w:val="single" w:sz="4" w:space="0" w:color="7F7F7F"/>
            </w:tcBorders>
            <w:vAlign w:val="center"/>
          </w:tcPr>
          <w:p w14:paraId="0F51F15D" w14:textId="0B7464A8" w:rsidR="0091498F" w:rsidRPr="00D20898" w:rsidRDefault="0091498F" w:rsidP="0091498F">
            <w:pPr>
              <w:ind w:firstLine="0"/>
              <w:cnfStyle w:val="000000010000" w:firstRow="0" w:lastRow="0" w:firstColumn="0" w:lastColumn="0" w:oddVBand="0" w:evenVBand="0" w:oddHBand="0" w:evenHBand="1" w:firstRowFirstColumn="0" w:firstRowLastColumn="0" w:lastRowFirstColumn="0" w:lastRowLastColumn="0"/>
              <w:rPr>
                <w:sz w:val="20"/>
                <w:szCs w:val="20"/>
              </w:rPr>
            </w:pPr>
            <w:proofErr w:type="spellStart"/>
            <w:r w:rsidRPr="00D20898">
              <w:rPr>
                <w:sz w:val="20"/>
                <w:szCs w:val="20"/>
              </w:rPr>
              <w:t>Hesaplanmış</w:t>
            </w:r>
            <w:proofErr w:type="spellEnd"/>
            <w:r w:rsidRPr="00D20898">
              <w:rPr>
                <w:sz w:val="20"/>
                <w:szCs w:val="20"/>
              </w:rPr>
              <w:t xml:space="preserve"> Min, Max, Avg, Median </w:t>
            </w:r>
            <w:proofErr w:type="spellStart"/>
            <w:r w:rsidRPr="00D20898">
              <w:rPr>
                <w:sz w:val="20"/>
                <w:szCs w:val="20"/>
              </w:rPr>
              <w:t>sonuçlarının</w:t>
            </w:r>
            <w:proofErr w:type="spellEnd"/>
            <w:r w:rsidRPr="00D20898">
              <w:rPr>
                <w:sz w:val="20"/>
                <w:szCs w:val="20"/>
              </w:rPr>
              <w:t xml:space="preserve"> </w:t>
            </w:r>
            <w:proofErr w:type="spellStart"/>
            <w:r w:rsidRPr="00D20898">
              <w:rPr>
                <w:sz w:val="20"/>
                <w:szCs w:val="20"/>
              </w:rPr>
              <w:t>dönmesi</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55A52D43" w14:textId="1DF4C0F0" w:rsidR="0091498F" w:rsidRPr="00D20898" w:rsidRDefault="0091498F" w:rsidP="0091498F">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20898">
              <w:rPr>
                <w:sz w:val="20"/>
                <w:szCs w:val="20"/>
              </w:rPr>
              <w:t>Local</w:t>
            </w:r>
          </w:p>
        </w:tc>
      </w:tr>
      <w:tr w:rsidR="0091498F" w14:paraId="7BBF088D" w14:textId="77777777" w:rsidTr="008D6F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1F255CDB" w14:textId="2DC0F8FF" w:rsidR="0091498F" w:rsidRPr="00D20898" w:rsidRDefault="0091498F" w:rsidP="0091498F">
            <w:pPr>
              <w:ind w:firstLine="0"/>
              <w:rPr>
                <w:sz w:val="20"/>
                <w:szCs w:val="20"/>
              </w:rPr>
            </w:pPr>
            <w:r w:rsidRPr="00D20898">
              <w:rPr>
                <w:sz w:val="20"/>
                <w:szCs w:val="20"/>
              </w:rPr>
              <w:t xml:space="preserve">DELETE (UI </w:t>
            </w:r>
            <w:r w:rsidRPr="00D20898">
              <w:rPr>
                <w:rFonts w:ascii="Segoe UI Symbol" w:hAnsi="Segoe UI Symbol" w:cs="Segoe UI Symbol"/>
                <w:sz w:val="20"/>
                <w:szCs w:val="20"/>
              </w:rPr>
              <w:t>➔</w:t>
            </w:r>
            <w:r w:rsidRPr="00D20898">
              <w:rPr>
                <w:sz w:val="20"/>
                <w:szCs w:val="20"/>
              </w:rPr>
              <w:t xml:space="preserve"> Worker)</w:t>
            </w:r>
          </w:p>
        </w:tc>
        <w:tc>
          <w:tcPr>
            <w:tcW w:w="2835" w:type="dxa"/>
            <w:tcBorders>
              <w:top w:val="single" w:sz="4" w:space="0" w:color="7F7F7F"/>
              <w:left w:val="single" w:sz="4" w:space="0" w:color="7F7F7F"/>
              <w:bottom w:val="single" w:sz="4" w:space="0" w:color="7F7F7F"/>
              <w:right w:val="single" w:sz="4" w:space="0" w:color="7F7F7F"/>
            </w:tcBorders>
          </w:tcPr>
          <w:p w14:paraId="7767FCCC" w14:textId="723632E5" w:rsidR="0091498F" w:rsidRPr="00D20898" w:rsidRDefault="0091498F" w:rsidP="009149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763A0A">
              <w:rPr>
                <w:rFonts w:ascii="Consolas" w:hAnsi="Consolas"/>
                <w:color w:val="D0D0D0"/>
                <w:sz w:val="18"/>
                <w:szCs w:val="18"/>
                <w:shd w:val="clear" w:color="auto" w:fill="3C3C3C"/>
              </w:rPr>
              <w:t>/worker/parse/progress</w:t>
            </w:r>
          </w:p>
        </w:tc>
        <w:tc>
          <w:tcPr>
            <w:tcW w:w="3402" w:type="dxa"/>
            <w:tcBorders>
              <w:top w:val="single" w:sz="4" w:space="0" w:color="7F7F7F"/>
              <w:left w:val="single" w:sz="4" w:space="0" w:color="7F7F7F"/>
              <w:bottom w:val="single" w:sz="4" w:space="0" w:color="7F7F7F"/>
              <w:right w:val="single" w:sz="4" w:space="0" w:color="7F7F7F"/>
            </w:tcBorders>
            <w:vAlign w:val="center"/>
          </w:tcPr>
          <w:p w14:paraId="6B5A03A3" w14:textId="284ED7AF" w:rsidR="0091498F" w:rsidRPr="00D20898" w:rsidRDefault="0091498F" w:rsidP="0091498F">
            <w:pPr>
              <w:ind w:firstLine="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D20898">
              <w:rPr>
                <w:sz w:val="20"/>
                <w:szCs w:val="20"/>
              </w:rPr>
              <w:t>Kullanıcının</w:t>
            </w:r>
            <w:proofErr w:type="spellEnd"/>
            <w:r w:rsidRPr="00D20898">
              <w:rPr>
                <w:sz w:val="20"/>
                <w:szCs w:val="20"/>
              </w:rPr>
              <w:t xml:space="preserve"> </w:t>
            </w:r>
            <w:proofErr w:type="spellStart"/>
            <w:r w:rsidRPr="00D20898">
              <w:rPr>
                <w:sz w:val="20"/>
                <w:szCs w:val="20"/>
              </w:rPr>
              <w:t>uzun</w:t>
            </w:r>
            <w:proofErr w:type="spellEnd"/>
            <w:r w:rsidRPr="00D20898">
              <w:rPr>
                <w:sz w:val="20"/>
                <w:szCs w:val="20"/>
              </w:rPr>
              <w:t xml:space="preserve"> </w:t>
            </w:r>
            <w:proofErr w:type="spellStart"/>
            <w:r w:rsidRPr="00D20898">
              <w:rPr>
                <w:sz w:val="20"/>
                <w:szCs w:val="20"/>
              </w:rPr>
              <w:t>süren</w:t>
            </w:r>
            <w:proofErr w:type="spellEnd"/>
            <w:r w:rsidRPr="00D20898">
              <w:rPr>
                <w:sz w:val="20"/>
                <w:szCs w:val="20"/>
              </w:rPr>
              <w:t xml:space="preserve"> </w:t>
            </w:r>
            <w:proofErr w:type="spellStart"/>
            <w:r w:rsidRPr="00D20898">
              <w:rPr>
                <w:sz w:val="20"/>
                <w:szCs w:val="20"/>
              </w:rPr>
              <w:t>işlemi</w:t>
            </w:r>
            <w:proofErr w:type="spellEnd"/>
            <w:r w:rsidRPr="00D20898">
              <w:rPr>
                <w:sz w:val="20"/>
                <w:szCs w:val="20"/>
              </w:rPr>
              <w:t xml:space="preserve"> </w:t>
            </w:r>
            <w:proofErr w:type="spellStart"/>
            <w:r w:rsidRPr="00D20898">
              <w:rPr>
                <w:sz w:val="20"/>
                <w:szCs w:val="20"/>
              </w:rPr>
              <w:t>zorla</w:t>
            </w:r>
            <w:proofErr w:type="spellEnd"/>
            <w:r w:rsidRPr="00D20898">
              <w:rPr>
                <w:sz w:val="20"/>
                <w:szCs w:val="20"/>
              </w:rPr>
              <w:t xml:space="preserve"> </w:t>
            </w:r>
            <w:proofErr w:type="spellStart"/>
            <w:r w:rsidRPr="00D20898">
              <w:rPr>
                <w:sz w:val="20"/>
                <w:szCs w:val="20"/>
              </w:rPr>
              <w:t>iptal</w:t>
            </w:r>
            <w:proofErr w:type="spellEnd"/>
            <w:r w:rsidRPr="00D20898">
              <w:rPr>
                <w:sz w:val="20"/>
                <w:szCs w:val="20"/>
              </w:rPr>
              <w:t xml:space="preserve"> </w:t>
            </w:r>
            <w:proofErr w:type="spellStart"/>
            <w:r w:rsidRPr="00D20898">
              <w:rPr>
                <w:sz w:val="20"/>
                <w:szCs w:val="20"/>
              </w:rPr>
              <w:t>etmesi</w:t>
            </w:r>
            <w:proofErr w:type="spellEnd"/>
            <w:r w:rsidRPr="00D20898">
              <w:rPr>
                <w:sz w:val="20"/>
                <w:szCs w:val="20"/>
              </w:rPr>
              <w:t xml:space="preserve"> (</w:t>
            </w:r>
            <w:r w:rsidRPr="00D20898">
              <w:rPr>
                <w:rStyle w:val="HTMLKodu"/>
                <w:rFonts w:ascii="Times New Roman" w:hAnsi="Times New Roman" w:cs="Times New Roman"/>
                <w:bdr w:val="single" w:sz="2" w:space="0" w:color="E5E7EB" w:frame="1"/>
                <w:shd w:val="clear" w:color="auto" w:fill="3C3C3C"/>
              </w:rPr>
              <w:t>terminate</w:t>
            </w:r>
            <w:r w:rsidRPr="00D20898">
              <w:rPr>
                <w:sz w:val="20"/>
                <w:szCs w:val="20"/>
              </w:rPr>
              <w:t>)</w:t>
            </w:r>
          </w:p>
        </w:tc>
        <w:tc>
          <w:tcPr>
            <w:tcW w:w="1701" w:type="dxa"/>
            <w:tcBorders>
              <w:top w:val="single" w:sz="4" w:space="0" w:color="7F7F7F"/>
              <w:left w:val="single" w:sz="4" w:space="0" w:color="7F7F7F"/>
              <w:bottom w:val="single" w:sz="4" w:space="0" w:color="7F7F7F"/>
              <w:right w:val="single" w:sz="4" w:space="0" w:color="7F7F7F"/>
            </w:tcBorders>
            <w:vAlign w:val="center"/>
          </w:tcPr>
          <w:p w14:paraId="774A62D9" w14:textId="03788719" w:rsidR="0091498F" w:rsidRPr="00D20898" w:rsidRDefault="0091498F" w:rsidP="009149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20898">
              <w:rPr>
                <w:sz w:val="20"/>
                <w:szCs w:val="20"/>
              </w:rPr>
              <w:t>Local</w:t>
            </w:r>
          </w:p>
        </w:tc>
      </w:tr>
      <w:tr w:rsidR="0091498F" w14:paraId="5B4B0BFA" w14:textId="77777777" w:rsidTr="008D6F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6AB814D0" w14:textId="4CF3440A" w:rsidR="0091498F" w:rsidRPr="00D20898" w:rsidRDefault="0091498F" w:rsidP="0091498F">
            <w:pPr>
              <w:ind w:firstLine="0"/>
              <w:rPr>
                <w:sz w:val="20"/>
                <w:szCs w:val="20"/>
              </w:rPr>
            </w:pPr>
            <w:r w:rsidRPr="00D20898">
              <w:rPr>
                <w:sz w:val="20"/>
                <w:szCs w:val="20"/>
              </w:rPr>
              <w:t xml:space="preserve">GET (UI </w:t>
            </w:r>
            <w:proofErr w:type="spellStart"/>
            <w:r w:rsidRPr="00D20898">
              <w:rPr>
                <w:sz w:val="20"/>
                <w:szCs w:val="20"/>
              </w:rPr>
              <w:t>İçi</w:t>
            </w:r>
            <w:proofErr w:type="spellEnd"/>
            <w:r w:rsidRPr="00D20898">
              <w:rPr>
                <w:sz w:val="20"/>
                <w:szCs w:val="20"/>
              </w:rPr>
              <w:t xml:space="preserve"> Event)</w:t>
            </w:r>
          </w:p>
        </w:tc>
        <w:tc>
          <w:tcPr>
            <w:tcW w:w="2835" w:type="dxa"/>
            <w:tcBorders>
              <w:top w:val="single" w:sz="4" w:space="0" w:color="7F7F7F"/>
              <w:left w:val="single" w:sz="4" w:space="0" w:color="7F7F7F"/>
              <w:bottom w:val="single" w:sz="4" w:space="0" w:color="7F7F7F"/>
              <w:right w:val="single" w:sz="4" w:space="0" w:color="7F7F7F"/>
            </w:tcBorders>
          </w:tcPr>
          <w:p w14:paraId="330358B0" w14:textId="7E6507E3" w:rsidR="0091498F" w:rsidRPr="00D20898" w:rsidRDefault="0091498F" w:rsidP="0091498F">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763A0A">
              <w:rPr>
                <w:rFonts w:ascii="Consolas" w:hAnsi="Consolas"/>
                <w:color w:val="D0D0D0"/>
                <w:sz w:val="18"/>
                <w:szCs w:val="18"/>
                <w:shd w:val="clear" w:color="auto" w:fill="3C3C3C"/>
              </w:rPr>
              <w:t>/worker/parse/progress</w:t>
            </w:r>
          </w:p>
        </w:tc>
        <w:tc>
          <w:tcPr>
            <w:tcW w:w="3402" w:type="dxa"/>
            <w:tcBorders>
              <w:top w:val="single" w:sz="4" w:space="0" w:color="7F7F7F"/>
              <w:left w:val="single" w:sz="4" w:space="0" w:color="7F7F7F"/>
              <w:bottom w:val="single" w:sz="4" w:space="0" w:color="7F7F7F"/>
              <w:right w:val="single" w:sz="4" w:space="0" w:color="7F7F7F"/>
            </w:tcBorders>
            <w:vAlign w:val="center"/>
          </w:tcPr>
          <w:p w14:paraId="226E2BB6" w14:textId="1EAECE3A" w:rsidR="0091498F" w:rsidRPr="00D20898" w:rsidRDefault="0091498F" w:rsidP="0091498F">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20898">
              <w:rPr>
                <w:sz w:val="20"/>
                <w:szCs w:val="20"/>
              </w:rPr>
              <w:t xml:space="preserve">DOM </w:t>
            </w:r>
            <w:proofErr w:type="spellStart"/>
            <w:r w:rsidRPr="00D20898">
              <w:rPr>
                <w:sz w:val="20"/>
                <w:szCs w:val="20"/>
              </w:rPr>
              <w:t>tablosunun</w:t>
            </w:r>
            <w:proofErr w:type="spellEnd"/>
            <w:r w:rsidRPr="00D20898">
              <w:rPr>
                <w:sz w:val="20"/>
                <w:szCs w:val="20"/>
              </w:rPr>
              <w:t xml:space="preserve"> 50 </w:t>
            </w:r>
            <w:proofErr w:type="spellStart"/>
            <w:r w:rsidRPr="00D20898">
              <w:rPr>
                <w:sz w:val="20"/>
                <w:szCs w:val="20"/>
              </w:rPr>
              <w:t>satırlık</w:t>
            </w:r>
            <w:proofErr w:type="spellEnd"/>
            <w:r w:rsidRPr="00D20898">
              <w:rPr>
                <w:sz w:val="20"/>
                <w:szCs w:val="20"/>
              </w:rPr>
              <w:t xml:space="preserve"> </w:t>
            </w:r>
            <w:proofErr w:type="spellStart"/>
            <w:r w:rsidRPr="00D20898">
              <w:rPr>
                <w:sz w:val="20"/>
                <w:szCs w:val="20"/>
              </w:rPr>
              <w:t>sayfalarla</w:t>
            </w:r>
            <w:proofErr w:type="spellEnd"/>
            <w:r w:rsidRPr="00D20898">
              <w:rPr>
                <w:sz w:val="20"/>
                <w:szCs w:val="20"/>
              </w:rPr>
              <w:t xml:space="preserve"> (pagination) </w:t>
            </w:r>
            <w:proofErr w:type="spellStart"/>
            <w:r w:rsidRPr="00D20898">
              <w:rPr>
                <w:sz w:val="20"/>
                <w:szCs w:val="20"/>
              </w:rPr>
              <w:t>çizilmesi</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778F9B70" w14:textId="7ADD676F" w:rsidR="0091498F" w:rsidRPr="00D20898" w:rsidRDefault="0091498F" w:rsidP="0091498F">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20898">
              <w:rPr>
                <w:sz w:val="20"/>
                <w:szCs w:val="20"/>
              </w:rPr>
              <w:t>Local</w:t>
            </w:r>
          </w:p>
        </w:tc>
      </w:tr>
      <w:tr w:rsidR="0091498F" w14:paraId="30E0F4F6" w14:textId="77777777" w:rsidTr="008D6F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69174C10" w14:textId="221F36CA" w:rsidR="0091498F" w:rsidRPr="00D20898" w:rsidRDefault="0091498F" w:rsidP="0091498F">
            <w:pPr>
              <w:ind w:firstLine="0"/>
              <w:rPr>
                <w:sz w:val="20"/>
                <w:szCs w:val="20"/>
              </w:rPr>
            </w:pPr>
            <w:r w:rsidRPr="00D20898">
              <w:rPr>
                <w:sz w:val="20"/>
                <w:szCs w:val="20"/>
              </w:rPr>
              <w:t xml:space="preserve">POST (UI </w:t>
            </w:r>
            <w:proofErr w:type="spellStart"/>
            <w:r w:rsidRPr="00D20898">
              <w:rPr>
                <w:sz w:val="20"/>
                <w:szCs w:val="20"/>
              </w:rPr>
              <w:t>İçi</w:t>
            </w:r>
            <w:proofErr w:type="spellEnd"/>
            <w:r w:rsidRPr="00D20898">
              <w:rPr>
                <w:sz w:val="20"/>
                <w:szCs w:val="20"/>
              </w:rPr>
              <w:t xml:space="preserve"> Event)</w:t>
            </w:r>
          </w:p>
        </w:tc>
        <w:tc>
          <w:tcPr>
            <w:tcW w:w="2835" w:type="dxa"/>
            <w:tcBorders>
              <w:top w:val="single" w:sz="4" w:space="0" w:color="7F7F7F"/>
              <w:left w:val="single" w:sz="4" w:space="0" w:color="7F7F7F"/>
              <w:bottom w:val="single" w:sz="4" w:space="0" w:color="7F7F7F"/>
              <w:right w:val="single" w:sz="4" w:space="0" w:color="7F7F7F"/>
            </w:tcBorders>
          </w:tcPr>
          <w:p w14:paraId="3DCDDE46" w14:textId="00DD95A1" w:rsidR="0091498F" w:rsidRPr="00D20898" w:rsidRDefault="0091498F" w:rsidP="009149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763A0A">
              <w:rPr>
                <w:rFonts w:ascii="Consolas" w:hAnsi="Consolas"/>
                <w:color w:val="D0D0D0"/>
                <w:sz w:val="18"/>
                <w:szCs w:val="18"/>
                <w:shd w:val="clear" w:color="auto" w:fill="3C3C3C"/>
              </w:rPr>
              <w:t>/worker/parse/progress</w:t>
            </w:r>
          </w:p>
        </w:tc>
        <w:tc>
          <w:tcPr>
            <w:tcW w:w="3402" w:type="dxa"/>
            <w:tcBorders>
              <w:top w:val="single" w:sz="4" w:space="0" w:color="7F7F7F"/>
              <w:left w:val="single" w:sz="4" w:space="0" w:color="7F7F7F"/>
              <w:bottom w:val="single" w:sz="4" w:space="0" w:color="7F7F7F"/>
              <w:right w:val="single" w:sz="4" w:space="0" w:color="7F7F7F"/>
            </w:tcBorders>
            <w:vAlign w:val="center"/>
          </w:tcPr>
          <w:p w14:paraId="1DD502D1" w14:textId="352EC781" w:rsidR="0091498F" w:rsidRPr="00D20898" w:rsidRDefault="0091498F" w:rsidP="009149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20898">
              <w:rPr>
                <w:sz w:val="20"/>
                <w:szCs w:val="20"/>
              </w:rPr>
              <w:t xml:space="preserve">Canvas API </w:t>
            </w:r>
            <w:proofErr w:type="spellStart"/>
            <w:r w:rsidRPr="00D20898">
              <w:rPr>
                <w:sz w:val="20"/>
                <w:szCs w:val="20"/>
              </w:rPr>
              <w:t>üzerinden</w:t>
            </w:r>
            <w:proofErr w:type="spellEnd"/>
            <w:r w:rsidRPr="00D20898">
              <w:rPr>
                <w:sz w:val="20"/>
                <w:szCs w:val="20"/>
              </w:rPr>
              <w:t xml:space="preserve"> Chart.js </w:t>
            </w:r>
            <w:proofErr w:type="spellStart"/>
            <w:r w:rsidRPr="00D20898">
              <w:rPr>
                <w:sz w:val="20"/>
                <w:szCs w:val="20"/>
              </w:rPr>
              <w:t>histogramının</w:t>
            </w:r>
            <w:proofErr w:type="spellEnd"/>
            <w:r w:rsidRPr="00D20898">
              <w:rPr>
                <w:sz w:val="20"/>
                <w:szCs w:val="20"/>
              </w:rPr>
              <w:t xml:space="preserve"> </w:t>
            </w:r>
            <w:proofErr w:type="spellStart"/>
            <w:r w:rsidRPr="00D20898">
              <w:rPr>
                <w:sz w:val="20"/>
                <w:szCs w:val="20"/>
              </w:rPr>
              <w:t>oluşturulması</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0FD9C82C" w14:textId="7C5B0DB6" w:rsidR="0091498F" w:rsidRPr="00D20898" w:rsidRDefault="0091498F" w:rsidP="009149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D20898">
              <w:rPr>
                <w:sz w:val="20"/>
                <w:szCs w:val="20"/>
              </w:rPr>
              <w:t>Local</w:t>
            </w:r>
          </w:p>
        </w:tc>
      </w:tr>
      <w:tr w:rsidR="0091498F" w14:paraId="2DD06932" w14:textId="77777777" w:rsidTr="008D6F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7F7F7F"/>
              <w:left w:val="single" w:sz="4" w:space="0" w:color="7F7F7F"/>
              <w:bottom w:val="single" w:sz="4" w:space="0" w:color="7F7F7F"/>
              <w:right w:val="single" w:sz="4" w:space="0" w:color="7F7F7F"/>
            </w:tcBorders>
            <w:vAlign w:val="center"/>
          </w:tcPr>
          <w:p w14:paraId="6B3478C2" w14:textId="58C87C84" w:rsidR="0091498F" w:rsidRPr="00D20898" w:rsidRDefault="0091498F" w:rsidP="0091498F">
            <w:pPr>
              <w:ind w:firstLine="0"/>
              <w:rPr>
                <w:sz w:val="20"/>
                <w:szCs w:val="20"/>
              </w:rPr>
            </w:pPr>
            <w:r w:rsidRPr="00D20898">
              <w:rPr>
                <w:sz w:val="20"/>
                <w:szCs w:val="20"/>
              </w:rPr>
              <w:t xml:space="preserve">DELETE (UI </w:t>
            </w:r>
            <w:proofErr w:type="spellStart"/>
            <w:r w:rsidRPr="00D20898">
              <w:rPr>
                <w:sz w:val="20"/>
                <w:szCs w:val="20"/>
              </w:rPr>
              <w:t>İçi</w:t>
            </w:r>
            <w:proofErr w:type="spellEnd"/>
            <w:r w:rsidRPr="00D20898">
              <w:rPr>
                <w:sz w:val="20"/>
                <w:szCs w:val="20"/>
              </w:rPr>
              <w:t xml:space="preserve"> Event)</w:t>
            </w:r>
          </w:p>
        </w:tc>
        <w:tc>
          <w:tcPr>
            <w:tcW w:w="2835" w:type="dxa"/>
            <w:tcBorders>
              <w:top w:val="single" w:sz="4" w:space="0" w:color="7F7F7F"/>
              <w:left w:val="single" w:sz="4" w:space="0" w:color="7F7F7F"/>
              <w:bottom w:val="single" w:sz="4" w:space="0" w:color="7F7F7F"/>
              <w:right w:val="single" w:sz="4" w:space="0" w:color="7F7F7F"/>
            </w:tcBorders>
          </w:tcPr>
          <w:p w14:paraId="57099267" w14:textId="60130B90" w:rsidR="0091498F" w:rsidRPr="00D20898" w:rsidRDefault="0091498F" w:rsidP="0091498F">
            <w:pPr>
              <w:ind w:firstLine="0"/>
              <w:cnfStyle w:val="000000010000" w:firstRow="0" w:lastRow="0" w:firstColumn="0" w:lastColumn="0" w:oddVBand="0" w:evenVBand="0" w:oddHBand="0" w:evenHBand="1" w:firstRowFirstColumn="0" w:firstRowLastColumn="0" w:lastRowFirstColumn="0" w:lastRowLastColumn="0"/>
              <w:rPr>
                <w:rStyle w:val="HTMLKodu"/>
                <w:rFonts w:ascii="Times New Roman" w:hAnsi="Times New Roman" w:cs="Times New Roman"/>
                <w:bdr w:val="single" w:sz="2" w:space="0" w:color="E5E7EB" w:frame="1"/>
                <w:shd w:val="clear" w:color="auto" w:fill="3C3C3C"/>
              </w:rPr>
            </w:pPr>
            <w:r w:rsidRPr="00763A0A">
              <w:rPr>
                <w:rFonts w:ascii="Consolas" w:hAnsi="Consolas"/>
                <w:color w:val="D0D0D0"/>
                <w:sz w:val="18"/>
                <w:szCs w:val="18"/>
                <w:shd w:val="clear" w:color="auto" w:fill="3C3C3C"/>
              </w:rPr>
              <w:t>/worker/parse/progress</w:t>
            </w:r>
          </w:p>
        </w:tc>
        <w:tc>
          <w:tcPr>
            <w:tcW w:w="3402" w:type="dxa"/>
            <w:tcBorders>
              <w:top w:val="single" w:sz="4" w:space="0" w:color="7F7F7F"/>
              <w:left w:val="single" w:sz="4" w:space="0" w:color="7F7F7F"/>
              <w:bottom w:val="single" w:sz="4" w:space="0" w:color="7F7F7F"/>
              <w:right w:val="single" w:sz="4" w:space="0" w:color="7F7F7F"/>
            </w:tcBorders>
            <w:vAlign w:val="center"/>
          </w:tcPr>
          <w:p w14:paraId="254250DC" w14:textId="0F4AC399" w:rsidR="0091498F" w:rsidRPr="00D20898" w:rsidRDefault="0091498F" w:rsidP="0091498F">
            <w:pPr>
              <w:ind w:firstLine="0"/>
              <w:cnfStyle w:val="000000010000" w:firstRow="0" w:lastRow="0" w:firstColumn="0" w:lastColumn="0" w:oddVBand="0" w:evenVBand="0" w:oddHBand="0" w:evenHBand="1" w:firstRowFirstColumn="0" w:firstRowLastColumn="0" w:lastRowFirstColumn="0" w:lastRowLastColumn="0"/>
              <w:rPr>
                <w:sz w:val="20"/>
                <w:szCs w:val="20"/>
              </w:rPr>
            </w:pPr>
            <w:proofErr w:type="spellStart"/>
            <w:r w:rsidRPr="00D20898">
              <w:rPr>
                <w:sz w:val="20"/>
                <w:szCs w:val="20"/>
              </w:rPr>
              <w:t>Ekranda</w:t>
            </w:r>
            <w:proofErr w:type="spellEnd"/>
            <w:r w:rsidRPr="00D20898">
              <w:rPr>
                <w:sz w:val="20"/>
                <w:szCs w:val="20"/>
              </w:rPr>
              <w:t xml:space="preserve"> "Clear" </w:t>
            </w:r>
            <w:proofErr w:type="spellStart"/>
            <w:r w:rsidRPr="00D20898">
              <w:rPr>
                <w:sz w:val="20"/>
                <w:szCs w:val="20"/>
              </w:rPr>
              <w:t>tuşuna</w:t>
            </w:r>
            <w:proofErr w:type="spellEnd"/>
            <w:r w:rsidRPr="00D20898">
              <w:rPr>
                <w:sz w:val="20"/>
                <w:szCs w:val="20"/>
              </w:rPr>
              <w:t xml:space="preserve"> </w:t>
            </w:r>
            <w:proofErr w:type="spellStart"/>
            <w:r w:rsidRPr="00D20898">
              <w:rPr>
                <w:sz w:val="20"/>
                <w:szCs w:val="20"/>
              </w:rPr>
              <w:t>basılarak</w:t>
            </w:r>
            <w:proofErr w:type="spellEnd"/>
            <w:r w:rsidRPr="00D20898">
              <w:rPr>
                <w:sz w:val="20"/>
                <w:szCs w:val="20"/>
              </w:rPr>
              <w:t xml:space="preserve"> </w:t>
            </w:r>
            <w:proofErr w:type="spellStart"/>
            <w:r w:rsidRPr="00D20898">
              <w:rPr>
                <w:sz w:val="20"/>
                <w:szCs w:val="20"/>
              </w:rPr>
              <w:t>tüm</w:t>
            </w:r>
            <w:proofErr w:type="spellEnd"/>
            <w:r w:rsidRPr="00D20898">
              <w:rPr>
                <w:sz w:val="20"/>
                <w:szCs w:val="20"/>
              </w:rPr>
              <w:t xml:space="preserve"> </w:t>
            </w:r>
            <w:proofErr w:type="spellStart"/>
            <w:r w:rsidRPr="00D20898">
              <w:rPr>
                <w:sz w:val="20"/>
                <w:szCs w:val="20"/>
              </w:rPr>
              <w:t>RAM'in</w:t>
            </w:r>
            <w:proofErr w:type="spellEnd"/>
            <w:r w:rsidRPr="00D20898">
              <w:rPr>
                <w:sz w:val="20"/>
                <w:szCs w:val="20"/>
              </w:rPr>
              <w:t xml:space="preserve"> </w:t>
            </w:r>
            <w:proofErr w:type="spellStart"/>
            <w:r w:rsidRPr="00D20898">
              <w:rPr>
                <w:sz w:val="20"/>
                <w:szCs w:val="20"/>
              </w:rPr>
              <w:t>temizlenmesi</w:t>
            </w:r>
            <w:proofErr w:type="spellEnd"/>
          </w:p>
        </w:tc>
        <w:tc>
          <w:tcPr>
            <w:tcW w:w="1701" w:type="dxa"/>
            <w:tcBorders>
              <w:top w:val="single" w:sz="4" w:space="0" w:color="7F7F7F"/>
              <w:left w:val="single" w:sz="4" w:space="0" w:color="7F7F7F"/>
              <w:bottom w:val="single" w:sz="4" w:space="0" w:color="7F7F7F"/>
              <w:right w:val="single" w:sz="4" w:space="0" w:color="7F7F7F"/>
            </w:tcBorders>
            <w:vAlign w:val="center"/>
          </w:tcPr>
          <w:p w14:paraId="7C24E0C9" w14:textId="423E6F4B" w:rsidR="0091498F" w:rsidRPr="00D20898" w:rsidRDefault="0091498F" w:rsidP="0091498F">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D20898">
              <w:rPr>
                <w:sz w:val="20"/>
                <w:szCs w:val="20"/>
              </w:rPr>
              <w:t>Local</w:t>
            </w:r>
          </w:p>
        </w:tc>
      </w:tr>
    </w:tbl>
    <w:p w14:paraId="168AD73B" w14:textId="77777777" w:rsidR="0091498F" w:rsidRDefault="0091498F">
      <w:pPr>
        <w:pStyle w:val="Balk2"/>
      </w:pPr>
    </w:p>
    <w:p w14:paraId="412244F4" w14:textId="7C885DFE" w:rsidR="00052761" w:rsidRDefault="0006423C">
      <w:pPr>
        <w:pStyle w:val="Balk2"/>
      </w:pPr>
      <w:bookmarkStart w:id="82" w:name="_Toc229383815"/>
      <w:r>
        <w:t xml:space="preserve">6.5. Authentication </w:t>
      </w:r>
      <w:proofErr w:type="spellStart"/>
      <w:r>
        <w:t>Akışı</w:t>
      </w:r>
      <w:bookmarkEnd w:id="82"/>
      <w:proofErr w:type="spellEnd"/>
    </w:p>
    <w:p w14:paraId="499A40C4" w14:textId="322272F3" w:rsidR="001E7A37" w:rsidRPr="001E7A37" w:rsidRDefault="001E7A37" w:rsidP="001E7A37">
      <w:pPr>
        <w:ind w:firstLine="0"/>
        <w:rPr>
          <w:lang w:val="tr-TR"/>
        </w:rPr>
      </w:pPr>
      <w:r w:rsidRPr="001E7A37">
        <w:rPr>
          <w:b/>
          <w:bCs/>
          <w:lang w:val="tr-TR"/>
        </w:rPr>
        <w:t>Kimlik Doğrulama Reddi (No-</w:t>
      </w:r>
      <w:proofErr w:type="spellStart"/>
      <w:r w:rsidRPr="001E7A37">
        <w:rPr>
          <w:b/>
          <w:bCs/>
          <w:lang w:val="tr-TR"/>
        </w:rPr>
        <w:t>Auth</w:t>
      </w:r>
      <w:proofErr w:type="spellEnd"/>
      <w:r w:rsidRPr="001E7A37">
        <w:rPr>
          <w:b/>
          <w:bCs/>
          <w:lang w:val="tr-TR"/>
        </w:rPr>
        <w:t xml:space="preserve"> / </w:t>
      </w:r>
      <w:proofErr w:type="spellStart"/>
      <w:r w:rsidRPr="001E7A37">
        <w:rPr>
          <w:b/>
          <w:bCs/>
          <w:lang w:val="tr-TR"/>
        </w:rPr>
        <w:t>Privacy</w:t>
      </w:r>
      <w:proofErr w:type="spellEnd"/>
      <w:r w:rsidRPr="001E7A37">
        <w:rPr>
          <w:b/>
          <w:bCs/>
          <w:lang w:val="tr-TR"/>
        </w:rPr>
        <w:t>-First Stratejisi):</w:t>
      </w:r>
      <w:r w:rsidRPr="001E7A37">
        <w:rPr>
          <w:lang w:val="tr-TR"/>
        </w:rPr>
        <w:t> Uygulama, "Gizlilik Öncelikli" (</w:t>
      </w:r>
      <w:proofErr w:type="spellStart"/>
      <w:r w:rsidRPr="001E7A37">
        <w:rPr>
          <w:lang w:val="tr-TR"/>
        </w:rPr>
        <w:t>Privacy</w:t>
      </w:r>
      <w:proofErr w:type="spellEnd"/>
      <w:r w:rsidRPr="001E7A37">
        <w:rPr>
          <w:lang w:val="tr-TR"/>
        </w:rPr>
        <w:t xml:space="preserve">-First) mimari prensibiyle tasarlandığı için bilinçli olarak herhangi bir </w:t>
      </w:r>
      <w:proofErr w:type="spellStart"/>
      <w:r w:rsidRPr="001E7A37">
        <w:rPr>
          <w:lang w:val="tr-TR"/>
        </w:rPr>
        <w:t>Authentication</w:t>
      </w:r>
      <w:proofErr w:type="spellEnd"/>
      <w:r w:rsidRPr="001E7A37">
        <w:rPr>
          <w:lang w:val="tr-TR"/>
        </w:rPr>
        <w:t xml:space="preserve"> (JWT, </w:t>
      </w:r>
      <w:proofErr w:type="spellStart"/>
      <w:r w:rsidRPr="001E7A37">
        <w:rPr>
          <w:lang w:val="tr-TR"/>
        </w:rPr>
        <w:t>Session+Cookie</w:t>
      </w:r>
      <w:proofErr w:type="spellEnd"/>
      <w:r w:rsidRPr="001E7A37">
        <w:rPr>
          <w:lang w:val="tr-TR"/>
        </w:rPr>
        <w:t xml:space="preserve"> veya </w:t>
      </w:r>
      <w:proofErr w:type="spellStart"/>
      <w:r w:rsidRPr="001E7A37">
        <w:rPr>
          <w:lang w:val="tr-TR"/>
        </w:rPr>
        <w:t>OAuth</w:t>
      </w:r>
      <w:proofErr w:type="spellEnd"/>
      <w:r w:rsidRPr="001E7A37">
        <w:rPr>
          <w:lang w:val="tr-TR"/>
        </w:rPr>
        <w:t xml:space="preserve"> 2.0) altyapısı barındırmamaktadır.</w:t>
      </w:r>
    </w:p>
    <w:p w14:paraId="3DB38781" w14:textId="77777777" w:rsidR="001E7A37" w:rsidRPr="001E7A37" w:rsidRDefault="001E7A37" w:rsidP="001E7A37">
      <w:pPr>
        <w:rPr>
          <w:lang w:val="tr-TR"/>
        </w:rPr>
      </w:pPr>
      <w:r w:rsidRPr="001E7A37">
        <w:rPr>
          <w:b/>
          <w:bCs/>
          <w:lang w:val="tr-TR"/>
        </w:rPr>
        <w:t>Mimari Gerekçeler:</w:t>
      </w:r>
    </w:p>
    <w:p w14:paraId="2B6233B6" w14:textId="77777777" w:rsidR="001E7A37" w:rsidRPr="001E7A37" w:rsidRDefault="001E7A37" w:rsidP="001E7A37">
      <w:pPr>
        <w:numPr>
          <w:ilvl w:val="0"/>
          <w:numId w:val="31"/>
        </w:numPr>
        <w:rPr>
          <w:lang w:val="tr-TR"/>
        </w:rPr>
      </w:pPr>
      <w:r w:rsidRPr="001E7A37">
        <w:rPr>
          <w:b/>
          <w:bCs/>
          <w:lang w:val="tr-TR"/>
        </w:rPr>
        <w:t>Sıfır Sunucu İletişimi:</w:t>
      </w:r>
      <w:r w:rsidRPr="001E7A37">
        <w:rPr>
          <w:lang w:val="tr-TR"/>
        </w:rPr>
        <w:t> Veriler hiçbir uzak sunucuya aktarılmadığı ve %100 kullanıcının tarayıcısında (</w:t>
      </w:r>
      <w:proofErr w:type="spellStart"/>
      <w:r w:rsidRPr="001E7A37">
        <w:rPr>
          <w:lang w:val="tr-TR"/>
        </w:rPr>
        <w:t>Local</w:t>
      </w:r>
      <w:proofErr w:type="spellEnd"/>
      <w:r w:rsidRPr="001E7A37">
        <w:rPr>
          <w:lang w:val="tr-TR"/>
        </w:rPr>
        <w:t>) kaldığı için bir kullanıcı hesabına (Kayıt/Giriş) ihtiyaç yoktur.</w:t>
      </w:r>
    </w:p>
    <w:p w14:paraId="71668A68" w14:textId="77777777" w:rsidR="001E7A37" w:rsidRPr="001E7A37" w:rsidRDefault="001E7A37" w:rsidP="001E7A37">
      <w:pPr>
        <w:numPr>
          <w:ilvl w:val="0"/>
          <w:numId w:val="31"/>
        </w:numPr>
        <w:rPr>
          <w:lang w:val="tr-TR"/>
        </w:rPr>
      </w:pPr>
      <w:proofErr w:type="spellStart"/>
      <w:r w:rsidRPr="001E7A37">
        <w:rPr>
          <w:b/>
          <w:bCs/>
          <w:lang w:val="tr-TR"/>
        </w:rPr>
        <w:t>Token</w:t>
      </w:r>
      <w:proofErr w:type="spellEnd"/>
      <w:r w:rsidRPr="001E7A37">
        <w:rPr>
          <w:b/>
          <w:bCs/>
          <w:lang w:val="tr-TR"/>
        </w:rPr>
        <w:t xml:space="preserve"> ve TTL Stratejisi İptali:</w:t>
      </w:r>
      <w:r w:rsidRPr="001E7A37">
        <w:rPr>
          <w:lang w:val="tr-TR"/>
        </w:rPr>
        <w:t> Ortada bir Access/</w:t>
      </w:r>
      <w:proofErr w:type="spellStart"/>
      <w:r w:rsidRPr="001E7A37">
        <w:rPr>
          <w:lang w:val="tr-TR"/>
        </w:rPr>
        <w:t>Refresh</w:t>
      </w:r>
      <w:proofErr w:type="spellEnd"/>
      <w:r w:rsidRPr="001E7A37">
        <w:rPr>
          <w:lang w:val="tr-TR"/>
        </w:rPr>
        <w:t xml:space="preserve"> </w:t>
      </w:r>
      <w:proofErr w:type="spellStart"/>
      <w:r w:rsidRPr="001E7A37">
        <w:rPr>
          <w:lang w:val="tr-TR"/>
        </w:rPr>
        <w:t>Token</w:t>
      </w:r>
      <w:proofErr w:type="spellEnd"/>
      <w:r w:rsidRPr="001E7A37">
        <w:rPr>
          <w:lang w:val="tr-TR"/>
        </w:rPr>
        <w:t xml:space="preserve"> veya TTL (Time </w:t>
      </w:r>
      <w:proofErr w:type="spellStart"/>
      <w:r w:rsidRPr="001E7A37">
        <w:rPr>
          <w:lang w:val="tr-TR"/>
        </w:rPr>
        <w:t>To</w:t>
      </w:r>
      <w:proofErr w:type="spellEnd"/>
      <w:r w:rsidRPr="001E7A37">
        <w:rPr>
          <w:lang w:val="tr-TR"/>
        </w:rPr>
        <w:t xml:space="preserve"> Live) döngüsü yoktur. Bu durum, uygulamanın Cross-Site Scripting (XSS) ile </w:t>
      </w:r>
      <w:proofErr w:type="spellStart"/>
      <w:r w:rsidRPr="001E7A37">
        <w:rPr>
          <w:lang w:val="tr-TR"/>
        </w:rPr>
        <w:t>token</w:t>
      </w:r>
      <w:proofErr w:type="spellEnd"/>
      <w:r w:rsidRPr="001E7A37">
        <w:rPr>
          <w:lang w:val="tr-TR"/>
        </w:rPr>
        <w:t xml:space="preserve"> çalınma riskini </w:t>
      </w:r>
      <w:r w:rsidRPr="001E7A37">
        <w:rPr>
          <w:b/>
          <w:bCs/>
          <w:lang w:val="tr-TR"/>
        </w:rPr>
        <w:t>matematiksel olarak sıfıra indirir.</w:t>
      </w:r>
    </w:p>
    <w:p w14:paraId="6202D461" w14:textId="0A816F1B" w:rsidR="001E7A37" w:rsidRPr="001E7A37" w:rsidRDefault="001E7A37" w:rsidP="001E7A37">
      <w:pPr>
        <w:numPr>
          <w:ilvl w:val="0"/>
          <w:numId w:val="31"/>
        </w:numPr>
        <w:rPr>
          <w:lang w:val="tr-TR"/>
        </w:rPr>
      </w:pPr>
      <w:r w:rsidRPr="001E7A37">
        <w:rPr>
          <w:b/>
          <w:bCs/>
          <w:lang w:val="tr-TR"/>
        </w:rPr>
        <w:t>Oturum Yönetimi (</w:t>
      </w:r>
      <w:proofErr w:type="spellStart"/>
      <w:r w:rsidRPr="001E7A37">
        <w:rPr>
          <w:b/>
          <w:bCs/>
          <w:lang w:val="tr-TR"/>
        </w:rPr>
        <w:t>Logout</w:t>
      </w:r>
      <w:proofErr w:type="spellEnd"/>
      <w:r w:rsidRPr="001E7A37">
        <w:rPr>
          <w:b/>
          <w:bCs/>
          <w:lang w:val="tr-TR"/>
        </w:rPr>
        <w:t>):</w:t>
      </w:r>
      <w:r w:rsidRPr="001E7A37">
        <w:rPr>
          <w:lang w:val="tr-TR"/>
        </w:rPr>
        <w:t> Uygulama hafızası sayfaya (Tab) bağlıdır. Kullanıcı web sekmesini kapattığı an "</w:t>
      </w:r>
      <w:proofErr w:type="spellStart"/>
      <w:r w:rsidRPr="001E7A37">
        <w:rPr>
          <w:lang w:val="tr-TR"/>
        </w:rPr>
        <w:t>Logout</w:t>
      </w:r>
      <w:proofErr w:type="spellEnd"/>
      <w:r w:rsidRPr="001E7A37">
        <w:rPr>
          <w:lang w:val="tr-TR"/>
        </w:rPr>
        <w:t xml:space="preserve">" olmuş sayılır; tarayıcının </w:t>
      </w:r>
      <w:proofErr w:type="spellStart"/>
      <w:r w:rsidRPr="001E7A37">
        <w:rPr>
          <w:lang w:val="tr-TR"/>
        </w:rPr>
        <w:t>RAM'i</w:t>
      </w:r>
      <w:proofErr w:type="spellEnd"/>
      <w:r w:rsidRPr="001E7A37">
        <w:rPr>
          <w:lang w:val="tr-TR"/>
        </w:rPr>
        <w:t xml:space="preserve"> temizlenir ve iz bırakılmaz. "</w:t>
      </w:r>
      <w:proofErr w:type="spellStart"/>
      <w:r w:rsidRPr="001E7A37">
        <w:rPr>
          <w:lang w:val="tr-TR"/>
        </w:rPr>
        <w:t>Revoke</w:t>
      </w:r>
      <w:proofErr w:type="spellEnd"/>
      <w:r w:rsidRPr="001E7A37">
        <w:rPr>
          <w:lang w:val="tr-TR"/>
        </w:rPr>
        <w:t>" veya "</w:t>
      </w:r>
      <w:proofErr w:type="spellStart"/>
      <w:r w:rsidRPr="001E7A37">
        <w:rPr>
          <w:lang w:val="tr-TR"/>
        </w:rPr>
        <w:t>Session</w:t>
      </w:r>
      <w:proofErr w:type="spellEnd"/>
      <w:r w:rsidRPr="001E7A37">
        <w:rPr>
          <w:lang w:val="tr-TR"/>
        </w:rPr>
        <w:t xml:space="preserve"> </w:t>
      </w:r>
      <w:proofErr w:type="spellStart"/>
      <w:r w:rsidRPr="001E7A37">
        <w:rPr>
          <w:lang w:val="tr-TR"/>
        </w:rPr>
        <w:t>Invalidation</w:t>
      </w:r>
      <w:proofErr w:type="spellEnd"/>
      <w:r w:rsidRPr="001E7A37">
        <w:rPr>
          <w:lang w:val="tr-TR"/>
        </w:rPr>
        <w:t>" gibi arka uç süreçleri gereksiz kılınmıştır.</w:t>
      </w:r>
    </w:p>
    <w:p w14:paraId="7CFE70F5" w14:textId="77777777" w:rsidR="00052761" w:rsidRDefault="0006423C">
      <w:pPr>
        <w:pStyle w:val="Balk2"/>
      </w:pPr>
      <w:bookmarkStart w:id="83" w:name="_Toc229383816"/>
      <w:r>
        <w:t xml:space="preserve">6.6. Rate Limiting </w:t>
      </w:r>
      <w:proofErr w:type="spellStart"/>
      <w:r>
        <w:t>Politikası</w:t>
      </w:r>
      <w:bookmarkEnd w:id="83"/>
      <w:proofErr w:type="spellEnd"/>
    </w:p>
    <w:p w14:paraId="0A59E05F" w14:textId="261DAF00" w:rsidR="001E7A37" w:rsidRPr="001E7A37" w:rsidRDefault="001E7A37" w:rsidP="001E7A37">
      <w:pPr>
        <w:ind w:firstLine="0"/>
      </w:pPr>
      <w:proofErr w:type="spellStart"/>
      <w:r w:rsidRPr="001E7A37">
        <w:t>Uygulama</w:t>
      </w:r>
      <w:proofErr w:type="spellEnd"/>
      <w:r w:rsidRPr="001E7A37">
        <w:t xml:space="preserve"> </w:t>
      </w:r>
      <w:proofErr w:type="spellStart"/>
      <w:r w:rsidRPr="001E7A37">
        <w:t>sunucusuz</w:t>
      </w:r>
      <w:proofErr w:type="spellEnd"/>
      <w:r w:rsidRPr="001E7A37">
        <w:t xml:space="preserve"> </w:t>
      </w:r>
      <w:proofErr w:type="spellStart"/>
      <w:r w:rsidRPr="001E7A37">
        <w:t>olduğu</w:t>
      </w:r>
      <w:proofErr w:type="spellEnd"/>
      <w:r w:rsidRPr="001E7A37">
        <w:t xml:space="preserve"> </w:t>
      </w:r>
      <w:proofErr w:type="spellStart"/>
      <w:r w:rsidRPr="001E7A37">
        <w:t>için</w:t>
      </w:r>
      <w:proofErr w:type="spellEnd"/>
      <w:r w:rsidRPr="001E7A37">
        <w:t xml:space="preserve"> </w:t>
      </w:r>
      <w:proofErr w:type="spellStart"/>
      <w:r w:rsidRPr="001E7A37">
        <w:t>geleneksel</w:t>
      </w:r>
      <w:proofErr w:type="spellEnd"/>
      <w:r w:rsidRPr="001E7A37">
        <w:t xml:space="preserve"> "</w:t>
      </w:r>
      <w:proofErr w:type="spellStart"/>
      <w:r w:rsidRPr="001E7A37">
        <w:t>Saniyedeki</w:t>
      </w:r>
      <w:proofErr w:type="spellEnd"/>
      <w:r w:rsidRPr="001E7A37">
        <w:t xml:space="preserve"> </w:t>
      </w:r>
      <w:proofErr w:type="spellStart"/>
      <w:r w:rsidRPr="001E7A37">
        <w:t>İstek</w:t>
      </w:r>
      <w:proofErr w:type="spellEnd"/>
      <w:r w:rsidRPr="001E7A37">
        <w:t xml:space="preserve"> Sayısı" (Rate Limit) </w:t>
      </w:r>
      <w:proofErr w:type="spellStart"/>
      <w:r w:rsidRPr="001E7A37">
        <w:t>gibi</w:t>
      </w:r>
      <w:proofErr w:type="spellEnd"/>
      <w:r w:rsidRPr="001E7A37">
        <w:t xml:space="preserve"> HTTP </w:t>
      </w:r>
      <w:proofErr w:type="spellStart"/>
      <w:r w:rsidRPr="001E7A37">
        <w:t>kısıtlamalarına</w:t>
      </w:r>
      <w:proofErr w:type="spellEnd"/>
      <w:r w:rsidRPr="001E7A37">
        <w:t xml:space="preserve"> tabi </w:t>
      </w:r>
      <w:proofErr w:type="spellStart"/>
      <w:r w:rsidRPr="001E7A37">
        <w:t>değildir</w:t>
      </w:r>
      <w:proofErr w:type="spellEnd"/>
      <w:r w:rsidRPr="001E7A37">
        <w:t xml:space="preserve">. Bunun </w:t>
      </w:r>
      <w:proofErr w:type="spellStart"/>
      <w:r w:rsidRPr="001E7A37">
        <w:t>yerine</w:t>
      </w:r>
      <w:proofErr w:type="spellEnd"/>
      <w:r w:rsidRPr="001E7A37">
        <w:t xml:space="preserve">, </w:t>
      </w:r>
      <w:proofErr w:type="spellStart"/>
      <w:r w:rsidRPr="001E7A37">
        <w:t>kullanıcının</w:t>
      </w:r>
      <w:proofErr w:type="spellEnd"/>
      <w:r w:rsidRPr="001E7A37">
        <w:t xml:space="preserve"> </w:t>
      </w:r>
      <w:proofErr w:type="spellStart"/>
      <w:r w:rsidRPr="001E7A37">
        <w:t>bilgisayarının</w:t>
      </w:r>
      <w:proofErr w:type="spellEnd"/>
      <w:r w:rsidRPr="001E7A37">
        <w:t xml:space="preserve"> </w:t>
      </w:r>
      <w:proofErr w:type="spellStart"/>
      <w:r w:rsidRPr="001E7A37">
        <w:t>donanımını</w:t>
      </w:r>
      <w:proofErr w:type="spellEnd"/>
      <w:r w:rsidRPr="001E7A37">
        <w:t xml:space="preserve"> </w:t>
      </w:r>
      <w:proofErr w:type="spellStart"/>
      <w:r w:rsidRPr="001E7A37">
        <w:t>korumak</w:t>
      </w:r>
      <w:proofErr w:type="spellEnd"/>
      <w:r w:rsidRPr="001E7A37">
        <w:t xml:space="preserve"> </w:t>
      </w:r>
      <w:proofErr w:type="spellStart"/>
      <w:r w:rsidRPr="001E7A37">
        <w:t>ve</w:t>
      </w:r>
      <w:proofErr w:type="spellEnd"/>
      <w:r w:rsidRPr="001E7A37">
        <w:t xml:space="preserve"> RAM </w:t>
      </w:r>
      <w:proofErr w:type="spellStart"/>
      <w:r w:rsidRPr="001E7A37">
        <w:t>taşmasını</w:t>
      </w:r>
      <w:proofErr w:type="spellEnd"/>
      <w:r w:rsidRPr="001E7A37">
        <w:t xml:space="preserve"> (Out of Memory) </w:t>
      </w:r>
      <w:proofErr w:type="spellStart"/>
      <w:r w:rsidRPr="001E7A37">
        <w:t>önlemek</w:t>
      </w:r>
      <w:proofErr w:type="spellEnd"/>
      <w:r w:rsidRPr="001E7A37">
        <w:t xml:space="preserve"> </w:t>
      </w:r>
      <w:proofErr w:type="spellStart"/>
      <w:r w:rsidRPr="001E7A37">
        <w:t>amacıyla</w:t>
      </w:r>
      <w:proofErr w:type="spellEnd"/>
      <w:r w:rsidRPr="001E7A37">
        <w:t xml:space="preserve"> </w:t>
      </w:r>
      <w:proofErr w:type="spellStart"/>
      <w:r w:rsidRPr="001E7A37">
        <w:t>aşağıdaki</w:t>
      </w:r>
      <w:proofErr w:type="spellEnd"/>
      <w:r w:rsidRPr="001E7A37">
        <w:t xml:space="preserve"> </w:t>
      </w:r>
      <w:proofErr w:type="spellStart"/>
      <w:r w:rsidRPr="001E7A37">
        <w:t>istemci</w:t>
      </w:r>
      <w:proofErr w:type="spellEnd"/>
      <w:r w:rsidRPr="001E7A37">
        <w:t xml:space="preserve"> </w:t>
      </w:r>
      <w:proofErr w:type="spellStart"/>
      <w:r w:rsidRPr="001E7A37">
        <w:t>tarafı</w:t>
      </w:r>
      <w:proofErr w:type="spellEnd"/>
      <w:r w:rsidRPr="001E7A37">
        <w:t xml:space="preserve"> (Client-Side) </w:t>
      </w:r>
      <w:proofErr w:type="spellStart"/>
      <w:r w:rsidRPr="001E7A37">
        <w:t>limitler</w:t>
      </w:r>
      <w:proofErr w:type="spellEnd"/>
      <w:r w:rsidRPr="001E7A37">
        <w:t xml:space="preserve"> </w:t>
      </w:r>
      <w:proofErr w:type="spellStart"/>
      <w:r w:rsidRPr="001E7A37">
        <w:t>uygulanmıştır</w:t>
      </w:r>
      <w:proofErr w:type="spellEnd"/>
      <w:r w:rsidRPr="001E7A37">
        <w:t>.</w:t>
      </w:r>
    </w:p>
    <w:p w14:paraId="48405F6A" w14:textId="25873866" w:rsidR="00052761" w:rsidRDefault="00316E6B" w:rsidP="00316E6B">
      <w:pPr>
        <w:pStyle w:val="ResimYazs"/>
        <w:keepNext/>
      </w:pPr>
      <w:bookmarkStart w:id="84" w:name="_Toc229383863"/>
      <w:r>
        <w:t xml:space="preserve">Table </w:t>
      </w:r>
      <w:fldSimple w:instr=" SEQ Table \* ARABIC ">
        <w:r w:rsidR="004A22D7">
          <w:rPr>
            <w:noProof/>
          </w:rPr>
          <w:t>16</w:t>
        </w:r>
      </w:fldSimple>
      <w:r w:rsidRPr="001B47C6">
        <w:t xml:space="preserve">: Rate Limit </w:t>
      </w:r>
      <w:proofErr w:type="spellStart"/>
      <w:r w:rsidRPr="001B47C6">
        <w:t>Kuralları</w:t>
      </w:r>
      <w:bookmarkEnd w:id="84"/>
      <w:proofErr w:type="spellEnd"/>
    </w:p>
    <w:tbl>
      <w:tblPr>
        <w:tblStyle w:val="AkKlavuz-Vurgu1"/>
        <w:tblW w:w="9070" w:type="dxa"/>
        <w:jc w:val="center"/>
        <w:tblLayout w:type="fixed"/>
        <w:tblLook w:val="04A0" w:firstRow="1" w:lastRow="0" w:firstColumn="1" w:lastColumn="0" w:noHBand="0" w:noVBand="1"/>
      </w:tblPr>
      <w:tblGrid>
        <w:gridCol w:w="4535"/>
        <w:gridCol w:w="4535"/>
      </w:tblGrid>
      <w:tr w:rsidR="00052761" w14:paraId="34057C70" w14:textId="77777777" w:rsidTr="00C21D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shd w:val="clear" w:color="auto" w:fill="1F4E78"/>
          </w:tcPr>
          <w:p w14:paraId="68993B73" w14:textId="77777777" w:rsidR="00052761" w:rsidRDefault="0006423C">
            <w:pPr>
              <w:ind w:firstLine="0"/>
            </w:pPr>
            <w:r>
              <w:rPr>
                <w:color w:val="FFFFFF"/>
                <w:sz w:val="22"/>
              </w:rPr>
              <w:t xml:space="preserve">Endpoint </w:t>
            </w:r>
            <w:proofErr w:type="spellStart"/>
            <w:r>
              <w:rPr>
                <w:color w:val="FFFFFF"/>
                <w:sz w:val="22"/>
              </w:rPr>
              <w:t>grubu</w:t>
            </w:r>
            <w:proofErr w:type="spellEnd"/>
          </w:p>
        </w:tc>
        <w:tc>
          <w:tcPr>
            <w:tcW w:w="4535" w:type="dxa"/>
            <w:tcBorders>
              <w:top w:val="single" w:sz="4" w:space="0" w:color="7F7F7F"/>
              <w:left w:val="single" w:sz="4" w:space="0" w:color="7F7F7F"/>
              <w:bottom w:val="single" w:sz="4" w:space="0" w:color="7F7F7F"/>
              <w:right w:val="single" w:sz="4" w:space="0" w:color="7F7F7F"/>
            </w:tcBorders>
            <w:shd w:val="clear" w:color="auto" w:fill="1F4E78"/>
          </w:tcPr>
          <w:p w14:paraId="598A91BA"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Limit</w:t>
            </w:r>
          </w:p>
        </w:tc>
      </w:tr>
      <w:tr w:rsidR="00C21D70" w14:paraId="30795F44" w14:textId="77777777" w:rsidTr="00C21D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5183B5CB" w14:textId="0083BB1D" w:rsidR="00C21D70" w:rsidRPr="00C21D70" w:rsidRDefault="008C5E60" w:rsidP="00C21D70">
            <w:pPr>
              <w:ind w:firstLine="0"/>
              <w:rPr>
                <w:color w:val="000000" w:themeColor="text1"/>
              </w:rPr>
            </w:pPr>
            <w:r w:rsidRPr="008C5E60">
              <w:rPr>
                <w:color w:val="000000" w:themeColor="text1"/>
                <w:sz w:val="20"/>
                <w:szCs w:val="20"/>
              </w:rPr>
              <w:t xml:space="preserve">Dosya </w:t>
            </w:r>
            <w:proofErr w:type="spellStart"/>
            <w:r w:rsidRPr="008C5E60">
              <w:rPr>
                <w:color w:val="000000" w:themeColor="text1"/>
                <w:sz w:val="20"/>
                <w:szCs w:val="20"/>
              </w:rPr>
              <w:t>Yükleme</w:t>
            </w:r>
            <w:proofErr w:type="spellEnd"/>
            <w:r w:rsidRPr="008C5E60">
              <w:rPr>
                <w:color w:val="000000" w:themeColor="text1"/>
                <w:sz w:val="20"/>
                <w:szCs w:val="20"/>
              </w:rPr>
              <w:t xml:space="preserve"> (/worker/parse/start)</w:t>
            </w:r>
          </w:p>
        </w:tc>
        <w:tc>
          <w:tcPr>
            <w:tcW w:w="4535" w:type="dxa"/>
            <w:tcBorders>
              <w:top w:val="single" w:sz="4" w:space="0" w:color="7F7F7F"/>
              <w:left w:val="single" w:sz="4" w:space="0" w:color="7F7F7F"/>
              <w:bottom w:val="single" w:sz="4" w:space="0" w:color="7F7F7F"/>
              <w:right w:val="single" w:sz="4" w:space="0" w:color="7F7F7F"/>
            </w:tcBorders>
            <w:vAlign w:val="center"/>
          </w:tcPr>
          <w:p w14:paraId="44E2162C" w14:textId="6655904C" w:rsidR="00C21D70" w:rsidRPr="00C21D70" w:rsidRDefault="00C21D70" w:rsidP="00C21D7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21D70">
              <w:rPr>
                <w:color w:val="000000" w:themeColor="text1"/>
                <w:sz w:val="20"/>
                <w:szCs w:val="20"/>
              </w:rPr>
              <w:t>Maksimum</w:t>
            </w:r>
            <w:proofErr w:type="spellEnd"/>
            <w:r w:rsidRPr="00C21D70">
              <w:rPr>
                <w:color w:val="000000" w:themeColor="text1"/>
                <w:sz w:val="20"/>
                <w:szCs w:val="20"/>
              </w:rPr>
              <w:t xml:space="preserve"> 50 MB / Dosya</w:t>
            </w:r>
          </w:p>
        </w:tc>
      </w:tr>
      <w:tr w:rsidR="00C21D70" w14:paraId="5DF105E9" w14:textId="77777777" w:rsidTr="00C21D7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3B487FE8" w14:textId="52EDDC91" w:rsidR="00C21D70" w:rsidRPr="00C21D70" w:rsidRDefault="008C5E60" w:rsidP="00C21D70">
            <w:pPr>
              <w:ind w:firstLine="0"/>
              <w:rPr>
                <w:color w:val="000000" w:themeColor="text1"/>
              </w:rPr>
            </w:pPr>
            <w:r w:rsidRPr="008C5E60">
              <w:rPr>
                <w:color w:val="000000" w:themeColor="text1"/>
                <w:sz w:val="20"/>
                <w:szCs w:val="20"/>
              </w:rPr>
              <w:t xml:space="preserve">Veri </w:t>
            </w:r>
            <w:proofErr w:type="spellStart"/>
            <w:r w:rsidRPr="008C5E60">
              <w:rPr>
                <w:color w:val="000000" w:themeColor="text1"/>
                <w:sz w:val="20"/>
                <w:szCs w:val="20"/>
              </w:rPr>
              <w:t>Ayrıştırma</w:t>
            </w:r>
            <w:proofErr w:type="spellEnd"/>
            <w:r w:rsidRPr="008C5E60">
              <w:rPr>
                <w:color w:val="000000" w:themeColor="text1"/>
                <w:sz w:val="20"/>
                <w:szCs w:val="20"/>
              </w:rPr>
              <w:t xml:space="preserve"> (/worker/parse/success)</w:t>
            </w:r>
          </w:p>
        </w:tc>
        <w:tc>
          <w:tcPr>
            <w:tcW w:w="4535" w:type="dxa"/>
            <w:tcBorders>
              <w:top w:val="single" w:sz="4" w:space="0" w:color="7F7F7F"/>
              <w:left w:val="single" w:sz="4" w:space="0" w:color="7F7F7F"/>
              <w:bottom w:val="single" w:sz="4" w:space="0" w:color="7F7F7F"/>
              <w:right w:val="single" w:sz="4" w:space="0" w:color="7F7F7F"/>
            </w:tcBorders>
            <w:vAlign w:val="center"/>
          </w:tcPr>
          <w:p w14:paraId="675FB6B4" w14:textId="0F6089B1" w:rsidR="00C21D70" w:rsidRPr="00C21D70" w:rsidRDefault="00C21D70" w:rsidP="00C21D70">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C21D70">
              <w:rPr>
                <w:color w:val="000000" w:themeColor="text1"/>
                <w:sz w:val="20"/>
                <w:szCs w:val="20"/>
              </w:rPr>
              <w:t>Tavsiye</w:t>
            </w:r>
            <w:proofErr w:type="spellEnd"/>
            <w:r w:rsidRPr="00C21D70">
              <w:rPr>
                <w:color w:val="000000" w:themeColor="text1"/>
                <w:sz w:val="20"/>
                <w:szCs w:val="20"/>
              </w:rPr>
              <w:t xml:space="preserve"> </w:t>
            </w:r>
            <w:proofErr w:type="spellStart"/>
            <w:r w:rsidRPr="00C21D70">
              <w:rPr>
                <w:color w:val="000000" w:themeColor="text1"/>
                <w:sz w:val="20"/>
                <w:szCs w:val="20"/>
              </w:rPr>
              <w:t>Edilen</w:t>
            </w:r>
            <w:proofErr w:type="spellEnd"/>
            <w:r w:rsidRPr="00C21D70">
              <w:rPr>
                <w:color w:val="000000" w:themeColor="text1"/>
                <w:sz w:val="20"/>
                <w:szCs w:val="20"/>
              </w:rPr>
              <w:t xml:space="preserve"> </w:t>
            </w:r>
            <w:proofErr w:type="spellStart"/>
            <w:r w:rsidRPr="00C21D70">
              <w:rPr>
                <w:color w:val="000000" w:themeColor="text1"/>
                <w:sz w:val="20"/>
                <w:szCs w:val="20"/>
              </w:rPr>
              <w:t>Maksimum</w:t>
            </w:r>
            <w:proofErr w:type="spellEnd"/>
            <w:r w:rsidRPr="00C21D70">
              <w:rPr>
                <w:color w:val="000000" w:themeColor="text1"/>
                <w:sz w:val="20"/>
                <w:szCs w:val="20"/>
              </w:rPr>
              <w:t xml:space="preserve"> 1 Milyon </w:t>
            </w:r>
            <w:proofErr w:type="spellStart"/>
            <w:r w:rsidRPr="00C21D70">
              <w:rPr>
                <w:color w:val="000000" w:themeColor="text1"/>
                <w:sz w:val="20"/>
                <w:szCs w:val="20"/>
              </w:rPr>
              <w:t>Satır</w:t>
            </w:r>
            <w:proofErr w:type="spellEnd"/>
          </w:p>
        </w:tc>
      </w:tr>
      <w:tr w:rsidR="00C21D70" w14:paraId="0E3F81B9" w14:textId="77777777" w:rsidTr="00C21D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tcBorders>
              <w:top w:val="single" w:sz="4" w:space="0" w:color="7F7F7F"/>
              <w:left w:val="single" w:sz="4" w:space="0" w:color="7F7F7F"/>
              <w:bottom w:val="single" w:sz="4" w:space="0" w:color="7F7F7F"/>
              <w:right w:val="single" w:sz="4" w:space="0" w:color="7F7F7F"/>
            </w:tcBorders>
            <w:vAlign w:val="center"/>
          </w:tcPr>
          <w:p w14:paraId="027C926A" w14:textId="03F23DBF" w:rsidR="00C21D70" w:rsidRPr="00C21D70" w:rsidRDefault="008C5E60" w:rsidP="00C21D70">
            <w:pPr>
              <w:ind w:firstLine="0"/>
              <w:rPr>
                <w:color w:val="000000" w:themeColor="text1"/>
              </w:rPr>
            </w:pPr>
            <w:proofErr w:type="spellStart"/>
            <w:r w:rsidRPr="008C5E60">
              <w:rPr>
                <w:color w:val="000000" w:themeColor="text1"/>
                <w:sz w:val="20"/>
                <w:szCs w:val="20"/>
              </w:rPr>
              <w:t>Görselleştirme</w:t>
            </w:r>
            <w:proofErr w:type="spellEnd"/>
            <w:r w:rsidRPr="008C5E60">
              <w:rPr>
                <w:color w:val="000000" w:themeColor="text1"/>
                <w:sz w:val="20"/>
                <w:szCs w:val="20"/>
              </w:rPr>
              <w:t xml:space="preserve"> (/</w:t>
            </w:r>
            <w:proofErr w:type="spellStart"/>
            <w:r w:rsidRPr="008C5E60">
              <w:rPr>
                <w:color w:val="000000" w:themeColor="text1"/>
                <w:sz w:val="20"/>
                <w:szCs w:val="20"/>
              </w:rPr>
              <w:t>ui</w:t>
            </w:r>
            <w:proofErr w:type="spellEnd"/>
            <w:r w:rsidRPr="008C5E60">
              <w:rPr>
                <w:color w:val="000000" w:themeColor="text1"/>
                <w:sz w:val="20"/>
                <w:szCs w:val="20"/>
              </w:rPr>
              <w:t>/chart/draw)</w:t>
            </w:r>
          </w:p>
        </w:tc>
        <w:tc>
          <w:tcPr>
            <w:tcW w:w="4535" w:type="dxa"/>
            <w:tcBorders>
              <w:top w:val="single" w:sz="4" w:space="0" w:color="7F7F7F"/>
              <w:left w:val="single" w:sz="4" w:space="0" w:color="7F7F7F"/>
              <w:bottom w:val="single" w:sz="4" w:space="0" w:color="7F7F7F"/>
              <w:right w:val="single" w:sz="4" w:space="0" w:color="7F7F7F"/>
            </w:tcBorders>
            <w:vAlign w:val="center"/>
          </w:tcPr>
          <w:p w14:paraId="0009AD06" w14:textId="38723186" w:rsidR="00C21D70" w:rsidRPr="00C21D70" w:rsidRDefault="00C21D70" w:rsidP="00C21D70">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21D70">
              <w:rPr>
                <w:color w:val="000000" w:themeColor="text1"/>
                <w:sz w:val="20"/>
                <w:szCs w:val="20"/>
              </w:rPr>
              <w:t>Çizim</w:t>
            </w:r>
            <w:proofErr w:type="spellEnd"/>
            <w:r w:rsidRPr="00C21D70">
              <w:rPr>
                <w:color w:val="000000" w:themeColor="text1"/>
                <w:sz w:val="20"/>
                <w:szCs w:val="20"/>
              </w:rPr>
              <w:t xml:space="preserve"> </w:t>
            </w:r>
            <w:proofErr w:type="spellStart"/>
            <w:r w:rsidRPr="00C21D70">
              <w:rPr>
                <w:color w:val="000000" w:themeColor="text1"/>
                <w:sz w:val="20"/>
                <w:szCs w:val="20"/>
              </w:rPr>
              <w:t>başına</w:t>
            </w:r>
            <w:proofErr w:type="spellEnd"/>
            <w:r w:rsidRPr="00C21D70">
              <w:rPr>
                <w:color w:val="000000" w:themeColor="text1"/>
                <w:sz w:val="20"/>
                <w:szCs w:val="20"/>
              </w:rPr>
              <w:t xml:space="preserve"> Max 50 </w:t>
            </w:r>
            <w:proofErr w:type="spellStart"/>
            <w:r w:rsidRPr="00C21D70">
              <w:rPr>
                <w:color w:val="000000" w:themeColor="text1"/>
                <w:sz w:val="20"/>
                <w:szCs w:val="20"/>
              </w:rPr>
              <w:t>Sütun</w:t>
            </w:r>
            <w:proofErr w:type="spellEnd"/>
            <w:r w:rsidRPr="00C21D70">
              <w:rPr>
                <w:color w:val="000000" w:themeColor="text1"/>
                <w:sz w:val="20"/>
                <w:szCs w:val="20"/>
              </w:rPr>
              <w:t xml:space="preserve"> (Canvas </w:t>
            </w:r>
            <w:proofErr w:type="spellStart"/>
            <w:r w:rsidRPr="00C21D70">
              <w:rPr>
                <w:color w:val="000000" w:themeColor="text1"/>
                <w:sz w:val="20"/>
                <w:szCs w:val="20"/>
              </w:rPr>
              <w:t>darboğazını</w:t>
            </w:r>
            <w:proofErr w:type="spellEnd"/>
            <w:r w:rsidRPr="00C21D70">
              <w:rPr>
                <w:color w:val="000000" w:themeColor="text1"/>
                <w:sz w:val="20"/>
                <w:szCs w:val="20"/>
              </w:rPr>
              <w:t xml:space="preserve"> </w:t>
            </w:r>
            <w:proofErr w:type="spellStart"/>
            <w:r w:rsidRPr="00C21D70">
              <w:rPr>
                <w:color w:val="000000" w:themeColor="text1"/>
                <w:sz w:val="20"/>
                <w:szCs w:val="20"/>
              </w:rPr>
              <w:t>önlemek</w:t>
            </w:r>
            <w:proofErr w:type="spellEnd"/>
            <w:r w:rsidRPr="00C21D70">
              <w:rPr>
                <w:color w:val="000000" w:themeColor="text1"/>
                <w:sz w:val="20"/>
                <w:szCs w:val="20"/>
              </w:rPr>
              <w:t xml:space="preserve"> </w:t>
            </w:r>
            <w:proofErr w:type="spellStart"/>
            <w:r w:rsidRPr="00C21D70">
              <w:rPr>
                <w:color w:val="000000" w:themeColor="text1"/>
                <w:sz w:val="20"/>
                <w:szCs w:val="20"/>
              </w:rPr>
              <w:t>için</w:t>
            </w:r>
            <w:proofErr w:type="spellEnd"/>
            <w:r w:rsidRPr="00C21D70">
              <w:rPr>
                <w:color w:val="000000" w:themeColor="text1"/>
                <w:sz w:val="20"/>
                <w:szCs w:val="20"/>
              </w:rPr>
              <w:t>)</w:t>
            </w:r>
          </w:p>
        </w:tc>
      </w:tr>
    </w:tbl>
    <w:p w14:paraId="356045B5" w14:textId="77777777" w:rsidR="00052761" w:rsidRDefault="0006423C">
      <w:pPr>
        <w:pStyle w:val="Balk1"/>
      </w:pPr>
      <w:bookmarkStart w:id="85" w:name="_Toc229383817"/>
      <w:r>
        <w:lastRenderedPageBreak/>
        <w:t>7. KULLANICI ARAYÜZÜ TASARIMI</w:t>
      </w:r>
      <w:bookmarkEnd w:id="85"/>
    </w:p>
    <w:p w14:paraId="48CAFC21" w14:textId="3988867F" w:rsidR="008C5E60" w:rsidRPr="008C5E60" w:rsidRDefault="008C5E60" w:rsidP="008C5E60">
      <w:pPr>
        <w:ind w:firstLine="0"/>
      </w:pPr>
      <w:proofErr w:type="spellStart"/>
      <w:r w:rsidRPr="008C5E60">
        <w:t>Uygulamanın</w:t>
      </w:r>
      <w:proofErr w:type="spellEnd"/>
      <w:r w:rsidRPr="008C5E60">
        <w:t xml:space="preserve"> </w:t>
      </w:r>
      <w:proofErr w:type="spellStart"/>
      <w:r w:rsidRPr="008C5E60">
        <w:t>kullanıcı</w:t>
      </w:r>
      <w:proofErr w:type="spellEnd"/>
      <w:r w:rsidRPr="008C5E60">
        <w:t xml:space="preserve"> </w:t>
      </w:r>
      <w:proofErr w:type="spellStart"/>
      <w:r w:rsidRPr="008C5E60">
        <w:t>arayüzü</w:t>
      </w:r>
      <w:proofErr w:type="spellEnd"/>
      <w:r w:rsidRPr="008C5E60">
        <w:t xml:space="preserve"> (UI), </w:t>
      </w:r>
      <w:proofErr w:type="spellStart"/>
      <w:r w:rsidRPr="008C5E60">
        <w:t>karmaşık</w:t>
      </w:r>
      <w:proofErr w:type="spellEnd"/>
      <w:r w:rsidRPr="008C5E60">
        <w:t xml:space="preserve"> </w:t>
      </w:r>
      <w:proofErr w:type="spellStart"/>
      <w:r w:rsidRPr="008C5E60">
        <w:t>menülerden</w:t>
      </w:r>
      <w:proofErr w:type="spellEnd"/>
      <w:r w:rsidRPr="008C5E60">
        <w:t xml:space="preserve"> </w:t>
      </w:r>
      <w:proofErr w:type="spellStart"/>
      <w:r w:rsidRPr="008C5E60">
        <w:t>arındırılarak</w:t>
      </w:r>
      <w:proofErr w:type="spellEnd"/>
      <w:r w:rsidRPr="008C5E60">
        <w:t xml:space="preserve"> </w:t>
      </w:r>
      <w:proofErr w:type="spellStart"/>
      <w:r w:rsidRPr="008C5E60">
        <w:t>kullanıcının</w:t>
      </w:r>
      <w:proofErr w:type="spellEnd"/>
      <w:r w:rsidRPr="008C5E60">
        <w:t xml:space="preserve"> </w:t>
      </w:r>
      <w:proofErr w:type="spellStart"/>
      <w:r w:rsidRPr="008C5E60">
        <w:t>doğrudan</w:t>
      </w:r>
      <w:proofErr w:type="spellEnd"/>
      <w:r w:rsidRPr="008C5E60">
        <w:t xml:space="preserve"> </w:t>
      </w:r>
      <w:proofErr w:type="spellStart"/>
      <w:r w:rsidRPr="008C5E60">
        <w:t>veri</w:t>
      </w:r>
      <w:proofErr w:type="spellEnd"/>
      <w:r w:rsidRPr="008C5E60">
        <w:t xml:space="preserve"> </w:t>
      </w:r>
      <w:proofErr w:type="spellStart"/>
      <w:r w:rsidRPr="008C5E60">
        <w:t>analizi</w:t>
      </w:r>
      <w:proofErr w:type="spellEnd"/>
      <w:r w:rsidRPr="008C5E60">
        <w:t xml:space="preserve"> </w:t>
      </w:r>
      <w:proofErr w:type="spellStart"/>
      <w:r w:rsidRPr="008C5E60">
        <w:t>yapmasını</w:t>
      </w:r>
      <w:proofErr w:type="spellEnd"/>
      <w:r w:rsidRPr="008C5E60">
        <w:t xml:space="preserve"> </w:t>
      </w:r>
      <w:proofErr w:type="spellStart"/>
      <w:r w:rsidRPr="008C5E60">
        <w:t>sağlayacak</w:t>
      </w:r>
      <w:proofErr w:type="spellEnd"/>
      <w:r w:rsidRPr="008C5E60">
        <w:t xml:space="preserve"> </w:t>
      </w:r>
      <w:proofErr w:type="spellStart"/>
      <w:r w:rsidRPr="008C5E60">
        <w:t>şekilde</w:t>
      </w:r>
      <w:proofErr w:type="spellEnd"/>
      <w:r w:rsidRPr="008C5E60">
        <w:t xml:space="preserve"> </w:t>
      </w:r>
      <w:proofErr w:type="spellStart"/>
      <w:r w:rsidRPr="008C5E60">
        <w:t>tek</w:t>
      </w:r>
      <w:proofErr w:type="spellEnd"/>
      <w:r w:rsidRPr="008C5E60">
        <w:t xml:space="preserve"> </w:t>
      </w:r>
      <w:proofErr w:type="spellStart"/>
      <w:r w:rsidRPr="008C5E60">
        <w:t>bir</w:t>
      </w:r>
      <w:proofErr w:type="spellEnd"/>
      <w:r w:rsidRPr="008C5E60">
        <w:t xml:space="preserve"> </w:t>
      </w:r>
      <w:proofErr w:type="spellStart"/>
      <w:r w:rsidRPr="008C5E60">
        <w:t>sayfa</w:t>
      </w:r>
      <w:proofErr w:type="spellEnd"/>
      <w:r w:rsidRPr="008C5E60">
        <w:t xml:space="preserve"> (Single-Page) </w:t>
      </w:r>
      <w:proofErr w:type="spellStart"/>
      <w:r w:rsidRPr="008C5E60">
        <w:t>olarak</w:t>
      </w:r>
      <w:proofErr w:type="spellEnd"/>
      <w:r w:rsidRPr="008C5E60">
        <w:t xml:space="preserve"> </w:t>
      </w:r>
      <w:proofErr w:type="spellStart"/>
      <w:r w:rsidRPr="008C5E60">
        <w:t>tasarlanmıştır</w:t>
      </w:r>
      <w:proofErr w:type="spellEnd"/>
      <w:r w:rsidRPr="008C5E60">
        <w:t>.</w:t>
      </w:r>
    </w:p>
    <w:p w14:paraId="495EFFC4" w14:textId="77777777" w:rsidR="00052761" w:rsidRDefault="0006423C">
      <w:pPr>
        <w:pStyle w:val="Balk2"/>
      </w:pPr>
      <w:bookmarkStart w:id="86" w:name="_Toc229383818"/>
      <w:r>
        <w:t xml:space="preserve">7.1. Bilgi </w:t>
      </w:r>
      <w:proofErr w:type="spellStart"/>
      <w:r>
        <w:t>Mimarisi</w:t>
      </w:r>
      <w:proofErr w:type="spellEnd"/>
      <w:r>
        <w:t xml:space="preserve"> (Sitemap)</w:t>
      </w:r>
      <w:bookmarkEnd w:id="86"/>
    </w:p>
    <w:p w14:paraId="42118D79" w14:textId="540413CD" w:rsidR="008C5E60" w:rsidRPr="008C5E60" w:rsidRDefault="008C5E60" w:rsidP="008C5E60">
      <w:pPr>
        <w:ind w:firstLine="0"/>
      </w:pPr>
      <w:proofErr w:type="spellStart"/>
      <w:r w:rsidRPr="008C5E60">
        <w:t>Uygulama</w:t>
      </w:r>
      <w:proofErr w:type="spellEnd"/>
      <w:r w:rsidRPr="008C5E60">
        <w:t xml:space="preserve"> </w:t>
      </w:r>
      <w:proofErr w:type="spellStart"/>
      <w:r w:rsidRPr="008C5E60">
        <w:t>hiyerarşisi</w:t>
      </w:r>
      <w:proofErr w:type="spellEnd"/>
      <w:r w:rsidRPr="008C5E60">
        <w:t xml:space="preserve"> alt </w:t>
      </w:r>
      <w:proofErr w:type="spellStart"/>
      <w:r w:rsidRPr="008C5E60">
        <w:t>sayfalardan</w:t>
      </w:r>
      <w:proofErr w:type="spellEnd"/>
      <w:r w:rsidRPr="008C5E60">
        <w:t xml:space="preserve"> (Routing) </w:t>
      </w:r>
      <w:proofErr w:type="spellStart"/>
      <w:r w:rsidRPr="008C5E60">
        <w:t>ziyade</w:t>
      </w:r>
      <w:proofErr w:type="spellEnd"/>
      <w:r w:rsidRPr="008C5E60">
        <w:t xml:space="preserve">, </w:t>
      </w:r>
      <w:proofErr w:type="spellStart"/>
      <w:r w:rsidRPr="008C5E60">
        <w:t>veri</w:t>
      </w:r>
      <w:proofErr w:type="spellEnd"/>
      <w:r w:rsidRPr="008C5E60">
        <w:t xml:space="preserve"> </w:t>
      </w:r>
      <w:proofErr w:type="spellStart"/>
      <w:r w:rsidRPr="008C5E60">
        <w:t>işleme</w:t>
      </w:r>
      <w:proofErr w:type="spellEnd"/>
      <w:r w:rsidRPr="008C5E60">
        <w:t xml:space="preserve"> </w:t>
      </w:r>
      <w:proofErr w:type="spellStart"/>
      <w:r w:rsidRPr="008C5E60">
        <w:t>aşamalarına</w:t>
      </w:r>
      <w:proofErr w:type="spellEnd"/>
      <w:r w:rsidRPr="008C5E60">
        <w:t xml:space="preserve"> </w:t>
      </w:r>
      <w:proofErr w:type="spellStart"/>
      <w:r w:rsidRPr="008C5E60">
        <w:t>göre</w:t>
      </w:r>
      <w:proofErr w:type="spellEnd"/>
      <w:r w:rsidRPr="008C5E60">
        <w:t xml:space="preserve"> "</w:t>
      </w:r>
      <w:proofErr w:type="spellStart"/>
      <w:r w:rsidRPr="008C5E60">
        <w:t>Görünümler</w:t>
      </w:r>
      <w:proofErr w:type="spellEnd"/>
      <w:r w:rsidRPr="008C5E60">
        <w:t xml:space="preserve">" (Views) </w:t>
      </w:r>
      <w:proofErr w:type="spellStart"/>
      <w:r w:rsidRPr="008C5E60">
        <w:t>olarak</w:t>
      </w:r>
      <w:proofErr w:type="spellEnd"/>
      <w:r w:rsidRPr="008C5E60">
        <w:t xml:space="preserve"> </w:t>
      </w:r>
      <w:proofErr w:type="spellStart"/>
      <w:r w:rsidRPr="008C5E60">
        <w:t>düzenlenmiştir</w:t>
      </w:r>
      <w:proofErr w:type="spellEnd"/>
      <w:r w:rsidRPr="008C5E60">
        <w:t>.</w:t>
      </w:r>
    </w:p>
    <w:tbl>
      <w:tblPr>
        <w:tblW w:w="0" w:type="auto"/>
        <w:jc w:val="center"/>
        <w:tblLook w:val="04A0" w:firstRow="1" w:lastRow="0" w:firstColumn="1" w:lastColumn="0" w:noHBand="0" w:noVBand="1"/>
      </w:tblPr>
      <w:tblGrid>
        <w:gridCol w:w="7937"/>
      </w:tblGrid>
      <w:tr w:rsidR="00052761" w14:paraId="2E425707"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5C86DD94" w14:textId="50FE74E8" w:rsidR="00052761" w:rsidRDefault="0056657C">
            <w:pPr>
              <w:spacing w:before="720"/>
              <w:ind w:firstLine="0"/>
              <w:jc w:val="center"/>
            </w:pPr>
            <w:r w:rsidRPr="0056657C">
              <w:rPr>
                <w:noProof/>
                <w:sz w:val="64"/>
              </w:rPr>
              <w:drawing>
                <wp:anchor distT="0" distB="0" distL="114300" distR="114300" simplePos="0" relativeHeight="251631616" behindDoc="0" locked="0" layoutInCell="1" allowOverlap="1" wp14:anchorId="208D37D0" wp14:editId="0A09E253">
                  <wp:simplePos x="0" y="0"/>
                  <wp:positionH relativeFrom="column">
                    <wp:posOffset>-90805</wp:posOffset>
                  </wp:positionH>
                  <wp:positionV relativeFrom="paragraph">
                    <wp:posOffset>5080</wp:posOffset>
                  </wp:positionV>
                  <wp:extent cx="5067300" cy="2308860"/>
                  <wp:effectExtent l="0" t="0" r="0" b="0"/>
                  <wp:wrapNone/>
                  <wp:docPr id="2864430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43038" name=""/>
                          <pic:cNvPicPr/>
                        </pic:nvPicPr>
                        <pic:blipFill>
                          <a:blip r:embed="rId14"/>
                          <a:stretch>
                            <a:fillRect/>
                          </a:stretch>
                        </pic:blipFill>
                        <pic:spPr>
                          <a:xfrm>
                            <a:off x="0" y="0"/>
                            <a:ext cx="5067300" cy="2308860"/>
                          </a:xfrm>
                          <a:prstGeom prst="rect">
                            <a:avLst/>
                          </a:prstGeom>
                        </pic:spPr>
                      </pic:pic>
                    </a:graphicData>
                  </a:graphic>
                  <wp14:sizeRelH relativeFrom="page">
                    <wp14:pctWidth>0</wp14:pctWidth>
                  </wp14:sizeRelH>
                  <wp14:sizeRelV relativeFrom="page">
                    <wp14:pctHeight>0</wp14:pctHeight>
                  </wp14:sizeRelV>
                </wp:anchor>
              </w:drawing>
            </w:r>
            <w:r>
              <w:rPr>
                <w:sz w:val="64"/>
              </w:rPr>
              <w:t>📸</w:t>
            </w:r>
          </w:p>
          <w:p w14:paraId="3CEF50FB" w14:textId="77777777" w:rsidR="00052761" w:rsidRDefault="0006423C">
            <w:pPr>
              <w:ind w:firstLine="0"/>
              <w:jc w:val="center"/>
            </w:pPr>
            <w:r>
              <w:rPr>
                <w:b/>
                <w:sz w:val="22"/>
              </w:rPr>
              <w:t>[</w:t>
            </w:r>
            <w:proofErr w:type="spellStart"/>
            <w:r>
              <w:rPr>
                <w:b/>
                <w:sz w:val="22"/>
              </w:rPr>
              <w:t>Şekil</w:t>
            </w:r>
            <w:proofErr w:type="spellEnd"/>
            <w:r>
              <w:rPr>
                <w:b/>
                <w:sz w:val="22"/>
              </w:rPr>
              <w:t>: Sitemap]</w:t>
            </w:r>
          </w:p>
          <w:p w14:paraId="44027B55" w14:textId="77777777" w:rsidR="00052761" w:rsidRDefault="0006423C">
            <w:pPr>
              <w:spacing w:after="720"/>
              <w:ind w:firstLine="0"/>
              <w:jc w:val="center"/>
            </w:pPr>
            <w:proofErr w:type="spellStart"/>
            <w:r>
              <w:rPr>
                <w:i/>
                <w:color w:val="808080"/>
                <w:sz w:val="18"/>
              </w:rPr>
              <w:t>Hiyerarşik</w:t>
            </w:r>
            <w:proofErr w:type="spellEnd"/>
            <w:r>
              <w:rPr>
                <w:i/>
                <w:color w:val="808080"/>
                <w:sz w:val="18"/>
              </w:rPr>
              <w:t xml:space="preserve"> site </w:t>
            </w:r>
            <w:proofErr w:type="spellStart"/>
            <w:r>
              <w:rPr>
                <w:i/>
                <w:color w:val="808080"/>
                <w:sz w:val="18"/>
              </w:rPr>
              <w:t>haritası</w:t>
            </w:r>
            <w:proofErr w:type="spellEnd"/>
            <w:r>
              <w:rPr>
                <w:i/>
                <w:color w:val="808080"/>
                <w:sz w:val="18"/>
              </w:rPr>
              <w:t xml:space="preserve"> — primary/secondary nav </w:t>
            </w:r>
            <w:proofErr w:type="spellStart"/>
            <w:r>
              <w:rPr>
                <w:i/>
                <w:color w:val="808080"/>
                <w:sz w:val="18"/>
              </w:rPr>
              <w:t>yapısı</w:t>
            </w:r>
            <w:proofErr w:type="spellEnd"/>
            <w:r>
              <w:rPr>
                <w:i/>
                <w:color w:val="808080"/>
                <w:sz w:val="18"/>
              </w:rPr>
              <w:t>.</w:t>
            </w:r>
          </w:p>
        </w:tc>
      </w:tr>
    </w:tbl>
    <w:p w14:paraId="06AE07A1" w14:textId="16F88E13" w:rsidR="00B04640" w:rsidRDefault="00B04640" w:rsidP="00B04640">
      <w:pPr>
        <w:pStyle w:val="ResimYazs"/>
      </w:pPr>
      <w:bookmarkStart w:id="87" w:name="_Toc229383880"/>
      <w:r>
        <w:t xml:space="preserve">Figure </w:t>
      </w:r>
      <w:fldSimple w:instr=" SEQ Figure \* ARABIC ">
        <w:r w:rsidR="004A22D7">
          <w:rPr>
            <w:noProof/>
          </w:rPr>
          <w:t>6</w:t>
        </w:r>
      </w:fldSimple>
      <w:r w:rsidRPr="00956D4F">
        <w:t xml:space="preserve">: </w:t>
      </w:r>
      <w:proofErr w:type="spellStart"/>
      <w:r w:rsidRPr="00956D4F">
        <w:t>Uygulama</w:t>
      </w:r>
      <w:proofErr w:type="spellEnd"/>
      <w:r w:rsidRPr="00956D4F">
        <w:t xml:space="preserve"> Site </w:t>
      </w:r>
      <w:proofErr w:type="spellStart"/>
      <w:r w:rsidRPr="00956D4F">
        <w:t>Haritası</w:t>
      </w:r>
      <w:bookmarkEnd w:id="87"/>
      <w:proofErr w:type="spellEnd"/>
    </w:p>
    <w:p w14:paraId="3327AF16" w14:textId="77777777" w:rsidR="00052761" w:rsidRDefault="0006423C">
      <w:pPr>
        <w:pStyle w:val="Balk2"/>
      </w:pPr>
      <w:bookmarkStart w:id="88" w:name="_Toc229383819"/>
      <w:r>
        <w:t xml:space="preserve">7.2. </w:t>
      </w:r>
      <w:proofErr w:type="spellStart"/>
      <w:r>
        <w:t>Kullanıcı</w:t>
      </w:r>
      <w:proofErr w:type="spellEnd"/>
      <w:r>
        <w:t xml:space="preserve"> </w:t>
      </w:r>
      <w:proofErr w:type="spellStart"/>
      <w:r>
        <w:t>Akışı</w:t>
      </w:r>
      <w:proofErr w:type="spellEnd"/>
      <w:r>
        <w:t xml:space="preserve"> (User Flow)</w:t>
      </w:r>
      <w:bookmarkEnd w:id="88"/>
    </w:p>
    <w:p w14:paraId="2AD5CB19" w14:textId="5B5A9275" w:rsidR="0076603C" w:rsidRPr="0076603C" w:rsidRDefault="0076603C" w:rsidP="0076603C">
      <w:pPr>
        <w:ind w:firstLine="0"/>
      </w:pPr>
      <w:proofErr w:type="spellStart"/>
      <w:r w:rsidRPr="0076603C">
        <w:t>Uygulamanın</w:t>
      </w:r>
      <w:proofErr w:type="spellEnd"/>
      <w:r w:rsidRPr="0076603C">
        <w:t xml:space="preserve"> ana </w:t>
      </w:r>
      <w:proofErr w:type="spellStart"/>
      <w:r w:rsidRPr="0076603C">
        <w:t>akışı</w:t>
      </w:r>
      <w:proofErr w:type="spellEnd"/>
      <w:r w:rsidRPr="0076603C">
        <w:t>; "</w:t>
      </w:r>
      <w:proofErr w:type="spellStart"/>
      <w:r w:rsidRPr="0076603C">
        <w:t>Kayıt</w:t>
      </w:r>
      <w:proofErr w:type="spellEnd"/>
      <w:r w:rsidRPr="0076603C">
        <w:t xml:space="preserve"> Ol/</w:t>
      </w:r>
      <w:proofErr w:type="spellStart"/>
      <w:r w:rsidRPr="0076603C">
        <w:t>Giriş</w:t>
      </w:r>
      <w:proofErr w:type="spellEnd"/>
      <w:r w:rsidRPr="0076603C">
        <w:t xml:space="preserve"> Yap" </w:t>
      </w:r>
      <w:proofErr w:type="spellStart"/>
      <w:r w:rsidRPr="0076603C">
        <w:t>gibi</w:t>
      </w:r>
      <w:proofErr w:type="spellEnd"/>
      <w:r w:rsidRPr="0076603C">
        <w:t xml:space="preserve"> </w:t>
      </w:r>
      <w:proofErr w:type="spellStart"/>
      <w:r w:rsidRPr="0076603C">
        <w:t>oyalayıcı</w:t>
      </w:r>
      <w:proofErr w:type="spellEnd"/>
      <w:r w:rsidRPr="0076603C">
        <w:t xml:space="preserve"> </w:t>
      </w:r>
      <w:proofErr w:type="spellStart"/>
      <w:r w:rsidRPr="0076603C">
        <w:t>adımlar</w:t>
      </w:r>
      <w:proofErr w:type="spellEnd"/>
      <w:r w:rsidRPr="0076603C">
        <w:t xml:space="preserve"> </w:t>
      </w:r>
      <w:proofErr w:type="spellStart"/>
      <w:r w:rsidRPr="0076603C">
        <w:t>olmadan</w:t>
      </w:r>
      <w:proofErr w:type="spellEnd"/>
      <w:r w:rsidRPr="0076603C">
        <w:t xml:space="preserve"> </w:t>
      </w:r>
      <w:proofErr w:type="spellStart"/>
      <w:r w:rsidRPr="0076603C">
        <w:t>kullanıcının</w:t>
      </w:r>
      <w:proofErr w:type="spellEnd"/>
      <w:r w:rsidRPr="0076603C">
        <w:t xml:space="preserve"> </w:t>
      </w:r>
      <w:proofErr w:type="spellStart"/>
      <w:r w:rsidRPr="0076603C">
        <w:t>verisine</w:t>
      </w:r>
      <w:proofErr w:type="spellEnd"/>
      <w:r w:rsidRPr="0076603C">
        <w:t xml:space="preserve"> </w:t>
      </w:r>
      <w:proofErr w:type="spellStart"/>
      <w:r w:rsidRPr="0076603C">
        <w:t>anında</w:t>
      </w:r>
      <w:proofErr w:type="spellEnd"/>
      <w:r w:rsidRPr="0076603C">
        <w:t xml:space="preserve"> </w:t>
      </w:r>
      <w:proofErr w:type="spellStart"/>
      <w:r w:rsidRPr="0076603C">
        <w:t>ulaşması</w:t>
      </w:r>
      <w:proofErr w:type="spellEnd"/>
      <w:r w:rsidRPr="0076603C">
        <w:t xml:space="preserve"> </w:t>
      </w:r>
      <w:proofErr w:type="spellStart"/>
      <w:r w:rsidRPr="0076603C">
        <w:t>üzerine</w:t>
      </w:r>
      <w:proofErr w:type="spellEnd"/>
      <w:r w:rsidRPr="0076603C">
        <w:t xml:space="preserve"> </w:t>
      </w:r>
      <w:proofErr w:type="spellStart"/>
      <w:r w:rsidRPr="0076603C">
        <w:t>kurgulanmıştır</w:t>
      </w:r>
      <w:proofErr w:type="spellEnd"/>
      <w:r w:rsidRPr="0076603C">
        <w:t xml:space="preserve"> (Time-to-Value </w:t>
      </w:r>
      <w:proofErr w:type="spellStart"/>
      <w:r w:rsidRPr="0076603C">
        <w:t>optimizasyonu</w:t>
      </w:r>
      <w:proofErr w:type="spellEnd"/>
      <w:r w:rsidRPr="0076603C">
        <w:t>).</w:t>
      </w:r>
    </w:p>
    <w:tbl>
      <w:tblPr>
        <w:tblW w:w="0" w:type="auto"/>
        <w:jc w:val="center"/>
        <w:tblLook w:val="04A0" w:firstRow="1" w:lastRow="0" w:firstColumn="1" w:lastColumn="0" w:noHBand="0" w:noVBand="1"/>
      </w:tblPr>
      <w:tblGrid>
        <w:gridCol w:w="7937"/>
      </w:tblGrid>
      <w:tr w:rsidR="00052761" w14:paraId="7142BAE4"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1474B709" w14:textId="4CD7BB9A" w:rsidR="00052761" w:rsidRDefault="0076603C">
            <w:pPr>
              <w:spacing w:before="720"/>
              <w:ind w:firstLine="0"/>
              <w:jc w:val="center"/>
            </w:pPr>
            <w:r w:rsidRPr="0076603C">
              <w:rPr>
                <w:noProof/>
                <w:sz w:val="64"/>
              </w:rPr>
              <w:drawing>
                <wp:anchor distT="0" distB="0" distL="114300" distR="114300" simplePos="0" relativeHeight="251638784" behindDoc="0" locked="0" layoutInCell="1" allowOverlap="1" wp14:anchorId="1F854949" wp14:editId="373FA8E6">
                  <wp:simplePos x="0" y="0"/>
                  <wp:positionH relativeFrom="column">
                    <wp:posOffset>-90805</wp:posOffset>
                  </wp:positionH>
                  <wp:positionV relativeFrom="paragraph">
                    <wp:posOffset>-15875</wp:posOffset>
                  </wp:positionV>
                  <wp:extent cx="5105400" cy="2316480"/>
                  <wp:effectExtent l="0" t="0" r="0" b="7620"/>
                  <wp:wrapNone/>
                  <wp:docPr id="1803604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0484" name=""/>
                          <pic:cNvPicPr/>
                        </pic:nvPicPr>
                        <pic:blipFill>
                          <a:blip r:embed="rId15"/>
                          <a:stretch>
                            <a:fillRect/>
                          </a:stretch>
                        </pic:blipFill>
                        <pic:spPr>
                          <a:xfrm>
                            <a:off x="0" y="0"/>
                            <a:ext cx="5105400" cy="2316480"/>
                          </a:xfrm>
                          <a:prstGeom prst="rect">
                            <a:avLst/>
                          </a:prstGeom>
                        </pic:spPr>
                      </pic:pic>
                    </a:graphicData>
                  </a:graphic>
                  <wp14:sizeRelH relativeFrom="page">
                    <wp14:pctWidth>0</wp14:pctWidth>
                  </wp14:sizeRelH>
                  <wp14:sizeRelV relativeFrom="page">
                    <wp14:pctHeight>0</wp14:pctHeight>
                  </wp14:sizeRelV>
                </wp:anchor>
              </w:drawing>
            </w:r>
            <w:r>
              <w:rPr>
                <w:sz w:val="64"/>
              </w:rPr>
              <w:t>📸</w:t>
            </w:r>
          </w:p>
          <w:p w14:paraId="5C9E9827" w14:textId="77777777" w:rsidR="00052761" w:rsidRDefault="0006423C">
            <w:pPr>
              <w:ind w:firstLine="0"/>
              <w:jc w:val="center"/>
            </w:pPr>
            <w:r>
              <w:rPr>
                <w:b/>
                <w:sz w:val="22"/>
              </w:rPr>
              <w:t>[</w:t>
            </w:r>
            <w:proofErr w:type="spellStart"/>
            <w:r>
              <w:rPr>
                <w:b/>
                <w:sz w:val="22"/>
              </w:rPr>
              <w:t>Şekil</w:t>
            </w:r>
            <w:proofErr w:type="spellEnd"/>
            <w:r>
              <w:rPr>
                <w:b/>
                <w:sz w:val="22"/>
              </w:rPr>
              <w:t xml:space="preserve">: Ana </w:t>
            </w:r>
            <w:proofErr w:type="spellStart"/>
            <w:r>
              <w:rPr>
                <w:b/>
                <w:sz w:val="22"/>
              </w:rPr>
              <w:t>Kullanıcı</w:t>
            </w:r>
            <w:proofErr w:type="spellEnd"/>
            <w:r>
              <w:rPr>
                <w:b/>
                <w:sz w:val="22"/>
              </w:rPr>
              <w:t xml:space="preserve"> Akışı]</w:t>
            </w:r>
          </w:p>
          <w:p w14:paraId="4B3FFFBC" w14:textId="77777777" w:rsidR="00052761" w:rsidRDefault="0006423C">
            <w:pPr>
              <w:spacing w:after="720"/>
              <w:ind w:firstLine="0"/>
              <w:jc w:val="center"/>
            </w:pPr>
            <w:r>
              <w:rPr>
                <w:i/>
                <w:color w:val="808080"/>
                <w:sz w:val="18"/>
              </w:rPr>
              <w:t xml:space="preserve">Landing → </w:t>
            </w:r>
            <w:proofErr w:type="spellStart"/>
            <w:r>
              <w:rPr>
                <w:i/>
                <w:color w:val="808080"/>
                <w:sz w:val="18"/>
              </w:rPr>
              <w:t>Kayıt</w:t>
            </w:r>
            <w:proofErr w:type="spellEnd"/>
            <w:r>
              <w:rPr>
                <w:i/>
                <w:color w:val="808080"/>
                <w:sz w:val="18"/>
              </w:rPr>
              <w:t>/</w:t>
            </w:r>
            <w:proofErr w:type="spellStart"/>
            <w:r>
              <w:rPr>
                <w:i/>
                <w:color w:val="808080"/>
                <w:sz w:val="18"/>
              </w:rPr>
              <w:t>Giriş</w:t>
            </w:r>
            <w:proofErr w:type="spellEnd"/>
            <w:r>
              <w:rPr>
                <w:i/>
                <w:color w:val="808080"/>
                <w:sz w:val="18"/>
              </w:rPr>
              <w:t xml:space="preserve"> → Dashboard → Ana </w:t>
            </w:r>
            <w:proofErr w:type="spellStart"/>
            <w:r>
              <w:rPr>
                <w:i/>
                <w:color w:val="808080"/>
                <w:sz w:val="18"/>
              </w:rPr>
              <w:t>eylem</w:t>
            </w:r>
            <w:proofErr w:type="spellEnd"/>
            <w:r>
              <w:rPr>
                <w:i/>
                <w:color w:val="808080"/>
                <w:sz w:val="18"/>
              </w:rPr>
              <w:t xml:space="preserve"> → </w:t>
            </w:r>
            <w:proofErr w:type="spellStart"/>
            <w:r>
              <w:rPr>
                <w:i/>
                <w:color w:val="808080"/>
                <w:sz w:val="18"/>
              </w:rPr>
              <w:t>Başarı</w:t>
            </w:r>
            <w:proofErr w:type="spellEnd"/>
            <w:r>
              <w:rPr>
                <w:i/>
                <w:color w:val="808080"/>
                <w:sz w:val="18"/>
              </w:rPr>
              <w:t>/Hata</w:t>
            </w:r>
          </w:p>
        </w:tc>
      </w:tr>
    </w:tbl>
    <w:p w14:paraId="2954C579" w14:textId="6DD0A914" w:rsidR="00B04640" w:rsidRDefault="00B04640" w:rsidP="00B04640">
      <w:pPr>
        <w:pStyle w:val="ResimYazs"/>
      </w:pPr>
      <w:bookmarkStart w:id="89" w:name="_Toc229383881"/>
      <w:r>
        <w:t xml:space="preserve">Figure </w:t>
      </w:r>
      <w:fldSimple w:instr=" SEQ Figure \* ARABIC ">
        <w:r w:rsidR="004A22D7">
          <w:rPr>
            <w:noProof/>
          </w:rPr>
          <w:t>7</w:t>
        </w:r>
      </w:fldSimple>
      <w:r w:rsidRPr="00A65217">
        <w:t xml:space="preserve">: Ana </w:t>
      </w:r>
      <w:proofErr w:type="spellStart"/>
      <w:r w:rsidRPr="00A65217">
        <w:t>Kullanıcı</w:t>
      </w:r>
      <w:proofErr w:type="spellEnd"/>
      <w:r w:rsidRPr="00A65217">
        <w:t xml:space="preserve"> Akışı (User Flow)</w:t>
      </w:r>
      <w:bookmarkEnd w:id="89"/>
    </w:p>
    <w:p w14:paraId="71573884" w14:textId="77777777" w:rsidR="00052761" w:rsidRDefault="0006423C">
      <w:pPr>
        <w:pStyle w:val="Balk2"/>
      </w:pPr>
      <w:bookmarkStart w:id="90" w:name="_Toc229383820"/>
      <w:r>
        <w:lastRenderedPageBreak/>
        <w:t>7.3. Design System</w:t>
      </w:r>
      <w:bookmarkEnd w:id="90"/>
    </w:p>
    <w:p w14:paraId="0C74C7FB" w14:textId="37BD6AC8" w:rsidR="000B7C13" w:rsidRPr="000B7C13" w:rsidRDefault="000B7C13" w:rsidP="000B7C13">
      <w:pPr>
        <w:ind w:firstLine="0"/>
      </w:pPr>
      <w:proofErr w:type="spellStart"/>
      <w:r w:rsidRPr="000B7C13">
        <w:t>Uygulama</w:t>
      </w:r>
      <w:proofErr w:type="spellEnd"/>
      <w:r w:rsidRPr="000B7C13">
        <w:t xml:space="preserve">, </w:t>
      </w:r>
      <w:proofErr w:type="spellStart"/>
      <w:r w:rsidRPr="000B7C13">
        <w:t>veri</w:t>
      </w:r>
      <w:proofErr w:type="spellEnd"/>
      <w:r w:rsidRPr="000B7C13">
        <w:t xml:space="preserve"> </w:t>
      </w:r>
      <w:proofErr w:type="spellStart"/>
      <w:r w:rsidRPr="000B7C13">
        <w:t>analizine</w:t>
      </w:r>
      <w:proofErr w:type="spellEnd"/>
      <w:r w:rsidRPr="000B7C13">
        <w:t xml:space="preserve"> </w:t>
      </w:r>
      <w:proofErr w:type="spellStart"/>
      <w:r w:rsidRPr="000B7C13">
        <w:t>odaklanmayı</w:t>
      </w:r>
      <w:proofErr w:type="spellEnd"/>
      <w:r w:rsidRPr="000B7C13">
        <w:t xml:space="preserve"> </w:t>
      </w:r>
      <w:proofErr w:type="spellStart"/>
      <w:r w:rsidRPr="000B7C13">
        <w:t>artırmak</w:t>
      </w:r>
      <w:proofErr w:type="spellEnd"/>
      <w:r w:rsidRPr="000B7C13">
        <w:t xml:space="preserve"> </w:t>
      </w:r>
      <w:proofErr w:type="spellStart"/>
      <w:r w:rsidRPr="000B7C13">
        <w:t>ve</w:t>
      </w:r>
      <w:proofErr w:type="spellEnd"/>
      <w:r w:rsidRPr="000B7C13">
        <w:t xml:space="preserve"> </w:t>
      </w:r>
      <w:proofErr w:type="spellStart"/>
      <w:r w:rsidRPr="000B7C13">
        <w:t>göz</w:t>
      </w:r>
      <w:proofErr w:type="spellEnd"/>
      <w:r w:rsidRPr="000B7C13">
        <w:t xml:space="preserve"> </w:t>
      </w:r>
      <w:proofErr w:type="spellStart"/>
      <w:r w:rsidRPr="000B7C13">
        <w:t>yorgunluğunu</w:t>
      </w:r>
      <w:proofErr w:type="spellEnd"/>
      <w:r w:rsidRPr="000B7C13">
        <w:t xml:space="preserve"> </w:t>
      </w:r>
      <w:proofErr w:type="spellStart"/>
      <w:r w:rsidRPr="000B7C13">
        <w:t>azaltmak</w:t>
      </w:r>
      <w:proofErr w:type="spellEnd"/>
      <w:r w:rsidRPr="000B7C13">
        <w:t xml:space="preserve"> </w:t>
      </w:r>
      <w:proofErr w:type="spellStart"/>
      <w:r w:rsidRPr="000B7C13">
        <w:t>amacıyla</w:t>
      </w:r>
      <w:proofErr w:type="spellEnd"/>
      <w:r w:rsidRPr="000B7C13">
        <w:t xml:space="preserve"> "</w:t>
      </w:r>
      <w:proofErr w:type="spellStart"/>
      <w:r w:rsidRPr="000B7C13">
        <w:t>Karanlık</w:t>
      </w:r>
      <w:proofErr w:type="spellEnd"/>
      <w:r w:rsidRPr="000B7C13">
        <w:t xml:space="preserve"> Tema" (Dark Mode) </w:t>
      </w:r>
      <w:proofErr w:type="spellStart"/>
      <w:r w:rsidRPr="000B7C13">
        <w:t>üzerine</w:t>
      </w:r>
      <w:proofErr w:type="spellEnd"/>
      <w:r w:rsidRPr="000B7C13">
        <w:t xml:space="preserve"> </w:t>
      </w:r>
      <w:proofErr w:type="spellStart"/>
      <w:r w:rsidRPr="000B7C13">
        <w:t>inşa</w:t>
      </w:r>
      <w:proofErr w:type="spellEnd"/>
      <w:r w:rsidRPr="000B7C13">
        <w:t xml:space="preserve"> </w:t>
      </w:r>
      <w:proofErr w:type="spellStart"/>
      <w:r w:rsidRPr="000B7C13">
        <w:t>edilmiştir</w:t>
      </w:r>
      <w:proofErr w:type="spellEnd"/>
      <w:r w:rsidRPr="000B7C13">
        <w:t>.</w:t>
      </w:r>
    </w:p>
    <w:p w14:paraId="3A200136" w14:textId="53D70E49" w:rsidR="00052761" w:rsidRDefault="00316E6B" w:rsidP="00316E6B">
      <w:pPr>
        <w:pStyle w:val="ResimYazs"/>
        <w:keepNext/>
      </w:pPr>
      <w:bookmarkStart w:id="91" w:name="_Toc229383864"/>
      <w:r>
        <w:t xml:space="preserve">Table </w:t>
      </w:r>
      <w:fldSimple w:instr=" SEQ Table \* ARABIC ">
        <w:r w:rsidR="004A22D7">
          <w:rPr>
            <w:noProof/>
          </w:rPr>
          <w:t>17</w:t>
        </w:r>
      </w:fldSimple>
      <w:r w:rsidRPr="00164415">
        <w:t xml:space="preserve">: Renk </w:t>
      </w:r>
      <w:proofErr w:type="spellStart"/>
      <w:r w:rsidRPr="00164415">
        <w:t>Paleti</w:t>
      </w:r>
      <w:bookmarkEnd w:id="91"/>
      <w:proofErr w:type="spellEnd"/>
    </w:p>
    <w:tbl>
      <w:tblPr>
        <w:tblStyle w:val="AkKlavuz-Vurgu1"/>
        <w:tblW w:w="9072" w:type="dxa"/>
        <w:jc w:val="center"/>
        <w:tblLayout w:type="fixed"/>
        <w:tblLook w:val="04A0" w:firstRow="1" w:lastRow="0" w:firstColumn="1" w:lastColumn="0" w:noHBand="0" w:noVBand="1"/>
      </w:tblPr>
      <w:tblGrid>
        <w:gridCol w:w="1701"/>
        <w:gridCol w:w="2268"/>
        <w:gridCol w:w="1701"/>
        <w:gridCol w:w="3402"/>
      </w:tblGrid>
      <w:tr w:rsidR="00052761" w14:paraId="64BBAC58" w14:textId="77777777" w:rsidTr="009760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shd w:val="clear" w:color="auto" w:fill="1F4E78"/>
          </w:tcPr>
          <w:p w14:paraId="78DB45C3" w14:textId="77777777" w:rsidR="00052761" w:rsidRDefault="0006423C">
            <w:pPr>
              <w:ind w:firstLine="0"/>
            </w:pPr>
            <w:r>
              <w:rPr>
                <w:color w:val="FFFFFF"/>
                <w:sz w:val="22"/>
              </w:rPr>
              <w:t>Role</w:t>
            </w:r>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14:paraId="0F103F2E"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Adı</w:t>
            </w:r>
            <w:proofErr w:type="spellEnd"/>
          </w:p>
        </w:tc>
        <w:tc>
          <w:tcPr>
            <w:tcW w:w="1701" w:type="dxa"/>
            <w:tcBorders>
              <w:top w:val="single" w:sz="4" w:space="0" w:color="7F7F7F"/>
              <w:left w:val="single" w:sz="4" w:space="0" w:color="7F7F7F"/>
              <w:bottom w:val="single" w:sz="4" w:space="0" w:color="7F7F7F"/>
              <w:right w:val="single" w:sz="4" w:space="0" w:color="7F7F7F"/>
            </w:tcBorders>
            <w:shd w:val="clear" w:color="auto" w:fill="1F4E78"/>
          </w:tcPr>
          <w:p w14:paraId="7D548C91"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HEX</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2FA1941B"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Kullanım</w:t>
            </w:r>
            <w:proofErr w:type="spellEnd"/>
          </w:p>
        </w:tc>
      </w:tr>
      <w:tr w:rsidR="0097601D" w14:paraId="12E35465" w14:textId="77777777" w:rsidTr="009760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0ECF9253" w14:textId="0287BB6A" w:rsidR="0097601D" w:rsidRPr="0097601D" w:rsidRDefault="0097601D" w:rsidP="0097601D">
            <w:pPr>
              <w:ind w:firstLine="0"/>
              <w:rPr>
                <w:color w:val="000000" w:themeColor="text1"/>
              </w:rPr>
            </w:pPr>
            <w:r w:rsidRPr="0097601D">
              <w:rPr>
                <w:color w:val="000000" w:themeColor="text1"/>
                <w:sz w:val="20"/>
                <w:szCs w:val="20"/>
              </w:rPr>
              <w:t>Primary 500</w:t>
            </w:r>
          </w:p>
        </w:tc>
        <w:tc>
          <w:tcPr>
            <w:tcW w:w="2268" w:type="dxa"/>
            <w:tcBorders>
              <w:top w:val="single" w:sz="4" w:space="0" w:color="7F7F7F"/>
              <w:left w:val="single" w:sz="4" w:space="0" w:color="7F7F7F"/>
              <w:bottom w:val="single" w:sz="4" w:space="0" w:color="7F7F7F"/>
              <w:right w:val="single" w:sz="4" w:space="0" w:color="7F7F7F"/>
            </w:tcBorders>
            <w:vAlign w:val="center"/>
          </w:tcPr>
          <w:p w14:paraId="4C2D3246" w14:textId="69AF8515" w:rsidR="0097601D" w:rsidRPr="0097601D" w:rsidRDefault="0097601D" w:rsidP="0097601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97601D">
              <w:rPr>
                <w:color w:val="000000" w:themeColor="text1"/>
                <w:sz w:val="20"/>
                <w:szCs w:val="20"/>
              </w:rPr>
              <w:t>Blue 500</w:t>
            </w:r>
          </w:p>
        </w:tc>
        <w:tc>
          <w:tcPr>
            <w:tcW w:w="1701" w:type="dxa"/>
            <w:tcBorders>
              <w:top w:val="single" w:sz="4" w:space="0" w:color="7F7F7F"/>
              <w:left w:val="single" w:sz="4" w:space="0" w:color="7F7F7F"/>
              <w:bottom w:val="single" w:sz="4" w:space="0" w:color="7F7F7F"/>
              <w:right w:val="single" w:sz="4" w:space="0" w:color="7F7F7F"/>
            </w:tcBorders>
            <w:vAlign w:val="center"/>
          </w:tcPr>
          <w:p w14:paraId="7CEE8323" w14:textId="660911DA" w:rsidR="0097601D" w:rsidRPr="0097601D" w:rsidRDefault="007B124E" w:rsidP="0097601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7B124E">
              <w:rPr>
                <w:color w:val="000000" w:themeColor="text1"/>
              </w:rPr>
              <w:t>#3B82F6</w:t>
            </w:r>
          </w:p>
        </w:tc>
        <w:tc>
          <w:tcPr>
            <w:tcW w:w="3402" w:type="dxa"/>
            <w:tcBorders>
              <w:top w:val="single" w:sz="4" w:space="0" w:color="7F7F7F"/>
              <w:left w:val="single" w:sz="4" w:space="0" w:color="7F7F7F"/>
              <w:bottom w:val="single" w:sz="4" w:space="0" w:color="7F7F7F"/>
              <w:right w:val="single" w:sz="4" w:space="0" w:color="7F7F7F"/>
            </w:tcBorders>
            <w:vAlign w:val="center"/>
          </w:tcPr>
          <w:p w14:paraId="6529E281" w14:textId="11BDAD8F" w:rsidR="0097601D" w:rsidRPr="0097601D" w:rsidRDefault="0097601D" w:rsidP="0097601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7601D">
              <w:rPr>
                <w:color w:val="000000" w:themeColor="text1"/>
                <w:sz w:val="20"/>
                <w:szCs w:val="20"/>
              </w:rPr>
              <w:t>Birincil</w:t>
            </w:r>
            <w:proofErr w:type="spellEnd"/>
            <w:r w:rsidRPr="0097601D">
              <w:rPr>
                <w:color w:val="000000" w:themeColor="text1"/>
                <w:sz w:val="20"/>
                <w:szCs w:val="20"/>
              </w:rPr>
              <w:t xml:space="preserve"> </w:t>
            </w:r>
            <w:proofErr w:type="spellStart"/>
            <w:r w:rsidRPr="0097601D">
              <w:rPr>
                <w:color w:val="000000" w:themeColor="text1"/>
                <w:sz w:val="20"/>
                <w:szCs w:val="20"/>
              </w:rPr>
              <w:t>aksiyon</w:t>
            </w:r>
            <w:proofErr w:type="spellEnd"/>
            <w:r w:rsidRPr="0097601D">
              <w:rPr>
                <w:color w:val="000000" w:themeColor="text1"/>
                <w:sz w:val="20"/>
                <w:szCs w:val="20"/>
              </w:rPr>
              <w:t xml:space="preserve"> </w:t>
            </w:r>
            <w:proofErr w:type="spellStart"/>
            <w:r w:rsidRPr="0097601D">
              <w:rPr>
                <w:color w:val="000000" w:themeColor="text1"/>
                <w:sz w:val="20"/>
                <w:szCs w:val="20"/>
              </w:rPr>
              <w:t>butonları</w:t>
            </w:r>
            <w:proofErr w:type="spellEnd"/>
          </w:p>
        </w:tc>
      </w:tr>
      <w:tr w:rsidR="0097601D" w14:paraId="7FD3390C" w14:textId="77777777" w:rsidTr="009760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36295EE3" w14:textId="144DB3E6" w:rsidR="0097601D" w:rsidRPr="0097601D" w:rsidRDefault="0097601D" w:rsidP="0097601D">
            <w:pPr>
              <w:ind w:firstLine="0"/>
              <w:rPr>
                <w:color w:val="000000" w:themeColor="text1"/>
              </w:rPr>
            </w:pPr>
            <w:r w:rsidRPr="0097601D">
              <w:rPr>
                <w:color w:val="000000" w:themeColor="text1"/>
                <w:sz w:val="20"/>
                <w:szCs w:val="20"/>
              </w:rPr>
              <w:t>Primary 600</w:t>
            </w:r>
          </w:p>
        </w:tc>
        <w:tc>
          <w:tcPr>
            <w:tcW w:w="2268" w:type="dxa"/>
            <w:tcBorders>
              <w:top w:val="single" w:sz="4" w:space="0" w:color="7F7F7F"/>
              <w:left w:val="single" w:sz="4" w:space="0" w:color="7F7F7F"/>
              <w:bottom w:val="single" w:sz="4" w:space="0" w:color="7F7F7F"/>
              <w:right w:val="single" w:sz="4" w:space="0" w:color="7F7F7F"/>
            </w:tcBorders>
            <w:vAlign w:val="center"/>
          </w:tcPr>
          <w:p w14:paraId="6C2A0D25" w14:textId="5667D254" w:rsidR="0097601D" w:rsidRPr="0097601D" w:rsidRDefault="0097601D" w:rsidP="0097601D">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97601D">
              <w:rPr>
                <w:color w:val="000000" w:themeColor="text1"/>
                <w:sz w:val="20"/>
                <w:szCs w:val="20"/>
              </w:rPr>
              <w:t>Blue 600</w:t>
            </w:r>
          </w:p>
        </w:tc>
        <w:tc>
          <w:tcPr>
            <w:tcW w:w="1701" w:type="dxa"/>
            <w:tcBorders>
              <w:top w:val="single" w:sz="4" w:space="0" w:color="7F7F7F"/>
              <w:left w:val="single" w:sz="4" w:space="0" w:color="7F7F7F"/>
              <w:bottom w:val="single" w:sz="4" w:space="0" w:color="7F7F7F"/>
              <w:right w:val="single" w:sz="4" w:space="0" w:color="7F7F7F"/>
            </w:tcBorders>
            <w:vAlign w:val="center"/>
          </w:tcPr>
          <w:p w14:paraId="244726C0" w14:textId="3A818498" w:rsidR="0097601D" w:rsidRPr="0097601D" w:rsidRDefault="007B124E" w:rsidP="0097601D">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7B124E">
              <w:rPr>
                <w:color w:val="000000" w:themeColor="text1"/>
              </w:rPr>
              <w:t>#2563EB</w:t>
            </w:r>
          </w:p>
        </w:tc>
        <w:tc>
          <w:tcPr>
            <w:tcW w:w="3402" w:type="dxa"/>
            <w:tcBorders>
              <w:top w:val="single" w:sz="4" w:space="0" w:color="7F7F7F"/>
              <w:left w:val="single" w:sz="4" w:space="0" w:color="7F7F7F"/>
              <w:bottom w:val="single" w:sz="4" w:space="0" w:color="7F7F7F"/>
              <w:right w:val="single" w:sz="4" w:space="0" w:color="7F7F7F"/>
            </w:tcBorders>
            <w:vAlign w:val="center"/>
          </w:tcPr>
          <w:p w14:paraId="58A65337" w14:textId="5B81921F" w:rsidR="0097601D" w:rsidRPr="0097601D" w:rsidRDefault="0097601D" w:rsidP="0097601D">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97601D">
              <w:rPr>
                <w:color w:val="000000" w:themeColor="text1"/>
                <w:sz w:val="20"/>
                <w:szCs w:val="20"/>
              </w:rPr>
              <w:t>Butonların</w:t>
            </w:r>
            <w:proofErr w:type="spellEnd"/>
            <w:r w:rsidRPr="0097601D">
              <w:rPr>
                <w:color w:val="000000" w:themeColor="text1"/>
                <w:sz w:val="20"/>
                <w:szCs w:val="20"/>
              </w:rPr>
              <w:t xml:space="preserve"> Hover (</w:t>
            </w:r>
            <w:proofErr w:type="spellStart"/>
            <w:r w:rsidRPr="0097601D">
              <w:rPr>
                <w:color w:val="000000" w:themeColor="text1"/>
                <w:sz w:val="20"/>
                <w:szCs w:val="20"/>
              </w:rPr>
              <w:t>üzerine</w:t>
            </w:r>
            <w:proofErr w:type="spellEnd"/>
            <w:r w:rsidRPr="0097601D">
              <w:rPr>
                <w:color w:val="000000" w:themeColor="text1"/>
                <w:sz w:val="20"/>
                <w:szCs w:val="20"/>
              </w:rPr>
              <w:t xml:space="preserve"> </w:t>
            </w:r>
            <w:proofErr w:type="spellStart"/>
            <w:r w:rsidRPr="0097601D">
              <w:rPr>
                <w:color w:val="000000" w:themeColor="text1"/>
                <w:sz w:val="20"/>
                <w:szCs w:val="20"/>
              </w:rPr>
              <w:t>gelme</w:t>
            </w:r>
            <w:proofErr w:type="spellEnd"/>
            <w:r w:rsidRPr="0097601D">
              <w:rPr>
                <w:color w:val="000000" w:themeColor="text1"/>
                <w:sz w:val="20"/>
                <w:szCs w:val="20"/>
              </w:rPr>
              <w:t xml:space="preserve">) </w:t>
            </w:r>
            <w:proofErr w:type="spellStart"/>
            <w:r w:rsidRPr="0097601D">
              <w:rPr>
                <w:color w:val="000000" w:themeColor="text1"/>
                <w:sz w:val="20"/>
                <w:szCs w:val="20"/>
              </w:rPr>
              <w:t>durumu</w:t>
            </w:r>
            <w:proofErr w:type="spellEnd"/>
          </w:p>
        </w:tc>
      </w:tr>
      <w:tr w:rsidR="0097601D" w14:paraId="175585E7" w14:textId="77777777" w:rsidTr="009760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654079EB" w14:textId="7D35294A" w:rsidR="0097601D" w:rsidRPr="0097601D" w:rsidRDefault="0097601D" w:rsidP="0097601D">
            <w:pPr>
              <w:ind w:firstLine="0"/>
              <w:rPr>
                <w:color w:val="000000" w:themeColor="text1"/>
              </w:rPr>
            </w:pPr>
            <w:r w:rsidRPr="0097601D">
              <w:rPr>
                <w:color w:val="000000" w:themeColor="text1"/>
                <w:sz w:val="20"/>
                <w:szCs w:val="20"/>
              </w:rPr>
              <w:t>Dark Base</w:t>
            </w:r>
          </w:p>
        </w:tc>
        <w:tc>
          <w:tcPr>
            <w:tcW w:w="2268" w:type="dxa"/>
            <w:tcBorders>
              <w:top w:val="single" w:sz="4" w:space="0" w:color="7F7F7F"/>
              <w:left w:val="single" w:sz="4" w:space="0" w:color="7F7F7F"/>
              <w:bottom w:val="single" w:sz="4" w:space="0" w:color="7F7F7F"/>
              <w:right w:val="single" w:sz="4" w:space="0" w:color="7F7F7F"/>
            </w:tcBorders>
            <w:vAlign w:val="center"/>
          </w:tcPr>
          <w:p w14:paraId="7592103F" w14:textId="29EC58F2" w:rsidR="0097601D" w:rsidRPr="0097601D" w:rsidRDefault="0097601D" w:rsidP="0097601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97601D">
              <w:rPr>
                <w:color w:val="000000" w:themeColor="text1"/>
                <w:sz w:val="20"/>
                <w:szCs w:val="20"/>
              </w:rPr>
              <w:t>Slate 950</w:t>
            </w:r>
          </w:p>
        </w:tc>
        <w:tc>
          <w:tcPr>
            <w:tcW w:w="1701" w:type="dxa"/>
            <w:tcBorders>
              <w:top w:val="single" w:sz="4" w:space="0" w:color="7F7F7F"/>
              <w:left w:val="single" w:sz="4" w:space="0" w:color="7F7F7F"/>
              <w:bottom w:val="single" w:sz="4" w:space="0" w:color="7F7F7F"/>
              <w:right w:val="single" w:sz="4" w:space="0" w:color="7F7F7F"/>
            </w:tcBorders>
            <w:vAlign w:val="center"/>
          </w:tcPr>
          <w:p w14:paraId="7F8645F5" w14:textId="1E471A3C" w:rsidR="0097601D" w:rsidRPr="0097601D" w:rsidRDefault="007B124E" w:rsidP="0097601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7B124E">
              <w:rPr>
                <w:color w:val="000000" w:themeColor="text1"/>
              </w:rPr>
              <w:t>#020617</w:t>
            </w:r>
          </w:p>
        </w:tc>
        <w:tc>
          <w:tcPr>
            <w:tcW w:w="3402" w:type="dxa"/>
            <w:tcBorders>
              <w:top w:val="single" w:sz="4" w:space="0" w:color="7F7F7F"/>
              <w:left w:val="single" w:sz="4" w:space="0" w:color="7F7F7F"/>
              <w:bottom w:val="single" w:sz="4" w:space="0" w:color="7F7F7F"/>
              <w:right w:val="single" w:sz="4" w:space="0" w:color="7F7F7F"/>
            </w:tcBorders>
            <w:vAlign w:val="center"/>
          </w:tcPr>
          <w:p w14:paraId="5D36B89F" w14:textId="1CE9A801" w:rsidR="0097601D" w:rsidRPr="0097601D" w:rsidRDefault="0097601D" w:rsidP="0097601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7601D">
              <w:rPr>
                <w:color w:val="000000" w:themeColor="text1"/>
                <w:sz w:val="20"/>
                <w:szCs w:val="20"/>
              </w:rPr>
              <w:t>Sayfa</w:t>
            </w:r>
            <w:proofErr w:type="spellEnd"/>
            <w:r w:rsidRPr="0097601D">
              <w:rPr>
                <w:color w:val="000000" w:themeColor="text1"/>
                <w:sz w:val="20"/>
                <w:szCs w:val="20"/>
              </w:rPr>
              <w:t xml:space="preserve"> ana </w:t>
            </w:r>
            <w:proofErr w:type="spellStart"/>
            <w:r w:rsidRPr="0097601D">
              <w:rPr>
                <w:color w:val="000000" w:themeColor="text1"/>
                <w:sz w:val="20"/>
                <w:szCs w:val="20"/>
              </w:rPr>
              <w:t>arka</w:t>
            </w:r>
            <w:proofErr w:type="spellEnd"/>
            <w:r w:rsidRPr="0097601D">
              <w:rPr>
                <w:color w:val="000000" w:themeColor="text1"/>
                <w:sz w:val="20"/>
                <w:szCs w:val="20"/>
              </w:rPr>
              <w:t xml:space="preserve"> </w:t>
            </w:r>
            <w:proofErr w:type="spellStart"/>
            <w:r w:rsidRPr="0097601D">
              <w:rPr>
                <w:color w:val="000000" w:themeColor="text1"/>
                <w:sz w:val="20"/>
                <w:szCs w:val="20"/>
              </w:rPr>
              <w:t>planı</w:t>
            </w:r>
            <w:proofErr w:type="spellEnd"/>
            <w:r w:rsidRPr="0097601D">
              <w:rPr>
                <w:color w:val="000000" w:themeColor="text1"/>
                <w:sz w:val="20"/>
                <w:szCs w:val="20"/>
              </w:rPr>
              <w:t xml:space="preserve"> (</w:t>
            </w:r>
            <w:proofErr w:type="spellStart"/>
            <w:r w:rsidRPr="0097601D">
              <w:rPr>
                <w:color w:val="000000" w:themeColor="text1"/>
                <w:sz w:val="20"/>
                <w:szCs w:val="20"/>
              </w:rPr>
              <w:t>Karanlık</w:t>
            </w:r>
            <w:proofErr w:type="spellEnd"/>
            <w:r w:rsidRPr="0097601D">
              <w:rPr>
                <w:color w:val="000000" w:themeColor="text1"/>
                <w:sz w:val="20"/>
                <w:szCs w:val="20"/>
              </w:rPr>
              <w:t xml:space="preserve"> </w:t>
            </w:r>
            <w:proofErr w:type="spellStart"/>
            <w:r w:rsidRPr="0097601D">
              <w:rPr>
                <w:color w:val="000000" w:themeColor="text1"/>
                <w:sz w:val="20"/>
                <w:szCs w:val="20"/>
              </w:rPr>
              <w:t>tema</w:t>
            </w:r>
            <w:proofErr w:type="spellEnd"/>
            <w:r w:rsidRPr="0097601D">
              <w:rPr>
                <w:color w:val="000000" w:themeColor="text1"/>
                <w:sz w:val="20"/>
                <w:szCs w:val="20"/>
              </w:rPr>
              <w:t>)</w:t>
            </w:r>
          </w:p>
        </w:tc>
      </w:tr>
      <w:tr w:rsidR="0097601D" w14:paraId="4FEAC846" w14:textId="77777777" w:rsidTr="009760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46FEB61A" w14:textId="640F00D4" w:rsidR="0097601D" w:rsidRPr="0097601D" w:rsidRDefault="0097601D" w:rsidP="0097601D">
            <w:pPr>
              <w:ind w:firstLine="0"/>
              <w:rPr>
                <w:color w:val="000000" w:themeColor="text1"/>
              </w:rPr>
            </w:pPr>
            <w:r w:rsidRPr="0097601D">
              <w:rPr>
                <w:color w:val="000000" w:themeColor="text1"/>
                <w:sz w:val="20"/>
                <w:szCs w:val="20"/>
              </w:rPr>
              <w:t>Text Light</w:t>
            </w:r>
          </w:p>
        </w:tc>
        <w:tc>
          <w:tcPr>
            <w:tcW w:w="2268" w:type="dxa"/>
            <w:tcBorders>
              <w:top w:val="single" w:sz="4" w:space="0" w:color="7F7F7F"/>
              <w:left w:val="single" w:sz="4" w:space="0" w:color="7F7F7F"/>
              <w:bottom w:val="single" w:sz="4" w:space="0" w:color="7F7F7F"/>
              <w:right w:val="single" w:sz="4" w:space="0" w:color="7F7F7F"/>
            </w:tcBorders>
            <w:vAlign w:val="center"/>
          </w:tcPr>
          <w:p w14:paraId="349CCC5A" w14:textId="3CE30621" w:rsidR="0097601D" w:rsidRPr="0097601D" w:rsidRDefault="0097601D" w:rsidP="0097601D">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97601D">
              <w:rPr>
                <w:color w:val="000000" w:themeColor="text1"/>
                <w:sz w:val="20"/>
                <w:szCs w:val="20"/>
              </w:rPr>
              <w:t>Slate 50</w:t>
            </w:r>
          </w:p>
        </w:tc>
        <w:tc>
          <w:tcPr>
            <w:tcW w:w="1701" w:type="dxa"/>
            <w:tcBorders>
              <w:top w:val="single" w:sz="4" w:space="0" w:color="7F7F7F"/>
              <w:left w:val="single" w:sz="4" w:space="0" w:color="7F7F7F"/>
              <w:bottom w:val="single" w:sz="4" w:space="0" w:color="7F7F7F"/>
              <w:right w:val="single" w:sz="4" w:space="0" w:color="7F7F7F"/>
            </w:tcBorders>
            <w:vAlign w:val="center"/>
          </w:tcPr>
          <w:p w14:paraId="7E58686A" w14:textId="59C6DF5C" w:rsidR="0097601D" w:rsidRPr="0097601D" w:rsidRDefault="007B124E" w:rsidP="0097601D">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7B124E">
              <w:rPr>
                <w:color w:val="000000" w:themeColor="text1"/>
              </w:rPr>
              <w:t>#F8FAFC</w:t>
            </w:r>
          </w:p>
        </w:tc>
        <w:tc>
          <w:tcPr>
            <w:tcW w:w="3402" w:type="dxa"/>
            <w:tcBorders>
              <w:top w:val="single" w:sz="4" w:space="0" w:color="7F7F7F"/>
              <w:left w:val="single" w:sz="4" w:space="0" w:color="7F7F7F"/>
              <w:bottom w:val="single" w:sz="4" w:space="0" w:color="7F7F7F"/>
              <w:right w:val="single" w:sz="4" w:space="0" w:color="7F7F7F"/>
            </w:tcBorders>
            <w:vAlign w:val="center"/>
          </w:tcPr>
          <w:p w14:paraId="20AAB4E7" w14:textId="1D3B1F95" w:rsidR="0097601D" w:rsidRPr="0097601D" w:rsidRDefault="0097601D" w:rsidP="0097601D">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97601D">
              <w:rPr>
                <w:color w:val="000000" w:themeColor="text1"/>
                <w:sz w:val="20"/>
                <w:szCs w:val="20"/>
              </w:rPr>
              <w:t xml:space="preserve">Temel </w:t>
            </w:r>
            <w:proofErr w:type="spellStart"/>
            <w:r w:rsidRPr="0097601D">
              <w:rPr>
                <w:color w:val="000000" w:themeColor="text1"/>
                <w:sz w:val="20"/>
                <w:szCs w:val="20"/>
              </w:rPr>
              <w:t>okunabilir</w:t>
            </w:r>
            <w:proofErr w:type="spellEnd"/>
            <w:r w:rsidRPr="0097601D">
              <w:rPr>
                <w:color w:val="000000" w:themeColor="text1"/>
                <w:sz w:val="20"/>
                <w:szCs w:val="20"/>
              </w:rPr>
              <w:t xml:space="preserve"> </w:t>
            </w:r>
            <w:proofErr w:type="spellStart"/>
            <w:r w:rsidRPr="0097601D">
              <w:rPr>
                <w:color w:val="000000" w:themeColor="text1"/>
                <w:sz w:val="20"/>
                <w:szCs w:val="20"/>
              </w:rPr>
              <w:t>metin</w:t>
            </w:r>
            <w:proofErr w:type="spellEnd"/>
            <w:r w:rsidRPr="0097601D">
              <w:rPr>
                <w:color w:val="000000" w:themeColor="text1"/>
                <w:sz w:val="20"/>
                <w:szCs w:val="20"/>
              </w:rPr>
              <w:t xml:space="preserve"> (</w:t>
            </w:r>
            <w:proofErr w:type="spellStart"/>
            <w:r w:rsidRPr="0097601D">
              <w:rPr>
                <w:color w:val="000000" w:themeColor="text1"/>
                <w:sz w:val="20"/>
                <w:szCs w:val="20"/>
              </w:rPr>
              <w:t>Vücut</w:t>
            </w:r>
            <w:proofErr w:type="spellEnd"/>
            <w:r w:rsidRPr="0097601D">
              <w:rPr>
                <w:color w:val="000000" w:themeColor="text1"/>
                <w:sz w:val="20"/>
                <w:szCs w:val="20"/>
              </w:rPr>
              <w:t xml:space="preserve"> </w:t>
            </w:r>
            <w:proofErr w:type="spellStart"/>
            <w:r w:rsidRPr="0097601D">
              <w:rPr>
                <w:color w:val="000000" w:themeColor="text1"/>
                <w:sz w:val="20"/>
                <w:szCs w:val="20"/>
              </w:rPr>
              <w:t>metni</w:t>
            </w:r>
            <w:proofErr w:type="spellEnd"/>
            <w:r w:rsidRPr="0097601D">
              <w:rPr>
                <w:color w:val="000000" w:themeColor="text1"/>
                <w:sz w:val="20"/>
                <w:szCs w:val="20"/>
              </w:rPr>
              <w:t>)</w:t>
            </w:r>
          </w:p>
        </w:tc>
      </w:tr>
      <w:tr w:rsidR="0097601D" w14:paraId="597255D2" w14:textId="77777777" w:rsidTr="009760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7D1214C5" w14:textId="674C6A6A" w:rsidR="0097601D" w:rsidRPr="0097601D" w:rsidRDefault="0097601D" w:rsidP="0097601D">
            <w:pPr>
              <w:ind w:firstLine="0"/>
              <w:rPr>
                <w:color w:val="000000" w:themeColor="text1"/>
              </w:rPr>
            </w:pPr>
            <w:r w:rsidRPr="0097601D">
              <w:rPr>
                <w:color w:val="000000" w:themeColor="text1"/>
                <w:sz w:val="20"/>
                <w:szCs w:val="20"/>
              </w:rPr>
              <w:t>Accent 1</w:t>
            </w:r>
          </w:p>
        </w:tc>
        <w:tc>
          <w:tcPr>
            <w:tcW w:w="2268" w:type="dxa"/>
            <w:tcBorders>
              <w:top w:val="single" w:sz="4" w:space="0" w:color="7F7F7F"/>
              <w:left w:val="single" w:sz="4" w:space="0" w:color="7F7F7F"/>
              <w:bottom w:val="single" w:sz="4" w:space="0" w:color="7F7F7F"/>
              <w:right w:val="single" w:sz="4" w:space="0" w:color="7F7F7F"/>
            </w:tcBorders>
            <w:vAlign w:val="center"/>
          </w:tcPr>
          <w:p w14:paraId="39B3C69F" w14:textId="5645FEC6" w:rsidR="0097601D" w:rsidRPr="0097601D" w:rsidRDefault="0097601D" w:rsidP="0097601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97601D">
              <w:rPr>
                <w:color w:val="000000" w:themeColor="text1"/>
                <w:sz w:val="20"/>
                <w:szCs w:val="20"/>
              </w:rPr>
              <w:t>Emerald 400</w:t>
            </w:r>
          </w:p>
        </w:tc>
        <w:tc>
          <w:tcPr>
            <w:tcW w:w="1701" w:type="dxa"/>
            <w:tcBorders>
              <w:top w:val="single" w:sz="4" w:space="0" w:color="7F7F7F"/>
              <w:left w:val="single" w:sz="4" w:space="0" w:color="7F7F7F"/>
              <w:bottom w:val="single" w:sz="4" w:space="0" w:color="7F7F7F"/>
              <w:right w:val="single" w:sz="4" w:space="0" w:color="7F7F7F"/>
            </w:tcBorders>
            <w:vAlign w:val="center"/>
          </w:tcPr>
          <w:p w14:paraId="40D7A1BF" w14:textId="03612ABD" w:rsidR="0097601D" w:rsidRPr="0097601D" w:rsidRDefault="007B124E" w:rsidP="0097601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7B124E">
              <w:rPr>
                <w:color w:val="000000" w:themeColor="text1"/>
              </w:rPr>
              <w:t>#4ADE80</w:t>
            </w:r>
          </w:p>
        </w:tc>
        <w:tc>
          <w:tcPr>
            <w:tcW w:w="3402" w:type="dxa"/>
            <w:tcBorders>
              <w:top w:val="single" w:sz="4" w:space="0" w:color="7F7F7F"/>
              <w:left w:val="single" w:sz="4" w:space="0" w:color="7F7F7F"/>
              <w:bottom w:val="single" w:sz="4" w:space="0" w:color="7F7F7F"/>
              <w:right w:val="single" w:sz="4" w:space="0" w:color="7F7F7F"/>
            </w:tcBorders>
            <w:vAlign w:val="center"/>
          </w:tcPr>
          <w:p w14:paraId="2B64EA04" w14:textId="2CC3BA07" w:rsidR="0097601D" w:rsidRPr="0097601D" w:rsidRDefault="0097601D" w:rsidP="0097601D">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97601D">
              <w:rPr>
                <w:color w:val="000000" w:themeColor="text1"/>
                <w:sz w:val="20"/>
                <w:szCs w:val="20"/>
              </w:rPr>
              <w:t xml:space="preserve">Arka plan </w:t>
            </w:r>
            <w:proofErr w:type="spellStart"/>
            <w:r w:rsidRPr="0097601D">
              <w:rPr>
                <w:color w:val="000000" w:themeColor="text1"/>
                <w:sz w:val="20"/>
                <w:szCs w:val="20"/>
              </w:rPr>
              <w:t>birinci</w:t>
            </w:r>
            <w:proofErr w:type="spellEnd"/>
            <w:r w:rsidRPr="0097601D">
              <w:rPr>
                <w:color w:val="000000" w:themeColor="text1"/>
                <w:sz w:val="20"/>
                <w:szCs w:val="20"/>
              </w:rPr>
              <w:t xml:space="preserve"> </w:t>
            </w:r>
            <w:proofErr w:type="spellStart"/>
            <w:r w:rsidRPr="0097601D">
              <w:rPr>
                <w:color w:val="000000" w:themeColor="text1"/>
                <w:sz w:val="20"/>
                <w:szCs w:val="20"/>
              </w:rPr>
              <w:t>aydınlatma</w:t>
            </w:r>
            <w:proofErr w:type="spellEnd"/>
            <w:r w:rsidRPr="0097601D">
              <w:rPr>
                <w:color w:val="000000" w:themeColor="text1"/>
                <w:sz w:val="20"/>
                <w:szCs w:val="20"/>
              </w:rPr>
              <w:t xml:space="preserve"> (Gradient) </w:t>
            </w:r>
            <w:proofErr w:type="spellStart"/>
            <w:r w:rsidRPr="0097601D">
              <w:rPr>
                <w:color w:val="000000" w:themeColor="text1"/>
                <w:sz w:val="20"/>
                <w:szCs w:val="20"/>
              </w:rPr>
              <w:t>efekti</w:t>
            </w:r>
            <w:proofErr w:type="spellEnd"/>
          </w:p>
        </w:tc>
      </w:tr>
      <w:tr w:rsidR="0097601D" w14:paraId="36A9DABC" w14:textId="77777777" w:rsidTr="0097601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1253463D" w14:textId="6665E8A9" w:rsidR="0097601D" w:rsidRPr="0097601D" w:rsidRDefault="0097601D" w:rsidP="0097601D">
            <w:pPr>
              <w:ind w:firstLine="0"/>
              <w:rPr>
                <w:color w:val="000000" w:themeColor="text1"/>
              </w:rPr>
            </w:pPr>
            <w:r w:rsidRPr="0097601D">
              <w:rPr>
                <w:color w:val="000000" w:themeColor="text1"/>
                <w:sz w:val="20"/>
                <w:szCs w:val="20"/>
              </w:rPr>
              <w:t>Accent 2</w:t>
            </w:r>
          </w:p>
        </w:tc>
        <w:tc>
          <w:tcPr>
            <w:tcW w:w="2268" w:type="dxa"/>
            <w:tcBorders>
              <w:top w:val="single" w:sz="4" w:space="0" w:color="7F7F7F"/>
              <w:left w:val="single" w:sz="4" w:space="0" w:color="7F7F7F"/>
              <w:bottom w:val="single" w:sz="4" w:space="0" w:color="7F7F7F"/>
              <w:right w:val="single" w:sz="4" w:space="0" w:color="7F7F7F"/>
            </w:tcBorders>
            <w:vAlign w:val="center"/>
          </w:tcPr>
          <w:p w14:paraId="1FBA49AF" w14:textId="60516969" w:rsidR="0097601D" w:rsidRPr="0097601D" w:rsidRDefault="0097601D" w:rsidP="0097601D">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97601D">
              <w:rPr>
                <w:color w:val="000000" w:themeColor="text1"/>
                <w:sz w:val="20"/>
                <w:szCs w:val="20"/>
              </w:rPr>
              <w:t>Cyan 400</w:t>
            </w:r>
          </w:p>
        </w:tc>
        <w:tc>
          <w:tcPr>
            <w:tcW w:w="1701" w:type="dxa"/>
            <w:tcBorders>
              <w:top w:val="single" w:sz="4" w:space="0" w:color="7F7F7F"/>
              <w:left w:val="single" w:sz="4" w:space="0" w:color="7F7F7F"/>
              <w:bottom w:val="single" w:sz="4" w:space="0" w:color="7F7F7F"/>
              <w:right w:val="single" w:sz="4" w:space="0" w:color="7F7F7F"/>
            </w:tcBorders>
            <w:vAlign w:val="center"/>
          </w:tcPr>
          <w:p w14:paraId="48A988E7" w14:textId="5EDCDDDA" w:rsidR="0097601D" w:rsidRPr="0097601D" w:rsidRDefault="004D5D72" w:rsidP="0097601D">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4D5D72">
              <w:rPr>
                <w:color w:val="000000" w:themeColor="text1"/>
              </w:rPr>
              <w:t>#22D3EE</w:t>
            </w:r>
          </w:p>
        </w:tc>
        <w:tc>
          <w:tcPr>
            <w:tcW w:w="3402" w:type="dxa"/>
            <w:tcBorders>
              <w:top w:val="single" w:sz="4" w:space="0" w:color="7F7F7F"/>
              <w:left w:val="single" w:sz="4" w:space="0" w:color="7F7F7F"/>
              <w:bottom w:val="single" w:sz="4" w:space="0" w:color="7F7F7F"/>
              <w:right w:val="single" w:sz="4" w:space="0" w:color="7F7F7F"/>
            </w:tcBorders>
            <w:vAlign w:val="center"/>
          </w:tcPr>
          <w:p w14:paraId="2AF5E6F4" w14:textId="40CA7B4C" w:rsidR="0097601D" w:rsidRPr="0097601D" w:rsidRDefault="0097601D" w:rsidP="0097601D">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97601D">
              <w:rPr>
                <w:color w:val="000000" w:themeColor="text1"/>
                <w:sz w:val="20"/>
                <w:szCs w:val="20"/>
              </w:rPr>
              <w:t xml:space="preserve">Arka plan </w:t>
            </w:r>
            <w:proofErr w:type="spellStart"/>
            <w:r w:rsidRPr="0097601D">
              <w:rPr>
                <w:color w:val="000000" w:themeColor="text1"/>
                <w:sz w:val="20"/>
                <w:szCs w:val="20"/>
              </w:rPr>
              <w:t>ikinci</w:t>
            </w:r>
            <w:proofErr w:type="spellEnd"/>
            <w:r w:rsidRPr="0097601D">
              <w:rPr>
                <w:color w:val="000000" w:themeColor="text1"/>
                <w:sz w:val="20"/>
                <w:szCs w:val="20"/>
              </w:rPr>
              <w:t xml:space="preserve"> </w:t>
            </w:r>
            <w:proofErr w:type="spellStart"/>
            <w:r w:rsidRPr="0097601D">
              <w:rPr>
                <w:color w:val="000000" w:themeColor="text1"/>
                <w:sz w:val="20"/>
                <w:szCs w:val="20"/>
              </w:rPr>
              <w:t>aydınlatma</w:t>
            </w:r>
            <w:proofErr w:type="spellEnd"/>
            <w:r w:rsidRPr="0097601D">
              <w:rPr>
                <w:color w:val="000000" w:themeColor="text1"/>
                <w:sz w:val="20"/>
                <w:szCs w:val="20"/>
              </w:rPr>
              <w:t xml:space="preserve"> (Gradient) </w:t>
            </w:r>
            <w:proofErr w:type="spellStart"/>
            <w:r w:rsidRPr="0097601D">
              <w:rPr>
                <w:color w:val="000000" w:themeColor="text1"/>
                <w:sz w:val="20"/>
                <w:szCs w:val="20"/>
              </w:rPr>
              <w:t>efekti</w:t>
            </w:r>
            <w:proofErr w:type="spellEnd"/>
          </w:p>
        </w:tc>
      </w:tr>
      <w:tr w:rsidR="004D5D72" w14:paraId="7AF655F0" w14:textId="77777777" w:rsidTr="009760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519CC4DE" w14:textId="4219DF23" w:rsidR="004D5D72" w:rsidRPr="004D5D72" w:rsidRDefault="004D5D72" w:rsidP="004D5D72">
            <w:pPr>
              <w:ind w:firstLine="0"/>
              <w:rPr>
                <w:color w:val="000000" w:themeColor="text1"/>
                <w:sz w:val="20"/>
                <w:szCs w:val="20"/>
              </w:rPr>
            </w:pPr>
            <w:r w:rsidRPr="004D5D72">
              <w:rPr>
                <w:color w:val="000000" w:themeColor="text1"/>
                <w:sz w:val="20"/>
                <w:szCs w:val="20"/>
              </w:rPr>
              <w:t>Danger</w:t>
            </w:r>
          </w:p>
        </w:tc>
        <w:tc>
          <w:tcPr>
            <w:tcW w:w="2268" w:type="dxa"/>
            <w:tcBorders>
              <w:top w:val="single" w:sz="4" w:space="0" w:color="7F7F7F"/>
              <w:left w:val="single" w:sz="4" w:space="0" w:color="7F7F7F"/>
              <w:bottom w:val="single" w:sz="4" w:space="0" w:color="7F7F7F"/>
              <w:right w:val="single" w:sz="4" w:space="0" w:color="7F7F7F"/>
            </w:tcBorders>
            <w:vAlign w:val="center"/>
          </w:tcPr>
          <w:p w14:paraId="06395A95" w14:textId="7592242B" w:rsidR="004D5D72" w:rsidRPr="004D5D72" w:rsidRDefault="004D5D72" w:rsidP="004D5D72">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D5D72">
              <w:rPr>
                <w:color w:val="000000" w:themeColor="text1"/>
                <w:sz w:val="20"/>
                <w:szCs w:val="20"/>
              </w:rPr>
              <w:t>Red 500</w:t>
            </w:r>
          </w:p>
        </w:tc>
        <w:tc>
          <w:tcPr>
            <w:tcW w:w="1701" w:type="dxa"/>
            <w:tcBorders>
              <w:top w:val="single" w:sz="4" w:space="0" w:color="7F7F7F"/>
              <w:left w:val="single" w:sz="4" w:space="0" w:color="7F7F7F"/>
              <w:bottom w:val="single" w:sz="4" w:space="0" w:color="7F7F7F"/>
              <w:right w:val="single" w:sz="4" w:space="0" w:color="7F7F7F"/>
            </w:tcBorders>
            <w:vAlign w:val="center"/>
          </w:tcPr>
          <w:p w14:paraId="6154C91D" w14:textId="7F218FB9" w:rsidR="004D5D72" w:rsidRPr="004D5D72" w:rsidRDefault="000459F5" w:rsidP="004D5D72">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0459F5">
              <w:rPr>
                <w:color w:val="000000" w:themeColor="text1"/>
              </w:rPr>
              <w:t>#EF4444</w:t>
            </w:r>
          </w:p>
        </w:tc>
        <w:tc>
          <w:tcPr>
            <w:tcW w:w="3402" w:type="dxa"/>
            <w:tcBorders>
              <w:top w:val="single" w:sz="4" w:space="0" w:color="7F7F7F"/>
              <w:left w:val="single" w:sz="4" w:space="0" w:color="7F7F7F"/>
              <w:bottom w:val="single" w:sz="4" w:space="0" w:color="7F7F7F"/>
              <w:right w:val="single" w:sz="4" w:space="0" w:color="7F7F7F"/>
            </w:tcBorders>
            <w:vAlign w:val="center"/>
          </w:tcPr>
          <w:p w14:paraId="0CB44637" w14:textId="627796DE" w:rsidR="004D5D72" w:rsidRPr="004D5D72" w:rsidRDefault="004D5D72" w:rsidP="004D5D72">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spellStart"/>
            <w:r w:rsidRPr="004D5D72">
              <w:rPr>
                <w:color w:val="000000" w:themeColor="text1"/>
                <w:sz w:val="20"/>
                <w:szCs w:val="20"/>
              </w:rPr>
              <w:t>İptal</w:t>
            </w:r>
            <w:proofErr w:type="spellEnd"/>
            <w:r w:rsidRPr="004D5D72">
              <w:rPr>
                <w:color w:val="000000" w:themeColor="text1"/>
                <w:sz w:val="20"/>
                <w:szCs w:val="20"/>
              </w:rPr>
              <w:t xml:space="preserve"> </w:t>
            </w:r>
            <w:proofErr w:type="spellStart"/>
            <w:r w:rsidRPr="004D5D72">
              <w:rPr>
                <w:color w:val="000000" w:themeColor="text1"/>
                <w:sz w:val="20"/>
                <w:szCs w:val="20"/>
              </w:rPr>
              <w:t>işlemleri</w:t>
            </w:r>
            <w:proofErr w:type="spellEnd"/>
            <w:r w:rsidRPr="004D5D72">
              <w:rPr>
                <w:color w:val="000000" w:themeColor="text1"/>
                <w:sz w:val="20"/>
                <w:szCs w:val="20"/>
              </w:rPr>
              <w:t xml:space="preserve"> </w:t>
            </w:r>
            <w:proofErr w:type="spellStart"/>
            <w:r w:rsidRPr="004D5D72">
              <w:rPr>
                <w:color w:val="000000" w:themeColor="text1"/>
                <w:sz w:val="20"/>
                <w:szCs w:val="20"/>
              </w:rPr>
              <w:t>ve</w:t>
            </w:r>
            <w:proofErr w:type="spellEnd"/>
            <w:r w:rsidRPr="004D5D72">
              <w:rPr>
                <w:color w:val="000000" w:themeColor="text1"/>
                <w:sz w:val="20"/>
                <w:szCs w:val="20"/>
              </w:rPr>
              <w:t xml:space="preserve"> </w:t>
            </w:r>
            <w:proofErr w:type="spellStart"/>
            <w:r w:rsidRPr="004D5D72">
              <w:rPr>
                <w:color w:val="000000" w:themeColor="text1"/>
                <w:sz w:val="20"/>
                <w:szCs w:val="20"/>
              </w:rPr>
              <w:t>hata</w:t>
            </w:r>
            <w:proofErr w:type="spellEnd"/>
            <w:r w:rsidRPr="004D5D72">
              <w:rPr>
                <w:color w:val="000000" w:themeColor="text1"/>
                <w:sz w:val="20"/>
                <w:szCs w:val="20"/>
              </w:rPr>
              <w:t xml:space="preserve"> (Error) </w:t>
            </w:r>
            <w:proofErr w:type="spellStart"/>
            <w:r w:rsidRPr="004D5D72">
              <w:rPr>
                <w:color w:val="000000" w:themeColor="text1"/>
                <w:sz w:val="20"/>
                <w:szCs w:val="20"/>
              </w:rPr>
              <w:t>mesajları</w:t>
            </w:r>
            <w:proofErr w:type="spellEnd"/>
          </w:p>
        </w:tc>
      </w:tr>
    </w:tbl>
    <w:p w14:paraId="4EA2DBF7" w14:textId="77777777" w:rsidR="00316E6B" w:rsidRDefault="00316E6B" w:rsidP="00316E6B">
      <w:pPr>
        <w:pStyle w:val="ResimYazs"/>
      </w:pPr>
    </w:p>
    <w:p w14:paraId="2D392BB3" w14:textId="6BAC2788" w:rsidR="00052761" w:rsidRDefault="00316E6B" w:rsidP="00316E6B">
      <w:pPr>
        <w:pStyle w:val="ResimYazs"/>
      </w:pPr>
      <w:bookmarkStart w:id="92" w:name="_Toc229383865"/>
      <w:r>
        <w:t xml:space="preserve">Table </w:t>
      </w:r>
      <w:fldSimple w:instr=" SEQ Table \* ARABIC ">
        <w:r w:rsidR="004A22D7">
          <w:rPr>
            <w:noProof/>
          </w:rPr>
          <w:t>18</w:t>
        </w:r>
      </w:fldSimple>
      <w:r w:rsidRPr="00916542">
        <w:t xml:space="preserve">: </w:t>
      </w:r>
      <w:proofErr w:type="spellStart"/>
      <w:r w:rsidRPr="00916542">
        <w:t>Tipografi</w:t>
      </w:r>
      <w:proofErr w:type="spellEnd"/>
      <w:r w:rsidRPr="00916542">
        <w:t xml:space="preserve"> </w:t>
      </w:r>
      <w:proofErr w:type="spellStart"/>
      <w:r w:rsidRPr="00916542">
        <w:t>Skalası</w:t>
      </w:r>
      <w:bookmarkEnd w:id="92"/>
      <w:proofErr w:type="spellEnd"/>
    </w:p>
    <w:tbl>
      <w:tblPr>
        <w:tblStyle w:val="AkKlavuz-Vurgu1"/>
        <w:tblW w:w="0" w:type="auto"/>
        <w:jc w:val="center"/>
        <w:tblLayout w:type="fixed"/>
        <w:tblLook w:val="04A0" w:firstRow="1" w:lastRow="0" w:firstColumn="1" w:lastColumn="0" w:noHBand="0" w:noVBand="1"/>
      </w:tblPr>
      <w:tblGrid>
        <w:gridCol w:w="1417"/>
        <w:gridCol w:w="1417"/>
        <w:gridCol w:w="1417"/>
        <w:gridCol w:w="1417"/>
        <w:gridCol w:w="3402"/>
      </w:tblGrid>
      <w:tr w:rsidR="00052761" w14:paraId="52C05A06" w14:textId="77777777" w:rsidTr="00052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shd w:val="clear" w:color="auto" w:fill="1F4E78"/>
          </w:tcPr>
          <w:p w14:paraId="054E3DDC" w14:textId="77777777" w:rsidR="00052761" w:rsidRDefault="0006423C">
            <w:pPr>
              <w:ind w:firstLine="0"/>
            </w:pPr>
            <w:proofErr w:type="spellStart"/>
            <w:r>
              <w:rPr>
                <w:color w:val="FFFFFF"/>
                <w:sz w:val="22"/>
              </w:rPr>
              <w:t>Seviye</w:t>
            </w:r>
            <w:proofErr w:type="spellEnd"/>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14:paraId="25A7CD82"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Boyut</w:t>
            </w:r>
            <w:proofErr w:type="spellEnd"/>
            <w:r>
              <w:rPr>
                <w:color w:val="FFFFFF"/>
                <w:sz w:val="22"/>
              </w:rPr>
              <w:t xml:space="preserve"> (</w:t>
            </w:r>
            <w:proofErr w:type="spellStart"/>
            <w:r>
              <w:rPr>
                <w:color w:val="FFFFFF"/>
                <w:sz w:val="22"/>
              </w:rPr>
              <w:t>px</w:t>
            </w:r>
            <w:proofErr w:type="spellEnd"/>
            <w:r>
              <w:rPr>
                <w:color w:val="FFFFFF"/>
                <w:sz w:val="22"/>
              </w:rPr>
              <w:t>)</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14:paraId="3183AAA0"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Line-height</w:t>
            </w:r>
          </w:p>
        </w:tc>
        <w:tc>
          <w:tcPr>
            <w:tcW w:w="1417" w:type="dxa"/>
            <w:tcBorders>
              <w:top w:val="single" w:sz="4" w:space="0" w:color="7F7F7F"/>
              <w:left w:val="single" w:sz="4" w:space="0" w:color="7F7F7F"/>
              <w:bottom w:val="single" w:sz="4" w:space="0" w:color="7F7F7F"/>
              <w:right w:val="single" w:sz="4" w:space="0" w:color="7F7F7F"/>
            </w:tcBorders>
            <w:shd w:val="clear" w:color="auto" w:fill="1F4E78"/>
          </w:tcPr>
          <w:p w14:paraId="23359105"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Ağırlık</w:t>
            </w:r>
            <w:proofErr w:type="spellEnd"/>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59093EF0"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Kullanım</w:t>
            </w:r>
            <w:proofErr w:type="spellEnd"/>
          </w:p>
        </w:tc>
      </w:tr>
      <w:tr w:rsidR="00052761" w14:paraId="0D323E1C"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384A740B" w14:textId="77777777" w:rsidR="00052761" w:rsidRDefault="0006423C">
            <w:pPr>
              <w:ind w:firstLine="0"/>
            </w:pPr>
            <w:r>
              <w:rPr>
                <w:sz w:val="22"/>
              </w:rPr>
              <w:t>Display</w:t>
            </w:r>
          </w:p>
        </w:tc>
        <w:tc>
          <w:tcPr>
            <w:tcW w:w="1417" w:type="dxa"/>
            <w:tcBorders>
              <w:top w:val="single" w:sz="4" w:space="0" w:color="7F7F7F"/>
              <w:left w:val="single" w:sz="4" w:space="0" w:color="7F7F7F"/>
              <w:bottom w:val="single" w:sz="4" w:space="0" w:color="7F7F7F"/>
              <w:right w:val="single" w:sz="4" w:space="0" w:color="7F7F7F"/>
            </w:tcBorders>
          </w:tcPr>
          <w:p w14:paraId="1B529800" w14:textId="77777777" w:rsidR="00052761" w:rsidRDefault="0006423C">
            <w:pPr>
              <w:ind w:firstLine="0"/>
              <w:cnfStyle w:val="000000100000" w:firstRow="0" w:lastRow="0" w:firstColumn="0" w:lastColumn="0" w:oddVBand="0" w:evenVBand="0" w:oddHBand="1" w:evenHBand="0" w:firstRowFirstColumn="0" w:firstRowLastColumn="0" w:lastRowFirstColumn="0" w:lastRowLastColumn="0"/>
            </w:pPr>
            <w:r>
              <w:rPr>
                <w:sz w:val="22"/>
              </w:rPr>
              <w:t>48</w:t>
            </w:r>
          </w:p>
        </w:tc>
        <w:tc>
          <w:tcPr>
            <w:tcW w:w="1417" w:type="dxa"/>
            <w:tcBorders>
              <w:top w:val="single" w:sz="4" w:space="0" w:color="7F7F7F"/>
              <w:left w:val="single" w:sz="4" w:space="0" w:color="7F7F7F"/>
              <w:bottom w:val="single" w:sz="4" w:space="0" w:color="7F7F7F"/>
              <w:right w:val="single" w:sz="4" w:space="0" w:color="7F7F7F"/>
            </w:tcBorders>
          </w:tcPr>
          <w:p w14:paraId="4A9DEED9" w14:textId="77777777" w:rsidR="00052761" w:rsidRDefault="0006423C">
            <w:pPr>
              <w:ind w:firstLine="0"/>
              <w:cnfStyle w:val="000000100000" w:firstRow="0" w:lastRow="0" w:firstColumn="0" w:lastColumn="0" w:oddVBand="0" w:evenVBand="0" w:oddHBand="1" w:evenHBand="0" w:firstRowFirstColumn="0" w:firstRowLastColumn="0" w:lastRowFirstColumn="0" w:lastRowLastColumn="0"/>
            </w:pPr>
            <w:r>
              <w:rPr>
                <w:sz w:val="22"/>
              </w:rPr>
              <w:t>1.1</w:t>
            </w:r>
          </w:p>
        </w:tc>
        <w:tc>
          <w:tcPr>
            <w:tcW w:w="1417" w:type="dxa"/>
            <w:tcBorders>
              <w:top w:val="single" w:sz="4" w:space="0" w:color="7F7F7F"/>
              <w:left w:val="single" w:sz="4" w:space="0" w:color="7F7F7F"/>
              <w:bottom w:val="single" w:sz="4" w:space="0" w:color="7F7F7F"/>
              <w:right w:val="single" w:sz="4" w:space="0" w:color="7F7F7F"/>
            </w:tcBorders>
          </w:tcPr>
          <w:p w14:paraId="27E0D32D" w14:textId="77777777" w:rsidR="00052761" w:rsidRDefault="0006423C">
            <w:pPr>
              <w:ind w:firstLine="0"/>
              <w:cnfStyle w:val="000000100000" w:firstRow="0" w:lastRow="0" w:firstColumn="0" w:lastColumn="0" w:oddVBand="0" w:evenVBand="0" w:oddHBand="1" w:evenHBand="0" w:firstRowFirstColumn="0" w:firstRowLastColumn="0" w:lastRowFirstColumn="0" w:lastRowLastColumn="0"/>
            </w:pPr>
            <w:r>
              <w:rPr>
                <w:sz w:val="22"/>
              </w:rPr>
              <w:t>700</w:t>
            </w:r>
          </w:p>
        </w:tc>
        <w:tc>
          <w:tcPr>
            <w:tcW w:w="3402" w:type="dxa"/>
            <w:tcBorders>
              <w:top w:val="single" w:sz="4" w:space="0" w:color="7F7F7F"/>
              <w:left w:val="single" w:sz="4" w:space="0" w:color="7F7F7F"/>
              <w:bottom w:val="single" w:sz="4" w:space="0" w:color="7F7F7F"/>
              <w:right w:val="single" w:sz="4" w:space="0" w:color="7F7F7F"/>
            </w:tcBorders>
          </w:tcPr>
          <w:p w14:paraId="77121EBD" w14:textId="77777777" w:rsidR="00052761" w:rsidRDefault="0006423C">
            <w:pPr>
              <w:ind w:firstLine="0"/>
              <w:cnfStyle w:val="000000100000" w:firstRow="0" w:lastRow="0" w:firstColumn="0" w:lastColumn="0" w:oddVBand="0" w:evenVBand="0" w:oddHBand="1" w:evenHBand="0" w:firstRowFirstColumn="0" w:firstRowLastColumn="0" w:lastRowFirstColumn="0" w:lastRowLastColumn="0"/>
            </w:pPr>
            <w:r>
              <w:rPr>
                <w:sz w:val="22"/>
              </w:rPr>
              <w:t xml:space="preserve">Hero </w:t>
            </w:r>
            <w:proofErr w:type="spellStart"/>
            <w:r>
              <w:rPr>
                <w:sz w:val="22"/>
              </w:rPr>
              <w:t>başlığı</w:t>
            </w:r>
            <w:proofErr w:type="spellEnd"/>
          </w:p>
        </w:tc>
      </w:tr>
      <w:tr w:rsidR="00052761" w14:paraId="5AD1F38B"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5B857EFA" w14:textId="77777777" w:rsidR="00052761" w:rsidRDefault="0006423C">
            <w:pPr>
              <w:ind w:firstLine="0"/>
            </w:pPr>
            <w:r>
              <w:rPr>
                <w:sz w:val="22"/>
              </w:rPr>
              <w:t>H1</w:t>
            </w:r>
          </w:p>
        </w:tc>
        <w:tc>
          <w:tcPr>
            <w:tcW w:w="1417" w:type="dxa"/>
            <w:tcBorders>
              <w:top w:val="single" w:sz="4" w:space="0" w:color="7F7F7F"/>
              <w:left w:val="single" w:sz="4" w:space="0" w:color="7F7F7F"/>
              <w:bottom w:val="single" w:sz="4" w:space="0" w:color="7F7F7F"/>
              <w:right w:val="single" w:sz="4" w:space="0" w:color="7F7F7F"/>
            </w:tcBorders>
          </w:tcPr>
          <w:p w14:paraId="2B652F9D" w14:textId="77777777" w:rsidR="00052761" w:rsidRDefault="0006423C">
            <w:pPr>
              <w:ind w:firstLine="0"/>
              <w:cnfStyle w:val="000000010000" w:firstRow="0" w:lastRow="0" w:firstColumn="0" w:lastColumn="0" w:oddVBand="0" w:evenVBand="0" w:oddHBand="0" w:evenHBand="1" w:firstRowFirstColumn="0" w:firstRowLastColumn="0" w:lastRowFirstColumn="0" w:lastRowLastColumn="0"/>
            </w:pPr>
            <w:r>
              <w:rPr>
                <w:sz w:val="22"/>
              </w:rPr>
              <w:t>36</w:t>
            </w:r>
          </w:p>
        </w:tc>
        <w:tc>
          <w:tcPr>
            <w:tcW w:w="1417" w:type="dxa"/>
            <w:tcBorders>
              <w:top w:val="single" w:sz="4" w:space="0" w:color="7F7F7F"/>
              <w:left w:val="single" w:sz="4" w:space="0" w:color="7F7F7F"/>
              <w:bottom w:val="single" w:sz="4" w:space="0" w:color="7F7F7F"/>
              <w:right w:val="single" w:sz="4" w:space="0" w:color="7F7F7F"/>
            </w:tcBorders>
          </w:tcPr>
          <w:p w14:paraId="63E05800" w14:textId="77777777" w:rsidR="00052761" w:rsidRDefault="0006423C">
            <w:pPr>
              <w:ind w:firstLine="0"/>
              <w:cnfStyle w:val="000000010000" w:firstRow="0" w:lastRow="0" w:firstColumn="0" w:lastColumn="0" w:oddVBand="0" w:evenVBand="0" w:oddHBand="0" w:evenHBand="1" w:firstRowFirstColumn="0" w:firstRowLastColumn="0" w:lastRowFirstColumn="0" w:lastRowLastColumn="0"/>
            </w:pPr>
            <w:r>
              <w:rPr>
                <w:sz w:val="22"/>
              </w:rPr>
              <w:t>1.2</w:t>
            </w:r>
          </w:p>
        </w:tc>
        <w:tc>
          <w:tcPr>
            <w:tcW w:w="1417" w:type="dxa"/>
            <w:tcBorders>
              <w:top w:val="single" w:sz="4" w:space="0" w:color="7F7F7F"/>
              <w:left w:val="single" w:sz="4" w:space="0" w:color="7F7F7F"/>
              <w:bottom w:val="single" w:sz="4" w:space="0" w:color="7F7F7F"/>
              <w:right w:val="single" w:sz="4" w:space="0" w:color="7F7F7F"/>
            </w:tcBorders>
          </w:tcPr>
          <w:p w14:paraId="309CDA28" w14:textId="77777777" w:rsidR="00052761" w:rsidRDefault="0006423C">
            <w:pPr>
              <w:ind w:firstLine="0"/>
              <w:cnfStyle w:val="000000010000" w:firstRow="0" w:lastRow="0" w:firstColumn="0" w:lastColumn="0" w:oddVBand="0" w:evenVBand="0" w:oddHBand="0" w:evenHBand="1" w:firstRowFirstColumn="0" w:firstRowLastColumn="0" w:lastRowFirstColumn="0" w:lastRowLastColumn="0"/>
            </w:pPr>
            <w:r>
              <w:rPr>
                <w:sz w:val="22"/>
              </w:rPr>
              <w:t>700</w:t>
            </w:r>
          </w:p>
        </w:tc>
        <w:tc>
          <w:tcPr>
            <w:tcW w:w="3402" w:type="dxa"/>
            <w:tcBorders>
              <w:top w:val="single" w:sz="4" w:space="0" w:color="7F7F7F"/>
              <w:left w:val="single" w:sz="4" w:space="0" w:color="7F7F7F"/>
              <w:bottom w:val="single" w:sz="4" w:space="0" w:color="7F7F7F"/>
              <w:right w:val="single" w:sz="4" w:space="0" w:color="7F7F7F"/>
            </w:tcBorders>
          </w:tcPr>
          <w:p w14:paraId="0C6A086D" w14:textId="77777777" w:rsidR="00052761" w:rsidRDefault="0006423C">
            <w:pPr>
              <w:ind w:firstLine="0"/>
              <w:cnfStyle w:val="000000010000" w:firstRow="0" w:lastRow="0" w:firstColumn="0" w:lastColumn="0" w:oddVBand="0" w:evenVBand="0" w:oddHBand="0" w:evenHBand="1" w:firstRowFirstColumn="0" w:firstRowLastColumn="0" w:lastRowFirstColumn="0" w:lastRowLastColumn="0"/>
            </w:pPr>
            <w:proofErr w:type="spellStart"/>
            <w:r>
              <w:rPr>
                <w:sz w:val="22"/>
              </w:rPr>
              <w:t>Sayfa</w:t>
            </w:r>
            <w:proofErr w:type="spellEnd"/>
            <w:r>
              <w:rPr>
                <w:sz w:val="22"/>
              </w:rPr>
              <w:t xml:space="preserve"> </w:t>
            </w:r>
            <w:proofErr w:type="spellStart"/>
            <w:r>
              <w:rPr>
                <w:sz w:val="22"/>
              </w:rPr>
              <w:t>başlığı</w:t>
            </w:r>
            <w:proofErr w:type="spellEnd"/>
          </w:p>
        </w:tc>
      </w:tr>
      <w:tr w:rsidR="00052761" w14:paraId="5EBEC832"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4379134E" w14:textId="77777777" w:rsidR="00052761" w:rsidRDefault="0006423C">
            <w:pPr>
              <w:ind w:firstLine="0"/>
            </w:pPr>
            <w:r>
              <w:rPr>
                <w:sz w:val="22"/>
              </w:rPr>
              <w:t>H2</w:t>
            </w:r>
          </w:p>
        </w:tc>
        <w:tc>
          <w:tcPr>
            <w:tcW w:w="1417" w:type="dxa"/>
            <w:tcBorders>
              <w:top w:val="single" w:sz="4" w:space="0" w:color="7F7F7F"/>
              <w:left w:val="single" w:sz="4" w:space="0" w:color="7F7F7F"/>
              <w:bottom w:val="single" w:sz="4" w:space="0" w:color="7F7F7F"/>
              <w:right w:val="single" w:sz="4" w:space="0" w:color="7F7F7F"/>
            </w:tcBorders>
          </w:tcPr>
          <w:p w14:paraId="16E68230" w14:textId="77777777" w:rsidR="00052761" w:rsidRDefault="0006423C">
            <w:pPr>
              <w:ind w:firstLine="0"/>
              <w:cnfStyle w:val="000000100000" w:firstRow="0" w:lastRow="0" w:firstColumn="0" w:lastColumn="0" w:oddVBand="0" w:evenVBand="0" w:oddHBand="1" w:evenHBand="0" w:firstRowFirstColumn="0" w:firstRowLastColumn="0" w:lastRowFirstColumn="0" w:lastRowLastColumn="0"/>
            </w:pPr>
            <w:r>
              <w:rPr>
                <w:sz w:val="22"/>
              </w:rPr>
              <w:t>30</w:t>
            </w:r>
          </w:p>
        </w:tc>
        <w:tc>
          <w:tcPr>
            <w:tcW w:w="1417" w:type="dxa"/>
            <w:tcBorders>
              <w:top w:val="single" w:sz="4" w:space="0" w:color="7F7F7F"/>
              <w:left w:val="single" w:sz="4" w:space="0" w:color="7F7F7F"/>
              <w:bottom w:val="single" w:sz="4" w:space="0" w:color="7F7F7F"/>
              <w:right w:val="single" w:sz="4" w:space="0" w:color="7F7F7F"/>
            </w:tcBorders>
          </w:tcPr>
          <w:p w14:paraId="241D1FAA" w14:textId="77777777" w:rsidR="00052761" w:rsidRDefault="0006423C">
            <w:pPr>
              <w:ind w:firstLine="0"/>
              <w:cnfStyle w:val="000000100000" w:firstRow="0" w:lastRow="0" w:firstColumn="0" w:lastColumn="0" w:oddVBand="0" w:evenVBand="0" w:oddHBand="1" w:evenHBand="0" w:firstRowFirstColumn="0" w:firstRowLastColumn="0" w:lastRowFirstColumn="0" w:lastRowLastColumn="0"/>
            </w:pPr>
            <w:r>
              <w:rPr>
                <w:sz w:val="22"/>
              </w:rPr>
              <w:t>1.3</w:t>
            </w:r>
          </w:p>
        </w:tc>
        <w:tc>
          <w:tcPr>
            <w:tcW w:w="1417" w:type="dxa"/>
            <w:tcBorders>
              <w:top w:val="single" w:sz="4" w:space="0" w:color="7F7F7F"/>
              <w:left w:val="single" w:sz="4" w:space="0" w:color="7F7F7F"/>
              <w:bottom w:val="single" w:sz="4" w:space="0" w:color="7F7F7F"/>
              <w:right w:val="single" w:sz="4" w:space="0" w:color="7F7F7F"/>
            </w:tcBorders>
          </w:tcPr>
          <w:p w14:paraId="0C548764" w14:textId="77777777" w:rsidR="00052761" w:rsidRDefault="0006423C">
            <w:pPr>
              <w:ind w:firstLine="0"/>
              <w:cnfStyle w:val="000000100000" w:firstRow="0" w:lastRow="0" w:firstColumn="0" w:lastColumn="0" w:oddVBand="0" w:evenVBand="0" w:oddHBand="1" w:evenHBand="0" w:firstRowFirstColumn="0" w:firstRowLastColumn="0" w:lastRowFirstColumn="0" w:lastRowLastColumn="0"/>
            </w:pPr>
            <w:r>
              <w:rPr>
                <w:sz w:val="22"/>
              </w:rPr>
              <w:t>600</w:t>
            </w:r>
          </w:p>
        </w:tc>
        <w:tc>
          <w:tcPr>
            <w:tcW w:w="3402" w:type="dxa"/>
            <w:tcBorders>
              <w:top w:val="single" w:sz="4" w:space="0" w:color="7F7F7F"/>
              <w:left w:val="single" w:sz="4" w:space="0" w:color="7F7F7F"/>
              <w:bottom w:val="single" w:sz="4" w:space="0" w:color="7F7F7F"/>
              <w:right w:val="single" w:sz="4" w:space="0" w:color="7F7F7F"/>
            </w:tcBorders>
          </w:tcPr>
          <w:p w14:paraId="21DAB782" w14:textId="77777777" w:rsidR="00052761" w:rsidRDefault="0006423C">
            <w:pPr>
              <w:ind w:firstLine="0"/>
              <w:cnfStyle w:val="000000100000" w:firstRow="0" w:lastRow="0" w:firstColumn="0" w:lastColumn="0" w:oddVBand="0" w:evenVBand="0" w:oddHBand="1" w:evenHBand="0" w:firstRowFirstColumn="0" w:firstRowLastColumn="0" w:lastRowFirstColumn="0" w:lastRowLastColumn="0"/>
            </w:pPr>
            <w:proofErr w:type="spellStart"/>
            <w:r>
              <w:rPr>
                <w:sz w:val="22"/>
              </w:rPr>
              <w:t>Bölüm</w:t>
            </w:r>
            <w:proofErr w:type="spellEnd"/>
            <w:r>
              <w:rPr>
                <w:sz w:val="22"/>
              </w:rPr>
              <w:t xml:space="preserve"> </w:t>
            </w:r>
            <w:proofErr w:type="spellStart"/>
            <w:r>
              <w:rPr>
                <w:sz w:val="22"/>
              </w:rPr>
              <w:t>başlığı</w:t>
            </w:r>
            <w:proofErr w:type="spellEnd"/>
          </w:p>
        </w:tc>
      </w:tr>
      <w:tr w:rsidR="00052761" w14:paraId="0D1BC395"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58131B6D" w14:textId="77777777" w:rsidR="00052761" w:rsidRDefault="0006423C">
            <w:pPr>
              <w:ind w:firstLine="0"/>
            </w:pPr>
            <w:r>
              <w:rPr>
                <w:sz w:val="22"/>
              </w:rPr>
              <w:t>H3</w:t>
            </w:r>
          </w:p>
        </w:tc>
        <w:tc>
          <w:tcPr>
            <w:tcW w:w="1417" w:type="dxa"/>
            <w:tcBorders>
              <w:top w:val="single" w:sz="4" w:space="0" w:color="7F7F7F"/>
              <w:left w:val="single" w:sz="4" w:space="0" w:color="7F7F7F"/>
              <w:bottom w:val="single" w:sz="4" w:space="0" w:color="7F7F7F"/>
              <w:right w:val="single" w:sz="4" w:space="0" w:color="7F7F7F"/>
            </w:tcBorders>
          </w:tcPr>
          <w:p w14:paraId="701008B3" w14:textId="77777777" w:rsidR="00052761" w:rsidRDefault="0006423C">
            <w:pPr>
              <w:ind w:firstLine="0"/>
              <w:cnfStyle w:val="000000010000" w:firstRow="0" w:lastRow="0" w:firstColumn="0" w:lastColumn="0" w:oddVBand="0" w:evenVBand="0" w:oddHBand="0" w:evenHBand="1" w:firstRowFirstColumn="0" w:firstRowLastColumn="0" w:lastRowFirstColumn="0" w:lastRowLastColumn="0"/>
            </w:pPr>
            <w:r>
              <w:rPr>
                <w:sz w:val="22"/>
              </w:rPr>
              <w:t>24</w:t>
            </w:r>
          </w:p>
        </w:tc>
        <w:tc>
          <w:tcPr>
            <w:tcW w:w="1417" w:type="dxa"/>
            <w:tcBorders>
              <w:top w:val="single" w:sz="4" w:space="0" w:color="7F7F7F"/>
              <w:left w:val="single" w:sz="4" w:space="0" w:color="7F7F7F"/>
              <w:bottom w:val="single" w:sz="4" w:space="0" w:color="7F7F7F"/>
              <w:right w:val="single" w:sz="4" w:space="0" w:color="7F7F7F"/>
            </w:tcBorders>
          </w:tcPr>
          <w:p w14:paraId="322AAEA5" w14:textId="77777777" w:rsidR="00052761" w:rsidRDefault="0006423C">
            <w:pPr>
              <w:ind w:firstLine="0"/>
              <w:cnfStyle w:val="000000010000" w:firstRow="0" w:lastRow="0" w:firstColumn="0" w:lastColumn="0" w:oddVBand="0" w:evenVBand="0" w:oddHBand="0" w:evenHBand="1" w:firstRowFirstColumn="0" w:firstRowLastColumn="0" w:lastRowFirstColumn="0" w:lastRowLastColumn="0"/>
            </w:pPr>
            <w:r>
              <w:rPr>
                <w:sz w:val="22"/>
              </w:rPr>
              <w:t>1.4</w:t>
            </w:r>
          </w:p>
        </w:tc>
        <w:tc>
          <w:tcPr>
            <w:tcW w:w="1417" w:type="dxa"/>
            <w:tcBorders>
              <w:top w:val="single" w:sz="4" w:space="0" w:color="7F7F7F"/>
              <w:left w:val="single" w:sz="4" w:space="0" w:color="7F7F7F"/>
              <w:bottom w:val="single" w:sz="4" w:space="0" w:color="7F7F7F"/>
              <w:right w:val="single" w:sz="4" w:space="0" w:color="7F7F7F"/>
            </w:tcBorders>
          </w:tcPr>
          <w:p w14:paraId="2A7AADE9" w14:textId="77777777" w:rsidR="00052761" w:rsidRDefault="0006423C">
            <w:pPr>
              <w:ind w:firstLine="0"/>
              <w:cnfStyle w:val="000000010000" w:firstRow="0" w:lastRow="0" w:firstColumn="0" w:lastColumn="0" w:oddVBand="0" w:evenVBand="0" w:oddHBand="0" w:evenHBand="1" w:firstRowFirstColumn="0" w:firstRowLastColumn="0" w:lastRowFirstColumn="0" w:lastRowLastColumn="0"/>
            </w:pPr>
            <w:r>
              <w:rPr>
                <w:sz w:val="22"/>
              </w:rPr>
              <w:t>600</w:t>
            </w:r>
          </w:p>
        </w:tc>
        <w:tc>
          <w:tcPr>
            <w:tcW w:w="3402" w:type="dxa"/>
            <w:tcBorders>
              <w:top w:val="single" w:sz="4" w:space="0" w:color="7F7F7F"/>
              <w:left w:val="single" w:sz="4" w:space="0" w:color="7F7F7F"/>
              <w:bottom w:val="single" w:sz="4" w:space="0" w:color="7F7F7F"/>
              <w:right w:val="single" w:sz="4" w:space="0" w:color="7F7F7F"/>
            </w:tcBorders>
          </w:tcPr>
          <w:p w14:paraId="3F6E7F70" w14:textId="77777777" w:rsidR="00052761" w:rsidRDefault="0006423C">
            <w:pPr>
              <w:ind w:firstLine="0"/>
              <w:cnfStyle w:val="000000010000" w:firstRow="0" w:lastRow="0" w:firstColumn="0" w:lastColumn="0" w:oddVBand="0" w:evenVBand="0" w:oddHBand="0" w:evenHBand="1" w:firstRowFirstColumn="0" w:firstRowLastColumn="0" w:lastRowFirstColumn="0" w:lastRowLastColumn="0"/>
            </w:pPr>
            <w:r>
              <w:rPr>
                <w:sz w:val="22"/>
              </w:rPr>
              <w:t xml:space="preserve">Alt </w:t>
            </w:r>
            <w:proofErr w:type="spellStart"/>
            <w:r>
              <w:rPr>
                <w:sz w:val="22"/>
              </w:rPr>
              <w:t>başlık</w:t>
            </w:r>
            <w:proofErr w:type="spellEnd"/>
          </w:p>
        </w:tc>
      </w:tr>
      <w:tr w:rsidR="00052761" w14:paraId="28A138A9" w14:textId="77777777" w:rsidTr="000527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7D2AE113" w14:textId="77777777" w:rsidR="00052761" w:rsidRDefault="0006423C">
            <w:pPr>
              <w:ind w:firstLine="0"/>
            </w:pPr>
            <w:r>
              <w:rPr>
                <w:sz w:val="22"/>
              </w:rPr>
              <w:t>Body</w:t>
            </w:r>
          </w:p>
        </w:tc>
        <w:tc>
          <w:tcPr>
            <w:tcW w:w="1417" w:type="dxa"/>
            <w:tcBorders>
              <w:top w:val="single" w:sz="4" w:space="0" w:color="7F7F7F"/>
              <w:left w:val="single" w:sz="4" w:space="0" w:color="7F7F7F"/>
              <w:bottom w:val="single" w:sz="4" w:space="0" w:color="7F7F7F"/>
              <w:right w:val="single" w:sz="4" w:space="0" w:color="7F7F7F"/>
            </w:tcBorders>
          </w:tcPr>
          <w:p w14:paraId="71098DB6" w14:textId="77777777" w:rsidR="00052761" w:rsidRDefault="0006423C">
            <w:pPr>
              <w:ind w:firstLine="0"/>
              <w:cnfStyle w:val="000000100000" w:firstRow="0" w:lastRow="0" w:firstColumn="0" w:lastColumn="0" w:oddVBand="0" w:evenVBand="0" w:oddHBand="1" w:evenHBand="0" w:firstRowFirstColumn="0" w:firstRowLastColumn="0" w:lastRowFirstColumn="0" w:lastRowLastColumn="0"/>
            </w:pPr>
            <w:r>
              <w:rPr>
                <w:sz w:val="22"/>
              </w:rPr>
              <w:t>16</w:t>
            </w:r>
          </w:p>
        </w:tc>
        <w:tc>
          <w:tcPr>
            <w:tcW w:w="1417" w:type="dxa"/>
            <w:tcBorders>
              <w:top w:val="single" w:sz="4" w:space="0" w:color="7F7F7F"/>
              <w:left w:val="single" w:sz="4" w:space="0" w:color="7F7F7F"/>
              <w:bottom w:val="single" w:sz="4" w:space="0" w:color="7F7F7F"/>
              <w:right w:val="single" w:sz="4" w:space="0" w:color="7F7F7F"/>
            </w:tcBorders>
          </w:tcPr>
          <w:p w14:paraId="168E6A0B" w14:textId="548DEDD1" w:rsidR="00052761" w:rsidRDefault="0006423C">
            <w:pPr>
              <w:ind w:firstLine="0"/>
              <w:cnfStyle w:val="000000100000" w:firstRow="0" w:lastRow="0" w:firstColumn="0" w:lastColumn="0" w:oddVBand="0" w:evenVBand="0" w:oddHBand="1" w:evenHBand="0" w:firstRowFirstColumn="0" w:firstRowLastColumn="0" w:lastRowFirstColumn="0" w:lastRowLastColumn="0"/>
            </w:pPr>
            <w:r>
              <w:rPr>
                <w:sz w:val="22"/>
              </w:rPr>
              <w:t>1.</w:t>
            </w:r>
            <w:r w:rsidR="000459F5">
              <w:rPr>
                <w:sz w:val="22"/>
              </w:rPr>
              <w:t>6</w:t>
            </w:r>
          </w:p>
        </w:tc>
        <w:tc>
          <w:tcPr>
            <w:tcW w:w="1417" w:type="dxa"/>
            <w:tcBorders>
              <w:top w:val="single" w:sz="4" w:space="0" w:color="7F7F7F"/>
              <w:left w:val="single" w:sz="4" w:space="0" w:color="7F7F7F"/>
              <w:bottom w:val="single" w:sz="4" w:space="0" w:color="7F7F7F"/>
              <w:right w:val="single" w:sz="4" w:space="0" w:color="7F7F7F"/>
            </w:tcBorders>
          </w:tcPr>
          <w:p w14:paraId="7086E343" w14:textId="77777777" w:rsidR="00052761" w:rsidRDefault="0006423C">
            <w:pPr>
              <w:ind w:firstLine="0"/>
              <w:cnfStyle w:val="000000100000" w:firstRow="0" w:lastRow="0" w:firstColumn="0" w:lastColumn="0" w:oddVBand="0" w:evenVBand="0" w:oddHBand="1" w:evenHBand="0" w:firstRowFirstColumn="0" w:firstRowLastColumn="0" w:lastRowFirstColumn="0" w:lastRowLastColumn="0"/>
            </w:pPr>
            <w:r>
              <w:rPr>
                <w:sz w:val="22"/>
              </w:rPr>
              <w:t>400</w:t>
            </w:r>
          </w:p>
        </w:tc>
        <w:tc>
          <w:tcPr>
            <w:tcW w:w="3402" w:type="dxa"/>
            <w:tcBorders>
              <w:top w:val="single" w:sz="4" w:space="0" w:color="7F7F7F"/>
              <w:left w:val="single" w:sz="4" w:space="0" w:color="7F7F7F"/>
              <w:bottom w:val="single" w:sz="4" w:space="0" w:color="7F7F7F"/>
              <w:right w:val="single" w:sz="4" w:space="0" w:color="7F7F7F"/>
            </w:tcBorders>
          </w:tcPr>
          <w:p w14:paraId="01C9752F" w14:textId="77777777" w:rsidR="00052761" w:rsidRDefault="0006423C">
            <w:pPr>
              <w:ind w:firstLine="0"/>
              <w:cnfStyle w:val="000000100000" w:firstRow="0" w:lastRow="0" w:firstColumn="0" w:lastColumn="0" w:oddVBand="0" w:evenVBand="0" w:oddHBand="1" w:evenHBand="0" w:firstRowFirstColumn="0" w:firstRowLastColumn="0" w:lastRowFirstColumn="0" w:lastRowLastColumn="0"/>
            </w:pPr>
            <w:proofErr w:type="spellStart"/>
            <w:r>
              <w:rPr>
                <w:sz w:val="22"/>
              </w:rPr>
              <w:t>Paragraf</w:t>
            </w:r>
            <w:proofErr w:type="spellEnd"/>
          </w:p>
        </w:tc>
      </w:tr>
      <w:tr w:rsidR="00052761" w14:paraId="3EE8C4E7" w14:textId="77777777" w:rsidTr="0005276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7F7F7F"/>
              <w:left w:val="single" w:sz="4" w:space="0" w:color="7F7F7F"/>
              <w:bottom w:val="single" w:sz="4" w:space="0" w:color="7F7F7F"/>
              <w:right w:val="single" w:sz="4" w:space="0" w:color="7F7F7F"/>
            </w:tcBorders>
          </w:tcPr>
          <w:p w14:paraId="4C0761CB" w14:textId="77777777" w:rsidR="00052761" w:rsidRDefault="0006423C">
            <w:pPr>
              <w:ind w:firstLine="0"/>
            </w:pPr>
            <w:r>
              <w:rPr>
                <w:sz w:val="22"/>
              </w:rPr>
              <w:t>Caption</w:t>
            </w:r>
          </w:p>
        </w:tc>
        <w:tc>
          <w:tcPr>
            <w:tcW w:w="1417" w:type="dxa"/>
            <w:tcBorders>
              <w:top w:val="single" w:sz="4" w:space="0" w:color="7F7F7F"/>
              <w:left w:val="single" w:sz="4" w:space="0" w:color="7F7F7F"/>
              <w:bottom w:val="single" w:sz="4" w:space="0" w:color="7F7F7F"/>
              <w:right w:val="single" w:sz="4" w:space="0" w:color="7F7F7F"/>
            </w:tcBorders>
          </w:tcPr>
          <w:p w14:paraId="523F94A4" w14:textId="77777777" w:rsidR="00052761" w:rsidRDefault="0006423C">
            <w:pPr>
              <w:ind w:firstLine="0"/>
              <w:cnfStyle w:val="000000010000" w:firstRow="0" w:lastRow="0" w:firstColumn="0" w:lastColumn="0" w:oddVBand="0" w:evenVBand="0" w:oddHBand="0" w:evenHBand="1" w:firstRowFirstColumn="0" w:firstRowLastColumn="0" w:lastRowFirstColumn="0" w:lastRowLastColumn="0"/>
            </w:pPr>
            <w:r>
              <w:rPr>
                <w:sz w:val="22"/>
              </w:rPr>
              <w:t>12</w:t>
            </w:r>
          </w:p>
        </w:tc>
        <w:tc>
          <w:tcPr>
            <w:tcW w:w="1417" w:type="dxa"/>
            <w:tcBorders>
              <w:top w:val="single" w:sz="4" w:space="0" w:color="7F7F7F"/>
              <w:left w:val="single" w:sz="4" w:space="0" w:color="7F7F7F"/>
              <w:bottom w:val="single" w:sz="4" w:space="0" w:color="7F7F7F"/>
              <w:right w:val="single" w:sz="4" w:space="0" w:color="7F7F7F"/>
            </w:tcBorders>
          </w:tcPr>
          <w:p w14:paraId="6C3646FE" w14:textId="77777777" w:rsidR="00052761" w:rsidRDefault="0006423C">
            <w:pPr>
              <w:ind w:firstLine="0"/>
              <w:cnfStyle w:val="000000010000" w:firstRow="0" w:lastRow="0" w:firstColumn="0" w:lastColumn="0" w:oddVBand="0" w:evenVBand="0" w:oddHBand="0" w:evenHBand="1" w:firstRowFirstColumn="0" w:firstRowLastColumn="0" w:lastRowFirstColumn="0" w:lastRowLastColumn="0"/>
            </w:pPr>
            <w:r>
              <w:rPr>
                <w:sz w:val="22"/>
              </w:rPr>
              <w:t>1.4</w:t>
            </w:r>
          </w:p>
        </w:tc>
        <w:tc>
          <w:tcPr>
            <w:tcW w:w="1417" w:type="dxa"/>
            <w:tcBorders>
              <w:top w:val="single" w:sz="4" w:space="0" w:color="7F7F7F"/>
              <w:left w:val="single" w:sz="4" w:space="0" w:color="7F7F7F"/>
              <w:bottom w:val="single" w:sz="4" w:space="0" w:color="7F7F7F"/>
              <w:right w:val="single" w:sz="4" w:space="0" w:color="7F7F7F"/>
            </w:tcBorders>
          </w:tcPr>
          <w:p w14:paraId="794E824B" w14:textId="77777777" w:rsidR="00052761" w:rsidRDefault="0006423C">
            <w:pPr>
              <w:ind w:firstLine="0"/>
              <w:cnfStyle w:val="000000010000" w:firstRow="0" w:lastRow="0" w:firstColumn="0" w:lastColumn="0" w:oddVBand="0" w:evenVBand="0" w:oddHBand="0" w:evenHBand="1" w:firstRowFirstColumn="0" w:firstRowLastColumn="0" w:lastRowFirstColumn="0" w:lastRowLastColumn="0"/>
            </w:pPr>
            <w:r>
              <w:rPr>
                <w:sz w:val="22"/>
              </w:rPr>
              <w:t>500</w:t>
            </w:r>
          </w:p>
        </w:tc>
        <w:tc>
          <w:tcPr>
            <w:tcW w:w="3402" w:type="dxa"/>
            <w:tcBorders>
              <w:top w:val="single" w:sz="4" w:space="0" w:color="7F7F7F"/>
              <w:left w:val="single" w:sz="4" w:space="0" w:color="7F7F7F"/>
              <w:bottom w:val="single" w:sz="4" w:space="0" w:color="7F7F7F"/>
              <w:right w:val="single" w:sz="4" w:space="0" w:color="7F7F7F"/>
            </w:tcBorders>
          </w:tcPr>
          <w:p w14:paraId="53E9798C" w14:textId="77777777" w:rsidR="00052761" w:rsidRDefault="0006423C">
            <w:pPr>
              <w:ind w:firstLine="0"/>
              <w:cnfStyle w:val="000000010000" w:firstRow="0" w:lastRow="0" w:firstColumn="0" w:lastColumn="0" w:oddVBand="0" w:evenVBand="0" w:oddHBand="0" w:evenHBand="1" w:firstRowFirstColumn="0" w:firstRowLastColumn="0" w:lastRowFirstColumn="0" w:lastRowLastColumn="0"/>
            </w:pPr>
            <w:proofErr w:type="spellStart"/>
            <w:r>
              <w:rPr>
                <w:sz w:val="22"/>
              </w:rPr>
              <w:t>Etiket</w:t>
            </w:r>
            <w:proofErr w:type="spellEnd"/>
            <w:r>
              <w:rPr>
                <w:sz w:val="22"/>
              </w:rPr>
              <w:t xml:space="preserve">, </w:t>
            </w:r>
            <w:proofErr w:type="spellStart"/>
            <w:r>
              <w:rPr>
                <w:sz w:val="22"/>
              </w:rPr>
              <w:t>dipnot</w:t>
            </w:r>
            <w:proofErr w:type="spellEnd"/>
          </w:p>
        </w:tc>
      </w:tr>
    </w:tbl>
    <w:p w14:paraId="160243AA" w14:textId="77777777" w:rsidR="00B120F7" w:rsidRDefault="00B120F7">
      <w:pPr>
        <w:pStyle w:val="Balk2"/>
      </w:pPr>
    </w:p>
    <w:p w14:paraId="02D6B1FB" w14:textId="58D59D59" w:rsidR="00052761" w:rsidRDefault="0006423C">
      <w:pPr>
        <w:pStyle w:val="Balk2"/>
      </w:pPr>
      <w:bookmarkStart w:id="93" w:name="_Toc229383821"/>
      <w:r>
        <w:t xml:space="preserve">7.4. </w:t>
      </w:r>
      <w:proofErr w:type="spellStart"/>
      <w:r>
        <w:t>Wireframe'ler</w:t>
      </w:r>
      <w:proofErr w:type="spellEnd"/>
      <w:r>
        <w:t xml:space="preserve"> </w:t>
      </w:r>
      <w:proofErr w:type="spellStart"/>
      <w:r>
        <w:t>ve</w:t>
      </w:r>
      <w:proofErr w:type="spellEnd"/>
      <w:r>
        <w:t xml:space="preserve"> </w:t>
      </w:r>
      <w:proofErr w:type="spellStart"/>
      <w:r>
        <w:t>Mockuplar</w:t>
      </w:r>
      <w:bookmarkEnd w:id="93"/>
      <w:proofErr w:type="spellEnd"/>
    </w:p>
    <w:p w14:paraId="141ED51E" w14:textId="2B5F8E6D" w:rsidR="00B120F7" w:rsidRPr="00B120F7" w:rsidRDefault="00B120F7" w:rsidP="00B120F7">
      <w:proofErr w:type="spellStart"/>
      <w:r w:rsidRPr="00B120F7">
        <w:t>Uygulamanın</w:t>
      </w:r>
      <w:proofErr w:type="spellEnd"/>
      <w:r w:rsidRPr="00B120F7">
        <w:t xml:space="preserve"> </w:t>
      </w:r>
      <w:proofErr w:type="spellStart"/>
      <w:r w:rsidRPr="00B120F7">
        <w:t>arayüzü</w:t>
      </w:r>
      <w:proofErr w:type="spellEnd"/>
      <w:r w:rsidRPr="00B120F7">
        <w:t xml:space="preserve"> Figma </w:t>
      </w:r>
      <w:proofErr w:type="spellStart"/>
      <w:r w:rsidRPr="00B120F7">
        <w:t>üzerinde</w:t>
      </w:r>
      <w:proofErr w:type="spellEnd"/>
      <w:r w:rsidRPr="00B120F7">
        <w:t xml:space="preserve"> </w:t>
      </w:r>
      <w:proofErr w:type="spellStart"/>
      <w:r w:rsidRPr="00B120F7">
        <w:t>tasarlanmış</w:t>
      </w:r>
      <w:proofErr w:type="spellEnd"/>
      <w:r w:rsidRPr="00B120F7">
        <w:t xml:space="preserve"> </w:t>
      </w:r>
      <w:proofErr w:type="spellStart"/>
      <w:r w:rsidRPr="00B120F7">
        <w:t>olup</w:t>
      </w:r>
      <w:proofErr w:type="spellEnd"/>
      <w:r w:rsidRPr="00B120F7">
        <w:t xml:space="preserve">, Vanilla CSS </w:t>
      </w:r>
      <w:proofErr w:type="spellStart"/>
      <w:r w:rsidRPr="00B120F7">
        <w:t>ile</w:t>
      </w:r>
      <w:proofErr w:type="spellEnd"/>
      <w:r w:rsidRPr="00B120F7">
        <w:t xml:space="preserve"> </w:t>
      </w:r>
      <w:proofErr w:type="spellStart"/>
      <w:r w:rsidRPr="00B120F7">
        <w:t>koda</w:t>
      </w:r>
      <w:proofErr w:type="spellEnd"/>
      <w:r w:rsidRPr="00B120F7">
        <w:t xml:space="preserve"> </w:t>
      </w:r>
      <w:proofErr w:type="spellStart"/>
      <w:r w:rsidRPr="00B120F7">
        <w:t>dökülmüştür</w:t>
      </w:r>
      <w:proofErr w:type="spellEnd"/>
      <w:r w:rsidRPr="00B120F7">
        <w:t xml:space="preserve">. </w:t>
      </w:r>
      <w:proofErr w:type="spellStart"/>
      <w:r w:rsidRPr="00B120F7">
        <w:t>Aşağıda</w:t>
      </w:r>
      <w:proofErr w:type="spellEnd"/>
      <w:r w:rsidRPr="00B120F7">
        <w:t xml:space="preserve"> </w:t>
      </w:r>
      <w:proofErr w:type="spellStart"/>
      <w:r w:rsidRPr="00B120F7">
        <w:t>uygulamanın</w:t>
      </w:r>
      <w:proofErr w:type="spellEnd"/>
      <w:r w:rsidRPr="00B120F7">
        <w:t xml:space="preserve"> </w:t>
      </w:r>
      <w:proofErr w:type="spellStart"/>
      <w:r w:rsidRPr="00B120F7">
        <w:t>boş</w:t>
      </w:r>
      <w:proofErr w:type="spellEnd"/>
      <w:r w:rsidRPr="00B120F7">
        <w:t xml:space="preserve"> </w:t>
      </w:r>
      <w:proofErr w:type="spellStart"/>
      <w:r w:rsidRPr="00B120F7">
        <w:t>yükleme</w:t>
      </w:r>
      <w:proofErr w:type="spellEnd"/>
      <w:r w:rsidRPr="00B120F7">
        <w:t xml:space="preserve"> (Landing) </w:t>
      </w:r>
      <w:proofErr w:type="spellStart"/>
      <w:r w:rsidRPr="00B120F7">
        <w:t>durumu</w:t>
      </w:r>
      <w:proofErr w:type="spellEnd"/>
      <w:r w:rsidRPr="00B120F7">
        <w:t xml:space="preserve"> </w:t>
      </w:r>
      <w:proofErr w:type="spellStart"/>
      <w:r w:rsidRPr="00B120F7">
        <w:t>ve</w:t>
      </w:r>
      <w:proofErr w:type="spellEnd"/>
      <w:r w:rsidRPr="00B120F7">
        <w:t xml:space="preserve"> </w:t>
      </w:r>
      <w:proofErr w:type="spellStart"/>
      <w:r w:rsidRPr="00B120F7">
        <w:t>veriler</w:t>
      </w:r>
      <w:proofErr w:type="spellEnd"/>
      <w:r w:rsidRPr="00B120F7">
        <w:t xml:space="preserve"> </w:t>
      </w:r>
      <w:proofErr w:type="spellStart"/>
      <w:r w:rsidRPr="00B120F7">
        <w:t>işlendikten</w:t>
      </w:r>
      <w:proofErr w:type="spellEnd"/>
      <w:r w:rsidRPr="00B120F7">
        <w:t xml:space="preserve"> </w:t>
      </w:r>
      <w:proofErr w:type="spellStart"/>
      <w:r w:rsidRPr="00B120F7">
        <w:t>sonraki</w:t>
      </w:r>
      <w:proofErr w:type="spellEnd"/>
      <w:r w:rsidRPr="00B120F7">
        <w:t xml:space="preserve"> Dashboard (Analiz) </w:t>
      </w:r>
      <w:proofErr w:type="spellStart"/>
      <w:r w:rsidRPr="00B120F7">
        <w:t>durumu</w:t>
      </w:r>
      <w:proofErr w:type="spellEnd"/>
      <w:r w:rsidRPr="00B120F7">
        <w:t xml:space="preserve"> </w:t>
      </w:r>
      <w:proofErr w:type="spellStart"/>
      <w:r w:rsidRPr="00B120F7">
        <w:t>görülmektedir</w:t>
      </w:r>
      <w:proofErr w:type="spellEnd"/>
      <w:r w:rsidRPr="00B120F7">
        <w:t>.</w:t>
      </w:r>
    </w:p>
    <w:tbl>
      <w:tblPr>
        <w:tblW w:w="0" w:type="auto"/>
        <w:jc w:val="center"/>
        <w:tblLook w:val="04A0" w:firstRow="1" w:lastRow="0" w:firstColumn="1" w:lastColumn="0" w:noHBand="0" w:noVBand="1"/>
      </w:tblPr>
      <w:tblGrid>
        <w:gridCol w:w="7937"/>
      </w:tblGrid>
      <w:tr w:rsidR="00052761" w14:paraId="0389A88A"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0176986B" w14:textId="667AA1CF" w:rsidR="00052761" w:rsidRDefault="00B120F7">
            <w:pPr>
              <w:spacing w:before="720"/>
              <w:ind w:firstLine="0"/>
              <w:jc w:val="center"/>
            </w:pPr>
            <w:r w:rsidRPr="00B120F7">
              <w:rPr>
                <w:noProof/>
                <w:sz w:val="64"/>
              </w:rPr>
              <w:drawing>
                <wp:anchor distT="0" distB="0" distL="114300" distR="114300" simplePos="0" relativeHeight="251645952" behindDoc="0" locked="0" layoutInCell="1" allowOverlap="1" wp14:anchorId="1B63645A" wp14:editId="113304AE">
                  <wp:simplePos x="0" y="0"/>
                  <wp:positionH relativeFrom="column">
                    <wp:posOffset>-90805</wp:posOffset>
                  </wp:positionH>
                  <wp:positionV relativeFrom="paragraph">
                    <wp:posOffset>-19685</wp:posOffset>
                  </wp:positionV>
                  <wp:extent cx="5082540" cy="2339975"/>
                  <wp:effectExtent l="0" t="0" r="3810" b="3175"/>
                  <wp:wrapNone/>
                  <wp:docPr id="8551573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57301" name=""/>
                          <pic:cNvPicPr/>
                        </pic:nvPicPr>
                        <pic:blipFill>
                          <a:blip r:embed="rId16"/>
                          <a:stretch>
                            <a:fillRect/>
                          </a:stretch>
                        </pic:blipFill>
                        <pic:spPr>
                          <a:xfrm>
                            <a:off x="0" y="0"/>
                            <a:ext cx="5082540" cy="2339975"/>
                          </a:xfrm>
                          <a:prstGeom prst="rect">
                            <a:avLst/>
                          </a:prstGeom>
                        </pic:spPr>
                      </pic:pic>
                    </a:graphicData>
                  </a:graphic>
                  <wp14:sizeRelH relativeFrom="page">
                    <wp14:pctWidth>0</wp14:pctWidth>
                  </wp14:sizeRelH>
                  <wp14:sizeRelV relativeFrom="page">
                    <wp14:pctHeight>0</wp14:pctHeight>
                  </wp14:sizeRelV>
                </wp:anchor>
              </w:drawing>
            </w:r>
            <w:r>
              <w:rPr>
                <w:sz w:val="64"/>
              </w:rPr>
              <w:t>📸</w:t>
            </w:r>
          </w:p>
          <w:p w14:paraId="3DC1F71F" w14:textId="77777777" w:rsidR="00052761" w:rsidRDefault="0006423C">
            <w:pPr>
              <w:ind w:firstLine="0"/>
              <w:jc w:val="center"/>
            </w:pPr>
            <w:r>
              <w:rPr>
                <w:b/>
                <w:sz w:val="22"/>
              </w:rPr>
              <w:t>[</w:t>
            </w:r>
            <w:proofErr w:type="spellStart"/>
            <w:r>
              <w:rPr>
                <w:b/>
                <w:sz w:val="22"/>
              </w:rPr>
              <w:t>Şekil</w:t>
            </w:r>
            <w:proofErr w:type="spellEnd"/>
            <w:r>
              <w:rPr>
                <w:b/>
                <w:sz w:val="22"/>
              </w:rPr>
              <w:t xml:space="preserve">: Landing </w:t>
            </w:r>
            <w:proofErr w:type="spellStart"/>
            <w:r>
              <w:rPr>
                <w:b/>
                <w:sz w:val="22"/>
              </w:rPr>
              <w:t>Sayfası</w:t>
            </w:r>
            <w:proofErr w:type="spellEnd"/>
            <w:r>
              <w:rPr>
                <w:b/>
                <w:sz w:val="22"/>
              </w:rPr>
              <w:t xml:space="preserve"> Wireframe]</w:t>
            </w:r>
          </w:p>
          <w:p w14:paraId="55323E37" w14:textId="77777777" w:rsidR="00052761" w:rsidRDefault="0006423C">
            <w:pPr>
              <w:spacing w:after="720"/>
              <w:ind w:firstLine="0"/>
              <w:jc w:val="center"/>
            </w:pPr>
            <w:r>
              <w:rPr>
                <w:i/>
                <w:color w:val="808080"/>
                <w:sz w:val="18"/>
              </w:rPr>
              <w:t xml:space="preserve">Low-fidelity wireframe — </w:t>
            </w:r>
            <w:proofErr w:type="spellStart"/>
            <w:r>
              <w:rPr>
                <w:i/>
                <w:color w:val="808080"/>
                <w:sz w:val="18"/>
              </w:rPr>
              <w:t>Excalidraw</w:t>
            </w:r>
            <w:proofErr w:type="spellEnd"/>
            <w:r>
              <w:rPr>
                <w:i/>
                <w:color w:val="808080"/>
                <w:sz w:val="18"/>
              </w:rPr>
              <w:t xml:space="preserve"> / Figma.</w:t>
            </w:r>
          </w:p>
        </w:tc>
      </w:tr>
    </w:tbl>
    <w:p w14:paraId="2787424B" w14:textId="77BC28FF" w:rsidR="00B04640" w:rsidRDefault="00B04640" w:rsidP="00B04640">
      <w:pPr>
        <w:pStyle w:val="ResimYazs"/>
      </w:pPr>
      <w:bookmarkStart w:id="94" w:name="_Toc229383882"/>
      <w:r>
        <w:t xml:space="preserve">Figure </w:t>
      </w:r>
      <w:fldSimple w:instr=" SEQ Figure \* ARABIC ">
        <w:r w:rsidR="004A22D7">
          <w:rPr>
            <w:noProof/>
          </w:rPr>
          <w:t>8</w:t>
        </w:r>
      </w:fldSimple>
      <w:r w:rsidRPr="0004609B">
        <w:t xml:space="preserve">: Landing </w:t>
      </w:r>
      <w:proofErr w:type="spellStart"/>
      <w:r w:rsidRPr="0004609B">
        <w:t>Sayfası</w:t>
      </w:r>
      <w:proofErr w:type="spellEnd"/>
      <w:r w:rsidRPr="0004609B">
        <w:t xml:space="preserve"> Wireframe</w:t>
      </w:r>
      <w:bookmarkEnd w:id="94"/>
    </w:p>
    <w:tbl>
      <w:tblPr>
        <w:tblW w:w="0" w:type="auto"/>
        <w:jc w:val="center"/>
        <w:tblLook w:val="04A0" w:firstRow="1" w:lastRow="0" w:firstColumn="1" w:lastColumn="0" w:noHBand="0" w:noVBand="1"/>
      </w:tblPr>
      <w:tblGrid>
        <w:gridCol w:w="7937"/>
      </w:tblGrid>
      <w:tr w:rsidR="00052761" w14:paraId="3B84A80A"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2968A720" w14:textId="13F883B9" w:rsidR="00052761" w:rsidRDefault="00BC0B67">
            <w:pPr>
              <w:spacing w:before="720"/>
              <w:ind w:firstLine="0"/>
              <w:jc w:val="center"/>
            </w:pPr>
            <w:r w:rsidRPr="00BC0B67">
              <w:rPr>
                <w:noProof/>
                <w:sz w:val="64"/>
              </w:rPr>
              <w:drawing>
                <wp:anchor distT="0" distB="0" distL="114300" distR="114300" simplePos="0" relativeHeight="251653120" behindDoc="0" locked="0" layoutInCell="1" allowOverlap="1" wp14:anchorId="732C9BA8" wp14:editId="35910282">
                  <wp:simplePos x="0" y="0"/>
                  <wp:positionH relativeFrom="column">
                    <wp:posOffset>-83185</wp:posOffset>
                  </wp:positionH>
                  <wp:positionV relativeFrom="paragraph">
                    <wp:posOffset>-19685</wp:posOffset>
                  </wp:positionV>
                  <wp:extent cx="5067300" cy="2369820"/>
                  <wp:effectExtent l="0" t="0" r="0" b="0"/>
                  <wp:wrapNone/>
                  <wp:docPr id="12267233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23337" name=""/>
                          <pic:cNvPicPr/>
                        </pic:nvPicPr>
                        <pic:blipFill>
                          <a:blip r:embed="rId17"/>
                          <a:stretch>
                            <a:fillRect/>
                          </a:stretch>
                        </pic:blipFill>
                        <pic:spPr>
                          <a:xfrm>
                            <a:off x="0" y="0"/>
                            <a:ext cx="5067300" cy="2369820"/>
                          </a:xfrm>
                          <a:prstGeom prst="rect">
                            <a:avLst/>
                          </a:prstGeom>
                        </pic:spPr>
                      </pic:pic>
                    </a:graphicData>
                  </a:graphic>
                  <wp14:sizeRelH relativeFrom="page">
                    <wp14:pctWidth>0</wp14:pctWidth>
                  </wp14:sizeRelH>
                  <wp14:sizeRelV relativeFrom="page">
                    <wp14:pctHeight>0</wp14:pctHeight>
                  </wp14:sizeRelV>
                </wp:anchor>
              </w:drawing>
            </w:r>
            <w:r>
              <w:rPr>
                <w:sz w:val="64"/>
              </w:rPr>
              <w:t>📸</w:t>
            </w:r>
          </w:p>
          <w:p w14:paraId="2EE02DB3" w14:textId="77777777" w:rsidR="00052761" w:rsidRDefault="0006423C">
            <w:pPr>
              <w:ind w:firstLine="0"/>
              <w:jc w:val="center"/>
            </w:pPr>
            <w:r>
              <w:rPr>
                <w:b/>
                <w:sz w:val="22"/>
              </w:rPr>
              <w:t>[</w:t>
            </w:r>
            <w:proofErr w:type="spellStart"/>
            <w:r>
              <w:rPr>
                <w:b/>
                <w:sz w:val="22"/>
              </w:rPr>
              <w:t>Şekil</w:t>
            </w:r>
            <w:proofErr w:type="spellEnd"/>
            <w:r>
              <w:rPr>
                <w:b/>
                <w:sz w:val="22"/>
              </w:rPr>
              <w:t>: Dashboard Mockup]</w:t>
            </w:r>
          </w:p>
          <w:p w14:paraId="6945F2E8" w14:textId="77777777" w:rsidR="00052761" w:rsidRDefault="0006423C">
            <w:pPr>
              <w:spacing w:after="720"/>
              <w:ind w:firstLine="0"/>
              <w:jc w:val="center"/>
            </w:pPr>
            <w:r>
              <w:rPr>
                <w:i/>
                <w:color w:val="808080"/>
                <w:sz w:val="18"/>
              </w:rPr>
              <w:t>High-fidelity mockup — Figma.</w:t>
            </w:r>
          </w:p>
        </w:tc>
      </w:tr>
    </w:tbl>
    <w:p w14:paraId="5423186C" w14:textId="7CF34A72" w:rsidR="00B04640" w:rsidRDefault="00B04640" w:rsidP="00B04640">
      <w:pPr>
        <w:pStyle w:val="ResimYazs"/>
      </w:pPr>
      <w:bookmarkStart w:id="95" w:name="_Toc229383883"/>
      <w:r>
        <w:t xml:space="preserve">Figure </w:t>
      </w:r>
      <w:fldSimple w:instr=" SEQ Figure \* ARABIC ">
        <w:r w:rsidR="004A22D7">
          <w:rPr>
            <w:noProof/>
          </w:rPr>
          <w:t>9</w:t>
        </w:r>
      </w:fldSimple>
      <w:r w:rsidRPr="001353B9">
        <w:t>: Dashboard Mockup</w:t>
      </w:r>
      <w:bookmarkEnd w:id="95"/>
    </w:p>
    <w:p w14:paraId="14AF85A4" w14:textId="77777777" w:rsidR="00052761" w:rsidRDefault="0006423C">
      <w:pPr>
        <w:pStyle w:val="Balk2"/>
      </w:pPr>
      <w:bookmarkStart w:id="96" w:name="_Toc229383822"/>
      <w:r>
        <w:t xml:space="preserve">7.5. Responsive </w:t>
      </w:r>
      <w:proofErr w:type="spellStart"/>
      <w:r>
        <w:t>Tasarım</w:t>
      </w:r>
      <w:proofErr w:type="spellEnd"/>
      <w:r>
        <w:t xml:space="preserve"> </w:t>
      </w:r>
      <w:proofErr w:type="spellStart"/>
      <w:r>
        <w:t>Stratejisi</w:t>
      </w:r>
      <w:bookmarkEnd w:id="96"/>
      <w:proofErr w:type="spellEnd"/>
    </w:p>
    <w:p w14:paraId="5FD2FB05" w14:textId="49011AE4" w:rsidR="000778F2" w:rsidRDefault="000778F2" w:rsidP="000778F2">
      <w:pPr>
        <w:ind w:firstLine="0"/>
      </w:pPr>
      <w:proofErr w:type="spellStart"/>
      <w:r w:rsidRPr="000778F2">
        <w:t>Uygulama</w:t>
      </w:r>
      <w:proofErr w:type="spellEnd"/>
      <w:r w:rsidRPr="000778F2">
        <w:t xml:space="preserve">, "Mobile-First" </w:t>
      </w:r>
      <w:proofErr w:type="spellStart"/>
      <w:r w:rsidRPr="000778F2">
        <w:t>yerine</w:t>
      </w:r>
      <w:proofErr w:type="spellEnd"/>
      <w:r w:rsidRPr="000778F2">
        <w:t xml:space="preserve"> "Desktop-First" (Veri </w:t>
      </w:r>
      <w:proofErr w:type="spellStart"/>
      <w:r w:rsidRPr="000778F2">
        <w:t>analizi</w:t>
      </w:r>
      <w:proofErr w:type="spellEnd"/>
      <w:r w:rsidRPr="000778F2">
        <w:t xml:space="preserve"> </w:t>
      </w:r>
      <w:proofErr w:type="spellStart"/>
      <w:r w:rsidRPr="000778F2">
        <w:t>ağırlıklı</w:t>
      </w:r>
      <w:proofErr w:type="spellEnd"/>
      <w:r w:rsidRPr="000778F2">
        <w:t xml:space="preserve"> </w:t>
      </w:r>
      <w:proofErr w:type="spellStart"/>
      <w:r w:rsidRPr="000778F2">
        <w:t>olarak</w:t>
      </w:r>
      <w:proofErr w:type="spellEnd"/>
      <w:r w:rsidRPr="000778F2">
        <w:t xml:space="preserve"> </w:t>
      </w:r>
      <w:proofErr w:type="spellStart"/>
      <w:r w:rsidRPr="000778F2">
        <w:t>bilgisayarda</w:t>
      </w:r>
      <w:proofErr w:type="spellEnd"/>
      <w:r w:rsidRPr="000778F2">
        <w:t xml:space="preserve"> </w:t>
      </w:r>
      <w:proofErr w:type="spellStart"/>
      <w:r w:rsidRPr="000778F2">
        <w:t>yapıldığı</w:t>
      </w:r>
      <w:proofErr w:type="spellEnd"/>
      <w:r w:rsidRPr="000778F2">
        <w:t xml:space="preserve"> </w:t>
      </w:r>
      <w:proofErr w:type="spellStart"/>
      <w:r w:rsidRPr="000778F2">
        <w:t>için</w:t>
      </w:r>
      <w:proofErr w:type="spellEnd"/>
      <w:r w:rsidRPr="000778F2">
        <w:t xml:space="preserve">) </w:t>
      </w:r>
      <w:proofErr w:type="spellStart"/>
      <w:r w:rsidRPr="000778F2">
        <w:t>yaklaşımıyla</w:t>
      </w:r>
      <w:proofErr w:type="spellEnd"/>
      <w:r w:rsidRPr="000778F2">
        <w:t xml:space="preserve"> </w:t>
      </w:r>
      <w:proofErr w:type="spellStart"/>
      <w:r w:rsidRPr="000778F2">
        <w:t>tasarlanmış</w:t>
      </w:r>
      <w:proofErr w:type="spellEnd"/>
      <w:r w:rsidRPr="000778F2">
        <w:t xml:space="preserve">, CSS Media Queries </w:t>
      </w:r>
      <w:proofErr w:type="spellStart"/>
      <w:r w:rsidRPr="000778F2">
        <w:t>ve</w:t>
      </w:r>
      <w:proofErr w:type="spellEnd"/>
      <w:r w:rsidRPr="000778F2">
        <w:t xml:space="preserve"> CSS Grid </w:t>
      </w:r>
      <w:proofErr w:type="spellStart"/>
      <w:r w:rsidRPr="000778F2">
        <w:t>teknolojileri</w:t>
      </w:r>
      <w:proofErr w:type="spellEnd"/>
      <w:r w:rsidRPr="000778F2">
        <w:t xml:space="preserve"> </w:t>
      </w:r>
      <w:proofErr w:type="spellStart"/>
      <w:r w:rsidRPr="000778F2">
        <w:t>kullanılarak</w:t>
      </w:r>
      <w:proofErr w:type="spellEnd"/>
      <w:r w:rsidRPr="000778F2">
        <w:t xml:space="preserve"> </w:t>
      </w:r>
      <w:proofErr w:type="spellStart"/>
      <w:r w:rsidRPr="000778F2">
        <w:t>mobil</w:t>
      </w:r>
      <w:proofErr w:type="spellEnd"/>
      <w:r w:rsidRPr="000778F2">
        <w:t xml:space="preserve"> </w:t>
      </w:r>
      <w:proofErr w:type="spellStart"/>
      <w:r w:rsidRPr="000778F2">
        <w:t>cihazlara</w:t>
      </w:r>
      <w:proofErr w:type="spellEnd"/>
      <w:r w:rsidRPr="000778F2">
        <w:t xml:space="preserve"> (Responsive) </w:t>
      </w:r>
      <w:proofErr w:type="spellStart"/>
      <w:r w:rsidRPr="000778F2">
        <w:t>uyumlu</w:t>
      </w:r>
      <w:proofErr w:type="spellEnd"/>
      <w:r w:rsidRPr="000778F2">
        <w:t xml:space="preserve"> hale </w:t>
      </w:r>
      <w:proofErr w:type="spellStart"/>
      <w:r w:rsidRPr="000778F2">
        <w:t>getirilmiştir</w:t>
      </w:r>
      <w:proofErr w:type="spellEnd"/>
      <w:r w:rsidRPr="000778F2">
        <w:t>.</w:t>
      </w:r>
    </w:p>
    <w:p w14:paraId="7464E34C" w14:textId="77777777" w:rsidR="000778F2" w:rsidRDefault="000778F2" w:rsidP="000778F2">
      <w:pPr>
        <w:ind w:firstLine="0"/>
      </w:pPr>
    </w:p>
    <w:p w14:paraId="54ADFF96" w14:textId="77777777" w:rsidR="000778F2" w:rsidRPr="000778F2" w:rsidRDefault="000778F2" w:rsidP="000778F2">
      <w:pPr>
        <w:ind w:firstLine="0"/>
      </w:pPr>
    </w:p>
    <w:p w14:paraId="2CA692A9" w14:textId="13FD5032" w:rsidR="00052761" w:rsidRDefault="00316E6B" w:rsidP="00316E6B">
      <w:pPr>
        <w:pStyle w:val="ResimYazs"/>
        <w:keepNext/>
      </w:pPr>
      <w:bookmarkStart w:id="97" w:name="_Toc229383866"/>
      <w:r>
        <w:lastRenderedPageBreak/>
        <w:t xml:space="preserve">Table </w:t>
      </w:r>
      <w:fldSimple w:instr=" SEQ Table \* ARABIC ">
        <w:r w:rsidR="004A22D7">
          <w:rPr>
            <w:noProof/>
          </w:rPr>
          <w:t>19</w:t>
        </w:r>
      </w:fldSimple>
      <w:r w:rsidRPr="00F1041D">
        <w:t xml:space="preserve">: </w:t>
      </w:r>
      <w:proofErr w:type="spellStart"/>
      <w:r w:rsidRPr="00F1041D">
        <w:t>Breakpoint'ler</w:t>
      </w:r>
      <w:bookmarkEnd w:id="97"/>
      <w:proofErr w:type="spellEnd"/>
    </w:p>
    <w:tbl>
      <w:tblPr>
        <w:tblStyle w:val="AkKlavuz-Vurgu1"/>
        <w:tblW w:w="9071" w:type="dxa"/>
        <w:jc w:val="center"/>
        <w:tblLayout w:type="fixed"/>
        <w:tblLook w:val="04A0" w:firstRow="1" w:lastRow="0" w:firstColumn="1" w:lastColumn="0" w:noHBand="0" w:noVBand="1"/>
      </w:tblPr>
      <w:tblGrid>
        <w:gridCol w:w="1560"/>
        <w:gridCol w:w="2976"/>
        <w:gridCol w:w="4535"/>
      </w:tblGrid>
      <w:tr w:rsidR="00052761" w14:paraId="17078190" w14:textId="77777777" w:rsidTr="00474D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left w:val="single" w:sz="4" w:space="0" w:color="7F7F7F"/>
              <w:bottom w:val="single" w:sz="4" w:space="0" w:color="7F7F7F"/>
              <w:right w:val="single" w:sz="4" w:space="0" w:color="7F7F7F"/>
            </w:tcBorders>
            <w:shd w:val="clear" w:color="auto" w:fill="1F4E78"/>
          </w:tcPr>
          <w:p w14:paraId="0D552C13" w14:textId="77777777" w:rsidR="00052761" w:rsidRDefault="0006423C">
            <w:pPr>
              <w:ind w:firstLine="0"/>
            </w:pPr>
            <w:proofErr w:type="spellStart"/>
            <w:r>
              <w:rPr>
                <w:color w:val="FFFFFF"/>
                <w:sz w:val="22"/>
              </w:rPr>
              <w:t>Cihaz</w:t>
            </w:r>
            <w:proofErr w:type="spellEnd"/>
          </w:p>
        </w:tc>
        <w:tc>
          <w:tcPr>
            <w:tcW w:w="2976" w:type="dxa"/>
            <w:tcBorders>
              <w:top w:val="single" w:sz="4" w:space="0" w:color="7F7F7F"/>
              <w:left w:val="single" w:sz="4" w:space="0" w:color="7F7F7F"/>
              <w:bottom w:val="single" w:sz="4" w:space="0" w:color="7F7F7F"/>
              <w:right w:val="single" w:sz="4" w:space="0" w:color="7F7F7F"/>
            </w:tcBorders>
            <w:shd w:val="clear" w:color="auto" w:fill="1F4E78"/>
          </w:tcPr>
          <w:p w14:paraId="17887DBE"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 xml:space="preserve">Min </w:t>
            </w:r>
            <w:proofErr w:type="spellStart"/>
            <w:r>
              <w:rPr>
                <w:color w:val="FFFFFF"/>
                <w:sz w:val="22"/>
              </w:rPr>
              <w:t>Genişlik</w:t>
            </w:r>
            <w:proofErr w:type="spellEnd"/>
          </w:p>
        </w:tc>
        <w:tc>
          <w:tcPr>
            <w:tcW w:w="4535" w:type="dxa"/>
            <w:tcBorders>
              <w:top w:val="single" w:sz="4" w:space="0" w:color="7F7F7F"/>
              <w:left w:val="single" w:sz="4" w:space="0" w:color="7F7F7F"/>
              <w:bottom w:val="single" w:sz="4" w:space="0" w:color="7F7F7F"/>
              <w:right w:val="single" w:sz="4" w:space="0" w:color="7F7F7F"/>
            </w:tcBorders>
            <w:shd w:val="clear" w:color="auto" w:fill="1F4E78"/>
          </w:tcPr>
          <w:p w14:paraId="6A4C9546"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Notlar</w:t>
            </w:r>
            <w:proofErr w:type="spellEnd"/>
          </w:p>
        </w:tc>
      </w:tr>
    </w:tbl>
    <w:tbl>
      <w:tblPr>
        <w:tblStyle w:val="AkKlavuz-Vurgu1"/>
        <w:tblW w:w="9039" w:type="dxa"/>
        <w:tblLook w:val="04A0" w:firstRow="1" w:lastRow="0" w:firstColumn="1" w:lastColumn="0" w:noHBand="0" w:noVBand="1"/>
      </w:tblPr>
      <w:tblGrid>
        <w:gridCol w:w="3013"/>
        <w:gridCol w:w="3013"/>
        <w:gridCol w:w="3013"/>
      </w:tblGrid>
      <w:tr w:rsidR="00DC7664" w:rsidRPr="000778F2" w14:paraId="3BF91010" w14:textId="77777777" w:rsidTr="00E561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3" w:type="dxa"/>
            <w:hideMark/>
          </w:tcPr>
          <w:p w14:paraId="0E111473" w14:textId="4FD3703D" w:rsidR="00DC7664" w:rsidRPr="000778F2" w:rsidRDefault="00DC7664" w:rsidP="00DC7664">
            <w:pPr>
              <w:spacing w:after="0" w:line="240" w:lineRule="auto"/>
              <w:ind w:firstLine="0"/>
              <w:jc w:val="left"/>
              <w:rPr>
                <w:color w:val="000000" w:themeColor="text1"/>
                <w:sz w:val="20"/>
                <w:szCs w:val="20"/>
                <w:lang w:val="tr-TR" w:eastAsia="tr-TR"/>
              </w:rPr>
            </w:pPr>
            <w:r w:rsidRPr="00EC3E50">
              <w:t>Mobile</w:t>
            </w:r>
          </w:p>
        </w:tc>
        <w:tc>
          <w:tcPr>
            <w:tcW w:w="3013" w:type="dxa"/>
            <w:hideMark/>
          </w:tcPr>
          <w:p w14:paraId="404A3068" w14:textId="0AE179A7" w:rsidR="00DC7664" w:rsidRPr="00474D77" w:rsidRDefault="00DC7664" w:rsidP="00DC7664">
            <w:pPr>
              <w:spacing w:after="0" w:line="240" w:lineRule="auto"/>
              <w:ind w:firstLine="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tr-TR" w:eastAsia="tr-TR"/>
              </w:rPr>
            </w:pPr>
            <w:r w:rsidRPr="00EC3E50">
              <w:t xml:space="preserve">375 </w:t>
            </w:r>
            <w:proofErr w:type="spellStart"/>
            <w:r w:rsidRPr="00EC3E50">
              <w:t>px</w:t>
            </w:r>
            <w:proofErr w:type="spellEnd"/>
          </w:p>
        </w:tc>
        <w:tc>
          <w:tcPr>
            <w:tcW w:w="3013" w:type="dxa"/>
            <w:hideMark/>
          </w:tcPr>
          <w:p w14:paraId="792FDB32" w14:textId="594CF549" w:rsidR="00DC7664" w:rsidRPr="00E561EF" w:rsidRDefault="00DC7664" w:rsidP="00DC7664">
            <w:pPr>
              <w:spacing w:after="0" w:line="240" w:lineRule="auto"/>
              <w:ind w:firstLine="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tr-TR" w:eastAsia="tr-TR"/>
              </w:rPr>
            </w:pPr>
            <w:r w:rsidRPr="00E561EF">
              <w:rPr>
                <w:b w:val="0"/>
                <w:bCs w:val="0"/>
              </w:rPr>
              <w:t xml:space="preserve">Tek </w:t>
            </w:r>
            <w:proofErr w:type="spellStart"/>
            <w:r w:rsidRPr="00E561EF">
              <w:rPr>
                <w:b w:val="0"/>
                <w:bCs w:val="0"/>
              </w:rPr>
              <w:t>kolon</w:t>
            </w:r>
            <w:proofErr w:type="spellEnd"/>
            <w:r w:rsidRPr="00E561EF">
              <w:rPr>
                <w:b w:val="0"/>
                <w:bCs w:val="0"/>
              </w:rPr>
              <w:t xml:space="preserve"> </w:t>
            </w:r>
            <w:proofErr w:type="spellStart"/>
            <w:r w:rsidRPr="00E561EF">
              <w:rPr>
                <w:b w:val="0"/>
                <w:bCs w:val="0"/>
              </w:rPr>
              <w:t>düzeni</w:t>
            </w:r>
            <w:proofErr w:type="spellEnd"/>
            <w:r w:rsidRPr="00E561EF">
              <w:rPr>
                <w:b w:val="0"/>
                <w:bCs w:val="0"/>
              </w:rPr>
              <w:t xml:space="preserve">, </w:t>
            </w:r>
            <w:proofErr w:type="spellStart"/>
            <w:r w:rsidRPr="00E561EF">
              <w:rPr>
                <w:b w:val="0"/>
                <w:bCs w:val="0"/>
              </w:rPr>
              <w:t>butonlar</w:t>
            </w:r>
            <w:proofErr w:type="spellEnd"/>
            <w:r w:rsidRPr="00E561EF">
              <w:rPr>
                <w:b w:val="0"/>
                <w:bCs w:val="0"/>
              </w:rPr>
              <w:t xml:space="preserve"> </w:t>
            </w:r>
            <w:proofErr w:type="spellStart"/>
            <w:r w:rsidRPr="00E561EF">
              <w:rPr>
                <w:b w:val="0"/>
                <w:bCs w:val="0"/>
              </w:rPr>
              <w:t>dokunmatik</w:t>
            </w:r>
            <w:proofErr w:type="spellEnd"/>
            <w:r w:rsidRPr="00E561EF">
              <w:rPr>
                <w:b w:val="0"/>
                <w:bCs w:val="0"/>
              </w:rPr>
              <w:t xml:space="preserve"> </w:t>
            </w:r>
            <w:proofErr w:type="spellStart"/>
            <w:r w:rsidRPr="00E561EF">
              <w:rPr>
                <w:b w:val="0"/>
                <w:bCs w:val="0"/>
              </w:rPr>
              <w:t>hedeflere</w:t>
            </w:r>
            <w:proofErr w:type="spellEnd"/>
            <w:r w:rsidRPr="00E561EF">
              <w:rPr>
                <w:b w:val="0"/>
                <w:bCs w:val="0"/>
              </w:rPr>
              <w:t xml:space="preserve"> (minimum 44×44 </w:t>
            </w:r>
            <w:proofErr w:type="spellStart"/>
            <w:r w:rsidRPr="00E561EF">
              <w:rPr>
                <w:b w:val="0"/>
                <w:bCs w:val="0"/>
              </w:rPr>
              <w:t>px</w:t>
            </w:r>
            <w:proofErr w:type="spellEnd"/>
            <w:r w:rsidRPr="00E561EF">
              <w:rPr>
                <w:b w:val="0"/>
                <w:bCs w:val="0"/>
              </w:rPr>
              <w:t xml:space="preserve">) </w:t>
            </w:r>
            <w:proofErr w:type="spellStart"/>
            <w:r w:rsidRPr="00E561EF">
              <w:rPr>
                <w:b w:val="0"/>
                <w:bCs w:val="0"/>
              </w:rPr>
              <w:t>uygun</w:t>
            </w:r>
            <w:proofErr w:type="spellEnd"/>
            <w:r w:rsidRPr="00E561EF">
              <w:rPr>
                <w:b w:val="0"/>
                <w:bCs w:val="0"/>
              </w:rPr>
              <w:t xml:space="preserve"> </w:t>
            </w:r>
            <w:proofErr w:type="spellStart"/>
            <w:r w:rsidRPr="00E561EF">
              <w:rPr>
                <w:b w:val="0"/>
                <w:bCs w:val="0"/>
              </w:rPr>
              <w:t>hizalanır</w:t>
            </w:r>
            <w:proofErr w:type="spellEnd"/>
            <w:r w:rsidRPr="00E561EF">
              <w:rPr>
                <w:b w:val="0"/>
                <w:bCs w:val="0"/>
              </w:rPr>
              <w:t>.</w:t>
            </w:r>
          </w:p>
        </w:tc>
      </w:tr>
      <w:tr w:rsidR="00DC7664" w:rsidRPr="000778F2" w14:paraId="67B3A3ED" w14:textId="77777777" w:rsidTr="00E561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3" w:type="dxa"/>
            <w:hideMark/>
          </w:tcPr>
          <w:p w14:paraId="5CEA1C3D" w14:textId="35AC0737" w:rsidR="00DC7664" w:rsidRPr="000778F2" w:rsidRDefault="00DC7664" w:rsidP="00DC7664">
            <w:pPr>
              <w:spacing w:after="0" w:line="240" w:lineRule="auto"/>
              <w:ind w:firstLine="0"/>
              <w:jc w:val="left"/>
              <w:rPr>
                <w:color w:val="000000" w:themeColor="text1"/>
                <w:sz w:val="20"/>
                <w:szCs w:val="20"/>
                <w:lang w:val="tr-TR" w:eastAsia="tr-TR"/>
              </w:rPr>
            </w:pPr>
            <w:r w:rsidRPr="00EC3E50">
              <w:t>Tablet</w:t>
            </w:r>
          </w:p>
        </w:tc>
        <w:tc>
          <w:tcPr>
            <w:tcW w:w="3013" w:type="dxa"/>
            <w:hideMark/>
          </w:tcPr>
          <w:p w14:paraId="1C4A359E" w14:textId="6D7CD200" w:rsidR="00DC7664" w:rsidRPr="000778F2" w:rsidRDefault="00DC7664" w:rsidP="00DC7664">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tr-TR" w:eastAsia="tr-TR"/>
              </w:rPr>
            </w:pPr>
            <w:r w:rsidRPr="00EC3E50">
              <w:t xml:space="preserve">768 </w:t>
            </w:r>
            <w:proofErr w:type="spellStart"/>
            <w:r w:rsidRPr="00EC3E50">
              <w:t>px</w:t>
            </w:r>
            <w:proofErr w:type="spellEnd"/>
          </w:p>
        </w:tc>
        <w:tc>
          <w:tcPr>
            <w:tcW w:w="3013" w:type="dxa"/>
            <w:hideMark/>
          </w:tcPr>
          <w:p w14:paraId="65F79FA0" w14:textId="246BF198" w:rsidR="00DC7664" w:rsidRPr="000778F2" w:rsidRDefault="00DC7664" w:rsidP="00DC7664">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tr-TR" w:eastAsia="tr-TR"/>
              </w:rPr>
            </w:pPr>
            <w:proofErr w:type="spellStart"/>
            <w:r w:rsidRPr="00EC3E50">
              <w:t>Kartlar</w:t>
            </w:r>
            <w:proofErr w:type="spellEnd"/>
            <w:r w:rsidRPr="00EC3E50">
              <w:t xml:space="preserve"> </w:t>
            </w:r>
            <w:proofErr w:type="spellStart"/>
            <w:r w:rsidRPr="00EC3E50">
              <w:t>iki</w:t>
            </w:r>
            <w:proofErr w:type="spellEnd"/>
            <w:r w:rsidRPr="00EC3E50">
              <w:t xml:space="preserve"> </w:t>
            </w:r>
            <w:proofErr w:type="spellStart"/>
            <w:r w:rsidRPr="00EC3E50">
              <w:t>kolon</w:t>
            </w:r>
            <w:proofErr w:type="spellEnd"/>
            <w:r w:rsidRPr="00EC3E50">
              <w:t xml:space="preserve"> </w:t>
            </w:r>
            <w:proofErr w:type="spellStart"/>
            <w:r w:rsidRPr="00EC3E50">
              <w:t>olur</w:t>
            </w:r>
            <w:proofErr w:type="spellEnd"/>
            <w:r w:rsidRPr="00EC3E50">
              <w:t xml:space="preserve">, </w:t>
            </w:r>
            <w:proofErr w:type="spellStart"/>
            <w:r w:rsidRPr="00EC3E50">
              <w:t>veri</w:t>
            </w:r>
            <w:proofErr w:type="spellEnd"/>
            <w:r w:rsidRPr="00EC3E50">
              <w:t xml:space="preserve"> </w:t>
            </w:r>
            <w:proofErr w:type="spellStart"/>
            <w:r w:rsidRPr="00EC3E50">
              <w:t>tablosuna</w:t>
            </w:r>
            <w:proofErr w:type="spellEnd"/>
            <w:r w:rsidRPr="00EC3E50">
              <w:t xml:space="preserve"> </w:t>
            </w:r>
            <w:proofErr w:type="spellStart"/>
            <w:r w:rsidRPr="00EC3E50">
              <w:t>yatay</w:t>
            </w:r>
            <w:proofErr w:type="spellEnd"/>
            <w:r w:rsidRPr="00EC3E50">
              <w:t xml:space="preserve"> </w:t>
            </w:r>
            <w:proofErr w:type="spellStart"/>
            <w:r w:rsidRPr="00EC3E50">
              <w:t>kaydırma</w:t>
            </w:r>
            <w:proofErr w:type="spellEnd"/>
            <w:r w:rsidRPr="00EC3E50">
              <w:t xml:space="preserve"> (scroll) </w:t>
            </w:r>
            <w:proofErr w:type="spellStart"/>
            <w:r w:rsidRPr="00EC3E50">
              <w:t>eklenir</w:t>
            </w:r>
            <w:proofErr w:type="spellEnd"/>
            <w:r w:rsidRPr="00EC3E50">
              <w:t>.</w:t>
            </w:r>
          </w:p>
        </w:tc>
      </w:tr>
      <w:tr w:rsidR="00DC7664" w:rsidRPr="000778F2" w14:paraId="08C739EE" w14:textId="77777777" w:rsidTr="00E561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3" w:type="dxa"/>
            <w:hideMark/>
          </w:tcPr>
          <w:p w14:paraId="71A49D07" w14:textId="56AB489E" w:rsidR="00DC7664" w:rsidRPr="000778F2" w:rsidRDefault="00DC7664" w:rsidP="00DC7664">
            <w:pPr>
              <w:spacing w:after="0" w:line="240" w:lineRule="auto"/>
              <w:ind w:firstLine="0"/>
              <w:jc w:val="left"/>
              <w:rPr>
                <w:color w:val="000000" w:themeColor="text1"/>
                <w:sz w:val="20"/>
                <w:szCs w:val="20"/>
                <w:lang w:val="tr-TR" w:eastAsia="tr-TR"/>
              </w:rPr>
            </w:pPr>
            <w:r w:rsidRPr="00EC3E50">
              <w:t>Laptop</w:t>
            </w:r>
          </w:p>
        </w:tc>
        <w:tc>
          <w:tcPr>
            <w:tcW w:w="3013" w:type="dxa"/>
            <w:hideMark/>
          </w:tcPr>
          <w:p w14:paraId="5328FEE4" w14:textId="1AF1B561" w:rsidR="00DC7664" w:rsidRPr="000778F2" w:rsidRDefault="00DC7664" w:rsidP="00DC7664">
            <w:pPr>
              <w:spacing w:after="0" w:line="240" w:lineRule="auto"/>
              <w:ind w:firstLine="0"/>
              <w:jc w:val="left"/>
              <w:cnfStyle w:val="000000010000" w:firstRow="0" w:lastRow="0" w:firstColumn="0" w:lastColumn="0" w:oddVBand="0" w:evenVBand="0" w:oddHBand="0" w:evenHBand="1" w:firstRowFirstColumn="0" w:firstRowLastColumn="0" w:lastRowFirstColumn="0" w:lastRowLastColumn="0"/>
              <w:rPr>
                <w:color w:val="000000" w:themeColor="text1"/>
                <w:sz w:val="20"/>
                <w:szCs w:val="20"/>
                <w:lang w:val="tr-TR" w:eastAsia="tr-TR"/>
              </w:rPr>
            </w:pPr>
            <w:r w:rsidRPr="00EC3E50">
              <w:t xml:space="preserve">1024 </w:t>
            </w:r>
            <w:proofErr w:type="spellStart"/>
            <w:r w:rsidRPr="00EC3E50">
              <w:t>px</w:t>
            </w:r>
            <w:proofErr w:type="spellEnd"/>
          </w:p>
        </w:tc>
        <w:tc>
          <w:tcPr>
            <w:tcW w:w="3013" w:type="dxa"/>
            <w:hideMark/>
          </w:tcPr>
          <w:p w14:paraId="66C759A7" w14:textId="26B5EC20" w:rsidR="00DC7664" w:rsidRPr="000778F2" w:rsidRDefault="00DC7664" w:rsidP="00DC7664">
            <w:pPr>
              <w:spacing w:after="0" w:line="240" w:lineRule="auto"/>
              <w:ind w:firstLine="0"/>
              <w:jc w:val="left"/>
              <w:cnfStyle w:val="000000010000" w:firstRow="0" w:lastRow="0" w:firstColumn="0" w:lastColumn="0" w:oddVBand="0" w:evenVBand="0" w:oddHBand="0" w:evenHBand="1" w:firstRowFirstColumn="0" w:firstRowLastColumn="0" w:lastRowFirstColumn="0" w:lastRowLastColumn="0"/>
              <w:rPr>
                <w:color w:val="000000" w:themeColor="text1"/>
                <w:sz w:val="20"/>
                <w:szCs w:val="20"/>
                <w:lang w:val="tr-TR" w:eastAsia="tr-TR"/>
              </w:rPr>
            </w:pPr>
            <w:proofErr w:type="spellStart"/>
            <w:r w:rsidRPr="00EC3E50">
              <w:t>Kompakt</w:t>
            </w:r>
            <w:proofErr w:type="spellEnd"/>
            <w:r w:rsidRPr="00EC3E50">
              <w:t xml:space="preserve"> layout (</w:t>
            </w:r>
            <w:proofErr w:type="spellStart"/>
            <w:r w:rsidRPr="00EC3E50">
              <w:t>Düzen</w:t>
            </w:r>
            <w:proofErr w:type="spellEnd"/>
            <w:r w:rsidRPr="00EC3E50">
              <w:t xml:space="preserve">), </w:t>
            </w:r>
            <w:proofErr w:type="spellStart"/>
            <w:r w:rsidRPr="00EC3E50">
              <w:t>butonlar</w:t>
            </w:r>
            <w:proofErr w:type="spellEnd"/>
            <w:r w:rsidRPr="00EC3E50">
              <w:t xml:space="preserve"> </w:t>
            </w:r>
            <w:proofErr w:type="spellStart"/>
            <w:r w:rsidRPr="00EC3E50">
              <w:t>ve</w:t>
            </w:r>
            <w:proofErr w:type="spellEnd"/>
            <w:r w:rsidRPr="00EC3E50">
              <w:t xml:space="preserve"> </w:t>
            </w:r>
            <w:proofErr w:type="spellStart"/>
            <w:r w:rsidRPr="00EC3E50">
              <w:t>filtreleme</w:t>
            </w:r>
            <w:proofErr w:type="spellEnd"/>
            <w:r w:rsidRPr="00EC3E50">
              <w:t xml:space="preserve"> </w:t>
            </w:r>
            <w:proofErr w:type="spellStart"/>
            <w:r w:rsidRPr="00EC3E50">
              <w:t>araçları</w:t>
            </w:r>
            <w:proofErr w:type="spellEnd"/>
            <w:r w:rsidRPr="00EC3E50">
              <w:t xml:space="preserve"> </w:t>
            </w:r>
            <w:proofErr w:type="spellStart"/>
            <w:r w:rsidRPr="00EC3E50">
              <w:t>yatayda</w:t>
            </w:r>
            <w:proofErr w:type="spellEnd"/>
            <w:r w:rsidRPr="00EC3E50">
              <w:t xml:space="preserve"> </w:t>
            </w:r>
            <w:proofErr w:type="spellStart"/>
            <w:r w:rsidRPr="00EC3E50">
              <w:t>toplanır</w:t>
            </w:r>
            <w:proofErr w:type="spellEnd"/>
            <w:r w:rsidRPr="00EC3E50">
              <w:t>.</w:t>
            </w:r>
          </w:p>
        </w:tc>
      </w:tr>
      <w:tr w:rsidR="00E561EF" w:rsidRPr="000778F2" w14:paraId="7B318C37" w14:textId="77777777" w:rsidTr="00E561EF">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3013" w:type="dxa"/>
            <w:vAlign w:val="center"/>
          </w:tcPr>
          <w:p w14:paraId="6F73508C" w14:textId="019BE535" w:rsidR="00E561EF" w:rsidRPr="00E561EF" w:rsidRDefault="00E561EF" w:rsidP="00E561EF">
            <w:pPr>
              <w:spacing w:after="0" w:line="240" w:lineRule="auto"/>
              <w:ind w:firstLine="0"/>
              <w:jc w:val="left"/>
              <w:rPr>
                <w:color w:val="000000" w:themeColor="text1"/>
              </w:rPr>
            </w:pPr>
            <w:r w:rsidRPr="00E561EF">
              <w:rPr>
                <w:rStyle w:val="Gl"/>
                <w:color w:val="000000" w:themeColor="text1"/>
                <w:sz w:val="20"/>
                <w:szCs w:val="20"/>
                <w:bdr w:val="single" w:sz="2" w:space="0" w:color="E5E7EB" w:frame="1"/>
              </w:rPr>
              <w:t>Desktop</w:t>
            </w:r>
          </w:p>
        </w:tc>
        <w:tc>
          <w:tcPr>
            <w:tcW w:w="3013" w:type="dxa"/>
            <w:vAlign w:val="center"/>
          </w:tcPr>
          <w:p w14:paraId="35E5FEB3" w14:textId="54B4C0AD" w:rsidR="00E561EF" w:rsidRPr="00E561EF" w:rsidRDefault="00E561EF" w:rsidP="00E561EF">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E561EF">
              <w:rPr>
                <w:color w:val="000000" w:themeColor="text1"/>
                <w:sz w:val="20"/>
                <w:szCs w:val="20"/>
              </w:rPr>
              <w:t xml:space="preserve">1280 </w:t>
            </w:r>
            <w:proofErr w:type="spellStart"/>
            <w:r w:rsidRPr="00E561EF">
              <w:rPr>
                <w:color w:val="000000" w:themeColor="text1"/>
                <w:sz w:val="20"/>
                <w:szCs w:val="20"/>
              </w:rPr>
              <w:t>px</w:t>
            </w:r>
            <w:proofErr w:type="spellEnd"/>
          </w:p>
        </w:tc>
        <w:tc>
          <w:tcPr>
            <w:tcW w:w="3013" w:type="dxa"/>
            <w:vAlign w:val="center"/>
          </w:tcPr>
          <w:p w14:paraId="5368EBF9" w14:textId="35507CF3" w:rsidR="00E561EF" w:rsidRPr="00E561EF" w:rsidRDefault="00E561EF" w:rsidP="00E561EF">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E561EF">
              <w:rPr>
                <w:color w:val="000000" w:themeColor="text1"/>
                <w:sz w:val="20"/>
                <w:szCs w:val="20"/>
              </w:rPr>
              <w:t xml:space="preserve">Tam </w:t>
            </w:r>
            <w:proofErr w:type="spellStart"/>
            <w:r w:rsidRPr="00E561EF">
              <w:rPr>
                <w:color w:val="000000" w:themeColor="text1"/>
                <w:sz w:val="20"/>
                <w:szCs w:val="20"/>
              </w:rPr>
              <w:t>genişlik</w:t>
            </w:r>
            <w:proofErr w:type="spellEnd"/>
            <w:r w:rsidRPr="00E561EF">
              <w:rPr>
                <w:color w:val="000000" w:themeColor="text1"/>
                <w:sz w:val="20"/>
                <w:szCs w:val="20"/>
              </w:rPr>
              <w:t xml:space="preserve"> </w:t>
            </w:r>
            <w:proofErr w:type="spellStart"/>
            <w:r w:rsidRPr="00E561EF">
              <w:rPr>
                <w:color w:val="000000" w:themeColor="text1"/>
                <w:sz w:val="20"/>
                <w:szCs w:val="20"/>
              </w:rPr>
              <w:t>tasarımı</w:t>
            </w:r>
            <w:proofErr w:type="spellEnd"/>
            <w:r w:rsidRPr="00E561EF">
              <w:rPr>
                <w:color w:val="000000" w:themeColor="text1"/>
                <w:sz w:val="20"/>
                <w:szCs w:val="20"/>
              </w:rPr>
              <w:t xml:space="preserve"> (Max 1400px Container), Chart.js </w:t>
            </w:r>
            <w:proofErr w:type="spellStart"/>
            <w:r w:rsidRPr="00E561EF">
              <w:rPr>
                <w:color w:val="000000" w:themeColor="text1"/>
                <w:sz w:val="20"/>
                <w:szCs w:val="20"/>
              </w:rPr>
              <w:t>grafikleri</w:t>
            </w:r>
            <w:proofErr w:type="spellEnd"/>
            <w:r w:rsidRPr="00E561EF">
              <w:rPr>
                <w:color w:val="000000" w:themeColor="text1"/>
                <w:sz w:val="20"/>
                <w:szCs w:val="20"/>
              </w:rPr>
              <w:t xml:space="preserve"> tam </w:t>
            </w:r>
            <w:proofErr w:type="spellStart"/>
            <w:r w:rsidRPr="00E561EF">
              <w:rPr>
                <w:color w:val="000000" w:themeColor="text1"/>
                <w:sz w:val="20"/>
                <w:szCs w:val="20"/>
              </w:rPr>
              <w:t>kapasitede</w:t>
            </w:r>
            <w:proofErr w:type="spellEnd"/>
            <w:r w:rsidRPr="00E561EF">
              <w:rPr>
                <w:color w:val="000000" w:themeColor="text1"/>
                <w:sz w:val="20"/>
                <w:szCs w:val="20"/>
              </w:rPr>
              <w:t xml:space="preserve"> </w:t>
            </w:r>
            <w:proofErr w:type="spellStart"/>
            <w:r w:rsidRPr="00E561EF">
              <w:rPr>
                <w:color w:val="000000" w:themeColor="text1"/>
                <w:sz w:val="20"/>
                <w:szCs w:val="20"/>
              </w:rPr>
              <w:t>çizilir</w:t>
            </w:r>
            <w:proofErr w:type="spellEnd"/>
            <w:r w:rsidRPr="00E561EF">
              <w:rPr>
                <w:color w:val="000000" w:themeColor="text1"/>
                <w:sz w:val="20"/>
                <w:szCs w:val="20"/>
              </w:rPr>
              <w:t>.</w:t>
            </w:r>
          </w:p>
        </w:tc>
      </w:tr>
    </w:tbl>
    <w:p w14:paraId="11912153" w14:textId="77777777" w:rsidR="00052761" w:rsidRDefault="0006423C">
      <w:pPr>
        <w:pStyle w:val="Balk2"/>
      </w:pPr>
      <w:bookmarkStart w:id="98" w:name="_Toc229383823"/>
      <w:r>
        <w:t xml:space="preserve">7.6. </w:t>
      </w:r>
      <w:proofErr w:type="spellStart"/>
      <w:r>
        <w:t>Erişilebilirlik</w:t>
      </w:r>
      <w:proofErr w:type="spellEnd"/>
      <w:r>
        <w:t xml:space="preserve"> (a11y)</w:t>
      </w:r>
      <w:bookmarkEnd w:id="98"/>
    </w:p>
    <w:p w14:paraId="543DB789" w14:textId="77777777" w:rsidR="00BD06B0" w:rsidRPr="00BD06B0" w:rsidRDefault="00BD06B0" w:rsidP="00BD06B0">
      <w:pPr>
        <w:ind w:firstLine="0"/>
        <w:rPr>
          <w:lang w:val="tr-TR"/>
        </w:rPr>
      </w:pPr>
      <w:r w:rsidRPr="00BD06B0">
        <w:rPr>
          <w:lang w:val="tr-TR"/>
        </w:rPr>
        <w:t>Uygulamanın tasarımı ve HTML yapısı, WCAG 2.1 AA (Web İçeriği Erişilebilirlik Yönergeleri) standartlarına uygun olarak inşa edilmiştir. Uygulanan temel a11y pratikleri şunlardır:</w:t>
      </w:r>
    </w:p>
    <w:p w14:paraId="5EB6D617" w14:textId="77777777" w:rsidR="00BD06B0" w:rsidRPr="00BD06B0" w:rsidRDefault="00BD06B0" w:rsidP="00BD06B0">
      <w:pPr>
        <w:numPr>
          <w:ilvl w:val="0"/>
          <w:numId w:val="32"/>
        </w:numPr>
        <w:rPr>
          <w:lang w:val="tr-TR"/>
        </w:rPr>
      </w:pPr>
      <w:r w:rsidRPr="00BD06B0">
        <w:rPr>
          <w:b/>
          <w:bCs/>
          <w:lang w:val="tr-TR"/>
        </w:rPr>
        <w:t>Kontrast Oranları:</w:t>
      </w:r>
      <w:r w:rsidRPr="00BD06B0">
        <w:rPr>
          <w:lang w:val="tr-TR"/>
        </w:rPr>
        <w:t xml:space="preserve"> Karanlık tema zemininde (#020617 Slate 950) yüksek kontrastlı gri ve beyaz metinler (#F8FAFC) kullanılarak </w:t>
      </w:r>
      <w:proofErr w:type="spellStart"/>
      <w:r w:rsidRPr="00BD06B0">
        <w:rPr>
          <w:lang w:val="tr-TR"/>
        </w:rPr>
        <w:t>WCAG'ın</w:t>
      </w:r>
      <w:proofErr w:type="spellEnd"/>
      <w:r w:rsidRPr="00BD06B0">
        <w:rPr>
          <w:lang w:val="tr-TR"/>
        </w:rPr>
        <w:t xml:space="preserve"> zorunlu tuttuğu 4.5:1 kontrast oranı fazlasıyla aşılmıştır.</w:t>
      </w:r>
    </w:p>
    <w:p w14:paraId="274017FC" w14:textId="77777777" w:rsidR="00BD06B0" w:rsidRPr="00BD06B0" w:rsidRDefault="00BD06B0" w:rsidP="00BD06B0">
      <w:pPr>
        <w:numPr>
          <w:ilvl w:val="0"/>
          <w:numId w:val="32"/>
        </w:numPr>
        <w:rPr>
          <w:lang w:val="tr-TR"/>
        </w:rPr>
      </w:pPr>
      <w:r w:rsidRPr="00BD06B0">
        <w:rPr>
          <w:b/>
          <w:bCs/>
          <w:lang w:val="tr-TR"/>
        </w:rPr>
        <w:t xml:space="preserve">Keyboard </w:t>
      </w:r>
      <w:proofErr w:type="spellStart"/>
      <w:r w:rsidRPr="00BD06B0">
        <w:rPr>
          <w:b/>
          <w:bCs/>
          <w:lang w:val="tr-TR"/>
        </w:rPr>
        <w:t>Navigation</w:t>
      </w:r>
      <w:proofErr w:type="spellEnd"/>
      <w:r w:rsidRPr="00BD06B0">
        <w:rPr>
          <w:b/>
          <w:bCs/>
          <w:lang w:val="tr-TR"/>
        </w:rPr>
        <w:t xml:space="preserve"> (Klavye </w:t>
      </w:r>
      <w:proofErr w:type="spellStart"/>
      <w:r w:rsidRPr="00BD06B0">
        <w:rPr>
          <w:b/>
          <w:bCs/>
          <w:lang w:val="tr-TR"/>
        </w:rPr>
        <w:t>Gezinimi</w:t>
      </w:r>
      <w:proofErr w:type="spellEnd"/>
      <w:r w:rsidRPr="00BD06B0">
        <w:rPr>
          <w:b/>
          <w:bCs/>
          <w:lang w:val="tr-TR"/>
        </w:rPr>
        <w:t>):</w:t>
      </w:r>
      <w:r w:rsidRPr="00BD06B0">
        <w:rPr>
          <w:lang w:val="tr-TR"/>
        </w:rPr>
        <w:t xml:space="preserve"> Mouse kullanamayan bireyler için, tüm butonlara ve filtreleme çubuklarına CSS </w:t>
      </w:r>
      <w:proofErr w:type="gramStart"/>
      <w:r w:rsidRPr="00BD06B0">
        <w:rPr>
          <w:lang w:val="tr-TR"/>
        </w:rPr>
        <w:t>ile :</w:t>
      </w:r>
      <w:proofErr w:type="spellStart"/>
      <w:r w:rsidRPr="00BD06B0">
        <w:rPr>
          <w:lang w:val="tr-TR"/>
        </w:rPr>
        <w:t>focus</w:t>
      </w:r>
      <w:proofErr w:type="gramEnd"/>
      <w:r w:rsidRPr="00BD06B0">
        <w:rPr>
          <w:lang w:val="tr-TR"/>
        </w:rPr>
        <w:t>-visible</w:t>
      </w:r>
      <w:proofErr w:type="spellEnd"/>
      <w:r w:rsidRPr="00BD06B0">
        <w:rPr>
          <w:lang w:val="tr-TR"/>
        </w:rPr>
        <w:t> ringi (mavi bir odak çerçevesi) eklenmiş; sitenin tamamı sadece "Tab" ve "</w:t>
      </w:r>
      <w:proofErr w:type="spellStart"/>
      <w:r w:rsidRPr="00BD06B0">
        <w:rPr>
          <w:lang w:val="tr-TR"/>
        </w:rPr>
        <w:t>Enter</w:t>
      </w:r>
      <w:proofErr w:type="spellEnd"/>
      <w:r w:rsidRPr="00BD06B0">
        <w:rPr>
          <w:lang w:val="tr-TR"/>
        </w:rPr>
        <w:t>" tuşlarıyla kullanılabilir hale getirilmiştir.</w:t>
      </w:r>
    </w:p>
    <w:p w14:paraId="60E4DA0A" w14:textId="77777777" w:rsidR="00BD06B0" w:rsidRPr="00BD06B0" w:rsidRDefault="00BD06B0" w:rsidP="00BD06B0">
      <w:pPr>
        <w:numPr>
          <w:ilvl w:val="0"/>
          <w:numId w:val="32"/>
        </w:numPr>
        <w:rPr>
          <w:lang w:val="tr-TR"/>
        </w:rPr>
      </w:pPr>
      <w:r w:rsidRPr="00BD06B0">
        <w:rPr>
          <w:b/>
          <w:bCs/>
          <w:lang w:val="tr-TR"/>
        </w:rPr>
        <w:t>ARIA Rolleri ve Alt Metinler:</w:t>
      </w:r>
      <w:r w:rsidRPr="00BD06B0">
        <w:rPr>
          <w:lang w:val="tr-TR"/>
        </w:rPr>
        <w:t> İçinde sadece ikon barındıran veya görsel olan SVG elementlerine ekran okuyucuların kafasını karıştırmamak için </w:t>
      </w:r>
      <w:proofErr w:type="spellStart"/>
      <w:r w:rsidRPr="00BD06B0">
        <w:rPr>
          <w:lang w:val="tr-TR"/>
        </w:rPr>
        <w:t>aria-hidden</w:t>
      </w:r>
      <w:proofErr w:type="spellEnd"/>
      <w:r w:rsidRPr="00BD06B0">
        <w:rPr>
          <w:lang w:val="tr-TR"/>
        </w:rPr>
        <w:t>="</w:t>
      </w:r>
      <w:proofErr w:type="spellStart"/>
      <w:r w:rsidRPr="00BD06B0">
        <w:rPr>
          <w:lang w:val="tr-TR"/>
        </w:rPr>
        <w:t>true</w:t>
      </w:r>
      <w:proofErr w:type="spellEnd"/>
      <w:r w:rsidRPr="00BD06B0">
        <w:rPr>
          <w:lang w:val="tr-TR"/>
        </w:rPr>
        <w:t xml:space="preserve">" eklenmiş, </w:t>
      </w:r>
      <w:proofErr w:type="spellStart"/>
      <w:r w:rsidRPr="00BD06B0">
        <w:rPr>
          <w:lang w:val="tr-TR"/>
        </w:rPr>
        <w:t>Chart.js'in</w:t>
      </w:r>
      <w:proofErr w:type="spellEnd"/>
      <w:r w:rsidRPr="00BD06B0">
        <w:rPr>
          <w:lang w:val="tr-TR"/>
        </w:rPr>
        <w:t xml:space="preserve"> çizim yaptığı &lt;</w:t>
      </w:r>
      <w:proofErr w:type="spellStart"/>
      <w:r w:rsidRPr="00BD06B0">
        <w:rPr>
          <w:lang w:val="tr-TR"/>
        </w:rPr>
        <w:t>canvas</w:t>
      </w:r>
      <w:proofErr w:type="spellEnd"/>
      <w:r w:rsidRPr="00BD06B0">
        <w:rPr>
          <w:lang w:val="tr-TR"/>
        </w:rPr>
        <w:t>&gt; etiketine ekran okuyucular için role="</w:t>
      </w:r>
      <w:proofErr w:type="spellStart"/>
      <w:r w:rsidRPr="00BD06B0">
        <w:rPr>
          <w:lang w:val="tr-TR"/>
        </w:rPr>
        <w:t>img</w:t>
      </w:r>
      <w:proofErr w:type="spellEnd"/>
      <w:r w:rsidRPr="00BD06B0">
        <w:rPr>
          <w:lang w:val="tr-TR"/>
        </w:rPr>
        <w:t>" ve </w:t>
      </w:r>
      <w:proofErr w:type="spellStart"/>
      <w:r w:rsidRPr="00BD06B0">
        <w:rPr>
          <w:lang w:val="tr-TR"/>
        </w:rPr>
        <w:t>aria-label</w:t>
      </w:r>
      <w:proofErr w:type="spellEnd"/>
      <w:r w:rsidRPr="00BD06B0">
        <w:rPr>
          <w:lang w:val="tr-TR"/>
        </w:rPr>
        <w:t>="Veri Dağılım Histogramı" tanımlamaları yapılmıştır.</w:t>
      </w:r>
    </w:p>
    <w:p w14:paraId="468D9403" w14:textId="77777777" w:rsidR="00BD06B0" w:rsidRDefault="00BD06B0" w:rsidP="00BD06B0">
      <w:pPr>
        <w:numPr>
          <w:ilvl w:val="0"/>
          <w:numId w:val="32"/>
        </w:numPr>
        <w:rPr>
          <w:lang w:val="tr-TR"/>
        </w:rPr>
      </w:pPr>
      <w:r w:rsidRPr="00BD06B0">
        <w:rPr>
          <w:b/>
          <w:bCs/>
          <w:lang w:val="tr-TR"/>
        </w:rPr>
        <w:t>Görsel Geri Bildirim:</w:t>
      </w:r>
      <w:r w:rsidRPr="00BD06B0">
        <w:rPr>
          <w:lang w:val="tr-TR"/>
        </w:rPr>
        <w:t> Dosya yükleme aşamasında kırmızı (Hata) ve yeşil (Başarı) renklerinin yanı sıra mutlaka metin tabanlı (</w:t>
      </w:r>
      <w:proofErr w:type="spellStart"/>
      <w:r w:rsidRPr="00BD06B0">
        <w:rPr>
          <w:lang w:val="tr-TR"/>
        </w:rPr>
        <w:t>Text</w:t>
      </w:r>
      <w:proofErr w:type="spellEnd"/>
      <w:r w:rsidRPr="00BD06B0">
        <w:rPr>
          <w:lang w:val="tr-TR"/>
        </w:rPr>
        <w:t>) geri bildirimler de eklenerek renk körü kullanıcılar desteklenmiştir.</w:t>
      </w:r>
    </w:p>
    <w:p w14:paraId="3002BA53" w14:textId="77777777" w:rsidR="00BD06B0" w:rsidRDefault="00BD06B0" w:rsidP="00BD06B0">
      <w:pPr>
        <w:rPr>
          <w:lang w:val="tr-TR"/>
        </w:rPr>
      </w:pPr>
    </w:p>
    <w:p w14:paraId="6DA9AE90" w14:textId="5D0A6168" w:rsidR="00B04640" w:rsidRDefault="00B04640" w:rsidP="00B04640">
      <w:pPr>
        <w:pStyle w:val="ResimYazs"/>
      </w:pPr>
      <w:bookmarkStart w:id="99" w:name="_Toc229383884"/>
      <w:r>
        <w:lastRenderedPageBreak/>
        <w:t xml:space="preserve">Figure </w:t>
      </w:r>
      <w:fldSimple w:instr=" SEQ Figure \* ARABIC ">
        <w:r w:rsidR="004A22D7">
          <w:rPr>
            <w:noProof/>
          </w:rPr>
          <w:t>10</w:t>
        </w:r>
      </w:fldSimple>
      <w:r w:rsidRPr="00DA4438">
        <w:t xml:space="preserve">: Lighthouse </w:t>
      </w:r>
      <w:proofErr w:type="spellStart"/>
      <w:r w:rsidRPr="00DA4438">
        <w:t>Ekran</w:t>
      </w:r>
      <w:proofErr w:type="spellEnd"/>
      <w:r w:rsidRPr="00DA4438">
        <w:t xml:space="preserve"> </w:t>
      </w:r>
      <w:proofErr w:type="spellStart"/>
      <w:r w:rsidRPr="00DA4438">
        <w:t>Görüntüsü</w:t>
      </w:r>
      <w:bookmarkEnd w:id="99"/>
      <w:proofErr w:type="spellEnd"/>
    </w:p>
    <w:p w14:paraId="2C9DB441" w14:textId="2AF3AD9D" w:rsidR="00BD06B0" w:rsidRPr="00BD06B0" w:rsidRDefault="00BD06B0" w:rsidP="00BD06B0">
      <w:pPr>
        <w:rPr>
          <w:lang w:val="tr-TR"/>
        </w:rPr>
      </w:pPr>
      <w:r w:rsidRPr="00BD06B0">
        <w:rPr>
          <w:noProof/>
          <w:lang w:val="tr-TR"/>
        </w:rPr>
        <w:drawing>
          <wp:anchor distT="0" distB="0" distL="114300" distR="114300" simplePos="0" relativeHeight="251660288" behindDoc="0" locked="0" layoutInCell="1" allowOverlap="1" wp14:anchorId="133F7B03" wp14:editId="1D80BBD4">
            <wp:simplePos x="0" y="0"/>
            <wp:positionH relativeFrom="column">
              <wp:posOffset>1905</wp:posOffset>
            </wp:positionH>
            <wp:positionV relativeFrom="paragraph">
              <wp:posOffset>-635</wp:posOffset>
            </wp:positionV>
            <wp:extent cx="5580380" cy="2849880"/>
            <wp:effectExtent l="0" t="0" r="1270" b="7620"/>
            <wp:wrapNone/>
            <wp:docPr id="8982873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87339" name=""/>
                    <pic:cNvPicPr/>
                  </pic:nvPicPr>
                  <pic:blipFill>
                    <a:blip r:embed="rId18"/>
                    <a:stretch>
                      <a:fillRect/>
                    </a:stretch>
                  </pic:blipFill>
                  <pic:spPr>
                    <a:xfrm>
                      <a:off x="0" y="0"/>
                      <a:ext cx="5580380" cy="2849880"/>
                    </a:xfrm>
                    <a:prstGeom prst="rect">
                      <a:avLst/>
                    </a:prstGeom>
                  </pic:spPr>
                </pic:pic>
              </a:graphicData>
            </a:graphic>
          </wp:anchor>
        </w:drawing>
      </w:r>
    </w:p>
    <w:p w14:paraId="735891D3" w14:textId="77777777" w:rsidR="00BD06B0" w:rsidRDefault="00BD06B0" w:rsidP="00BD06B0">
      <w:pPr>
        <w:ind w:firstLine="0"/>
      </w:pPr>
    </w:p>
    <w:p w14:paraId="4182E739" w14:textId="77777777" w:rsidR="00052761" w:rsidRDefault="0006423C">
      <w:pPr>
        <w:pStyle w:val="Balk1"/>
      </w:pPr>
      <w:bookmarkStart w:id="100" w:name="_Toc229383824"/>
      <w:r>
        <w:lastRenderedPageBreak/>
        <w:t>8. GÜVENLİK, PERFORMANS VE TEST</w:t>
      </w:r>
      <w:bookmarkEnd w:id="100"/>
    </w:p>
    <w:p w14:paraId="7724535C" w14:textId="1DD24781" w:rsidR="00A05BC4" w:rsidRDefault="00A05BC4" w:rsidP="00A05BC4">
      <w:pPr>
        <w:ind w:firstLine="0"/>
      </w:pPr>
      <w:proofErr w:type="spellStart"/>
      <w:r w:rsidRPr="00A05BC4">
        <w:t>Proje</w:t>
      </w:r>
      <w:proofErr w:type="spellEnd"/>
      <w:r w:rsidRPr="00A05BC4">
        <w:t xml:space="preserve"> </w:t>
      </w:r>
      <w:proofErr w:type="spellStart"/>
      <w:r w:rsidRPr="00A05BC4">
        <w:t>tamamen</w:t>
      </w:r>
      <w:proofErr w:type="spellEnd"/>
      <w:r w:rsidRPr="00A05BC4">
        <w:t xml:space="preserve"> "Privacy-by-Design" (</w:t>
      </w:r>
      <w:proofErr w:type="spellStart"/>
      <w:r w:rsidRPr="00A05BC4">
        <w:t>Tasarım</w:t>
      </w:r>
      <w:proofErr w:type="spellEnd"/>
      <w:r w:rsidRPr="00A05BC4">
        <w:t xml:space="preserve"> </w:t>
      </w:r>
      <w:proofErr w:type="spellStart"/>
      <w:r w:rsidRPr="00A05BC4">
        <w:t>Aşamasında</w:t>
      </w:r>
      <w:proofErr w:type="spellEnd"/>
      <w:r w:rsidRPr="00A05BC4">
        <w:t xml:space="preserve"> Gizlilik) </w:t>
      </w:r>
      <w:proofErr w:type="spellStart"/>
      <w:r w:rsidRPr="00A05BC4">
        <w:t>prensibiyle</w:t>
      </w:r>
      <w:proofErr w:type="spellEnd"/>
      <w:r w:rsidRPr="00A05BC4">
        <w:t xml:space="preserve"> </w:t>
      </w:r>
      <w:proofErr w:type="spellStart"/>
      <w:r w:rsidRPr="00A05BC4">
        <w:t>sunucusuz</w:t>
      </w:r>
      <w:proofErr w:type="spellEnd"/>
      <w:r w:rsidRPr="00A05BC4">
        <w:t xml:space="preserve"> (serverless) </w:t>
      </w:r>
      <w:proofErr w:type="spellStart"/>
      <w:r w:rsidRPr="00A05BC4">
        <w:t>olarak</w:t>
      </w:r>
      <w:proofErr w:type="spellEnd"/>
      <w:r w:rsidRPr="00A05BC4">
        <w:t xml:space="preserve"> </w:t>
      </w:r>
      <w:proofErr w:type="spellStart"/>
      <w:r w:rsidRPr="00A05BC4">
        <w:t>kodlanmıştır</w:t>
      </w:r>
      <w:proofErr w:type="spellEnd"/>
      <w:r w:rsidRPr="00A05BC4">
        <w:t xml:space="preserve">. Bu </w:t>
      </w:r>
      <w:proofErr w:type="spellStart"/>
      <w:r w:rsidRPr="00A05BC4">
        <w:t>nedenle</w:t>
      </w:r>
      <w:proofErr w:type="spellEnd"/>
      <w:r w:rsidRPr="00A05BC4">
        <w:t xml:space="preserve"> </w:t>
      </w:r>
      <w:proofErr w:type="spellStart"/>
      <w:r w:rsidRPr="00A05BC4">
        <w:t>geleneksel</w:t>
      </w:r>
      <w:proofErr w:type="spellEnd"/>
      <w:r w:rsidRPr="00A05BC4">
        <w:t xml:space="preserve"> </w:t>
      </w:r>
      <w:proofErr w:type="spellStart"/>
      <w:r w:rsidRPr="00A05BC4">
        <w:t>arka</w:t>
      </w:r>
      <w:proofErr w:type="spellEnd"/>
      <w:r w:rsidRPr="00A05BC4">
        <w:t xml:space="preserve"> </w:t>
      </w:r>
      <w:proofErr w:type="spellStart"/>
      <w:r w:rsidRPr="00A05BC4">
        <w:t>uç</w:t>
      </w:r>
      <w:proofErr w:type="spellEnd"/>
      <w:r w:rsidRPr="00A05BC4">
        <w:t xml:space="preserve"> (backend) </w:t>
      </w:r>
      <w:proofErr w:type="spellStart"/>
      <w:r w:rsidRPr="00A05BC4">
        <w:t>açıklarının</w:t>
      </w:r>
      <w:proofErr w:type="spellEnd"/>
      <w:r w:rsidRPr="00A05BC4">
        <w:t xml:space="preserve"> </w:t>
      </w:r>
      <w:proofErr w:type="spellStart"/>
      <w:r w:rsidRPr="00A05BC4">
        <w:t>çoğu</w:t>
      </w:r>
      <w:proofErr w:type="spellEnd"/>
      <w:r w:rsidRPr="00A05BC4">
        <w:t xml:space="preserve"> </w:t>
      </w:r>
      <w:proofErr w:type="spellStart"/>
      <w:r w:rsidRPr="00A05BC4">
        <w:t>fiziksel</w:t>
      </w:r>
      <w:proofErr w:type="spellEnd"/>
      <w:r w:rsidRPr="00A05BC4">
        <w:t xml:space="preserve"> </w:t>
      </w:r>
      <w:proofErr w:type="spellStart"/>
      <w:r w:rsidRPr="00A05BC4">
        <w:t>olarak</w:t>
      </w:r>
      <w:proofErr w:type="spellEnd"/>
      <w:r w:rsidRPr="00A05BC4">
        <w:t xml:space="preserve"> </w:t>
      </w:r>
      <w:proofErr w:type="spellStart"/>
      <w:r w:rsidRPr="00A05BC4">
        <w:t>imkansız</w:t>
      </w:r>
      <w:proofErr w:type="spellEnd"/>
      <w:r w:rsidRPr="00A05BC4">
        <w:t xml:space="preserve"> hale </w:t>
      </w:r>
      <w:proofErr w:type="spellStart"/>
      <w:r w:rsidRPr="00A05BC4">
        <w:t>getirilmiştir</w:t>
      </w:r>
      <w:proofErr w:type="spellEnd"/>
      <w:r w:rsidRPr="00A05BC4">
        <w:t>.</w:t>
      </w:r>
    </w:p>
    <w:p w14:paraId="1F13305C" w14:textId="77777777" w:rsidR="00273331" w:rsidRDefault="00273331" w:rsidP="00A05BC4">
      <w:pPr>
        <w:ind w:firstLine="0"/>
      </w:pPr>
    </w:p>
    <w:p w14:paraId="428067AF" w14:textId="77777777" w:rsidR="00273331" w:rsidRDefault="00273331" w:rsidP="00A05BC4">
      <w:pPr>
        <w:ind w:firstLine="0"/>
      </w:pPr>
    </w:p>
    <w:p w14:paraId="0D1AD970" w14:textId="77777777" w:rsidR="00273331" w:rsidRDefault="00273331" w:rsidP="00A05BC4">
      <w:pPr>
        <w:ind w:firstLine="0"/>
      </w:pPr>
    </w:p>
    <w:p w14:paraId="5CF3E879" w14:textId="77777777" w:rsidR="00273331" w:rsidRDefault="00273331" w:rsidP="00A05BC4">
      <w:pPr>
        <w:ind w:firstLine="0"/>
      </w:pPr>
    </w:p>
    <w:p w14:paraId="769FC46E" w14:textId="77777777" w:rsidR="00273331" w:rsidRDefault="00273331" w:rsidP="00A05BC4">
      <w:pPr>
        <w:ind w:firstLine="0"/>
      </w:pPr>
    </w:p>
    <w:p w14:paraId="43E287D5" w14:textId="77777777" w:rsidR="00273331" w:rsidRDefault="00273331" w:rsidP="00A05BC4">
      <w:pPr>
        <w:ind w:firstLine="0"/>
      </w:pPr>
    </w:p>
    <w:p w14:paraId="3E1D7669" w14:textId="77777777" w:rsidR="00273331" w:rsidRDefault="00273331" w:rsidP="00A05BC4">
      <w:pPr>
        <w:ind w:firstLine="0"/>
      </w:pPr>
    </w:p>
    <w:p w14:paraId="68E1AAE2" w14:textId="77777777" w:rsidR="00273331" w:rsidRDefault="00273331" w:rsidP="00A05BC4">
      <w:pPr>
        <w:ind w:firstLine="0"/>
      </w:pPr>
    </w:p>
    <w:p w14:paraId="7361162B" w14:textId="77777777" w:rsidR="00273331" w:rsidRDefault="00273331" w:rsidP="00A05BC4">
      <w:pPr>
        <w:ind w:firstLine="0"/>
      </w:pPr>
    </w:p>
    <w:p w14:paraId="3CDE29E4" w14:textId="77777777" w:rsidR="00273331" w:rsidRDefault="00273331" w:rsidP="00A05BC4">
      <w:pPr>
        <w:ind w:firstLine="0"/>
      </w:pPr>
    </w:p>
    <w:p w14:paraId="0C5F7492" w14:textId="77777777" w:rsidR="00273331" w:rsidRDefault="00273331" w:rsidP="00A05BC4">
      <w:pPr>
        <w:ind w:firstLine="0"/>
      </w:pPr>
    </w:p>
    <w:p w14:paraId="1933B373" w14:textId="77777777" w:rsidR="00273331" w:rsidRDefault="00273331" w:rsidP="00A05BC4">
      <w:pPr>
        <w:ind w:firstLine="0"/>
      </w:pPr>
    </w:p>
    <w:p w14:paraId="5A430796" w14:textId="77777777" w:rsidR="00273331" w:rsidRDefault="00273331" w:rsidP="00A05BC4">
      <w:pPr>
        <w:ind w:firstLine="0"/>
      </w:pPr>
    </w:p>
    <w:p w14:paraId="3BA827E3" w14:textId="77777777" w:rsidR="00273331" w:rsidRDefault="00273331" w:rsidP="00A05BC4">
      <w:pPr>
        <w:ind w:firstLine="0"/>
      </w:pPr>
    </w:p>
    <w:p w14:paraId="51AA7753" w14:textId="77777777" w:rsidR="00273331" w:rsidRDefault="00273331" w:rsidP="00A05BC4">
      <w:pPr>
        <w:ind w:firstLine="0"/>
      </w:pPr>
    </w:p>
    <w:p w14:paraId="4E464C76" w14:textId="77777777" w:rsidR="00273331" w:rsidRDefault="00273331" w:rsidP="00A05BC4">
      <w:pPr>
        <w:ind w:firstLine="0"/>
      </w:pPr>
    </w:p>
    <w:p w14:paraId="5B515FA4" w14:textId="77777777" w:rsidR="00273331" w:rsidRDefault="00273331" w:rsidP="00A05BC4">
      <w:pPr>
        <w:ind w:firstLine="0"/>
      </w:pPr>
    </w:p>
    <w:p w14:paraId="722C442A" w14:textId="77777777" w:rsidR="00273331" w:rsidRDefault="00273331" w:rsidP="00A05BC4">
      <w:pPr>
        <w:ind w:firstLine="0"/>
      </w:pPr>
    </w:p>
    <w:p w14:paraId="34CBDE54" w14:textId="77777777" w:rsidR="00273331" w:rsidRDefault="00273331" w:rsidP="00A05BC4">
      <w:pPr>
        <w:ind w:firstLine="0"/>
      </w:pPr>
    </w:p>
    <w:p w14:paraId="456F2FFC" w14:textId="77777777" w:rsidR="00273331" w:rsidRPr="00A05BC4" w:rsidRDefault="00273331" w:rsidP="00A05BC4">
      <w:pPr>
        <w:ind w:firstLine="0"/>
      </w:pPr>
    </w:p>
    <w:p w14:paraId="55ED5BFC" w14:textId="77777777" w:rsidR="00052761" w:rsidRDefault="0006423C">
      <w:pPr>
        <w:pStyle w:val="Balk2"/>
      </w:pPr>
      <w:bookmarkStart w:id="101" w:name="_Toc229383825"/>
      <w:r>
        <w:lastRenderedPageBreak/>
        <w:t xml:space="preserve">8.1. </w:t>
      </w:r>
      <w:proofErr w:type="spellStart"/>
      <w:r>
        <w:t>Güvenlik</w:t>
      </w:r>
      <w:proofErr w:type="spellEnd"/>
      <w:r>
        <w:t xml:space="preserve"> (OWASP Top 10)</w:t>
      </w:r>
      <w:bookmarkEnd w:id="101"/>
    </w:p>
    <w:p w14:paraId="0DEEAA11" w14:textId="50A9CAA2" w:rsidR="00052761" w:rsidRDefault="00316E6B" w:rsidP="00316E6B">
      <w:pPr>
        <w:pStyle w:val="ResimYazs"/>
        <w:keepNext/>
      </w:pPr>
      <w:bookmarkStart w:id="102" w:name="_Toc229383867"/>
      <w:r>
        <w:t xml:space="preserve">Table </w:t>
      </w:r>
      <w:fldSimple w:instr=" SEQ Table \* ARABIC ">
        <w:r w:rsidR="004A22D7">
          <w:rPr>
            <w:noProof/>
          </w:rPr>
          <w:t>20</w:t>
        </w:r>
      </w:fldSimple>
      <w:r w:rsidRPr="005017D2">
        <w:t xml:space="preserve">: OWASP Top 10 (2021) </w:t>
      </w:r>
      <w:proofErr w:type="spellStart"/>
      <w:r w:rsidRPr="005017D2">
        <w:t>Uygulama</w:t>
      </w:r>
      <w:proofErr w:type="spellEnd"/>
      <w:r w:rsidRPr="005017D2">
        <w:t xml:space="preserve"> </w:t>
      </w:r>
      <w:proofErr w:type="spellStart"/>
      <w:r w:rsidRPr="005017D2">
        <w:t>Matrisi</w:t>
      </w:r>
      <w:bookmarkEnd w:id="102"/>
      <w:proofErr w:type="spellEnd"/>
    </w:p>
    <w:tbl>
      <w:tblPr>
        <w:tblStyle w:val="AkKlavuz-Vurgu1"/>
        <w:tblW w:w="9071" w:type="dxa"/>
        <w:jc w:val="center"/>
        <w:tblLayout w:type="fixed"/>
        <w:tblLook w:val="04A0" w:firstRow="1" w:lastRow="0" w:firstColumn="1" w:lastColumn="0" w:noHBand="0" w:noVBand="1"/>
      </w:tblPr>
      <w:tblGrid>
        <w:gridCol w:w="850"/>
        <w:gridCol w:w="2835"/>
        <w:gridCol w:w="5386"/>
      </w:tblGrid>
      <w:tr w:rsidR="00052761" w14:paraId="3FF0CC15" w14:textId="77777777" w:rsidTr="00A05B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shd w:val="clear" w:color="auto" w:fill="1F4E78"/>
          </w:tcPr>
          <w:p w14:paraId="17FF07A6" w14:textId="77777777" w:rsidR="00052761" w:rsidRDefault="0006423C">
            <w:pPr>
              <w:ind w:firstLine="0"/>
            </w:pPr>
            <w:proofErr w:type="spellStart"/>
            <w:r>
              <w:rPr>
                <w:color w:val="FFFFFF"/>
                <w:sz w:val="22"/>
              </w:rPr>
              <w:t>Kod</w:t>
            </w:r>
            <w:proofErr w:type="spellEnd"/>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14:paraId="2DD52AFF"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Risk</w:t>
            </w:r>
          </w:p>
        </w:tc>
        <w:tc>
          <w:tcPr>
            <w:tcW w:w="5386" w:type="dxa"/>
            <w:tcBorders>
              <w:top w:val="single" w:sz="4" w:space="0" w:color="7F7F7F"/>
              <w:left w:val="single" w:sz="4" w:space="0" w:color="7F7F7F"/>
              <w:bottom w:val="single" w:sz="4" w:space="0" w:color="7F7F7F"/>
              <w:right w:val="single" w:sz="4" w:space="0" w:color="7F7F7F"/>
            </w:tcBorders>
            <w:shd w:val="clear" w:color="auto" w:fill="1F4E78"/>
          </w:tcPr>
          <w:p w14:paraId="65DF3B3F"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 xml:space="preserve">Bu </w:t>
            </w:r>
            <w:proofErr w:type="spellStart"/>
            <w:r>
              <w:rPr>
                <w:color w:val="FFFFFF"/>
                <w:sz w:val="22"/>
              </w:rPr>
              <w:t>projedeki</w:t>
            </w:r>
            <w:proofErr w:type="spellEnd"/>
            <w:r>
              <w:rPr>
                <w:color w:val="FFFFFF"/>
                <w:sz w:val="22"/>
              </w:rPr>
              <w:t xml:space="preserve"> </w:t>
            </w:r>
            <w:proofErr w:type="spellStart"/>
            <w:r>
              <w:rPr>
                <w:color w:val="FFFFFF"/>
                <w:sz w:val="22"/>
              </w:rPr>
              <w:t>önlemim</w:t>
            </w:r>
            <w:proofErr w:type="spellEnd"/>
          </w:p>
        </w:tc>
      </w:tr>
      <w:tr w:rsidR="00A05BC4" w14:paraId="0AC3E2F5" w14:textId="77777777" w:rsidTr="00A05B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13D2268F" w14:textId="7295FBD4" w:rsidR="00A05BC4" w:rsidRPr="00A05BC4" w:rsidRDefault="00A05BC4" w:rsidP="00A05BC4">
            <w:pPr>
              <w:ind w:firstLine="0"/>
              <w:rPr>
                <w:color w:val="000000" w:themeColor="text1"/>
              </w:rPr>
            </w:pPr>
            <w:r w:rsidRPr="00A05BC4">
              <w:rPr>
                <w:color w:val="000000" w:themeColor="text1"/>
                <w:sz w:val="20"/>
                <w:szCs w:val="20"/>
              </w:rPr>
              <w:t>A01</w:t>
            </w:r>
          </w:p>
        </w:tc>
        <w:tc>
          <w:tcPr>
            <w:tcW w:w="2835" w:type="dxa"/>
            <w:tcBorders>
              <w:top w:val="single" w:sz="4" w:space="0" w:color="7F7F7F"/>
              <w:left w:val="single" w:sz="4" w:space="0" w:color="7F7F7F"/>
              <w:bottom w:val="single" w:sz="4" w:space="0" w:color="7F7F7F"/>
              <w:right w:val="single" w:sz="4" w:space="0" w:color="7F7F7F"/>
            </w:tcBorders>
            <w:vAlign w:val="center"/>
          </w:tcPr>
          <w:p w14:paraId="001E0921" w14:textId="1401789D" w:rsidR="00A05BC4" w:rsidRPr="00A05BC4" w:rsidRDefault="00A05BC4"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A05BC4">
              <w:rPr>
                <w:color w:val="000000" w:themeColor="text1"/>
                <w:sz w:val="20"/>
                <w:szCs w:val="20"/>
              </w:rPr>
              <w:t>Broken Access Control</w:t>
            </w:r>
          </w:p>
        </w:tc>
        <w:tc>
          <w:tcPr>
            <w:tcW w:w="5386" w:type="dxa"/>
            <w:tcBorders>
              <w:top w:val="single" w:sz="4" w:space="0" w:color="7F7F7F"/>
              <w:left w:val="single" w:sz="4" w:space="0" w:color="7F7F7F"/>
              <w:bottom w:val="single" w:sz="4" w:space="0" w:color="7F7F7F"/>
              <w:right w:val="single" w:sz="4" w:space="0" w:color="7F7F7F"/>
            </w:tcBorders>
            <w:vAlign w:val="center"/>
          </w:tcPr>
          <w:p w14:paraId="1B50EDEA" w14:textId="2DA71A9B" w:rsidR="00A05BC4" w:rsidRPr="00A05BC4" w:rsidRDefault="00A05BC4"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A05BC4">
              <w:rPr>
                <w:rStyle w:val="Gl"/>
                <w:color w:val="000000" w:themeColor="text1"/>
                <w:sz w:val="20"/>
                <w:szCs w:val="20"/>
                <w:bdr w:val="single" w:sz="2" w:space="0" w:color="E5E7EB" w:frame="1"/>
              </w:rPr>
              <w:t>İmkansız</w:t>
            </w:r>
            <w:proofErr w:type="spellEnd"/>
            <w:r w:rsidRPr="00A05BC4">
              <w:rPr>
                <w:rStyle w:val="Gl"/>
                <w:color w:val="000000" w:themeColor="text1"/>
                <w:sz w:val="20"/>
                <w:szCs w:val="20"/>
                <w:bdr w:val="single" w:sz="2" w:space="0" w:color="E5E7EB" w:frame="1"/>
              </w:rPr>
              <w:t>:</w:t>
            </w:r>
            <w:r w:rsidRPr="00A05BC4">
              <w:rPr>
                <w:color w:val="000000" w:themeColor="text1"/>
                <w:sz w:val="20"/>
                <w:szCs w:val="20"/>
              </w:rPr>
              <w:t> </w:t>
            </w:r>
            <w:proofErr w:type="spellStart"/>
            <w:r w:rsidRPr="00A05BC4">
              <w:rPr>
                <w:color w:val="000000" w:themeColor="text1"/>
                <w:sz w:val="20"/>
                <w:szCs w:val="20"/>
              </w:rPr>
              <w:t>Uygulamada</w:t>
            </w:r>
            <w:proofErr w:type="spellEnd"/>
            <w:r w:rsidRPr="00A05BC4">
              <w:rPr>
                <w:color w:val="000000" w:themeColor="text1"/>
                <w:sz w:val="20"/>
                <w:szCs w:val="20"/>
              </w:rPr>
              <w:t xml:space="preserve"> </w:t>
            </w:r>
            <w:proofErr w:type="spellStart"/>
            <w:r w:rsidRPr="00A05BC4">
              <w:rPr>
                <w:color w:val="000000" w:themeColor="text1"/>
                <w:sz w:val="20"/>
                <w:szCs w:val="20"/>
              </w:rPr>
              <w:t>yetki</w:t>
            </w:r>
            <w:proofErr w:type="spellEnd"/>
            <w:r w:rsidRPr="00A05BC4">
              <w:rPr>
                <w:color w:val="000000" w:themeColor="text1"/>
                <w:sz w:val="20"/>
                <w:szCs w:val="20"/>
              </w:rPr>
              <w:t>/</w:t>
            </w:r>
            <w:proofErr w:type="spellStart"/>
            <w:r w:rsidRPr="00A05BC4">
              <w:rPr>
                <w:color w:val="000000" w:themeColor="text1"/>
                <w:sz w:val="20"/>
                <w:szCs w:val="20"/>
              </w:rPr>
              <w:t>rol</w:t>
            </w:r>
            <w:proofErr w:type="spellEnd"/>
            <w:r w:rsidRPr="00A05BC4">
              <w:rPr>
                <w:color w:val="000000" w:themeColor="text1"/>
                <w:sz w:val="20"/>
                <w:szCs w:val="20"/>
              </w:rPr>
              <w:t xml:space="preserve"> </w:t>
            </w:r>
            <w:proofErr w:type="spellStart"/>
            <w:r w:rsidRPr="00A05BC4">
              <w:rPr>
                <w:color w:val="000000" w:themeColor="text1"/>
                <w:sz w:val="20"/>
                <w:szCs w:val="20"/>
              </w:rPr>
              <w:t>mekanizması</w:t>
            </w:r>
            <w:proofErr w:type="spellEnd"/>
            <w:r w:rsidRPr="00A05BC4">
              <w:rPr>
                <w:color w:val="000000" w:themeColor="text1"/>
                <w:sz w:val="20"/>
                <w:szCs w:val="20"/>
              </w:rPr>
              <w:t xml:space="preserve"> </w:t>
            </w:r>
            <w:proofErr w:type="spellStart"/>
            <w:r w:rsidRPr="00A05BC4">
              <w:rPr>
                <w:color w:val="000000" w:themeColor="text1"/>
                <w:sz w:val="20"/>
                <w:szCs w:val="20"/>
              </w:rPr>
              <w:t>veya</w:t>
            </w:r>
            <w:proofErr w:type="spellEnd"/>
            <w:r w:rsidRPr="00A05BC4">
              <w:rPr>
                <w:color w:val="000000" w:themeColor="text1"/>
                <w:sz w:val="20"/>
                <w:szCs w:val="20"/>
              </w:rPr>
              <w:t xml:space="preserve"> </w:t>
            </w:r>
            <w:proofErr w:type="spellStart"/>
            <w:r w:rsidRPr="00A05BC4">
              <w:rPr>
                <w:color w:val="000000" w:themeColor="text1"/>
                <w:sz w:val="20"/>
                <w:szCs w:val="20"/>
              </w:rPr>
              <w:t>uzak</w:t>
            </w:r>
            <w:proofErr w:type="spellEnd"/>
            <w:r w:rsidRPr="00A05BC4">
              <w:rPr>
                <w:color w:val="000000" w:themeColor="text1"/>
                <w:sz w:val="20"/>
                <w:szCs w:val="20"/>
              </w:rPr>
              <w:t xml:space="preserve"> </w:t>
            </w:r>
            <w:proofErr w:type="spellStart"/>
            <w:r w:rsidRPr="00A05BC4">
              <w:rPr>
                <w:color w:val="000000" w:themeColor="text1"/>
                <w:sz w:val="20"/>
                <w:szCs w:val="20"/>
              </w:rPr>
              <w:t>veritabanı</w:t>
            </w:r>
            <w:proofErr w:type="spellEnd"/>
            <w:r w:rsidRPr="00A05BC4">
              <w:rPr>
                <w:color w:val="000000" w:themeColor="text1"/>
                <w:sz w:val="20"/>
                <w:szCs w:val="20"/>
              </w:rPr>
              <w:t xml:space="preserve"> </w:t>
            </w:r>
            <w:proofErr w:type="spellStart"/>
            <w:r w:rsidRPr="00A05BC4">
              <w:rPr>
                <w:color w:val="000000" w:themeColor="text1"/>
                <w:sz w:val="20"/>
                <w:szCs w:val="20"/>
              </w:rPr>
              <w:t>olmadığı</w:t>
            </w:r>
            <w:proofErr w:type="spellEnd"/>
            <w:r w:rsidRPr="00A05BC4">
              <w:rPr>
                <w:color w:val="000000" w:themeColor="text1"/>
                <w:sz w:val="20"/>
                <w:szCs w:val="20"/>
              </w:rPr>
              <w:t xml:space="preserve"> </w:t>
            </w:r>
            <w:proofErr w:type="spellStart"/>
            <w:r w:rsidRPr="00A05BC4">
              <w:rPr>
                <w:color w:val="000000" w:themeColor="text1"/>
                <w:sz w:val="20"/>
                <w:szCs w:val="20"/>
              </w:rPr>
              <w:t>için</w:t>
            </w:r>
            <w:proofErr w:type="spellEnd"/>
            <w:r w:rsidRPr="00A05BC4">
              <w:rPr>
                <w:color w:val="000000" w:themeColor="text1"/>
                <w:sz w:val="20"/>
                <w:szCs w:val="20"/>
              </w:rPr>
              <w:t xml:space="preserve"> </w:t>
            </w:r>
            <w:proofErr w:type="spellStart"/>
            <w:r w:rsidRPr="00A05BC4">
              <w:rPr>
                <w:color w:val="000000" w:themeColor="text1"/>
                <w:sz w:val="20"/>
                <w:szCs w:val="20"/>
              </w:rPr>
              <w:t>yetki</w:t>
            </w:r>
            <w:proofErr w:type="spellEnd"/>
            <w:r w:rsidRPr="00A05BC4">
              <w:rPr>
                <w:color w:val="000000" w:themeColor="text1"/>
                <w:sz w:val="20"/>
                <w:szCs w:val="20"/>
              </w:rPr>
              <w:t xml:space="preserve"> </w:t>
            </w:r>
            <w:proofErr w:type="spellStart"/>
            <w:r w:rsidRPr="00A05BC4">
              <w:rPr>
                <w:color w:val="000000" w:themeColor="text1"/>
                <w:sz w:val="20"/>
                <w:szCs w:val="20"/>
              </w:rPr>
              <w:t>aşımı</w:t>
            </w:r>
            <w:proofErr w:type="spellEnd"/>
            <w:r w:rsidRPr="00A05BC4">
              <w:rPr>
                <w:color w:val="000000" w:themeColor="text1"/>
                <w:sz w:val="20"/>
                <w:szCs w:val="20"/>
              </w:rPr>
              <w:t xml:space="preserve"> </w:t>
            </w:r>
            <w:proofErr w:type="spellStart"/>
            <w:r w:rsidRPr="00A05BC4">
              <w:rPr>
                <w:color w:val="000000" w:themeColor="text1"/>
                <w:sz w:val="20"/>
                <w:szCs w:val="20"/>
              </w:rPr>
              <w:t>yapılamaz</w:t>
            </w:r>
            <w:proofErr w:type="spellEnd"/>
            <w:r w:rsidRPr="00A05BC4">
              <w:rPr>
                <w:color w:val="000000" w:themeColor="text1"/>
                <w:sz w:val="20"/>
                <w:szCs w:val="20"/>
              </w:rPr>
              <w:t>.</w:t>
            </w:r>
          </w:p>
        </w:tc>
      </w:tr>
      <w:tr w:rsidR="00A05BC4" w14:paraId="22F295CD" w14:textId="77777777" w:rsidTr="00A05B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17E694AB" w14:textId="69F0A67F" w:rsidR="00A05BC4" w:rsidRPr="00A05BC4" w:rsidRDefault="00A05BC4" w:rsidP="00A05BC4">
            <w:pPr>
              <w:ind w:firstLine="0"/>
              <w:rPr>
                <w:color w:val="000000" w:themeColor="text1"/>
              </w:rPr>
            </w:pPr>
            <w:r w:rsidRPr="00A05BC4">
              <w:rPr>
                <w:color w:val="000000" w:themeColor="text1"/>
                <w:sz w:val="20"/>
                <w:szCs w:val="20"/>
              </w:rPr>
              <w:t>A02</w:t>
            </w:r>
          </w:p>
        </w:tc>
        <w:tc>
          <w:tcPr>
            <w:tcW w:w="2835" w:type="dxa"/>
            <w:tcBorders>
              <w:top w:val="single" w:sz="4" w:space="0" w:color="7F7F7F"/>
              <w:left w:val="single" w:sz="4" w:space="0" w:color="7F7F7F"/>
              <w:bottom w:val="single" w:sz="4" w:space="0" w:color="7F7F7F"/>
              <w:right w:val="single" w:sz="4" w:space="0" w:color="7F7F7F"/>
            </w:tcBorders>
            <w:vAlign w:val="center"/>
          </w:tcPr>
          <w:p w14:paraId="03E2186D" w14:textId="699B1735" w:rsidR="00A05BC4" w:rsidRPr="00A05BC4" w:rsidRDefault="00A05BC4"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A05BC4">
              <w:rPr>
                <w:color w:val="000000" w:themeColor="text1"/>
                <w:sz w:val="20"/>
                <w:szCs w:val="20"/>
              </w:rPr>
              <w:t>Cryptographic Failures</w:t>
            </w:r>
          </w:p>
        </w:tc>
        <w:tc>
          <w:tcPr>
            <w:tcW w:w="5386" w:type="dxa"/>
            <w:tcBorders>
              <w:top w:val="single" w:sz="4" w:space="0" w:color="7F7F7F"/>
              <w:left w:val="single" w:sz="4" w:space="0" w:color="7F7F7F"/>
              <w:bottom w:val="single" w:sz="4" w:space="0" w:color="7F7F7F"/>
              <w:right w:val="single" w:sz="4" w:space="0" w:color="7F7F7F"/>
            </w:tcBorders>
            <w:vAlign w:val="center"/>
          </w:tcPr>
          <w:p w14:paraId="13CFB8D6" w14:textId="1D0CE68C" w:rsidR="00A05BC4" w:rsidRPr="00A05BC4" w:rsidRDefault="00A05BC4"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A05BC4">
              <w:rPr>
                <w:rStyle w:val="Gl"/>
                <w:color w:val="000000" w:themeColor="text1"/>
                <w:sz w:val="20"/>
                <w:szCs w:val="20"/>
                <w:bdr w:val="single" w:sz="2" w:space="0" w:color="E5E7EB" w:frame="1"/>
              </w:rPr>
              <w:t>Gereksiz</w:t>
            </w:r>
            <w:proofErr w:type="spellEnd"/>
            <w:r w:rsidRPr="00A05BC4">
              <w:rPr>
                <w:rStyle w:val="Gl"/>
                <w:color w:val="000000" w:themeColor="text1"/>
                <w:sz w:val="20"/>
                <w:szCs w:val="20"/>
                <w:bdr w:val="single" w:sz="2" w:space="0" w:color="E5E7EB" w:frame="1"/>
              </w:rPr>
              <w:t>:</w:t>
            </w:r>
            <w:r w:rsidRPr="00A05BC4">
              <w:rPr>
                <w:color w:val="000000" w:themeColor="text1"/>
                <w:sz w:val="20"/>
                <w:szCs w:val="20"/>
              </w:rPr>
              <w:t> </w:t>
            </w:r>
            <w:proofErr w:type="spellStart"/>
            <w:r w:rsidRPr="00A05BC4">
              <w:rPr>
                <w:color w:val="000000" w:themeColor="text1"/>
                <w:sz w:val="20"/>
                <w:szCs w:val="20"/>
              </w:rPr>
              <w:t>Veriler</w:t>
            </w:r>
            <w:proofErr w:type="spellEnd"/>
            <w:r w:rsidRPr="00A05BC4">
              <w:rPr>
                <w:color w:val="000000" w:themeColor="text1"/>
                <w:sz w:val="20"/>
                <w:szCs w:val="20"/>
              </w:rPr>
              <w:t xml:space="preserve"> </w:t>
            </w:r>
            <w:proofErr w:type="spellStart"/>
            <w:r w:rsidRPr="00A05BC4">
              <w:rPr>
                <w:color w:val="000000" w:themeColor="text1"/>
                <w:sz w:val="20"/>
                <w:szCs w:val="20"/>
              </w:rPr>
              <w:t>tarayıcıdan</w:t>
            </w:r>
            <w:proofErr w:type="spellEnd"/>
            <w:r w:rsidRPr="00A05BC4">
              <w:rPr>
                <w:color w:val="000000" w:themeColor="text1"/>
                <w:sz w:val="20"/>
                <w:szCs w:val="20"/>
              </w:rPr>
              <w:t xml:space="preserve"> (</w:t>
            </w:r>
            <w:proofErr w:type="spellStart"/>
            <w:r w:rsidRPr="00A05BC4">
              <w:rPr>
                <w:color w:val="000000" w:themeColor="text1"/>
                <w:sz w:val="20"/>
                <w:szCs w:val="20"/>
              </w:rPr>
              <w:t>RAM'den</w:t>
            </w:r>
            <w:proofErr w:type="spellEnd"/>
            <w:r w:rsidRPr="00A05BC4">
              <w:rPr>
                <w:color w:val="000000" w:themeColor="text1"/>
                <w:sz w:val="20"/>
                <w:szCs w:val="20"/>
              </w:rPr>
              <w:t xml:space="preserve">) </w:t>
            </w:r>
            <w:proofErr w:type="spellStart"/>
            <w:r w:rsidRPr="00A05BC4">
              <w:rPr>
                <w:color w:val="000000" w:themeColor="text1"/>
                <w:sz w:val="20"/>
                <w:szCs w:val="20"/>
              </w:rPr>
              <w:t>internete</w:t>
            </w:r>
            <w:proofErr w:type="spellEnd"/>
            <w:r w:rsidRPr="00A05BC4">
              <w:rPr>
                <w:color w:val="000000" w:themeColor="text1"/>
                <w:sz w:val="20"/>
                <w:szCs w:val="20"/>
              </w:rPr>
              <w:t xml:space="preserve"> </w:t>
            </w:r>
            <w:proofErr w:type="spellStart"/>
            <w:r w:rsidRPr="00A05BC4">
              <w:rPr>
                <w:color w:val="000000" w:themeColor="text1"/>
                <w:sz w:val="20"/>
                <w:szCs w:val="20"/>
              </w:rPr>
              <w:t>hiç</w:t>
            </w:r>
            <w:proofErr w:type="spellEnd"/>
            <w:r w:rsidRPr="00A05BC4">
              <w:rPr>
                <w:color w:val="000000" w:themeColor="text1"/>
                <w:sz w:val="20"/>
                <w:szCs w:val="20"/>
              </w:rPr>
              <w:t xml:space="preserve"> </w:t>
            </w:r>
            <w:proofErr w:type="spellStart"/>
            <w:r w:rsidRPr="00A05BC4">
              <w:rPr>
                <w:color w:val="000000" w:themeColor="text1"/>
                <w:sz w:val="20"/>
                <w:szCs w:val="20"/>
              </w:rPr>
              <w:t>çıkmadığı</w:t>
            </w:r>
            <w:proofErr w:type="spellEnd"/>
            <w:r w:rsidRPr="00A05BC4">
              <w:rPr>
                <w:color w:val="000000" w:themeColor="text1"/>
                <w:sz w:val="20"/>
                <w:szCs w:val="20"/>
              </w:rPr>
              <w:t xml:space="preserve"> </w:t>
            </w:r>
            <w:proofErr w:type="spellStart"/>
            <w:r w:rsidRPr="00A05BC4">
              <w:rPr>
                <w:color w:val="000000" w:themeColor="text1"/>
                <w:sz w:val="20"/>
                <w:szCs w:val="20"/>
              </w:rPr>
              <w:t>için</w:t>
            </w:r>
            <w:proofErr w:type="spellEnd"/>
            <w:r w:rsidRPr="00A05BC4">
              <w:rPr>
                <w:color w:val="000000" w:themeColor="text1"/>
                <w:sz w:val="20"/>
                <w:szCs w:val="20"/>
              </w:rPr>
              <w:t xml:space="preserve"> </w:t>
            </w:r>
            <w:proofErr w:type="spellStart"/>
            <w:r w:rsidRPr="00A05BC4">
              <w:rPr>
                <w:color w:val="000000" w:themeColor="text1"/>
                <w:sz w:val="20"/>
                <w:szCs w:val="20"/>
              </w:rPr>
              <w:t>şifrelenmesine</w:t>
            </w:r>
            <w:proofErr w:type="spellEnd"/>
            <w:r w:rsidRPr="00A05BC4">
              <w:rPr>
                <w:color w:val="000000" w:themeColor="text1"/>
                <w:sz w:val="20"/>
                <w:szCs w:val="20"/>
              </w:rPr>
              <w:t xml:space="preserve"> </w:t>
            </w:r>
            <w:proofErr w:type="spellStart"/>
            <w:r w:rsidRPr="00A05BC4">
              <w:rPr>
                <w:color w:val="000000" w:themeColor="text1"/>
                <w:sz w:val="20"/>
                <w:szCs w:val="20"/>
              </w:rPr>
              <w:t>gerek</w:t>
            </w:r>
            <w:proofErr w:type="spellEnd"/>
            <w:r w:rsidRPr="00A05BC4">
              <w:rPr>
                <w:color w:val="000000" w:themeColor="text1"/>
                <w:sz w:val="20"/>
                <w:szCs w:val="20"/>
              </w:rPr>
              <w:t xml:space="preserve"> </w:t>
            </w:r>
            <w:proofErr w:type="spellStart"/>
            <w:r w:rsidRPr="00A05BC4">
              <w:rPr>
                <w:color w:val="000000" w:themeColor="text1"/>
                <w:sz w:val="20"/>
                <w:szCs w:val="20"/>
              </w:rPr>
              <w:t>yoktur</w:t>
            </w:r>
            <w:proofErr w:type="spellEnd"/>
            <w:r w:rsidRPr="00A05BC4">
              <w:rPr>
                <w:color w:val="000000" w:themeColor="text1"/>
                <w:sz w:val="20"/>
                <w:szCs w:val="20"/>
              </w:rPr>
              <w:t xml:space="preserve">. </w:t>
            </w:r>
            <w:proofErr w:type="spellStart"/>
            <w:r w:rsidRPr="00A05BC4">
              <w:rPr>
                <w:color w:val="000000" w:themeColor="text1"/>
                <w:sz w:val="20"/>
                <w:szCs w:val="20"/>
              </w:rPr>
              <w:t>Uygulamanın</w:t>
            </w:r>
            <w:proofErr w:type="spellEnd"/>
            <w:r w:rsidRPr="00A05BC4">
              <w:rPr>
                <w:color w:val="000000" w:themeColor="text1"/>
                <w:sz w:val="20"/>
                <w:szCs w:val="20"/>
              </w:rPr>
              <w:t xml:space="preserve"> </w:t>
            </w:r>
            <w:proofErr w:type="spellStart"/>
            <w:r w:rsidRPr="00A05BC4">
              <w:rPr>
                <w:color w:val="000000" w:themeColor="text1"/>
                <w:sz w:val="20"/>
                <w:szCs w:val="20"/>
              </w:rPr>
              <w:t>kendisi</w:t>
            </w:r>
            <w:proofErr w:type="spellEnd"/>
            <w:r w:rsidRPr="00A05BC4">
              <w:rPr>
                <w:color w:val="000000" w:themeColor="text1"/>
                <w:sz w:val="20"/>
                <w:szCs w:val="20"/>
              </w:rPr>
              <w:t xml:space="preserve"> </w:t>
            </w:r>
            <w:proofErr w:type="spellStart"/>
            <w:r w:rsidRPr="00A05BC4">
              <w:rPr>
                <w:color w:val="000000" w:themeColor="text1"/>
                <w:sz w:val="20"/>
                <w:szCs w:val="20"/>
              </w:rPr>
              <w:t>Vercel</w:t>
            </w:r>
            <w:proofErr w:type="spellEnd"/>
            <w:r w:rsidRPr="00A05BC4">
              <w:rPr>
                <w:color w:val="000000" w:themeColor="text1"/>
                <w:sz w:val="20"/>
                <w:szCs w:val="20"/>
              </w:rPr>
              <w:t xml:space="preserve"> </w:t>
            </w:r>
            <w:proofErr w:type="spellStart"/>
            <w:r w:rsidRPr="00A05BC4">
              <w:rPr>
                <w:color w:val="000000" w:themeColor="text1"/>
                <w:sz w:val="20"/>
                <w:szCs w:val="20"/>
              </w:rPr>
              <w:t>tarafından</w:t>
            </w:r>
            <w:proofErr w:type="spellEnd"/>
            <w:r w:rsidRPr="00A05BC4">
              <w:rPr>
                <w:color w:val="000000" w:themeColor="text1"/>
                <w:sz w:val="20"/>
                <w:szCs w:val="20"/>
              </w:rPr>
              <w:t xml:space="preserve"> </w:t>
            </w:r>
            <w:proofErr w:type="spellStart"/>
            <w:r w:rsidRPr="00A05BC4">
              <w:rPr>
                <w:color w:val="000000" w:themeColor="text1"/>
                <w:sz w:val="20"/>
                <w:szCs w:val="20"/>
              </w:rPr>
              <w:t>Zorunlu</w:t>
            </w:r>
            <w:proofErr w:type="spellEnd"/>
            <w:r w:rsidRPr="00A05BC4">
              <w:rPr>
                <w:color w:val="000000" w:themeColor="text1"/>
                <w:sz w:val="20"/>
                <w:szCs w:val="20"/>
              </w:rPr>
              <w:t xml:space="preserve"> HTTPS (TLS 1.2+) </w:t>
            </w:r>
            <w:proofErr w:type="spellStart"/>
            <w:r w:rsidRPr="00A05BC4">
              <w:rPr>
                <w:color w:val="000000" w:themeColor="text1"/>
                <w:sz w:val="20"/>
                <w:szCs w:val="20"/>
              </w:rPr>
              <w:t>ile</w:t>
            </w:r>
            <w:proofErr w:type="spellEnd"/>
            <w:r w:rsidRPr="00A05BC4">
              <w:rPr>
                <w:color w:val="000000" w:themeColor="text1"/>
                <w:sz w:val="20"/>
                <w:szCs w:val="20"/>
              </w:rPr>
              <w:t xml:space="preserve"> </w:t>
            </w:r>
            <w:proofErr w:type="spellStart"/>
            <w:r w:rsidRPr="00A05BC4">
              <w:rPr>
                <w:color w:val="000000" w:themeColor="text1"/>
                <w:sz w:val="20"/>
                <w:szCs w:val="20"/>
              </w:rPr>
              <w:t>korunur</w:t>
            </w:r>
            <w:proofErr w:type="spellEnd"/>
            <w:r w:rsidRPr="00A05BC4">
              <w:rPr>
                <w:color w:val="000000" w:themeColor="text1"/>
                <w:sz w:val="20"/>
                <w:szCs w:val="20"/>
              </w:rPr>
              <w:t>.</w:t>
            </w:r>
          </w:p>
        </w:tc>
      </w:tr>
      <w:tr w:rsidR="00A05BC4" w14:paraId="3874E7E3" w14:textId="77777777" w:rsidTr="00A05B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4F69ABD1" w14:textId="6609F60C" w:rsidR="00A05BC4" w:rsidRPr="00A05BC4" w:rsidRDefault="00A05BC4" w:rsidP="00A05BC4">
            <w:pPr>
              <w:ind w:firstLine="0"/>
              <w:rPr>
                <w:color w:val="000000" w:themeColor="text1"/>
              </w:rPr>
            </w:pPr>
            <w:r w:rsidRPr="00A05BC4">
              <w:rPr>
                <w:color w:val="000000" w:themeColor="text1"/>
                <w:sz w:val="20"/>
                <w:szCs w:val="20"/>
              </w:rPr>
              <w:t>A03</w:t>
            </w:r>
          </w:p>
        </w:tc>
        <w:tc>
          <w:tcPr>
            <w:tcW w:w="2835" w:type="dxa"/>
            <w:tcBorders>
              <w:top w:val="single" w:sz="4" w:space="0" w:color="7F7F7F"/>
              <w:left w:val="single" w:sz="4" w:space="0" w:color="7F7F7F"/>
              <w:bottom w:val="single" w:sz="4" w:space="0" w:color="7F7F7F"/>
              <w:right w:val="single" w:sz="4" w:space="0" w:color="7F7F7F"/>
            </w:tcBorders>
            <w:vAlign w:val="center"/>
          </w:tcPr>
          <w:p w14:paraId="23F162AB" w14:textId="2406EA50" w:rsidR="00A05BC4" w:rsidRPr="00A05BC4" w:rsidRDefault="00A05BC4"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A05BC4">
              <w:rPr>
                <w:color w:val="000000" w:themeColor="text1"/>
                <w:sz w:val="20"/>
                <w:szCs w:val="20"/>
              </w:rPr>
              <w:t>Injection (SQL / XSS)</w:t>
            </w:r>
          </w:p>
        </w:tc>
        <w:tc>
          <w:tcPr>
            <w:tcW w:w="5386" w:type="dxa"/>
            <w:tcBorders>
              <w:top w:val="single" w:sz="4" w:space="0" w:color="7F7F7F"/>
              <w:left w:val="single" w:sz="4" w:space="0" w:color="7F7F7F"/>
              <w:bottom w:val="single" w:sz="4" w:space="0" w:color="7F7F7F"/>
              <w:right w:val="single" w:sz="4" w:space="0" w:color="7F7F7F"/>
            </w:tcBorders>
            <w:vAlign w:val="center"/>
          </w:tcPr>
          <w:p w14:paraId="7E63099E" w14:textId="09780AAB" w:rsidR="00A05BC4" w:rsidRPr="00273331" w:rsidRDefault="00273331"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spellStart"/>
            <w:r w:rsidRPr="00273331">
              <w:rPr>
                <w:b/>
                <w:bCs/>
                <w:color w:val="000000" w:themeColor="text1"/>
                <w:sz w:val="20"/>
                <w:szCs w:val="20"/>
              </w:rPr>
              <w:t>Önlendi</w:t>
            </w:r>
            <w:proofErr w:type="spellEnd"/>
            <w:r w:rsidRPr="00273331">
              <w:rPr>
                <w:b/>
                <w:bCs/>
                <w:color w:val="000000" w:themeColor="text1"/>
                <w:sz w:val="20"/>
                <w:szCs w:val="20"/>
              </w:rPr>
              <w:t>:</w:t>
            </w:r>
            <w:r w:rsidRPr="00273331">
              <w:rPr>
                <w:color w:val="000000" w:themeColor="text1"/>
                <w:sz w:val="20"/>
                <w:szCs w:val="20"/>
              </w:rPr>
              <w:t xml:space="preserve"> SQL </w:t>
            </w:r>
            <w:proofErr w:type="spellStart"/>
            <w:r w:rsidRPr="00273331">
              <w:rPr>
                <w:color w:val="000000" w:themeColor="text1"/>
                <w:sz w:val="20"/>
                <w:szCs w:val="20"/>
              </w:rPr>
              <w:t>motoru</w:t>
            </w:r>
            <w:proofErr w:type="spellEnd"/>
            <w:r w:rsidRPr="00273331">
              <w:rPr>
                <w:color w:val="000000" w:themeColor="text1"/>
                <w:sz w:val="20"/>
                <w:szCs w:val="20"/>
              </w:rPr>
              <w:t xml:space="preserve"> </w:t>
            </w:r>
            <w:proofErr w:type="spellStart"/>
            <w:r w:rsidRPr="00273331">
              <w:rPr>
                <w:color w:val="000000" w:themeColor="text1"/>
                <w:sz w:val="20"/>
                <w:szCs w:val="20"/>
              </w:rPr>
              <w:t>olmadığı</w:t>
            </w:r>
            <w:proofErr w:type="spellEnd"/>
            <w:r w:rsidRPr="00273331">
              <w:rPr>
                <w:color w:val="000000" w:themeColor="text1"/>
                <w:sz w:val="20"/>
                <w:szCs w:val="20"/>
              </w:rPr>
              <w:t xml:space="preserve"> </w:t>
            </w:r>
            <w:proofErr w:type="spellStart"/>
            <w:r w:rsidRPr="00273331">
              <w:rPr>
                <w:color w:val="000000" w:themeColor="text1"/>
                <w:sz w:val="20"/>
                <w:szCs w:val="20"/>
              </w:rPr>
              <w:t>için</w:t>
            </w:r>
            <w:proofErr w:type="spellEnd"/>
            <w:r w:rsidRPr="00273331">
              <w:rPr>
                <w:color w:val="000000" w:themeColor="text1"/>
                <w:sz w:val="20"/>
                <w:szCs w:val="20"/>
              </w:rPr>
              <w:t xml:space="preserve"> SQL Injection </w:t>
            </w:r>
            <w:proofErr w:type="spellStart"/>
            <w:r w:rsidRPr="00273331">
              <w:rPr>
                <w:color w:val="000000" w:themeColor="text1"/>
                <w:sz w:val="20"/>
                <w:szCs w:val="20"/>
              </w:rPr>
              <w:t>imkansızdır</w:t>
            </w:r>
            <w:proofErr w:type="spellEnd"/>
            <w:r w:rsidRPr="00273331">
              <w:rPr>
                <w:color w:val="000000" w:themeColor="text1"/>
                <w:sz w:val="20"/>
                <w:szCs w:val="20"/>
              </w:rPr>
              <w:t xml:space="preserve">. DOM </w:t>
            </w:r>
            <w:proofErr w:type="spellStart"/>
            <w:r w:rsidRPr="00273331">
              <w:rPr>
                <w:color w:val="000000" w:themeColor="text1"/>
                <w:sz w:val="20"/>
                <w:szCs w:val="20"/>
              </w:rPr>
              <w:t>güncellemelerinde</w:t>
            </w:r>
            <w:proofErr w:type="spellEnd"/>
            <w:r w:rsidRPr="00273331">
              <w:rPr>
                <w:color w:val="000000" w:themeColor="text1"/>
                <w:sz w:val="20"/>
                <w:szCs w:val="20"/>
              </w:rPr>
              <w:t xml:space="preserve"> XSS </w:t>
            </w:r>
            <w:proofErr w:type="spellStart"/>
            <w:r w:rsidRPr="00273331">
              <w:rPr>
                <w:color w:val="000000" w:themeColor="text1"/>
                <w:sz w:val="20"/>
                <w:szCs w:val="20"/>
              </w:rPr>
              <w:t>açığı</w:t>
            </w:r>
            <w:proofErr w:type="spellEnd"/>
            <w:r w:rsidRPr="00273331">
              <w:rPr>
                <w:color w:val="000000" w:themeColor="text1"/>
                <w:sz w:val="20"/>
                <w:szCs w:val="20"/>
              </w:rPr>
              <w:t xml:space="preserve"> </w:t>
            </w:r>
            <w:proofErr w:type="spellStart"/>
            <w:r w:rsidRPr="00273331">
              <w:rPr>
                <w:color w:val="000000" w:themeColor="text1"/>
                <w:sz w:val="20"/>
                <w:szCs w:val="20"/>
              </w:rPr>
              <w:t>yaratmamak</w:t>
            </w:r>
            <w:proofErr w:type="spellEnd"/>
            <w:r w:rsidRPr="00273331">
              <w:rPr>
                <w:color w:val="000000" w:themeColor="text1"/>
                <w:sz w:val="20"/>
                <w:szCs w:val="20"/>
              </w:rPr>
              <w:t xml:space="preserve"> </w:t>
            </w:r>
            <w:proofErr w:type="spellStart"/>
            <w:r w:rsidRPr="00273331">
              <w:rPr>
                <w:color w:val="000000" w:themeColor="text1"/>
                <w:sz w:val="20"/>
                <w:szCs w:val="20"/>
              </w:rPr>
              <w:t>için</w:t>
            </w:r>
            <w:proofErr w:type="spellEnd"/>
            <w:r w:rsidRPr="00273331">
              <w:rPr>
                <w:color w:val="000000" w:themeColor="text1"/>
                <w:sz w:val="20"/>
                <w:szCs w:val="20"/>
              </w:rPr>
              <w:t> </w:t>
            </w:r>
            <w:proofErr w:type="spellStart"/>
            <w:r w:rsidRPr="00273331">
              <w:rPr>
                <w:color w:val="000000" w:themeColor="text1"/>
                <w:sz w:val="20"/>
                <w:szCs w:val="20"/>
              </w:rPr>
              <w:t>innerHTML</w:t>
            </w:r>
            <w:proofErr w:type="spellEnd"/>
            <w:r w:rsidRPr="00273331">
              <w:rPr>
                <w:color w:val="000000" w:themeColor="text1"/>
                <w:sz w:val="20"/>
                <w:szCs w:val="20"/>
              </w:rPr>
              <w:t> </w:t>
            </w:r>
            <w:proofErr w:type="spellStart"/>
            <w:r w:rsidRPr="00273331">
              <w:rPr>
                <w:color w:val="000000" w:themeColor="text1"/>
                <w:sz w:val="20"/>
                <w:szCs w:val="20"/>
              </w:rPr>
              <w:t>yerine</w:t>
            </w:r>
            <w:proofErr w:type="spellEnd"/>
            <w:r w:rsidRPr="00273331">
              <w:rPr>
                <w:color w:val="000000" w:themeColor="text1"/>
                <w:sz w:val="20"/>
                <w:szCs w:val="20"/>
              </w:rPr>
              <w:t xml:space="preserve"> </w:t>
            </w:r>
            <w:proofErr w:type="spellStart"/>
            <w:r w:rsidRPr="00273331">
              <w:rPr>
                <w:color w:val="000000" w:themeColor="text1"/>
                <w:sz w:val="20"/>
                <w:szCs w:val="20"/>
              </w:rPr>
              <w:t>güvenli</w:t>
            </w:r>
            <w:proofErr w:type="spellEnd"/>
            <w:r w:rsidRPr="00273331">
              <w:rPr>
                <w:color w:val="000000" w:themeColor="text1"/>
                <w:sz w:val="20"/>
                <w:szCs w:val="20"/>
              </w:rPr>
              <w:t> </w:t>
            </w:r>
            <w:proofErr w:type="spellStart"/>
            <w:r w:rsidRPr="00273331">
              <w:rPr>
                <w:color w:val="000000" w:themeColor="text1"/>
                <w:sz w:val="20"/>
                <w:szCs w:val="20"/>
              </w:rPr>
              <w:t>textContent</w:t>
            </w:r>
            <w:proofErr w:type="spellEnd"/>
            <w:r w:rsidRPr="00273331">
              <w:rPr>
                <w:color w:val="000000" w:themeColor="text1"/>
                <w:sz w:val="20"/>
                <w:szCs w:val="20"/>
              </w:rPr>
              <w:t> </w:t>
            </w:r>
            <w:proofErr w:type="spellStart"/>
            <w:r w:rsidRPr="00273331">
              <w:rPr>
                <w:color w:val="000000" w:themeColor="text1"/>
                <w:sz w:val="20"/>
                <w:szCs w:val="20"/>
              </w:rPr>
              <w:t>kullanılmıştır</w:t>
            </w:r>
            <w:proofErr w:type="spellEnd"/>
            <w:r w:rsidRPr="00273331">
              <w:rPr>
                <w:color w:val="000000" w:themeColor="text1"/>
                <w:sz w:val="20"/>
                <w:szCs w:val="20"/>
              </w:rPr>
              <w:t>.</w:t>
            </w:r>
          </w:p>
        </w:tc>
      </w:tr>
      <w:tr w:rsidR="00A05BC4" w14:paraId="21D7C667" w14:textId="77777777" w:rsidTr="00A05B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77F0C21C" w14:textId="27D16801" w:rsidR="00A05BC4" w:rsidRPr="00A05BC4" w:rsidRDefault="00A05BC4" w:rsidP="00A05BC4">
            <w:pPr>
              <w:ind w:firstLine="0"/>
              <w:rPr>
                <w:color w:val="000000" w:themeColor="text1"/>
              </w:rPr>
            </w:pPr>
            <w:r w:rsidRPr="00A05BC4">
              <w:rPr>
                <w:color w:val="000000" w:themeColor="text1"/>
                <w:sz w:val="20"/>
                <w:szCs w:val="20"/>
              </w:rPr>
              <w:t>A04</w:t>
            </w:r>
          </w:p>
        </w:tc>
        <w:tc>
          <w:tcPr>
            <w:tcW w:w="2835" w:type="dxa"/>
            <w:tcBorders>
              <w:top w:val="single" w:sz="4" w:space="0" w:color="7F7F7F"/>
              <w:left w:val="single" w:sz="4" w:space="0" w:color="7F7F7F"/>
              <w:bottom w:val="single" w:sz="4" w:space="0" w:color="7F7F7F"/>
              <w:right w:val="single" w:sz="4" w:space="0" w:color="7F7F7F"/>
            </w:tcBorders>
            <w:vAlign w:val="center"/>
          </w:tcPr>
          <w:p w14:paraId="6A53936C" w14:textId="4E00F29A" w:rsidR="00A05BC4" w:rsidRPr="00A05BC4" w:rsidRDefault="00A05BC4"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A05BC4">
              <w:rPr>
                <w:color w:val="000000" w:themeColor="text1"/>
                <w:sz w:val="20"/>
                <w:szCs w:val="20"/>
              </w:rPr>
              <w:t>Insecure Design</w:t>
            </w:r>
          </w:p>
        </w:tc>
        <w:tc>
          <w:tcPr>
            <w:tcW w:w="5386" w:type="dxa"/>
            <w:tcBorders>
              <w:top w:val="single" w:sz="4" w:space="0" w:color="7F7F7F"/>
              <w:left w:val="single" w:sz="4" w:space="0" w:color="7F7F7F"/>
              <w:bottom w:val="single" w:sz="4" w:space="0" w:color="7F7F7F"/>
              <w:right w:val="single" w:sz="4" w:space="0" w:color="7F7F7F"/>
            </w:tcBorders>
            <w:vAlign w:val="center"/>
          </w:tcPr>
          <w:p w14:paraId="234B7BC4" w14:textId="4D213C6E" w:rsidR="00A05BC4" w:rsidRPr="00A05BC4" w:rsidRDefault="00A05BC4"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A05BC4">
              <w:rPr>
                <w:rStyle w:val="Gl"/>
                <w:color w:val="000000" w:themeColor="text1"/>
                <w:sz w:val="20"/>
                <w:szCs w:val="20"/>
                <w:bdr w:val="single" w:sz="2" w:space="0" w:color="E5E7EB" w:frame="1"/>
              </w:rPr>
              <w:t>Mimari</w:t>
            </w:r>
            <w:proofErr w:type="spellEnd"/>
            <w:r w:rsidRPr="00A05BC4">
              <w:rPr>
                <w:rStyle w:val="Gl"/>
                <w:color w:val="000000" w:themeColor="text1"/>
                <w:sz w:val="20"/>
                <w:szCs w:val="20"/>
                <w:bdr w:val="single" w:sz="2" w:space="0" w:color="E5E7EB" w:frame="1"/>
              </w:rPr>
              <w:t xml:space="preserve"> Çözüm:</w:t>
            </w:r>
            <w:r w:rsidRPr="00A05BC4">
              <w:rPr>
                <w:color w:val="000000" w:themeColor="text1"/>
                <w:sz w:val="20"/>
                <w:szCs w:val="20"/>
              </w:rPr>
              <w:t xml:space="preserve"> "Privacy-First" </w:t>
            </w:r>
            <w:proofErr w:type="spellStart"/>
            <w:r w:rsidRPr="00A05BC4">
              <w:rPr>
                <w:color w:val="000000" w:themeColor="text1"/>
                <w:sz w:val="20"/>
                <w:szCs w:val="20"/>
              </w:rPr>
              <w:t>tasarımıyla</w:t>
            </w:r>
            <w:proofErr w:type="spellEnd"/>
            <w:r w:rsidRPr="00A05BC4">
              <w:rPr>
                <w:color w:val="000000" w:themeColor="text1"/>
                <w:sz w:val="20"/>
                <w:szCs w:val="20"/>
              </w:rPr>
              <w:t xml:space="preserve"> </w:t>
            </w:r>
            <w:proofErr w:type="spellStart"/>
            <w:r w:rsidRPr="00A05BC4">
              <w:rPr>
                <w:color w:val="000000" w:themeColor="text1"/>
                <w:sz w:val="20"/>
                <w:szCs w:val="20"/>
              </w:rPr>
              <w:t>veriler</w:t>
            </w:r>
            <w:proofErr w:type="spellEnd"/>
            <w:r w:rsidRPr="00A05BC4">
              <w:rPr>
                <w:color w:val="000000" w:themeColor="text1"/>
                <w:sz w:val="20"/>
                <w:szCs w:val="20"/>
              </w:rPr>
              <w:t xml:space="preserve"> </w:t>
            </w:r>
            <w:proofErr w:type="spellStart"/>
            <w:r w:rsidRPr="00A05BC4">
              <w:rPr>
                <w:color w:val="000000" w:themeColor="text1"/>
                <w:sz w:val="20"/>
                <w:szCs w:val="20"/>
              </w:rPr>
              <w:t>asla</w:t>
            </w:r>
            <w:proofErr w:type="spellEnd"/>
            <w:r w:rsidRPr="00A05BC4">
              <w:rPr>
                <w:color w:val="000000" w:themeColor="text1"/>
                <w:sz w:val="20"/>
                <w:szCs w:val="20"/>
              </w:rPr>
              <w:t xml:space="preserve"> </w:t>
            </w:r>
            <w:proofErr w:type="spellStart"/>
            <w:r w:rsidRPr="00A05BC4">
              <w:rPr>
                <w:color w:val="000000" w:themeColor="text1"/>
                <w:sz w:val="20"/>
                <w:szCs w:val="20"/>
              </w:rPr>
              <w:t>dışarı</w:t>
            </w:r>
            <w:proofErr w:type="spellEnd"/>
            <w:r w:rsidRPr="00A05BC4">
              <w:rPr>
                <w:color w:val="000000" w:themeColor="text1"/>
                <w:sz w:val="20"/>
                <w:szCs w:val="20"/>
              </w:rPr>
              <w:t xml:space="preserve"> </w:t>
            </w:r>
            <w:proofErr w:type="spellStart"/>
            <w:r w:rsidRPr="00A05BC4">
              <w:rPr>
                <w:color w:val="000000" w:themeColor="text1"/>
                <w:sz w:val="20"/>
                <w:szCs w:val="20"/>
              </w:rPr>
              <w:t>gönderilmez</w:t>
            </w:r>
            <w:proofErr w:type="spellEnd"/>
            <w:r w:rsidRPr="00A05BC4">
              <w:rPr>
                <w:color w:val="000000" w:themeColor="text1"/>
                <w:sz w:val="20"/>
                <w:szCs w:val="20"/>
              </w:rPr>
              <w:t xml:space="preserve">; </w:t>
            </w:r>
            <w:proofErr w:type="spellStart"/>
            <w:r w:rsidRPr="00A05BC4">
              <w:rPr>
                <w:color w:val="000000" w:themeColor="text1"/>
                <w:sz w:val="20"/>
                <w:szCs w:val="20"/>
              </w:rPr>
              <w:t>sunucu</w:t>
            </w:r>
            <w:proofErr w:type="spellEnd"/>
            <w:r w:rsidRPr="00A05BC4">
              <w:rPr>
                <w:color w:val="000000" w:themeColor="text1"/>
                <w:sz w:val="20"/>
                <w:szCs w:val="20"/>
              </w:rPr>
              <w:t xml:space="preserve"> </w:t>
            </w:r>
            <w:proofErr w:type="spellStart"/>
            <w:r w:rsidRPr="00A05BC4">
              <w:rPr>
                <w:color w:val="000000" w:themeColor="text1"/>
                <w:sz w:val="20"/>
                <w:szCs w:val="20"/>
              </w:rPr>
              <w:t>taraflı</w:t>
            </w:r>
            <w:proofErr w:type="spellEnd"/>
            <w:r w:rsidRPr="00A05BC4">
              <w:rPr>
                <w:color w:val="000000" w:themeColor="text1"/>
                <w:sz w:val="20"/>
                <w:szCs w:val="20"/>
              </w:rPr>
              <w:t xml:space="preserve"> </w:t>
            </w:r>
            <w:proofErr w:type="spellStart"/>
            <w:r w:rsidRPr="00A05BC4">
              <w:rPr>
                <w:color w:val="000000" w:themeColor="text1"/>
                <w:sz w:val="20"/>
                <w:szCs w:val="20"/>
              </w:rPr>
              <w:t>tasarım</w:t>
            </w:r>
            <w:proofErr w:type="spellEnd"/>
            <w:r w:rsidRPr="00A05BC4">
              <w:rPr>
                <w:color w:val="000000" w:themeColor="text1"/>
                <w:sz w:val="20"/>
                <w:szCs w:val="20"/>
              </w:rPr>
              <w:t xml:space="preserve"> </w:t>
            </w:r>
            <w:proofErr w:type="spellStart"/>
            <w:r w:rsidRPr="00A05BC4">
              <w:rPr>
                <w:color w:val="000000" w:themeColor="text1"/>
                <w:sz w:val="20"/>
                <w:szCs w:val="20"/>
              </w:rPr>
              <w:t>riskleri</w:t>
            </w:r>
            <w:proofErr w:type="spellEnd"/>
            <w:r w:rsidRPr="00A05BC4">
              <w:rPr>
                <w:color w:val="000000" w:themeColor="text1"/>
                <w:sz w:val="20"/>
                <w:szCs w:val="20"/>
              </w:rPr>
              <w:t xml:space="preserve"> </w:t>
            </w:r>
            <w:proofErr w:type="spellStart"/>
            <w:r w:rsidRPr="00A05BC4">
              <w:rPr>
                <w:color w:val="000000" w:themeColor="text1"/>
                <w:sz w:val="20"/>
                <w:szCs w:val="20"/>
              </w:rPr>
              <w:t>tamamen</w:t>
            </w:r>
            <w:proofErr w:type="spellEnd"/>
            <w:r w:rsidRPr="00A05BC4">
              <w:rPr>
                <w:color w:val="000000" w:themeColor="text1"/>
                <w:sz w:val="20"/>
                <w:szCs w:val="20"/>
              </w:rPr>
              <w:t xml:space="preserve"> </w:t>
            </w:r>
            <w:proofErr w:type="spellStart"/>
            <w:r w:rsidRPr="00A05BC4">
              <w:rPr>
                <w:color w:val="000000" w:themeColor="text1"/>
                <w:sz w:val="20"/>
                <w:szCs w:val="20"/>
              </w:rPr>
              <w:t>bertaraf</w:t>
            </w:r>
            <w:proofErr w:type="spellEnd"/>
            <w:r w:rsidRPr="00A05BC4">
              <w:rPr>
                <w:color w:val="000000" w:themeColor="text1"/>
                <w:sz w:val="20"/>
                <w:szCs w:val="20"/>
              </w:rPr>
              <w:t xml:space="preserve"> </w:t>
            </w:r>
            <w:proofErr w:type="spellStart"/>
            <w:r w:rsidRPr="00A05BC4">
              <w:rPr>
                <w:color w:val="000000" w:themeColor="text1"/>
                <w:sz w:val="20"/>
                <w:szCs w:val="20"/>
              </w:rPr>
              <w:t>edilmiştir</w:t>
            </w:r>
            <w:proofErr w:type="spellEnd"/>
            <w:r w:rsidRPr="00A05BC4">
              <w:rPr>
                <w:color w:val="000000" w:themeColor="text1"/>
                <w:sz w:val="20"/>
                <w:szCs w:val="20"/>
              </w:rPr>
              <w:t>.</w:t>
            </w:r>
          </w:p>
        </w:tc>
      </w:tr>
      <w:tr w:rsidR="00A05BC4" w14:paraId="0EBB7001" w14:textId="77777777" w:rsidTr="00A05B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6DE319BC" w14:textId="2DA17274" w:rsidR="00A05BC4" w:rsidRPr="00A05BC4" w:rsidRDefault="00A05BC4" w:rsidP="00A05BC4">
            <w:pPr>
              <w:ind w:firstLine="0"/>
              <w:rPr>
                <w:color w:val="000000" w:themeColor="text1"/>
              </w:rPr>
            </w:pPr>
            <w:r w:rsidRPr="00A05BC4">
              <w:rPr>
                <w:color w:val="000000" w:themeColor="text1"/>
                <w:sz w:val="20"/>
                <w:szCs w:val="20"/>
              </w:rPr>
              <w:t>A05</w:t>
            </w:r>
          </w:p>
        </w:tc>
        <w:tc>
          <w:tcPr>
            <w:tcW w:w="2835" w:type="dxa"/>
            <w:tcBorders>
              <w:top w:val="single" w:sz="4" w:space="0" w:color="7F7F7F"/>
              <w:left w:val="single" w:sz="4" w:space="0" w:color="7F7F7F"/>
              <w:bottom w:val="single" w:sz="4" w:space="0" w:color="7F7F7F"/>
              <w:right w:val="single" w:sz="4" w:space="0" w:color="7F7F7F"/>
            </w:tcBorders>
            <w:vAlign w:val="center"/>
          </w:tcPr>
          <w:p w14:paraId="3C5F239A" w14:textId="03B72D0D" w:rsidR="00A05BC4" w:rsidRPr="00A05BC4" w:rsidRDefault="00A05BC4"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A05BC4">
              <w:rPr>
                <w:color w:val="000000" w:themeColor="text1"/>
                <w:sz w:val="20"/>
                <w:szCs w:val="20"/>
              </w:rPr>
              <w:t>Security Misconfiguration</w:t>
            </w:r>
          </w:p>
        </w:tc>
        <w:tc>
          <w:tcPr>
            <w:tcW w:w="5386" w:type="dxa"/>
            <w:tcBorders>
              <w:top w:val="single" w:sz="4" w:space="0" w:color="7F7F7F"/>
              <w:left w:val="single" w:sz="4" w:space="0" w:color="7F7F7F"/>
              <w:bottom w:val="single" w:sz="4" w:space="0" w:color="7F7F7F"/>
              <w:right w:val="single" w:sz="4" w:space="0" w:color="7F7F7F"/>
            </w:tcBorders>
            <w:vAlign w:val="center"/>
          </w:tcPr>
          <w:p w14:paraId="28E5B0C6" w14:textId="55C59CD2" w:rsidR="00A05BC4" w:rsidRPr="00A05BC4" w:rsidRDefault="00A05BC4"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A05BC4">
              <w:rPr>
                <w:rStyle w:val="Gl"/>
                <w:color w:val="000000" w:themeColor="text1"/>
                <w:sz w:val="20"/>
                <w:szCs w:val="20"/>
                <w:bdr w:val="single" w:sz="2" w:space="0" w:color="E5E7EB" w:frame="1"/>
              </w:rPr>
              <w:t>Önlendi</w:t>
            </w:r>
            <w:proofErr w:type="spellEnd"/>
            <w:r w:rsidRPr="00A05BC4">
              <w:rPr>
                <w:rStyle w:val="Gl"/>
                <w:color w:val="000000" w:themeColor="text1"/>
                <w:sz w:val="20"/>
                <w:szCs w:val="20"/>
                <w:bdr w:val="single" w:sz="2" w:space="0" w:color="E5E7EB" w:frame="1"/>
              </w:rPr>
              <w:t>:</w:t>
            </w:r>
            <w:r w:rsidRPr="00A05BC4">
              <w:rPr>
                <w:color w:val="000000" w:themeColor="text1"/>
                <w:sz w:val="20"/>
                <w:szCs w:val="20"/>
              </w:rPr>
              <w:t> </w:t>
            </w:r>
            <w:proofErr w:type="spellStart"/>
            <w:r w:rsidRPr="00A05BC4">
              <w:rPr>
                <w:color w:val="000000" w:themeColor="text1"/>
                <w:sz w:val="20"/>
                <w:szCs w:val="20"/>
              </w:rPr>
              <w:t>Uygulama</w:t>
            </w:r>
            <w:proofErr w:type="spellEnd"/>
            <w:r w:rsidRPr="00A05BC4">
              <w:rPr>
                <w:color w:val="000000" w:themeColor="text1"/>
                <w:sz w:val="20"/>
                <w:szCs w:val="20"/>
              </w:rPr>
              <w:t xml:space="preserve"> Node.js </w:t>
            </w:r>
            <w:proofErr w:type="spellStart"/>
            <w:r w:rsidRPr="00A05BC4">
              <w:rPr>
                <w:color w:val="000000" w:themeColor="text1"/>
                <w:sz w:val="20"/>
                <w:szCs w:val="20"/>
              </w:rPr>
              <w:t>sunucusu</w:t>
            </w:r>
            <w:proofErr w:type="spellEnd"/>
            <w:r w:rsidRPr="00A05BC4">
              <w:rPr>
                <w:color w:val="000000" w:themeColor="text1"/>
                <w:sz w:val="20"/>
                <w:szCs w:val="20"/>
              </w:rPr>
              <w:t xml:space="preserve"> </w:t>
            </w:r>
            <w:proofErr w:type="spellStart"/>
            <w:r w:rsidRPr="00A05BC4">
              <w:rPr>
                <w:color w:val="000000" w:themeColor="text1"/>
                <w:sz w:val="20"/>
                <w:szCs w:val="20"/>
              </w:rPr>
              <w:t>değil</w:t>
            </w:r>
            <w:proofErr w:type="spellEnd"/>
            <w:r w:rsidRPr="00A05BC4">
              <w:rPr>
                <w:color w:val="000000" w:themeColor="text1"/>
                <w:sz w:val="20"/>
                <w:szCs w:val="20"/>
              </w:rPr>
              <w:t xml:space="preserve">, </w:t>
            </w:r>
            <w:proofErr w:type="spellStart"/>
            <w:r w:rsidRPr="00A05BC4">
              <w:rPr>
                <w:color w:val="000000" w:themeColor="text1"/>
                <w:sz w:val="20"/>
                <w:szCs w:val="20"/>
              </w:rPr>
              <w:t>Vercel</w:t>
            </w:r>
            <w:proofErr w:type="spellEnd"/>
            <w:r w:rsidRPr="00A05BC4">
              <w:rPr>
                <w:color w:val="000000" w:themeColor="text1"/>
                <w:sz w:val="20"/>
                <w:szCs w:val="20"/>
              </w:rPr>
              <w:t xml:space="preserve"> Edge CDN </w:t>
            </w:r>
            <w:proofErr w:type="spellStart"/>
            <w:r w:rsidRPr="00A05BC4">
              <w:rPr>
                <w:color w:val="000000" w:themeColor="text1"/>
                <w:sz w:val="20"/>
                <w:szCs w:val="20"/>
              </w:rPr>
              <w:t>üzerinden</w:t>
            </w:r>
            <w:proofErr w:type="spellEnd"/>
            <w:r w:rsidRPr="00A05BC4">
              <w:rPr>
                <w:color w:val="000000" w:themeColor="text1"/>
                <w:sz w:val="20"/>
                <w:szCs w:val="20"/>
              </w:rPr>
              <w:t xml:space="preserve"> </w:t>
            </w:r>
            <w:proofErr w:type="spellStart"/>
            <w:r w:rsidRPr="00A05BC4">
              <w:rPr>
                <w:color w:val="000000" w:themeColor="text1"/>
                <w:sz w:val="20"/>
                <w:szCs w:val="20"/>
              </w:rPr>
              <w:t>statik</w:t>
            </w:r>
            <w:proofErr w:type="spellEnd"/>
            <w:r w:rsidRPr="00A05BC4">
              <w:rPr>
                <w:color w:val="000000" w:themeColor="text1"/>
                <w:sz w:val="20"/>
                <w:szCs w:val="20"/>
              </w:rPr>
              <w:t xml:space="preserve"> (HTML/JS) </w:t>
            </w:r>
            <w:proofErr w:type="spellStart"/>
            <w:r w:rsidRPr="00A05BC4">
              <w:rPr>
                <w:color w:val="000000" w:themeColor="text1"/>
                <w:sz w:val="20"/>
                <w:szCs w:val="20"/>
              </w:rPr>
              <w:t>olarak</w:t>
            </w:r>
            <w:proofErr w:type="spellEnd"/>
            <w:r w:rsidRPr="00A05BC4">
              <w:rPr>
                <w:color w:val="000000" w:themeColor="text1"/>
                <w:sz w:val="20"/>
                <w:szCs w:val="20"/>
              </w:rPr>
              <w:t xml:space="preserve"> </w:t>
            </w:r>
            <w:proofErr w:type="spellStart"/>
            <w:r w:rsidRPr="00A05BC4">
              <w:rPr>
                <w:color w:val="000000" w:themeColor="text1"/>
                <w:sz w:val="20"/>
                <w:szCs w:val="20"/>
              </w:rPr>
              <w:t>dağıtıldığı</w:t>
            </w:r>
            <w:proofErr w:type="spellEnd"/>
            <w:r w:rsidRPr="00A05BC4">
              <w:rPr>
                <w:color w:val="000000" w:themeColor="text1"/>
                <w:sz w:val="20"/>
                <w:szCs w:val="20"/>
              </w:rPr>
              <w:t xml:space="preserve"> </w:t>
            </w:r>
            <w:proofErr w:type="spellStart"/>
            <w:r w:rsidRPr="00A05BC4">
              <w:rPr>
                <w:color w:val="000000" w:themeColor="text1"/>
                <w:sz w:val="20"/>
                <w:szCs w:val="20"/>
              </w:rPr>
              <w:t>için</w:t>
            </w:r>
            <w:proofErr w:type="spellEnd"/>
            <w:r w:rsidRPr="00A05BC4">
              <w:rPr>
                <w:color w:val="000000" w:themeColor="text1"/>
                <w:sz w:val="20"/>
                <w:szCs w:val="20"/>
              </w:rPr>
              <w:t xml:space="preserve"> </w:t>
            </w:r>
            <w:proofErr w:type="spellStart"/>
            <w:r w:rsidRPr="00A05BC4">
              <w:rPr>
                <w:color w:val="000000" w:themeColor="text1"/>
                <w:sz w:val="20"/>
                <w:szCs w:val="20"/>
              </w:rPr>
              <w:t>sunucu</w:t>
            </w:r>
            <w:proofErr w:type="spellEnd"/>
            <w:r w:rsidRPr="00A05BC4">
              <w:rPr>
                <w:color w:val="000000" w:themeColor="text1"/>
                <w:sz w:val="20"/>
                <w:szCs w:val="20"/>
              </w:rPr>
              <w:t xml:space="preserve"> </w:t>
            </w:r>
            <w:proofErr w:type="spellStart"/>
            <w:r w:rsidRPr="00A05BC4">
              <w:rPr>
                <w:color w:val="000000" w:themeColor="text1"/>
                <w:sz w:val="20"/>
                <w:szCs w:val="20"/>
              </w:rPr>
              <w:t>yapılandırma</w:t>
            </w:r>
            <w:proofErr w:type="spellEnd"/>
            <w:r w:rsidRPr="00A05BC4">
              <w:rPr>
                <w:color w:val="000000" w:themeColor="text1"/>
                <w:sz w:val="20"/>
                <w:szCs w:val="20"/>
              </w:rPr>
              <w:t xml:space="preserve"> </w:t>
            </w:r>
            <w:proofErr w:type="spellStart"/>
            <w:r w:rsidRPr="00A05BC4">
              <w:rPr>
                <w:color w:val="000000" w:themeColor="text1"/>
                <w:sz w:val="20"/>
                <w:szCs w:val="20"/>
              </w:rPr>
              <w:t>zafiyeti</w:t>
            </w:r>
            <w:proofErr w:type="spellEnd"/>
            <w:r w:rsidRPr="00A05BC4">
              <w:rPr>
                <w:color w:val="000000" w:themeColor="text1"/>
                <w:sz w:val="20"/>
                <w:szCs w:val="20"/>
              </w:rPr>
              <w:t xml:space="preserve"> </w:t>
            </w:r>
            <w:proofErr w:type="spellStart"/>
            <w:r w:rsidRPr="00A05BC4">
              <w:rPr>
                <w:color w:val="000000" w:themeColor="text1"/>
                <w:sz w:val="20"/>
                <w:szCs w:val="20"/>
              </w:rPr>
              <w:t>yoktur</w:t>
            </w:r>
            <w:proofErr w:type="spellEnd"/>
            <w:r w:rsidRPr="00A05BC4">
              <w:rPr>
                <w:color w:val="000000" w:themeColor="text1"/>
                <w:sz w:val="20"/>
                <w:szCs w:val="20"/>
              </w:rPr>
              <w:t>.</w:t>
            </w:r>
          </w:p>
        </w:tc>
      </w:tr>
      <w:tr w:rsidR="00A05BC4" w14:paraId="2880F01E" w14:textId="77777777" w:rsidTr="00A05B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47C48232" w14:textId="2EA549EC" w:rsidR="00A05BC4" w:rsidRPr="00A05BC4" w:rsidRDefault="00A05BC4" w:rsidP="00A05BC4">
            <w:pPr>
              <w:ind w:firstLine="0"/>
              <w:rPr>
                <w:color w:val="000000" w:themeColor="text1"/>
              </w:rPr>
            </w:pPr>
            <w:r w:rsidRPr="00A05BC4">
              <w:rPr>
                <w:color w:val="000000" w:themeColor="text1"/>
                <w:sz w:val="20"/>
                <w:szCs w:val="20"/>
              </w:rPr>
              <w:t>A06</w:t>
            </w:r>
          </w:p>
        </w:tc>
        <w:tc>
          <w:tcPr>
            <w:tcW w:w="2835" w:type="dxa"/>
            <w:tcBorders>
              <w:top w:val="single" w:sz="4" w:space="0" w:color="7F7F7F"/>
              <w:left w:val="single" w:sz="4" w:space="0" w:color="7F7F7F"/>
              <w:bottom w:val="single" w:sz="4" w:space="0" w:color="7F7F7F"/>
              <w:right w:val="single" w:sz="4" w:space="0" w:color="7F7F7F"/>
            </w:tcBorders>
            <w:vAlign w:val="center"/>
          </w:tcPr>
          <w:p w14:paraId="58C39BF8" w14:textId="3CE759D7" w:rsidR="00A05BC4" w:rsidRPr="00A05BC4" w:rsidRDefault="00A05BC4"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A05BC4">
              <w:rPr>
                <w:color w:val="000000" w:themeColor="text1"/>
                <w:sz w:val="20"/>
                <w:szCs w:val="20"/>
              </w:rPr>
              <w:t>Vulnerable Components</w:t>
            </w:r>
          </w:p>
        </w:tc>
        <w:tc>
          <w:tcPr>
            <w:tcW w:w="5386" w:type="dxa"/>
            <w:tcBorders>
              <w:top w:val="single" w:sz="4" w:space="0" w:color="7F7F7F"/>
              <w:left w:val="single" w:sz="4" w:space="0" w:color="7F7F7F"/>
              <w:bottom w:val="single" w:sz="4" w:space="0" w:color="7F7F7F"/>
              <w:right w:val="single" w:sz="4" w:space="0" w:color="7F7F7F"/>
            </w:tcBorders>
            <w:vAlign w:val="center"/>
          </w:tcPr>
          <w:p w14:paraId="634350D5" w14:textId="2F61EFBE" w:rsidR="00A05BC4" w:rsidRPr="00A05BC4" w:rsidRDefault="00A05BC4"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A05BC4">
              <w:rPr>
                <w:rStyle w:val="Gl"/>
                <w:color w:val="000000" w:themeColor="text1"/>
                <w:sz w:val="20"/>
                <w:szCs w:val="20"/>
                <w:bdr w:val="single" w:sz="2" w:space="0" w:color="E5E7EB" w:frame="1"/>
              </w:rPr>
              <w:t>Önlendi</w:t>
            </w:r>
            <w:proofErr w:type="spellEnd"/>
            <w:r w:rsidRPr="00A05BC4">
              <w:rPr>
                <w:rStyle w:val="Gl"/>
                <w:color w:val="000000" w:themeColor="text1"/>
                <w:sz w:val="20"/>
                <w:szCs w:val="20"/>
                <w:bdr w:val="single" w:sz="2" w:space="0" w:color="E5E7EB" w:frame="1"/>
              </w:rPr>
              <w:t>:</w:t>
            </w:r>
            <w:r w:rsidRPr="00A05BC4">
              <w:rPr>
                <w:color w:val="000000" w:themeColor="text1"/>
                <w:sz w:val="20"/>
                <w:szCs w:val="20"/>
              </w:rPr>
              <w:t> </w:t>
            </w:r>
            <w:proofErr w:type="spellStart"/>
            <w:r w:rsidRPr="00A05BC4">
              <w:rPr>
                <w:color w:val="000000" w:themeColor="text1"/>
                <w:sz w:val="20"/>
                <w:szCs w:val="20"/>
              </w:rPr>
              <w:t>Dış</w:t>
            </w:r>
            <w:proofErr w:type="spellEnd"/>
            <w:r w:rsidRPr="00A05BC4">
              <w:rPr>
                <w:color w:val="000000" w:themeColor="text1"/>
                <w:sz w:val="20"/>
                <w:szCs w:val="20"/>
              </w:rPr>
              <w:t xml:space="preserve"> </w:t>
            </w:r>
            <w:proofErr w:type="spellStart"/>
            <w:r w:rsidRPr="00A05BC4">
              <w:rPr>
                <w:color w:val="000000" w:themeColor="text1"/>
                <w:sz w:val="20"/>
                <w:szCs w:val="20"/>
              </w:rPr>
              <w:t>kütüphane</w:t>
            </w:r>
            <w:proofErr w:type="spellEnd"/>
            <w:r w:rsidRPr="00A05BC4">
              <w:rPr>
                <w:color w:val="000000" w:themeColor="text1"/>
                <w:sz w:val="20"/>
                <w:szCs w:val="20"/>
              </w:rPr>
              <w:t xml:space="preserve"> </w:t>
            </w:r>
            <w:proofErr w:type="spellStart"/>
            <w:r w:rsidRPr="00A05BC4">
              <w:rPr>
                <w:color w:val="000000" w:themeColor="text1"/>
                <w:sz w:val="20"/>
                <w:szCs w:val="20"/>
              </w:rPr>
              <w:t>bağımlılığı</w:t>
            </w:r>
            <w:proofErr w:type="spellEnd"/>
            <w:r w:rsidRPr="00A05BC4">
              <w:rPr>
                <w:color w:val="000000" w:themeColor="text1"/>
                <w:sz w:val="20"/>
                <w:szCs w:val="20"/>
              </w:rPr>
              <w:t xml:space="preserve"> </w:t>
            </w:r>
            <w:proofErr w:type="spellStart"/>
            <w:r w:rsidRPr="00A05BC4">
              <w:rPr>
                <w:color w:val="000000" w:themeColor="text1"/>
                <w:sz w:val="20"/>
                <w:szCs w:val="20"/>
              </w:rPr>
              <w:t>minimumda</w:t>
            </w:r>
            <w:proofErr w:type="spellEnd"/>
            <w:r w:rsidRPr="00A05BC4">
              <w:rPr>
                <w:color w:val="000000" w:themeColor="text1"/>
                <w:sz w:val="20"/>
                <w:szCs w:val="20"/>
              </w:rPr>
              <w:t xml:space="preserve"> (</w:t>
            </w:r>
            <w:proofErr w:type="spellStart"/>
            <w:r w:rsidRPr="00A05BC4">
              <w:rPr>
                <w:color w:val="000000" w:themeColor="text1"/>
                <w:sz w:val="20"/>
                <w:szCs w:val="20"/>
              </w:rPr>
              <w:t>Sadece</w:t>
            </w:r>
            <w:proofErr w:type="spellEnd"/>
            <w:r w:rsidRPr="00A05BC4">
              <w:rPr>
                <w:color w:val="000000" w:themeColor="text1"/>
                <w:sz w:val="20"/>
                <w:szCs w:val="20"/>
              </w:rPr>
              <w:t xml:space="preserve"> </w:t>
            </w:r>
            <w:proofErr w:type="spellStart"/>
            <w:r w:rsidRPr="00A05BC4">
              <w:rPr>
                <w:color w:val="000000" w:themeColor="text1"/>
                <w:sz w:val="20"/>
                <w:szCs w:val="20"/>
              </w:rPr>
              <w:t>PapaParse</w:t>
            </w:r>
            <w:proofErr w:type="spellEnd"/>
            <w:r w:rsidRPr="00A05BC4">
              <w:rPr>
                <w:color w:val="000000" w:themeColor="text1"/>
                <w:sz w:val="20"/>
                <w:szCs w:val="20"/>
              </w:rPr>
              <w:t xml:space="preserve"> </w:t>
            </w:r>
            <w:proofErr w:type="spellStart"/>
            <w:r w:rsidRPr="00A05BC4">
              <w:rPr>
                <w:color w:val="000000" w:themeColor="text1"/>
                <w:sz w:val="20"/>
                <w:szCs w:val="20"/>
              </w:rPr>
              <w:t>ve</w:t>
            </w:r>
            <w:proofErr w:type="spellEnd"/>
            <w:r w:rsidRPr="00A05BC4">
              <w:rPr>
                <w:color w:val="000000" w:themeColor="text1"/>
                <w:sz w:val="20"/>
                <w:szCs w:val="20"/>
              </w:rPr>
              <w:t xml:space="preserve"> Chart.js) </w:t>
            </w:r>
            <w:proofErr w:type="spellStart"/>
            <w:r w:rsidRPr="00A05BC4">
              <w:rPr>
                <w:color w:val="000000" w:themeColor="text1"/>
                <w:sz w:val="20"/>
                <w:szCs w:val="20"/>
              </w:rPr>
              <w:t>tutulmuş</w:t>
            </w:r>
            <w:proofErr w:type="spellEnd"/>
            <w:r w:rsidRPr="00A05BC4">
              <w:rPr>
                <w:color w:val="000000" w:themeColor="text1"/>
                <w:sz w:val="20"/>
                <w:szCs w:val="20"/>
              </w:rPr>
              <w:t xml:space="preserve"> </w:t>
            </w:r>
            <w:proofErr w:type="spellStart"/>
            <w:r w:rsidRPr="00A05BC4">
              <w:rPr>
                <w:color w:val="000000" w:themeColor="text1"/>
                <w:sz w:val="20"/>
                <w:szCs w:val="20"/>
              </w:rPr>
              <w:t>ve</w:t>
            </w:r>
            <w:proofErr w:type="spellEnd"/>
            <w:r w:rsidRPr="00A05BC4">
              <w:rPr>
                <w:color w:val="000000" w:themeColor="text1"/>
                <w:sz w:val="20"/>
                <w:szCs w:val="20"/>
              </w:rPr>
              <w:t xml:space="preserve"> GitHub </w:t>
            </w:r>
            <w:proofErr w:type="spellStart"/>
            <w:r w:rsidRPr="00A05BC4">
              <w:rPr>
                <w:color w:val="000000" w:themeColor="text1"/>
                <w:sz w:val="20"/>
                <w:szCs w:val="20"/>
              </w:rPr>
              <w:t>Dependabot</w:t>
            </w:r>
            <w:proofErr w:type="spellEnd"/>
            <w:r w:rsidRPr="00A05BC4">
              <w:rPr>
                <w:color w:val="000000" w:themeColor="text1"/>
                <w:sz w:val="20"/>
                <w:szCs w:val="20"/>
              </w:rPr>
              <w:t xml:space="preserve"> </w:t>
            </w:r>
            <w:proofErr w:type="spellStart"/>
            <w:r w:rsidRPr="00A05BC4">
              <w:rPr>
                <w:color w:val="000000" w:themeColor="text1"/>
                <w:sz w:val="20"/>
                <w:szCs w:val="20"/>
              </w:rPr>
              <w:t>ile</w:t>
            </w:r>
            <w:proofErr w:type="spellEnd"/>
            <w:r w:rsidRPr="00A05BC4">
              <w:rPr>
                <w:color w:val="000000" w:themeColor="text1"/>
                <w:sz w:val="20"/>
                <w:szCs w:val="20"/>
              </w:rPr>
              <w:t xml:space="preserve"> </w:t>
            </w:r>
            <w:proofErr w:type="spellStart"/>
            <w:r w:rsidRPr="00A05BC4">
              <w:rPr>
                <w:color w:val="000000" w:themeColor="text1"/>
                <w:sz w:val="20"/>
                <w:szCs w:val="20"/>
              </w:rPr>
              <w:t>versiyonlar</w:t>
            </w:r>
            <w:proofErr w:type="spellEnd"/>
            <w:r w:rsidRPr="00A05BC4">
              <w:rPr>
                <w:color w:val="000000" w:themeColor="text1"/>
                <w:sz w:val="20"/>
                <w:szCs w:val="20"/>
              </w:rPr>
              <w:t xml:space="preserve"> </w:t>
            </w:r>
            <w:proofErr w:type="spellStart"/>
            <w:r w:rsidRPr="00A05BC4">
              <w:rPr>
                <w:color w:val="000000" w:themeColor="text1"/>
                <w:sz w:val="20"/>
                <w:szCs w:val="20"/>
              </w:rPr>
              <w:t>denetlenmiştir</w:t>
            </w:r>
            <w:proofErr w:type="spellEnd"/>
            <w:r w:rsidRPr="00A05BC4">
              <w:rPr>
                <w:color w:val="000000" w:themeColor="text1"/>
                <w:sz w:val="20"/>
                <w:szCs w:val="20"/>
              </w:rPr>
              <w:t>.</w:t>
            </w:r>
          </w:p>
        </w:tc>
      </w:tr>
      <w:tr w:rsidR="00A05BC4" w14:paraId="55D9EEE3" w14:textId="77777777" w:rsidTr="00A05B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75888896" w14:textId="6E32DB44" w:rsidR="00A05BC4" w:rsidRPr="00A05BC4" w:rsidRDefault="00A05BC4" w:rsidP="00A05BC4">
            <w:pPr>
              <w:ind w:firstLine="0"/>
              <w:rPr>
                <w:color w:val="000000" w:themeColor="text1"/>
              </w:rPr>
            </w:pPr>
            <w:r w:rsidRPr="00A05BC4">
              <w:rPr>
                <w:color w:val="000000" w:themeColor="text1"/>
                <w:sz w:val="20"/>
                <w:szCs w:val="20"/>
              </w:rPr>
              <w:t>A07</w:t>
            </w:r>
          </w:p>
        </w:tc>
        <w:tc>
          <w:tcPr>
            <w:tcW w:w="2835" w:type="dxa"/>
            <w:tcBorders>
              <w:top w:val="single" w:sz="4" w:space="0" w:color="7F7F7F"/>
              <w:left w:val="single" w:sz="4" w:space="0" w:color="7F7F7F"/>
              <w:bottom w:val="single" w:sz="4" w:space="0" w:color="7F7F7F"/>
              <w:right w:val="single" w:sz="4" w:space="0" w:color="7F7F7F"/>
            </w:tcBorders>
            <w:vAlign w:val="center"/>
          </w:tcPr>
          <w:p w14:paraId="11ECCC98" w14:textId="561A69EA" w:rsidR="00A05BC4" w:rsidRPr="00A05BC4" w:rsidRDefault="00A05BC4"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A05BC4">
              <w:rPr>
                <w:color w:val="000000" w:themeColor="text1"/>
                <w:sz w:val="20"/>
                <w:szCs w:val="20"/>
              </w:rPr>
              <w:t>Auth Failures</w:t>
            </w:r>
          </w:p>
        </w:tc>
        <w:tc>
          <w:tcPr>
            <w:tcW w:w="5386" w:type="dxa"/>
            <w:tcBorders>
              <w:top w:val="single" w:sz="4" w:space="0" w:color="7F7F7F"/>
              <w:left w:val="single" w:sz="4" w:space="0" w:color="7F7F7F"/>
              <w:bottom w:val="single" w:sz="4" w:space="0" w:color="7F7F7F"/>
              <w:right w:val="single" w:sz="4" w:space="0" w:color="7F7F7F"/>
            </w:tcBorders>
            <w:vAlign w:val="center"/>
          </w:tcPr>
          <w:p w14:paraId="44719E7D" w14:textId="08483861" w:rsidR="00A05BC4" w:rsidRPr="00A05BC4" w:rsidRDefault="00A05BC4"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A05BC4">
              <w:rPr>
                <w:rStyle w:val="Gl"/>
                <w:color w:val="000000" w:themeColor="text1"/>
                <w:sz w:val="20"/>
                <w:szCs w:val="20"/>
                <w:bdr w:val="single" w:sz="2" w:space="0" w:color="E5E7EB" w:frame="1"/>
              </w:rPr>
              <w:t>İmkansız</w:t>
            </w:r>
            <w:proofErr w:type="spellEnd"/>
            <w:r w:rsidRPr="00A05BC4">
              <w:rPr>
                <w:rStyle w:val="Gl"/>
                <w:color w:val="000000" w:themeColor="text1"/>
                <w:sz w:val="20"/>
                <w:szCs w:val="20"/>
                <w:bdr w:val="single" w:sz="2" w:space="0" w:color="E5E7EB" w:frame="1"/>
              </w:rPr>
              <w:t>:</w:t>
            </w:r>
            <w:r w:rsidRPr="00A05BC4">
              <w:rPr>
                <w:color w:val="000000" w:themeColor="text1"/>
                <w:sz w:val="20"/>
                <w:szCs w:val="20"/>
              </w:rPr>
              <w:t> </w:t>
            </w:r>
            <w:proofErr w:type="spellStart"/>
            <w:r w:rsidRPr="00A05BC4">
              <w:rPr>
                <w:color w:val="000000" w:themeColor="text1"/>
                <w:sz w:val="20"/>
                <w:szCs w:val="20"/>
              </w:rPr>
              <w:t>Kayıt</w:t>
            </w:r>
            <w:proofErr w:type="spellEnd"/>
            <w:r w:rsidRPr="00A05BC4">
              <w:rPr>
                <w:color w:val="000000" w:themeColor="text1"/>
                <w:sz w:val="20"/>
                <w:szCs w:val="20"/>
              </w:rPr>
              <w:t>/</w:t>
            </w:r>
            <w:proofErr w:type="spellStart"/>
            <w:r w:rsidRPr="00A05BC4">
              <w:rPr>
                <w:color w:val="000000" w:themeColor="text1"/>
                <w:sz w:val="20"/>
                <w:szCs w:val="20"/>
              </w:rPr>
              <w:t>Giriş</w:t>
            </w:r>
            <w:proofErr w:type="spellEnd"/>
            <w:r w:rsidRPr="00A05BC4">
              <w:rPr>
                <w:color w:val="000000" w:themeColor="text1"/>
                <w:sz w:val="20"/>
                <w:szCs w:val="20"/>
              </w:rPr>
              <w:t xml:space="preserve"> </w:t>
            </w:r>
            <w:proofErr w:type="spellStart"/>
            <w:r w:rsidRPr="00A05BC4">
              <w:rPr>
                <w:color w:val="000000" w:themeColor="text1"/>
                <w:sz w:val="20"/>
                <w:szCs w:val="20"/>
              </w:rPr>
              <w:t>ekranı</w:t>
            </w:r>
            <w:proofErr w:type="spellEnd"/>
            <w:r w:rsidRPr="00A05BC4">
              <w:rPr>
                <w:color w:val="000000" w:themeColor="text1"/>
                <w:sz w:val="20"/>
                <w:szCs w:val="20"/>
              </w:rPr>
              <w:t xml:space="preserve"> (Authentication) </w:t>
            </w:r>
            <w:proofErr w:type="spellStart"/>
            <w:r w:rsidRPr="00A05BC4">
              <w:rPr>
                <w:color w:val="000000" w:themeColor="text1"/>
                <w:sz w:val="20"/>
                <w:szCs w:val="20"/>
              </w:rPr>
              <w:t>veya</w:t>
            </w:r>
            <w:proofErr w:type="spellEnd"/>
            <w:r w:rsidRPr="00A05BC4">
              <w:rPr>
                <w:color w:val="000000" w:themeColor="text1"/>
                <w:sz w:val="20"/>
                <w:szCs w:val="20"/>
              </w:rPr>
              <w:t xml:space="preserve"> </w:t>
            </w:r>
            <w:proofErr w:type="spellStart"/>
            <w:r w:rsidRPr="00A05BC4">
              <w:rPr>
                <w:color w:val="000000" w:themeColor="text1"/>
                <w:sz w:val="20"/>
                <w:szCs w:val="20"/>
              </w:rPr>
              <w:t>şifre</w:t>
            </w:r>
            <w:proofErr w:type="spellEnd"/>
            <w:r w:rsidRPr="00A05BC4">
              <w:rPr>
                <w:color w:val="000000" w:themeColor="text1"/>
                <w:sz w:val="20"/>
                <w:szCs w:val="20"/>
              </w:rPr>
              <w:t xml:space="preserve"> </w:t>
            </w:r>
            <w:proofErr w:type="spellStart"/>
            <w:r w:rsidRPr="00A05BC4">
              <w:rPr>
                <w:color w:val="000000" w:themeColor="text1"/>
                <w:sz w:val="20"/>
                <w:szCs w:val="20"/>
              </w:rPr>
              <w:t>olmadığı</w:t>
            </w:r>
            <w:proofErr w:type="spellEnd"/>
            <w:r w:rsidRPr="00A05BC4">
              <w:rPr>
                <w:color w:val="000000" w:themeColor="text1"/>
                <w:sz w:val="20"/>
                <w:szCs w:val="20"/>
              </w:rPr>
              <w:t xml:space="preserve"> </w:t>
            </w:r>
            <w:proofErr w:type="spellStart"/>
            <w:r w:rsidRPr="00A05BC4">
              <w:rPr>
                <w:color w:val="000000" w:themeColor="text1"/>
                <w:sz w:val="20"/>
                <w:szCs w:val="20"/>
              </w:rPr>
              <w:t>için</w:t>
            </w:r>
            <w:proofErr w:type="spellEnd"/>
            <w:r w:rsidRPr="00A05BC4">
              <w:rPr>
                <w:color w:val="000000" w:themeColor="text1"/>
                <w:sz w:val="20"/>
                <w:szCs w:val="20"/>
              </w:rPr>
              <w:t xml:space="preserve"> brute-force </w:t>
            </w:r>
            <w:proofErr w:type="spellStart"/>
            <w:r w:rsidRPr="00A05BC4">
              <w:rPr>
                <w:color w:val="000000" w:themeColor="text1"/>
                <w:sz w:val="20"/>
                <w:szCs w:val="20"/>
              </w:rPr>
              <w:t>veya</w:t>
            </w:r>
            <w:proofErr w:type="spellEnd"/>
            <w:r w:rsidRPr="00A05BC4">
              <w:rPr>
                <w:color w:val="000000" w:themeColor="text1"/>
                <w:sz w:val="20"/>
                <w:szCs w:val="20"/>
              </w:rPr>
              <w:t xml:space="preserve"> </w:t>
            </w:r>
            <w:proofErr w:type="spellStart"/>
            <w:r w:rsidRPr="00A05BC4">
              <w:rPr>
                <w:color w:val="000000" w:themeColor="text1"/>
                <w:sz w:val="20"/>
                <w:szCs w:val="20"/>
              </w:rPr>
              <w:t>hesap</w:t>
            </w:r>
            <w:proofErr w:type="spellEnd"/>
            <w:r w:rsidRPr="00A05BC4">
              <w:rPr>
                <w:color w:val="000000" w:themeColor="text1"/>
                <w:sz w:val="20"/>
                <w:szCs w:val="20"/>
              </w:rPr>
              <w:t xml:space="preserve"> </w:t>
            </w:r>
            <w:proofErr w:type="spellStart"/>
            <w:r w:rsidRPr="00A05BC4">
              <w:rPr>
                <w:color w:val="000000" w:themeColor="text1"/>
                <w:sz w:val="20"/>
                <w:szCs w:val="20"/>
              </w:rPr>
              <w:t>çalınma</w:t>
            </w:r>
            <w:proofErr w:type="spellEnd"/>
            <w:r w:rsidRPr="00A05BC4">
              <w:rPr>
                <w:color w:val="000000" w:themeColor="text1"/>
                <w:sz w:val="20"/>
                <w:szCs w:val="20"/>
              </w:rPr>
              <w:t xml:space="preserve"> </w:t>
            </w:r>
            <w:proofErr w:type="spellStart"/>
            <w:r w:rsidRPr="00A05BC4">
              <w:rPr>
                <w:color w:val="000000" w:themeColor="text1"/>
                <w:sz w:val="20"/>
                <w:szCs w:val="20"/>
              </w:rPr>
              <w:t>riski</w:t>
            </w:r>
            <w:proofErr w:type="spellEnd"/>
            <w:r w:rsidRPr="00A05BC4">
              <w:rPr>
                <w:color w:val="000000" w:themeColor="text1"/>
                <w:sz w:val="20"/>
                <w:szCs w:val="20"/>
              </w:rPr>
              <w:t xml:space="preserve"> </w:t>
            </w:r>
            <w:proofErr w:type="spellStart"/>
            <w:r w:rsidRPr="00A05BC4">
              <w:rPr>
                <w:color w:val="000000" w:themeColor="text1"/>
                <w:sz w:val="20"/>
                <w:szCs w:val="20"/>
              </w:rPr>
              <w:t>sıfırdır</w:t>
            </w:r>
            <w:proofErr w:type="spellEnd"/>
            <w:r w:rsidRPr="00A05BC4">
              <w:rPr>
                <w:color w:val="000000" w:themeColor="text1"/>
                <w:sz w:val="20"/>
                <w:szCs w:val="20"/>
              </w:rPr>
              <w:t>.</w:t>
            </w:r>
          </w:p>
        </w:tc>
      </w:tr>
      <w:tr w:rsidR="00A05BC4" w14:paraId="2DB65E11" w14:textId="77777777" w:rsidTr="00A05B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24AE4D43" w14:textId="1AF80B86" w:rsidR="00A05BC4" w:rsidRPr="00A05BC4" w:rsidRDefault="00A05BC4" w:rsidP="00A05BC4">
            <w:pPr>
              <w:ind w:firstLine="0"/>
              <w:rPr>
                <w:color w:val="000000" w:themeColor="text1"/>
              </w:rPr>
            </w:pPr>
            <w:r w:rsidRPr="00A05BC4">
              <w:rPr>
                <w:color w:val="000000" w:themeColor="text1"/>
                <w:sz w:val="20"/>
                <w:szCs w:val="20"/>
              </w:rPr>
              <w:t>A08</w:t>
            </w:r>
          </w:p>
        </w:tc>
        <w:tc>
          <w:tcPr>
            <w:tcW w:w="2835" w:type="dxa"/>
            <w:tcBorders>
              <w:top w:val="single" w:sz="4" w:space="0" w:color="7F7F7F"/>
              <w:left w:val="single" w:sz="4" w:space="0" w:color="7F7F7F"/>
              <w:bottom w:val="single" w:sz="4" w:space="0" w:color="7F7F7F"/>
              <w:right w:val="single" w:sz="4" w:space="0" w:color="7F7F7F"/>
            </w:tcBorders>
            <w:vAlign w:val="center"/>
          </w:tcPr>
          <w:p w14:paraId="4DD6D22A" w14:textId="56A1EEA8" w:rsidR="00A05BC4" w:rsidRPr="00A05BC4" w:rsidRDefault="00A05BC4"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A05BC4">
              <w:rPr>
                <w:color w:val="000000" w:themeColor="text1"/>
                <w:sz w:val="20"/>
                <w:szCs w:val="20"/>
              </w:rPr>
              <w:t>Software Integrity</w:t>
            </w:r>
          </w:p>
        </w:tc>
        <w:tc>
          <w:tcPr>
            <w:tcW w:w="5386" w:type="dxa"/>
            <w:tcBorders>
              <w:top w:val="single" w:sz="4" w:space="0" w:color="7F7F7F"/>
              <w:left w:val="single" w:sz="4" w:space="0" w:color="7F7F7F"/>
              <w:bottom w:val="single" w:sz="4" w:space="0" w:color="7F7F7F"/>
              <w:right w:val="single" w:sz="4" w:space="0" w:color="7F7F7F"/>
            </w:tcBorders>
            <w:vAlign w:val="center"/>
          </w:tcPr>
          <w:p w14:paraId="45497265" w14:textId="275C102F" w:rsidR="00A05BC4" w:rsidRPr="00A232EA" w:rsidRDefault="00A232EA"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proofErr w:type="spellStart"/>
            <w:r w:rsidRPr="00A232EA">
              <w:rPr>
                <w:b/>
                <w:bCs/>
                <w:color w:val="000000" w:themeColor="text1"/>
                <w:sz w:val="20"/>
                <w:szCs w:val="20"/>
              </w:rPr>
              <w:t>Önlendi</w:t>
            </w:r>
            <w:proofErr w:type="spellEnd"/>
            <w:r w:rsidRPr="00A232EA">
              <w:rPr>
                <w:b/>
                <w:bCs/>
                <w:color w:val="000000" w:themeColor="text1"/>
                <w:sz w:val="20"/>
                <w:szCs w:val="20"/>
              </w:rPr>
              <w:t>:</w:t>
            </w:r>
            <w:r w:rsidRPr="00A232EA">
              <w:rPr>
                <w:color w:val="000000" w:themeColor="text1"/>
                <w:sz w:val="20"/>
                <w:szCs w:val="20"/>
              </w:rPr>
              <w:t xml:space="preserve"> Paket </w:t>
            </w:r>
            <w:proofErr w:type="spellStart"/>
            <w:r w:rsidRPr="00A232EA">
              <w:rPr>
                <w:color w:val="000000" w:themeColor="text1"/>
                <w:sz w:val="20"/>
                <w:szCs w:val="20"/>
              </w:rPr>
              <w:t>versiyonları</w:t>
            </w:r>
            <w:proofErr w:type="spellEnd"/>
            <w:r w:rsidRPr="00A232EA">
              <w:rPr>
                <w:color w:val="000000" w:themeColor="text1"/>
                <w:sz w:val="20"/>
                <w:szCs w:val="20"/>
              </w:rPr>
              <w:t> package-</w:t>
            </w:r>
            <w:proofErr w:type="spellStart"/>
            <w:proofErr w:type="gramStart"/>
            <w:r w:rsidRPr="00A232EA">
              <w:rPr>
                <w:color w:val="000000" w:themeColor="text1"/>
                <w:sz w:val="20"/>
                <w:szCs w:val="20"/>
              </w:rPr>
              <w:t>lock.json</w:t>
            </w:r>
            <w:proofErr w:type="spellEnd"/>
            <w:proofErr w:type="gramEnd"/>
            <w:r w:rsidRPr="00A232EA">
              <w:rPr>
                <w:color w:val="000000" w:themeColor="text1"/>
                <w:sz w:val="20"/>
                <w:szCs w:val="20"/>
              </w:rPr>
              <w:t> </w:t>
            </w:r>
            <w:proofErr w:type="spellStart"/>
            <w:r w:rsidRPr="00A232EA">
              <w:rPr>
                <w:color w:val="000000" w:themeColor="text1"/>
                <w:sz w:val="20"/>
                <w:szCs w:val="20"/>
              </w:rPr>
              <w:t>ile</w:t>
            </w:r>
            <w:proofErr w:type="spellEnd"/>
            <w:r w:rsidRPr="00A232EA">
              <w:rPr>
                <w:color w:val="000000" w:themeColor="text1"/>
                <w:sz w:val="20"/>
                <w:szCs w:val="20"/>
              </w:rPr>
              <w:t xml:space="preserve"> </w:t>
            </w:r>
            <w:proofErr w:type="spellStart"/>
            <w:r w:rsidRPr="00A232EA">
              <w:rPr>
                <w:color w:val="000000" w:themeColor="text1"/>
                <w:sz w:val="20"/>
                <w:szCs w:val="20"/>
              </w:rPr>
              <w:t>kilitlenmiş</w:t>
            </w:r>
            <w:proofErr w:type="spellEnd"/>
            <w:r w:rsidRPr="00A232EA">
              <w:rPr>
                <w:color w:val="000000" w:themeColor="text1"/>
                <w:sz w:val="20"/>
                <w:szCs w:val="20"/>
              </w:rPr>
              <w:t xml:space="preserve"> </w:t>
            </w:r>
            <w:proofErr w:type="spellStart"/>
            <w:r w:rsidRPr="00A232EA">
              <w:rPr>
                <w:color w:val="000000" w:themeColor="text1"/>
                <w:sz w:val="20"/>
                <w:szCs w:val="20"/>
              </w:rPr>
              <w:t>ve</w:t>
            </w:r>
            <w:proofErr w:type="spellEnd"/>
            <w:r w:rsidRPr="00A232EA">
              <w:rPr>
                <w:color w:val="000000" w:themeColor="text1"/>
                <w:sz w:val="20"/>
                <w:szCs w:val="20"/>
              </w:rPr>
              <w:t xml:space="preserve"> GitHub </w:t>
            </w:r>
            <w:proofErr w:type="spellStart"/>
            <w:r w:rsidRPr="00A232EA">
              <w:rPr>
                <w:color w:val="000000" w:themeColor="text1"/>
                <w:sz w:val="20"/>
                <w:szCs w:val="20"/>
              </w:rPr>
              <w:t>ile</w:t>
            </w:r>
            <w:proofErr w:type="spellEnd"/>
            <w:r w:rsidRPr="00A232EA">
              <w:rPr>
                <w:color w:val="000000" w:themeColor="text1"/>
                <w:sz w:val="20"/>
                <w:szCs w:val="20"/>
              </w:rPr>
              <w:t xml:space="preserve"> </w:t>
            </w:r>
            <w:proofErr w:type="spellStart"/>
            <w:r w:rsidRPr="00A232EA">
              <w:rPr>
                <w:color w:val="000000" w:themeColor="text1"/>
                <w:sz w:val="20"/>
                <w:szCs w:val="20"/>
              </w:rPr>
              <w:t>Vercel</w:t>
            </w:r>
            <w:proofErr w:type="spellEnd"/>
            <w:r w:rsidRPr="00A232EA">
              <w:rPr>
                <w:color w:val="000000" w:themeColor="text1"/>
                <w:sz w:val="20"/>
                <w:szCs w:val="20"/>
              </w:rPr>
              <w:t xml:space="preserve"> </w:t>
            </w:r>
            <w:proofErr w:type="spellStart"/>
            <w:r w:rsidRPr="00A232EA">
              <w:rPr>
                <w:color w:val="000000" w:themeColor="text1"/>
                <w:sz w:val="20"/>
                <w:szCs w:val="20"/>
              </w:rPr>
              <w:t>arasında</w:t>
            </w:r>
            <w:proofErr w:type="spellEnd"/>
            <w:r w:rsidRPr="00A232EA">
              <w:rPr>
                <w:color w:val="000000" w:themeColor="text1"/>
                <w:sz w:val="20"/>
                <w:szCs w:val="20"/>
              </w:rPr>
              <w:t xml:space="preserve"> </w:t>
            </w:r>
            <w:proofErr w:type="spellStart"/>
            <w:r w:rsidRPr="00A232EA">
              <w:rPr>
                <w:color w:val="000000" w:themeColor="text1"/>
                <w:sz w:val="20"/>
                <w:szCs w:val="20"/>
              </w:rPr>
              <w:t>imzalı</w:t>
            </w:r>
            <w:proofErr w:type="spellEnd"/>
            <w:r w:rsidRPr="00A232EA">
              <w:rPr>
                <w:color w:val="000000" w:themeColor="text1"/>
                <w:sz w:val="20"/>
                <w:szCs w:val="20"/>
              </w:rPr>
              <w:t xml:space="preserve"> </w:t>
            </w:r>
            <w:proofErr w:type="spellStart"/>
            <w:r w:rsidRPr="00A232EA">
              <w:rPr>
                <w:color w:val="000000" w:themeColor="text1"/>
                <w:sz w:val="20"/>
                <w:szCs w:val="20"/>
              </w:rPr>
              <w:t>commitler</w:t>
            </w:r>
            <w:proofErr w:type="spellEnd"/>
            <w:r w:rsidRPr="00A232EA">
              <w:rPr>
                <w:color w:val="000000" w:themeColor="text1"/>
                <w:sz w:val="20"/>
                <w:szCs w:val="20"/>
              </w:rPr>
              <w:t xml:space="preserve"> </w:t>
            </w:r>
            <w:proofErr w:type="spellStart"/>
            <w:r w:rsidRPr="00A232EA">
              <w:rPr>
                <w:color w:val="000000" w:themeColor="text1"/>
                <w:sz w:val="20"/>
                <w:szCs w:val="20"/>
              </w:rPr>
              <w:t>kullanılmıştır</w:t>
            </w:r>
            <w:proofErr w:type="spellEnd"/>
            <w:r w:rsidRPr="00A232EA">
              <w:rPr>
                <w:color w:val="000000" w:themeColor="text1"/>
                <w:sz w:val="20"/>
                <w:szCs w:val="20"/>
              </w:rPr>
              <w:t>.</w:t>
            </w:r>
          </w:p>
        </w:tc>
      </w:tr>
      <w:tr w:rsidR="00A05BC4" w14:paraId="3D7FAB08" w14:textId="77777777" w:rsidTr="00A05B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48436FB1" w14:textId="11CB0EF7" w:rsidR="00A05BC4" w:rsidRPr="00A05BC4" w:rsidRDefault="00A05BC4" w:rsidP="00A05BC4">
            <w:pPr>
              <w:ind w:firstLine="0"/>
              <w:rPr>
                <w:color w:val="000000" w:themeColor="text1"/>
              </w:rPr>
            </w:pPr>
            <w:r w:rsidRPr="00A05BC4">
              <w:rPr>
                <w:color w:val="000000" w:themeColor="text1"/>
                <w:sz w:val="20"/>
                <w:szCs w:val="20"/>
              </w:rPr>
              <w:t>A09</w:t>
            </w:r>
          </w:p>
        </w:tc>
        <w:tc>
          <w:tcPr>
            <w:tcW w:w="2835" w:type="dxa"/>
            <w:tcBorders>
              <w:top w:val="single" w:sz="4" w:space="0" w:color="7F7F7F"/>
              <w:left w:val="single" w:sz="4" w:space="0" w:color="7F7F7F"/>
              <w:bottom w:val="single" w:sz="4" w:space="0" w:color="7F7F7F"/>
              <w:right w:val="single" w:sz="4" w:space="0" w:color="7F7F7F"/>
            </w:tcBorders>
            <w:vAlign w:val="center"/>
          </w:tcPr>
          <w:p w14:paraId="5E20B802" w14:textId="309F411A" w:rsidR="00A05BC4" w:rsidRPr="00A05BC4" w:rsidRDefault="00A05BC4"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A05BC4">
              <w:rPr>
                <w:color w:val="000000" w:themeColor="text1"/>
                <w:sz w:val="20"/>
                <w:szCs w:val="20"/>
              </w:rPr>
              <w:t>Logging &amp; Monitoring</w:t>
            </w:r>
          </w:p>
        </w:tc>
        <w:tc>
          <w:tcPr>
            <w:tcW w:w="5386" w:type="dxa"/>
            <w:tcBorders>
              <w:top w:val="single" w:sz="4" w:space="0" w:color="7F7F7F"/>
              <w:left w:val="single" w:sz="4" w:space="0" w:color="7F7F7F"/>
              <w:bottom w:val="single" w:sz="4" w:space="0" w:color="7F7F7F"/>
              <w:right w:val="single" w:sz="4" w:space="0" w:color="7F7F7F"/>
            </w:tcBorders>
            <w:vAlign w:val="center"/>
          </w:tcPr>
          <w:p w14:paraId="28401558" w14:textId="27721D87" w:rsidR="00A05BC4" w:rsidRPr="00A05BC4" w:rsidRDefault="00A05BC4" w:rsidP="00A05BC4">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A05BC4">
              <w:rPr>
                <w:rStyle w:val="Gl"/>
                <w:color w:val="000000" w:themeColor="text1"/>
                <w:sz w:val="20"/>
                <w:szCs w:val="20"/>
                <w:bdr w:val="single" w:sz="2" w:space="0" w:color="E5E7EB" w:frame="1"/>
              </w:rPr>
              <w:t>Bilinçli</w:t>
            </w:r>
            <w:proofErr w:type="spellEnd"/>
            <w:r w:rsidRPr="00A05BC4">
              <w:rPr>
                <w:rStyle w:val="Gl"/>
                <w:color w:val="000000" w:themeColor="text1"/>
                <w:sz w:val="20"/>
                <w:szCs w:val="20"/>
                <w:bdr w:val="single" w:sz="2" w:space="0" w:color="E5E7EB" w:frame="1"/>
              </w:rPr>
              <w:t xml:space="preserve"> Tercih:</w:t>
            </w:r>
            <w:r w:rsidRPr="00A05BC4">
              <w:rPr>
                <w:color w:val="000000" w:themeColor="text1"/>
                <w:sz w:val="20"/>
                <w:szCs w:val="20"/>
              </w:rPr>
              <w:t xml:space="preserve"> Veri </w:t>
            </w:r>
            <w:proofErr w:type="spellStart"/>
            <w:r w:rsidRPr="00A05BC4">
              <w:rPr>
                <w:color w:val="000000" w:themeColor="text1"/>
                <w:sz w:val="20"/>
                <w:szCs w:val="20"/>
              </w:rPr>
              <w:t>sızıntısını</w:t>
            </w:r>
            <w:proofErr w:type="spellEnd"/>
            <w:r w:rsidRPr="00A05BC4">
              <w:rPr>
                <w:color w:val="000000" w:themeColor="text1"/>
                <w:sz w:val="20"/>
                <w:szCs w:val="20"/>
              </w:rPr>
              <w:t xml:space="preserve"> </w:t>
            </w:r>
            <w:proofErr w:type="spellStart"/>
            <w:r w:rsidRPr="00A05BC4">
              <w:rPr>
                <w:color w:val="000000" w:themeColor="text1"/>
                <w:sz w:val="20"/>
                <w:szCs w:val="20"/>
              </w:rPr>
              <w:t>önlemek</w:t>
            </w:r>
            <w:proofErr w:type="spellEnd"/>
            <w:r w:rsidRPr="00A05BC4">
              <w:rPr>
                <w:color w:val="000000" w:themeColor="text1"/>
                <w:sz w:val="20"/>
                <w:szCs w:val="20"/>
              </w:rPr>
              <w:t xml:space="preserve"> </w:t>
            </w:r>
            <w:proofErr w:type="spellStart"/>
            <w:r w:rsidRPr="00A05BC4">
              <w:rPr>
                <w:color w:val="000000" w:themeColor="text1"/>
                <w:sz w:val="20"/>
                <w:szCs w:val="20"/>
              </w:rPr>
              <w:t>adına</w:t>
            </w:r>
            <w:proofErr w:type="spellEnd"/>
            <w:r w:rsidRPr="00A05BC4">
              <w:rPr>
                <w:color w:val="000000" w:themeColor="text1"/>
                <w:sz w:val="20"/>
                <w:szCs w:val="20"/>
              </w:rPr>
              <w:t xml:space="preserve"> </w:t>
            </w:r>
            <w:proofErr w:type="spellStart"/>
            <w:r w:rsidRPr="00A05BC4">
              <w:rPr>
                <w:color w:val="000000" w:themeColor="text1"/>
                <w:sz w:val="20"/>
                <w:szCs w:val="20"/>
              </w:rPr>
              <w:t>kasıtlı</w:t>
            </w:r>
            <w:proofErr w:type="spellEnd"/>
            <w:r w:rsidRPr="00A05BC4">
              <w:rPr>
                <w:color w:val="000000" w:themeColor="text1"/>
                <w:sz w:val="20"/>
                <w:szCs w:val="20"/>
              </w:rPr>
              <w:t xml:space="preserve"> </w:t>
            </w:r>
            <w:proofErr w:type="spellStart"/>
            <w:r w:rsidRPr="00A05BC4">
              <w:rPr>
                <w:color w:val="000000" w:themeColor="text1"/>
                <w:sz w:val="20"/>
                <w:szCs w:val="20"/>
              </w:rPr>
              <w:t>olarak</w:t>
            </w:r>
            <w:proofErr w:type="spellEnd"/>
            <w:r w:rsidRPr="00A05BC4">
              <w:rPr>
                <w:color w:val="000000" w:themeColor="text1"/>
                <w:sz w:val="20"/>
                <w:szCs w:val="20"/>
              </w:rPr>
              <w:t xml:space="preserve"> </w:t>
            </w:r>
            <w:proofErr w:type="spellStart"/>
            <w:r w:rsidRPr="00A05BC4">
              <w:rPr>
                <w:color w:val="000000" w:themeColor="text1"/>
                <w:sz w:val="20"/>
                <w:szCs w:val="20"/>
              </w:rPr>
              <w:t>uzak</w:t>
            </w:r>
            <w:proofErr w:type="spellEnd"/>
            <w:r w:rsidRPr="00A05BC4">
              <w:rPr>
                <w:color w:val="000000" w:themeColor="text1"/>
                <w:sz w:val="20"/>
                <w:szCs w:val="20"/>
              </w:rPr>
              <w:t xml:space="preserve"> </w:t>
            </w:r>
            <w:proofErr w:type="spellStart"/>
            <w:r w:rsidRPr="00A05BC4">
              <w:rPr>
                <w:color w:val="000000" w:themeColor="text1"/>
                <w:sz w:val="20"/>
                <w:szCs w:val="20"/>
              </w:rPr>
              <w:t>loglama</w:t>
            </w:r>
            <w:proofErr w:type="spellEnd"/>
            <w:r w:rsidRPr="00A05BC4">
              <w:rPr>
                <w:color w:val="000000" w:themeColor="text1"/>
                <w:sz w:val="20"/>
                <w:szCs w:val="20"/>
              </w:rPr>
              <w:t xml:space="preserve"> (Google Analytics, Sentry) KULLANILMAMIŞTIR.</w:t>
            </w:r>
          </w:p>
        </w:tc>
      </w:tr>
      <w:tr w:rsidR="00A05BC4" w14:paraId="708A90CC" w14:textId="77777777" w:rsidTr="00A05B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7F7F7F"/>
              <w:left w:val="single" w:sz="4" w:space="0" w:color="7F7F7F"/>
              <w:bottom w:val="single" w:sz="4" w:space="0" w:color="7F7F7F"/>
              <w:right w:val="single" w:sz="4" w:space="0" w:color="7F7F7F"/>
            </w:tcBorders>
            <w:vAlign w:val="center"/>
          </w:tcPr>
          <w:p w14:paraId="65D1387B" w14:textId="362D66D0" w:rsidR="00A05BC4" w:rsidRPr="00A05BC4" w:rsidRDefault="00A05BC4" w:rsidP="00A05BC4">
            <w:pPr>
              <w:ind w:firstLine="0"/>
              <w:rPr>
                <w:color w:val="000000" w:themeColor="text1"/>
              </w:rPr>
            </w:pPr>
            <w:r w:rsidRPr="00A05BC4">
              <w:rPr>
                <w:color w:val="000000" w:themeColor="text1"/>
                <w:sz w:val="20"/>
                <w:szCs w:val="20"/>
              </w:rPr>
              <w:t>A10</w:t>
            </w:r>
          </w:p>
        </w:tc>
        <w:tc>
          <w:tcPr>
            <w:tcW w:w="2835" w:type="dxa"/>
            <w:tcBorders>
              <w:top w:val="single" w:sz="4" w:space="0" w:color="7F7F7F"/>
              <w:left w:val="single" w:sz="4" w:space="0" w:color="7F7F7F"/>
              <w:bottom w:val="single" w:sz="4" w:space="0" w:color="7F7F7F"/>
              <w:right w:val="single" w:sz="4" w:space="0" w:color="7F7F7F"/>
            </w:tcBorders>
            <w:vAlign w:val="center"/>
          </w:tcPr>
          <w:p w14:paraId="2670BA13" w14:textId="2C1E58D5" w:rsidR="00A05BC4" w:rsidRPr="00A05BC4" w:rsidRDefault="00A05BC4"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A05BC4">
              <w:rPr>
                <w:color w:val="000000" w:themeColor="text1"/>
                <w:sz w:val="20"/>
                <w:szCs w:val="20"/>
              </w:rPr>
              <w:t>SSRF</w:t>
            </w:r>
          </w:p>
        </w:tc>
        <w:tc>
          <w:tcPr>
            <w:tcW w:w="5386" w:type="dxa"/>
            <w:tcBorders>
              <w:top w:val="single" w:sz="4" w:space="0" w:color="7F7F7F"/>
              <w:left w:val="single" w:sz="4" w:space="0" w:color="7F7F7F"/>
              <w:bottom w:val="single" w:sz="4" w:space="0" w:color="7F7F7F"/>
              <w:right w:val="single" w:sz="4" w:space="0" w:color="7F7F7F"/>
            </w:tcBorders>
            <w:vAlign w:val="center"/>
          </w:tcPr>
          <w:p w14:paraId="4D9F3A40" w14:textId="4E6E0C8A" w:rsidR="00A05BC4" w:rsidRPr="00A05BC4" w:rsidRDefault="00A05BC4" w:rsidP="00A05BC4">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A05BC4">
              <w:rPr>
                <w:rStyle w:val="Gl"/>
                <w:color w:val="000000" w:themeColor="text1"/>
                <w:sz w:val="20"/>
                <w:szCs w:val="20"/>
                <w:bdr w:val="single" w:sz="2" w:space="0" w:color="E5E7EB" w:frame="1"/>
              </w:rPr>
              <w:t>İmkansız</w:t>
            </w:r>
            <w:proofErr w:type="spellEnd"/>
            <w:r w:rsidRPr="00A05BC4">
              <w:rPr>
                <w:rStyle w:val="Gl"/>
                <w:color w:val="000000" w:themeColor="text1"/>
                <w:sz w:val="20"/>
                <w:szCs w:val="20"/>
                <w:bdr w:val="single" w:sz="2" w:space="0" w:color="E5E7EB" w:frame="1"/>
              </w:rPr>
              <w:t>:</w:t>
            </w:r>
            <w:r w:rsidRPr="00A05BC4">
              <w:rPr>
                <w:color w:val="000000" w:themeColor="text1"/>
                <w:sz w:val="20"/>
                <w:szCs w:val="20"/>
              </w:rPr>
              <w:t xml:space="preserve"> Arka </w:t>
            </w:r>
            <w:proofErr w:type="spellStart"/>
            <w:r w:rsidRPr="00A05BC4">
              <w:rPr>
                <w:color w:val="000000" w:themeColor="text1"/>
                <w:sz w:val="20"/>
                <w:szCs w:val="20"/>
              </w:rPr>
              <w:t>uç</w:t>
            </w:r>
            <w:proofErr w:type="spellEnd"/>
            <w:r w:rsidRPr="00A05BC4">
              <w:rPr>
                <w:color w:val="000000" w:themeColor="text1"/>
                <w:sz w:val="20"/>
                <w:szCs w:val="20"/>
              </w:rPr>
              <w:t xml:space="preserve"> (Backend) </w:t>
            </w:r>
            <w:proofErr w:type="spellStart"/>
            <w:r w:rsidRPr="00A05BC4">
              <w:rPr>
                <w:color w:val="000000" w:themeColor="text1"/>
                <w:sz w:val="20"/>
                <w:szCs w:val="20"/>
              </w:rPr>
              <w:t>sunucusu</w:t>
            </w:r>
            <w:proofErr w:type="spellEnd"/>
            <w:r w:rsidRPr="00A05BC4">
              <w:rPr>
                <w:color w:val="000000" w:themeColor="text1"/>
                <w:sz w:val="20"/>
                <w:szCs w:val="20"/>
              </w:rPr>
              <w:t xml:space="preserve"> </w:t>
            </w:r>
            <w:proofErr w:type="spellStart"/>
            <w:r w:rsidRPr="00A05BC4">
              <w:rPr>
                <w:color w:val="000000" w:themeColor="text1"/>
                <w:sz w:val="20"/>
                <w:szCs w:val="20"/>
              </w:rPr>
              <w:t>olmadığı</w:t>
            </w:r>
            <w:proofErr w:type="spellEnd"/>
            <w:r w:rsidRPr="00A05BC4">
              <w:rPr>
                <w:color w:val="000000" w:themeColor="text1"/>
                <w:sz w:val="20"/>
                <w:szCs w:val="20"/>
              </w:rPr>
              <w:t xml:space="preserve"> </w:t>
            </w:r>
            <w:proofErr w:type="spellStart"/>
            <w:r w:rsidRPr="00A05BC4">
              <w:rPr>
                <w:color w:val="000000" w:themeColor="text1"/>
                <w:sz w:val="20"/>
                <w:szCs w:val="20"/>
              </w:rPr>
              <w:t>için</w:t>
            </w:r>
            <w:proofErr w:type="spellEnd"/>
            <w:r w:rsidRPr="00A05BC4">
              <w:rPr>
                <w:color w:val="000000" w:themeColor="text1"/>
                <w:sz w:val="20"/>
                <w:szCs w:val="20"/>
              </w:rPr>
              <w:t xml:space="preserve"> "Server-Side Request Forgery" </w:t>
            </w:r>
            <w:proofErr w:type="spellStart"/>
            <w:r w:rsidRPr="00A05BC4">
              <w:rPr>
                <w:color w:val="000000" w:themeColor="text1"/>
                <w:sz w:val="20"/>
                <w:szCs w:val="20"/>
              </w:rPr>
              <w:t>yapılması</w:t>
            </w:r>
            <w:proofErr w:type="spellEnd"/>
            <w:r w:rsidRPr="00A05BC4">
              <w:rPr>
                <w:color w:val="000000" w:themeColor="text1"/>
                <w:sz w:val="20"/>
                <w:szCs w:val="20"/>
              </w:rPr>
              <w:t xml:space="preserve"> </w:t>
            </w:r>
            <w:proofErr w:type="spellStart"/>
            <w:r w:rsidRPr="00A05BC4">
              <w:rPr>
                <w:color w:val="000000" w:themeColor="text1"/>
                <w:sz w:val="20"/>
                <w:szCs w:val="20"/>
              </w:rPr>
              <w:t>fiziksel</w:t>
            </w:r>
            <w:proofErr w:type="spellEnd"/>
            <w:r w:rsidRPr="00A05BC4">
              <w:rPr>
                <w:color w:val="000000" w:themeColor="text1"/>
                <w:sz w:val="20"/>
                <w:szCs w:val="20"/>
              </w:rPr>
              <w:t xml:space="preserve"> </w:t>
            </w:r>
            <w:proofErr w:type="spellStart"/>
            <w:r w:rsidRPr="00A05BC4">
              <w:rPr>
                <w:color w:val="000000" w:themeColor="text1"/>
                <w:sz w:val="20"/>
                <w:szCs w:val="20"/>
              </w:rPr>
              <w:t>olarak</w:t>
            </w:r>
            <w:proofErr w:type="spellEnd"/>
            <w:r w:rsidRPr="00A05BC4">
              <w:rPr>
                <w:color w:val="000000" w:themeColor="text1"/>
                <w:sz w:val="20"/>
                <w:szCs w:val="20"/>
              </w:rPr>
              <w:t xml:space="preserve"> %100 </w:t>
            </w:r>
            <w:proofErr w:type="spellStart"/>
            <w:r w:rsidRPr="00A05BC4">
              <w:rPr>
                <w:color w:val="000000" w:themeColor="text1"/>
                <w:sz w:val="20"/>
                <w:szCs w:val="20"/>
              </w:rPr>
              <w:t>imkansızdır</w:t>
            </w:r>
            <w:proofErr w:type="spellEnd"/>
            <w:r w:rsidRPr="00A05BC4">
              <w:rPr>
                <w:color w:val="000000" w:themeColor="text1"/>
                <w:sz w:val="20"/>
                <w:szCs w:val="20"/>
              </w:rPr>
              <w:t>.</w:t>
            </w:r>
          </w:p>
        </w:tc>
      </w:tr>
    </w:tbl>
    <w:p w14:paraId="1B9A0FDC" w14:textId="77777777" w:rsidR="00273331" w:rsidRDefault="00273331">
      <w:pPr>
        <w:pStyle w:val="Balk2"/>
      </w:pPr>
    </w:p>
    <w:p w14:paraId="0EE1E35D" w14:textId="48FC8C2A" w:rsidR="00052761" w:rsidRDefault="0006423C">
      <w:pPr>
        <w:pStyle w:val="Balk2"/>
      </w:pPr>
      <w:bookmarkStart w:id="103" w:name="_Toc229383826"/>
      <w:r>
        <w:t xml:space="preserve">8.2. </w:t>
      </w:r>
      <w:proofErr w:type="spellStart"/>
      <w:r>
        <w:t>Performans</w:t>
      </w:r>
      <w:proofErr w:type="spellEnd"/>
      <w:r>
        <w:t xml:space="preserve"> </w:t>
      </w:r>
      <w:proofErr w:type="spellStart"/>
      <w:r>
        <w:t>Hedefleri</w:t>
      </w:r>
      <w:bookmarkEnd w:id="103"/>
      <w:proofErr w:type="spellEnd"/>
    </w:p>
    <w:p w14:paraId="1874EADD" w14:textId="4C6EFCDA" w:rsidR="00454E6A" w:rsidRPr="00454E6A" w:rsidRDefault="00454E6A" w:rsidP="00454E6A">
      <w:pPr>
        <w:ind w:firstLine="0"/>
      </w:pPr>
      <w:proofErr w:type="spellStart"/>
      <w:r w:rsidRPr="00454E6A">
        <w:t>Projede</w:t>
      </w:r>
      <w:proofErr w:type="spellEnd"/>
      <w:r w:rsidRPr="00454E6A">
        <w:t xml:space="preserve"> Web Workers </w:t>
      </w:r>
      <w:proofErr w:type="spellStart"/>
      <w:r w:rsidRPr="00454E6A">
        <w:t>kullanıldığı</w:t>
      </w:r>
      <w:proofErr w:type="spellEnd"/>
      <w:r w:rsidRPr="00454E6A">
        <w:t xml:space="preserve"> </w:t>
      </w:r>
      <w:proofErr w:type="spellStart"/>
      <w:r w:rsidRPr="00454E6A">
        <w:t>için</w:t>
      </w:r>
      <w:proofErr w:type="spellEnd"/>
      <w:r w:rsidRPr="00454E6A">
        <w:t xml:space="preserve"> UI </w:t>
      </w:r>
      <w:proofErr w:type="spellStart"/>
      <w:r w:rsidRPr="00454E6A">
        <w:t>donmalarını</w:t>
      </w:r>
      <w:proofErr w:type="spellEnd"/>
      <w:r w:rsidRPr="00454E6A">
        <w:t xml:space="preserve"> </w:t>
      </w:r>
      <w:proofErr w:type="spellStart"/>
      <w:r w:rsidRPr="00454E6A">
        <w:t>ölçen</w:t>
      </w:r>
      <w:proofErr w:type="spellEnd"/>
      <w:r w:rsidRPr="00454E6A">
        <w:t xml:space="preserve"> INP (Interaction to Next Paint) </w:t>
      </w:r>
      <w:proofErr w:type="spellStart"/>
      <w:r w:rsidRPr="00454E6A">
        <w:t>metriği</w:t>
      </w:r>
      <w:proofErr w:type="spellEnd"/>
      <w:r w:rsidRPr="00454E6A">
        <w:t xml:space="preserve"> </w:t>
      </w:r>
      <w:proofErr w:type="spellStart"/>
      <w:r w:rsidRPr="00454E6A">
        <w:t>sıfıra</w:t>
      </w:r>
      <w:proofErr w:type="spellEnd"/>
      <w:r w:rsidRPr="00454E6A">
        <w:t xml:space="preserve"> </w:t>
      </w:r>
      <w:proofErr w:type="spellStart"/>
      <w:r w:rsidRPr="00454E6A">
        <w:t>yakın</w:t>
      </w:r>
      <w:proofErr w:type="spellEnd"/>
      <w:r w:rsidRPr="00454E6A">
        <w:t xml:space="preserve"> </w:t>
      </w:r>
      <w:proofErr w:type="spellStart"/>
      <w:r w:rsidRPr="00454E6A">
        <w:t>hedeflenmiştir</w:t>
      </w:r>
      <w:proofErr w:type="spellEnd"/>
      <w:r w:rsidRPr="00454E6A">
        <w:t>.</w:t>
      </w:r>
    </w:p>
    <w:p w14:paraId="0ADC2701" w14:textId="37D01C60" w:rsidR="00052761" w:rsidRDefault="00316E6B" w:rsidP="00316E6B">
      <w:pPr>
        <w:pStyle w:val="ResimYazs"/>
      </w:pPr>
      <w:bookmarkStart w:id="104" w:name="_Toc229383868"/>
      <w:r>
        <w:t xml:space="preserve">Table </w:t>
      </w:r>
      <w:fldSimple w:instr=" SEQ Table \* ARABIC ">
        <w:r w:rsidR="004A22D7">
          <w:rPr>
            <w:noProof/>
          </w:rPr>
          <w:t>21</w:t>
        </w:r>
      </w:fldSimple>
      <w:r w:rsidRPr="00703821">
        <w:t xml:space="preserve">: </w:t>
      </w:r>
      <w:proofErr w:type="spellStart"/>
      <w:r w:rsidRPr="00703821">
        <w:t>Performans</w:t>
      </w:r>
      <w:proofErr w:type="spellEnd"/>
      <w:r w:rsidRPr="00703821">
        <w:t xml:space="preserve"> </w:t>
      </w:r>
      <w:proofErr w:type="spellStart"/>
      <w:r w:rsidRPr="00703821">
        <w:t>Metrikleri</w:t>
      </w:r>
      <w:proofErr w:type="spellEnd"/>
      <w:r w:rsidRPr="00703821">
        <w:t xml:space="preserve"> </w:t>
      </w:r>
      <w:proofErr w:type="spellStart"/>
      <w:r w:rsidRPr="00703821">
        <w:t>ve</w:t>
      </w:r>
      <w:proofErr w:type="spellEnd"/>
      <w:r w:rsidRPr="00703821">
        <w:t xml:space="preserve"> </w:t>
      </w:r>
      <w:proofErr w:type="spellStart"/>
      <w:r w:rsidRPr="00703821">
        <w:t>Hedefler</w:t>
      </w:r>
      <w:bookmarkEnd w:id="104"/>
      <w:proofErr w:type="spellEnd"/>
    </w:p>
    <w:tbl>
      <w:tblPr>
        <w:tblStyle w:val="AkKlavuz-Vurgu1"/>
        <w:tblW w:w="9072" w:type="dxa"/>
        <w:jc w:val="center"/>
        <w:tblLayout w:type="fixed"/>
        <w:tblLook w:val="04A0" w:firstRow="1" w:lastRow="0" w:firstColumn="1" w:lastColumn="0" w:noHBand="0" w:noVBand="1"/>
      </w:tblPr>
      <w:tblGrid>
        <w:gridCol w:w="3402"/>
        <w:gridCol w:w="2268"/>
        <w:gridCol w:w="3402"/>
      </w:tblGrid>
      <w:tr w:rsidR="00052761" w14:paraId="2545B947" w14:textId="77777777" w:rsidTr="007B39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7F7F7F"/>
              <w:left w:val="single" w:sz="4" w:space="0" w:color="7F7F7F"/>
              <w:bottom w:val="single" w:sz="4" w:space="0" w:color="7F7F7F"/>
              <w:right w:val="single" w:sz="4" w:space="0" w:color="7F7F7F"/>
            </w:tcBorders>
            <w:shd w:val="clear" w:color="auto" w:fill="1F4E78"/>
          </w:tcPr>
          <w:p w14:paraId="3AD0F807" w14:textId="77777777" w:rsidR="00052761" w:rsidRDefault="0006423C">
            <w:pPr>
              <w:ind w:firstLine="0"/>
            </w:pPr>
            <w:proofErr w:type="spellStart"/>
            <w:r>
              <w:rPr>
                <w:color w:val="FFFFFF"/>
                <w:sz w:val="22"/>
              </w:rPr>
              <w:t>Metrik</w:t>
            </w:r>
            <w:proofErr w:type="spellEnd"/>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14:paraId="7DC7F3E3"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Hedef</w:t>
            </w:r>
            <w:proofErr w:type="spellEnd"/>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7AE45960"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Ölçüm</w:t>
            </w:r>
            <w:proofErr w:type="spellEnd"/>
            <w:r>
              <w:rPr>
                <w:color w:val="FFFFFF"/>
                <w:sz w:val="22"/>
              </w:rPr>
              <w:t xml:space="preserve"> </w:t>
            </w:r>
            <w:proofErr w:type="spellStart"/>
            <w:r>
              <w:rPr>
                <w:color w:val="FFFFFF"/>
                <w:sz w:val="22"/>
              </w:rPr>
              <w:t>aracı</w:t>
            </w:r>
            <w:proofErr w:type="spellEnd"/>
          </w:p>
        </w:tc>
      </w:tr>
      <w:tr w:rsidR="007B3965" w14:paraId="752F28DF" w14:textId="77777777" w:rsidTr="007B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7F7F7F"/>
              <w:left w:val="single" w:sz="4" w:space="0" w:color="7F7F7F"/>
              <w:bottom w:val="single" w:sz="4" w:space="0" w:color="7F7F7F"/>
              <w:right w:val="single" w:sz="4" w:space="0" w:color="7F7F7F"/>
            </w:tcBorders>
            <w:vAlign w:val="center"/>
          </w:tcPr>
          <w:p w14:paraId="7EE1A6F1" w14:textId="0EE37244" w:rsidR="007B3965" w:rsidRPr="007B3965" w:rsidRDefault="007B3965" w:rsidP="007B3965">
            <w:pPr>
              <w:ind w:firstLine="0"/>
              <w:rPr>
                <w:color w:val="000000" w:themeColor="text1"/>
              </w:rPr>
            </w:pPr>
            <w:r w:rsidRPr="007B3965">
              <w:rPr>
                <w:color w:val="000000" w:themeColor="text1"/>
                <w:sz w:val="20"/>
                <w:szCs w:val="20"/>
              </w:rPr>
              <w:t xml:space="preserve">LCP (Largest </w:t>
            </w:r>
            <w:proofErr w:type="spellStart"/>
            <w:r w:rsidRPr="007B3965">
              <w:rPr>
                <w:color w:val="000000" w:themeColor="text1"/>
                <w:sz w:val="20"/>
                <w:szCs w:val="20"/>
              </w:rPr>
              <w:t>Contentful</w:t>
            </w:r>
            <w:proofErr w:type="spellEnd"/>
            <w:r w:rsidRPr="007B3965">
              <w:rPr>
                <w:color w:val="000000" w:themeColor="text1"/>
                <w:sz w:val="20"/>
                <w:szCs w:val="20"/>
              </w:rPr>
              <w:t xml:space="preserve"> Paint)</w:t>
            </w:r>
          </w:p>
        </w:tc>
        <w:tc>
          <w:tcPr>
            <w:tcW w:w="2268" w:type="dxa"/>
            <w:tcBorders>
              <w:top w:val="single" w:sz="4" w:space="0" w:color="7F7F7F"/>
              <w:left w:val="single" w:sz="4" w:space="0" w:color="7F7F7F"/>
              <w:bottom w:val="single" w:sz="4" w:space="0" w:color="7F7F7F"/>
              <w:right w:val="single" w:sz="4" w:space="0" w:color="7F7F7F"/>
            </w:tcBorders>
            <w:vAlign w:val="center"/>
          </w:tcPr>
          <w:p w14:paraId="31CE56B3" w14:textId="01375ADC" w:rsidR="007B3965" w:rsidRPr="002A3632" w:rsidRDefault="002A3632" w:rsidP="007B3965">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3632">
              <w:rPr>
                <w:color w:val="000000" w:themeColor="text1"/>
                <w:sz w:val="20"/>
                <w:szCs w:val="20"/>
              </w:rPr>
              <w:t>&lt; 1.0 s</w:t>
            </w:r>
          </w:p>
        </w:tc>
        <w:tc>
          <w:tcPr>
            <w:tcW w:w="3402" w:type="dxa"/>
            <w:tcBorders>
              <w:top w:val="single" w:sz="4" w:space="0" w:color="7F7F7F"/>
              <w:left w:val="single" w:sz="4" w:space="0" w:color="7F7F7F"/>
              <w:bottom w:val="single" w:sz="4" w:space="0" w:color="7F7F7F"/>
              <w:right w:val="single" w:sz="4" w:space="0" w:color="7F7F7F"/>
            </w:tcBorders>
            <w:vAlign w:val="center"/>
          </w:tcPr>
          <w:p w14:paraId="53E0E146" w14:textId="7398D3B2" w:rsidR="007B3965" w:rsidRPr="007B3965" w:rsidRDefault="007B3965" w:rsidP="007B3965">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7B3965">
              <w:rPr>
                <w:color w:val="000000" w:themeColor="text1"/>
                <w:sz w:val="20"/>
                <w:szCs w:val="20"/>
              </w:rPr>
              <w:t>Chrome Lighthouse</w:t>
            </w:r>
          </w:p>
        </w:tc>
      </w:tr>
      <w:tr w:rsidR="007B3965" w14:paraId="6D196264" w14:textId="77777777" w:rsidTr="007B39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7F7F7F"/>
              <w:left w:val="single" w:sz="4" w:space="0" w:color="7F7F7F"/>
              <w:bottom w:val="single" w:sz="4" w:space="0" w:color="7F7F7F"/>
              <w:right w:val="single" w:sz="4" w:space="0" w:color="7F7F7F"/>
            </w:tcBorders>
            <w:vAlign w:val="center"/>
          </w:tcPr>
          <w:p w14:paraId="2D3FE92D" w14:textId="5DC9459B" w:rsidR="007B3965" w:rsidRPr="007B3965" w:rsidRDefault="007B3965" w:rsidP="007B3965">
            <w:pPr>
              <w:ind w:firstLine="0"/>
              <w:rPr>
                <w:color w:val="000000" w:themeColor="text1"/>
              </w:rPr>
            </w:pPr>
            <w:r w:rsidRPr="007B3965">
              <w:rPr>
                <w:color w:val="000000" w:themeColor="text1"/>
                <w:sz w:val="20"/>
                <w:szCs w:val="20"/>
              </w:rPr>
              <w:t>INP (Interaction to Next Paint)</w:t>
            </w:r>
          </w:p>
        </w:tc>
        <w:tc>
          <w:tcPr>
            <w:tcW w:w="2268" w:type="dxa"/>
            <w:tcBorders>
              <w:top w:val="single" w:sz="4" w:space="0" w:color="7F7F7F"/>
              <w:left w:val="single" w:sz="4" w:space="0" w:color="7F7F7F"/>
              <w:bottom w:val="single" w:sz="4" w:space="0" w:color="7F7F7F"/>
              <w:right w:val="single" w:sz="4" w:space="0" w:color="7F7F7F"/>
            </w:tcBorders>
            <w:vAlign w:val="center"/>
          </w:tcPr>
          <w:p w14:paraId="07E12810" w14:textId="25474C67" w:rsidR="007B3965" w:rsidRPr="002A3632" w:rsidRDefault="002A3632" w:rsidP="007B3965">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r w:rsidRPr="002A3632">
              <w:rPr>
                <w:color w:val="000000" w:themeColor="text1"/>
                <w:sz w:val="20"/>
                <w:szCs w:val="20"/>
              </w:rPr>
              <w:t xml:space="preserve">&lt; 50 </w:t>
            </w:r>
            <w:proofErr w:type="spellStart"/>
            <w:r w:rsidRPr="002A3632">
              <w:rPr>
                <w:color w:val="000000" w:themeColor="text1"/>
                <w:sz w:val="20"/>
                <w:szCs w:val="20"/>
              </w:rPr>
              <w:t>ms</w:t>
            </w:r>
            <w:proofErr w:type="spellEnd"/>
            <w:r w:rsidRPr="002A3632">
              <w:rPr>
                <w:color w:val="000000" w:themeColor="text1"/>
                <w:sz w:val="20"/>
                <w:szCs w:val="20"/>
              </w:rPr>
              <w:t> (</w:t>
            </w:r>
            <w:proofErr w:type="spellStart"/>
            <w:r w:rsidRPr="002A3632">
              <w:rPr>
                <w:color w:val="000000" w:themeColor="text1"/>
                <w:sz w:val="20"/>
                <w:szCs w:val="20"/>
              </w:rPr>
              <w:t>Sıfır</w:t>
            </w:r>
            <w:proofErr w:type="spellEnd"/>
            <w:r w:rsidRPr="002A3632">
              <w:rPr>
                <w:color w:val="000000" w:themeColor="text1"/>
                <w:sz w:val="20"/>
                <w:szCs w:val="20"/>
              </w:rPr>
              <w:t xml:space="preserve"> UI </w:t>
            </w:r>
            <w:proofErr w:type="spellStart"/>
            <w:r w:rsidRPr="002A3632">
              <w:rPr>
                <w:color w:val="000000" w:themeColor="text1"/>
                <w:sz w:val="20"/>
                <w:szCs w:val="20"/>
              </w:rPr>
              <w:t>Donması</w:t>
            </w:r>
            <w:proofErr w:type="spellEnd"/>
            <w:r w:rsidRPr="002A3632">
              <w:rPr>
                <w:color w:val="000000" w:themeColor="text1"/>
                <w:sz w:val="20"/>
                <w:szCs w:val="20"/>
              </w:rPr>
              <w:t>)</w:t>
            </w:r>
          </w:p>
        </w:tc>
        <w:tc>
          <w:tcPr>
            <w:tcW w:w="3402" w:type="dxa"/>
            <w:tcBorders>
              <w:top w:val="single" w:sz="4" w:space="0" w:color="7F7F7F"/>
              <w:left w:val="single" w:sz="4" w:space="0" w:color="7F7F7F"/>
              <w:bottom w:val="single" w:sz="4" w:space="0" w:color="7F7F7F"/>
              <w:right w:val="single" w:sz="4" w:space="0" w:color="7F7F7F"/>
            </w:tcBorders>
            <w:vAlign w:val="center"/>
          </w:tcPr>
          <w:p w14:paraId="63CA9094" w14:textId="11B50C42" w:rsidR="007B3965" w:rsidRPr="007B3965" w:rsidRDefault="007B3965" w:rsidP="007B3965">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7B3965">
              <w:rPr>
                <w:color w:val="000000" w:themeColor="text1"/>
                <w:sz w:val="20"/>
                <w:szCs w:val="20"/>
              </w:rPr>
              <w:t>Chrome Lighthouse / Web Vitals</w:t>
            </w:r>
          </w:p>
        </w:tc>
      </w:tr>
      <w:tr w:rsidR="007B3965" w14:paraId="442A4129" w14:textId="77777777" w:rsidTr="007B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7F7F7F"/>
              <w:left w:val="single" w:sz="4" w:space="0" w:color="7F7F7F"/>
              <w:bottom w:val="single" w:sz="4" w:space="0" w:color="7F7F7F"/>
              <w:right w:val="single" w:sz="4" w:space="0" w:color="7F7F7F"/>
            </w:tcBorders>
            <w:vAlign w:val="center"/>
          </w:tcPr>
          <w:p w14:paraId="01E0945D" w14:textId="533DC99C" w:rsidR="007B3965" w:rsidRPr="007B3965" w:rsidRDefault="007B3965" w:rsidP="007B3965">
            <w:pPr>
              <w:ind w:firstLine="0"/>
              <w:rPr>
                <w:color w:val="000000" w:themeColor="text1"/>
              </w:rPr>
            </w:pPr>
            <w:r w:rsidRPr="007B3965">
              <w:rPr>
                <w:color w:val="000000" w:themeColor="text1"/>
                <w:sz w:val="20"/>
                <w:szCs w:val="20"/>
              </w:rPr>
              <w:t>CLS (Cumulative Layout Shift)</w:t>
            </w:r>
          </w:p>
        </w:tc>
        <w:tc>
          <w:tcPr>
            <w:tcW w:w="2268" w:type="dxa"/>
            <w:tcBorders>
              <w:top w:val="single" w:sz="4" w:space="0" w:color="7F7F7F"/>
              <w:left w:val="single" w:sz="4" w:space="0" w:color="7F7F7F"/>
              <w:bottom w:val="single" w:sz="4" w:space="0" w:color="7F7F7F"/>
              <w:right w:val="single" w:sz="4" w:space="0" w:color="7F7F7F"/>
            </w:tcBorders>
            <w:vAlign w:val="center"/>
          </w:tcPr>
          <w:p w14:paraId="1FA854FB" w14:textId="3F5A9B49" w:rsidR="007B3965" w:rsidRPr="002A3632" w:rsidRDefault="002A3632" w:rsidP="007B3965">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3632">
              <w:rPr>
                <w:color w:val="000000" w:themeColor="text1"/>
                <w:sz w:val="20"/>
                <w:szCs w:val="20"/>
              </w:rPr>
              <w:t>&lt; 0.05</w:t>
            </w:r>
          </w:p>
        </w:tc>
        <w:tc>
          <w:tcPr>
            <w:tcW w:w="3402" w:type="dxa"/>
            <w:tcBorders>
              <w:top w:val="single" w:sz="4" w:space="0" w:color="7F7F7F"/>
              <w:left w:val="single" w:sz="4" w:space="0" w:color="7F7F7F"/>
              <w:bottom w:val="single" w:sz="4" w:space="0" w:color="7F7F7F"/>
              <w:right w:val="single" w:sz="4" w:space="0" w:color="7F7F7F"/>
            </w:tcBorders>
            <w:vAlign w:val="center"/>
          </w:tcPr>
          <w:p w14:paraId="17D0E693" w14:textId="1AE649F4" w:rsidR="007B3965" w:rsidRPr="007B3965" w:rsidRDefault="007B3965" w:rsidP="007B3965">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7B3965">
              <w:rPr>
                <w:color w:val="000000" w:themeColor="text1"/>
                <w:sz w:val="20"/>
                <w:szCs w:val="20"/>
              </w:rPr>
              <w:t>Chrome Lighthouse</w:t>
            </w:r>
          </w:p>
        </w:tc>
      </w:tr>
      <w:tr w:rsidR="007B3965" w14:paraId="4415AE75" w14:textId="77777777" w:rsidTr="007B39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7F7F7F"/>
              <w:left w:val="single" w:sz="4" w:space="0" w:color="7F7F7F"/>
              <w:bottom w:val="single" w:sz="4" w:space="0" w:color="7F7F7F"/>
              <w:right w:val="single" w:sz="4" w:space="0" w:color="7F7F7F"/>
            </w:tcBorders>
            <w:vAlign w:val="center"/>
          </w:tcPr>
          <w:p w14:paraId="24129EBC" w14:textId="69A8C8B1" w:rsidR="007B3965" w:rsidRPr="007B3965" w:rsidRDefault="007B3965" w:rsidP="007B3965">
            <w:pPr>
              <w:ind w:firstLine="0"/>
              <w:rPr>
                <w:color w:val="000000" w:themeColor="text1"/>
              </w:rPr>
            </w:pPr>
            <w:r w:rsidRPr="007B3965">
              <w:rPr>
                <w:color w:val="000000" w:themeColor="text1"/>
                <w:sz w:val="20"/>
                <w:szCs w:val="20"/>
              </w:rPr>
              <w:t xml:space="preserve">Veri </w:t>
            </w:r>
            <w:proofErr w:type="spellStart"/>
            <w:r w:rsidRPr="007B3965">
              <w:rPr>
                <w:color w:val="000000" w:themeColor="text1"/>
                <w:sz w:val="20"/>
                <w:szCs w:val="20"/>
              </w:rPr>
              <w:t>İşleme</w:t>
            </w:r>
            <w:proofErr w:type="spellEnd"/>
            <w:r w:rsidRPr="007B3965">
              <w:rPr>
                <w:color w:val="000000" w:themeColor="text1"/>
                <w:sz w:val="20"/>
                <w:szCs w:val="20"/>
              </w:rPr>
              <w:t xml:space="preserve"> </w:t>
            </w:r>
            <w:proofErr w:type="spellStart"/>
            <w:r w:rsidRPr="007B3965">
              <w:rPr>
                <w:color w:val="000000" w:themeColor="text1"/>
                <w:sz w:val="20"/>
                <w:szCs w:val="20"/>
              </w:rPr>
              <w:t>Hızı</w:t>
            </w:r>
            <w:proofErr w:type="spellEnd"/>
            <w:r w:rsidRPr="007B3965">
              <w:rPr>
                <w:color w:val="000000" w:themeColor="text1"/>
                <w:sz w:val="20"/>
                <w:szCs w:val="20"/>
              </w:rPr>
              <w:t xml:space="preserve"> (100.000 </w:t>
            </w:r>
            <w:proofErr w:type="spellStart"/>
            <w:r w:rsidRPr="007B3965">
              <w:rPr>
                <w:color w:val="000000" w:themeColor="text1"/>
                <w:sz w:val="20"/>
                <w:szCs w:val="20"/>
              </w:rPr>
              <w:t>Satır</w:t>
            </w:r>
            <w:proofErr w:type="spellEnd"/>
            <w:r w:rsidRPr="007B3965">
              <w:rPr>
                <w:color w:val="000000" w:themeColor="text1"/>
                <w:sz w:val="20"/>
                <w:szCs w:val="20"/>
              </w:rPr>
              <w:t xml:space="preserve"> CSV)</w:t>
            </w:r>
          </w:p>
        </w:tc>
        <w:tc>
          <w:tcPr>
            <w:tcW w:w="2268" w:type="dxa"/>
            <w:tcBorders>
              <w:top w:val="single" w:sz="4" w:space="0" w:color="7F7F7F"/>
              <w:left w:val="single" w:sz="4" w:space="0" w:color="7F7F7F"/>
              <w:bottom w:val="single" w:sz="4" w:space="0" w:color="7F7F7F"/>
              <w:right w:val="single" w:sz="4" w:space="0" w:color="7F7F7F"/>
            </w:tcBorders>
            <w:vAlign w:val="center"/>
          </w:tcPr>
          <w:p w14:paraId="796047CB" w14:textId="034C4D74" w:rsidR="007B3965" w:rsidRPr="002A3632" w:rsidRDefault="002A3632" w:rsidP="007B3965">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r w:rsidRPr="002A3632">
              <w:rPr>
                <w:color w:val="000000" w:themeColor="text1"/>
                <w:sz w:val="20"/>
                <w:szCs w:val="20"/>
              </w:rPr>
              <w:t>&lt; 2.0 s</w:t>
            </w:r>
          </w:p>
        </w:tc>
        <w:tc>
          <w:tcPr>
            <w:tcW w:w="3402" w:type="dxa"/>
            <w:tcBorders>
              <w:top w:val="single" w:sz="4" w:space="0" w:color="7F7F7F"/>
              <w:left w:val="single" w:sz="4" w:space="0" w:color="7F7F7F"/>
              <w:bottom w:val="single" w:sz="4" w:space="0" w:color="7F7F7F"/>
              <w:right w:val="single" w:sz="4" w:space="0" w:color="7F7F7F"/>
            </w:tcBorders>
            <w:vAlign w:val="center"/>
          </w:tcPr>
          <w:p w14:paraId="7DAF2B1B" w14:textId="5C4897CB" w:rsidR="007B3965" w:rsidRPr="007B3965" w:rsidRDefault="007B3965" w:rsidP="007B3965">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proofErr w:type="spellStart"/>
            <w:r w:rsidRPr="007B3965">
              <w:rPr>
                <w:color w:val="000000" w:themeColor="text1"/>
                <w:sz w:val="20"/>
                <w:szCs w:val="20"/>
              </w:rPr>
              <w:t>Tarayıcı</w:t>
            </w:r>
            <w:proofErr w:type="spellEnd"/>
            <w:r w:rsidRPr="007B3965">
              <w:rPr>
                <w:color w:val="000000" w:themeColor="text1"/>
                <w:sz w:val="20"/>
                <w:szCs w:val="20"/>
              </w:rPr>
              <w:t> </w:t>
            </w:r>
            <w:proofErr w:type="spellStart"/>
            <w:proofErr w:type="gramStart"/>
            <w:r w:rsidRPr="007B3965">
              <w:rPr>
                <w:color w:val="000000" w:themeColor="text1"/>
                <w:sz w:val="20"/>
                <w:szCs w:val="20"/>
              </w:rPr>
              <w:t>performance.now</w:t>
            </w:r>
            <w:proofErr w:type="spellEnd"/>
            <w:r w:rsidRPr="007B3965">
              <w:rPr>
                <w:color w:val="000000" w:themeColor="text1"/>
                <w:sz w:val="20"/>
                <w:szCs w:val="20"/>
              </w:rPr>
              <w:t>(</w:t>
            </w:r>
            <w:proofErr w:type="gramEnd"/>
            <w:r w:rsidRPr="007B3965">
              <w:rPr>
                <w:color w:val="000000" w:themeColor="text1"/>
                <w:sz w:val="20"/>
                <w:szCs w:val="20"/>
              </w:rPr>
              <w:t>)</w:t>
            </w:r>
          </w:p>
        </w:tc>
      </w:tr>
      <w:tr w:rsidR="007B3965" w14:paraId="4BE62453" w14:textId="77777777" w:rsidTr="007B39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7F7F7F"/>
              <w:left w:val="single" w:sz="4" w:space="0" w:color="7F7F7F"/>
              <w:bottom w:val="single" w:sz="4" w:space="0" w:color="7F7F7F"/>
              <w:right w:val="single" w:sz="4" w:space="0" w:color="7F7F7F"/>
            </w:tcBorders>
            <w:vAlign w:val="center"/>
          </w:tcPr>
          <w:p w14:paraId="0ED29DE4" w14:textId="7DAB532E" w:rsidR="007B3965" w:rsidRPr="007B3965" w:rsidRDefault="007B3965" w:rsidP="007B3965">
            <w:pPr>
              <w:ind w:firstLine="0"/>
              <w:rPr>
                <w:color w:val="000000" w:themeColor="text1"/>
              </w:rPr>
            </w:pPr>
            <w:r w:rsidRPr="007B3965">
              <w:rPr>
                <w:color w:val="000000" w:themeColor="text1"/>
                <w:sz w:val="20"/>
                <w:szCs w:val="20"/>
              </w:rPr>
              <w:t>Bundle size (</w:t>
            </w:r>
            <w:proofErr w:type="spellStart"/>
            <w:r w:rsidRPr="007B3965">
              <w:rPr>
                <w:color w:val="000000" w:themeColor="text1"/>
                <w:sz w:val="20"/>
                <w:szCs w:val="20"/>
              </w:rPr>
              <w:t>gzip</w:t>
            </w:r>
            <w:proofErr w:type="spellEnd"/>
            <w:r w:rsidRPr="007B3965">
              <w:rPr>
                <w:color w:val="000000" w:themeColor="text1"/>
                <w:sz w:val="20"/>
                <w:szCs w:val="20"/>
              </w:rPr>
              <w:t>)</w:t>
            </w:r>
          </w:p>
        </w:tc>
        <w:tc>
          <w:tcPr>
            <w:tcW w:w="2268" w:type="dxa"/>
            <w:tcBorders>
              <w:top w:val="single" w:sz="4" w:space="0" w:color="7F7F7F"/>
              <w:left w:val="single" w:sz="4" w:space="0" w:color="7F7F7F"/>
              <w:bottom w:val="single" w:sz="4" w:space="0" w:color="7F7F7F"/>
              <w:right w:val="single" w:sz="4" w:space="0" w:color="7F7F7F"/>
            </w:tcBorders>
            <w:vAlign w:val="center"/>
          </w:tcPr>
          <w:p w14:paraId="40FFF012" w14:textId="1306B303" w:rsidR="007B3965" w:rsidRPr="002A3632" w:rsidRDefault="007B3965" w:rsidP="007B3965">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3632">
              <w:rPr>
                <w:color w:val="000000" w:themeColor="text1"/>
                <w:sz w:val="20"/>
                <w:szCs w:val="20"/>
              </w:rPr>
              <w:t>&lt; 150 KB</w:t>
            </w:r>
          </w:p>
        </w:tc>
        <w:tc>
          <w:tcPr>
            <w:tcW w:w="3402" w:type="dxa"/>
            <w:tcBorders>
              <w:top w:val="single" w:sz="4" w:space="0" w:color="7F7F7F"/>
              <w:left w:val="single" w:sz="4" w:space="0" w:color="7F7F7F"/>
              <w:bottom w:val="single" w:sz="4" w:space="0" w:color="7F7F7F"/>
              <w:right w:val="single" w:sz="4" w:space="0" w:color="7F7F7F"/>
            </w:tcBorders>
            <w:vAlign w:val="center"/>
          </w:tcPr>
          <w:p w14:paraId="35A9BDE1" w14:textId="5AFB0BB5" w:rsidR="007B3965" w:rsidRPr="007B3965" w:rsidRDefault="007B3965" w:rsidP="007B3965">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7B3965">
              <w:rPr>
                <w:color w:val="000000" w:themeColor="text1"/>
                <w:sz w:val="20"/>
                <w:szCs w:val="20"/>
              </w:rPr>
              <w:t xml:space="preserve">Vite Build </w:t>
            </w:r>
            <w:proofErr w:type="spellStart"/>
            <w:r w:rsidRPr="007B3965">
              <w:rPr>
                <w:color w:val="000000" w:themeColor="text1"/>
                <w:sz w:val="20"/>
                <w:szCs w:val="20"/>
              </w:rPr>
              <w:t>Çıktısı</w:t>
            </w:r>
            <w:proofErr w:type="spellEnd"/>
          </w:p>
        </w:tc>
      </w:tr>
    </w:tbl>
    <w:p w14:paraId="570C57D9" w14:textId="77777777" w:rsidR="00052761" w:rsidRDefault="0006423C">
      <w:pPr>
        <w:pStyle w:val="Balk2"/>
      </w:pPr>
      <w:bookmarkStart w:id="105" w:name="_Toc229383827"/>
      <w:r>
        <w:t xml:space="preserve">8.3. Test </w:t>
      </w:r>
      <w:proofErr w:type="spellStart"/>
      <w:r>
        <w:t>Stratejisi</w:t>
      </w:r>
      <w:bookmarkEnd w:id="105"/>
      <w:proofErr w:type="spellEnd"/>
    </w:p>
    <w:p w14:paraId="44EF4D68" w14:textId="1333000E" w:rsidR="00C03763" w:rsidRPr="00C03763" w:rsidRDefault="00C03763" w:rsidP="00C03763">
      <w:pPr>
        <w:ind w:firstLine="0"/>
      </w:pPr>
      <w:proofErr w:type="spellStart"/>
      <w:r w:rsidRPr="00C03763">
        <w:t>Uygulamanın</w:t>
      </w:r>
      <w:proofErr w:type="spellEnd"/>
      <w:r w:rsidRPr="00C03763">
        <w:t xml:space="preserve"> test </w:t>
      </w:r>
      <w:proofErr w:type="spellStart"/>
      <w:r w:rsidRPr="00C03763">
        <w:t>stratejisi</w:t>
      </w:r>
      <w:proofErr w:type="spellEnd"/>
      <w:r w:rsidRPr="00C03763">
        <w:t xml:space="preserve">, Web Workers </w:t>
      </w:r>
      <w:proofErr w:type="spellStart"/>
      <w:r w:rsidRPr="00C03763">
        <w:t>asenkron</w:t>
      </w:r>
      <w:proofErr w:type="spellEnd"/>
      <w:r w:rsidRPr="00C03763">
        <w:t xml:space="preserve"> </w:t>
      </w:r>
      <w:proofErr w:type="spellStart"/>
      <w:r w:rsidRPr="00C03763">
        <w:t>yapısını</w:t>
      </w:r>
      <w:proofErr w:type="spellEnd"/>
      <w:r w:rsidRPr="00C03763">
        <w:t xml:space="preserve"> </w:t>
      </w:r>
      <w:proofErr w:type="spellStart"/>
      <w:r w:rsidRPr="00C03763">
        <w:t>ve</w:t>
      </w:r>
      <w:proofErr w:type="spellEnd"/>
      <w:r w:rsidRPr="00C03763">
        <w:t xml:space="preserve"> </w:t>
      </w:r>
      <w:proofErr w:type="spellStart"/>
      <w:r w:rsidRPr="00C03763">
        <w:t>büyük</w:t>
      </w:r>
      <w:proofErr w:type="spellEnd"/>
      <w:r w:rsidRPr="00C03763">
        <w:t xml:space="preserve"> </w:t>
      </w:r>
      <w:proofErr w:type="spellStart"/>
      <w:r w:rsidRPr="00C03763">
        <w:t>dosya</w:t>
      </w:r>
      <w:proofErr w:type="spellEnd"/>
      <w:r w:rsidRPr="00C03763">
        <w:t xml:space="preserve"> </w:t>
      </w:r>
      <w:proofErr w:type="spellStart"/>
      <w:r w:rsidRPr="00C03763">
        <w:t>yüklemelerini</w:t>
      </w:r>
      <w:proofErr w:type="spellEnd"/>
      <w:r w:rsidRPr="00C03763">
        <w:t xml:space="preserve"> </w:t>
      </w:r>
      <w:proofErr w:type="spellStart"/>
      <w:r w:rsidRPr="00C03763">
        <w:t>güvence</w:t>
      </w:r>
      <w:proofErr w:type="spellEnd"/>
      <w:r w:rsidRPr="00C03763">
        <w:t xml:space="preserve"> </w:t>
      </w:r>
      <w:proofErr w:type="spellStart"/>
      <w:r w:rsidRPr="00C03763">
        <w:t>altına</w:t>
      </w:r>
      <w:proofErr w:type="spellEnd"/>
      <w:r w:rsidRPr="00C03763">
        <w:t xml:space="preserve"> </w:t>
      </w:r>
      <w:proofErr w:type="spellStart"/>
      <w:r w:rsidRPr="00C03763">
        <w:t>alacak</w:t>
      </w:r>
      <w:proofErr w:type="spellEnd"/>
      <w:r w:rsidRPr="00C03763">
        <w:t xml:space="preserve"> </w:t>
      </w:r>
      <w:proofErr w:type="spellStart"/>
      <w:r w:rsidRPr="00C03763">
        <w:t>şekilde</w:t>
      </w:r>
      <w:proofErr w:type="spellEnd"/>
      <w:r w:rsidRPr="00C03763">
        <w:t xml:space="preserve"> </w:t>
      </w:r>
      <w:proofErr w:type="spellStart"/>
      <w:r w:rsidRPr="00C03763">
        <w:t>tasarlanmıştır</w:t>
      </w:r>
      <w:proofErr w:type="spellEnd"/>
      <w:r w:rsidRPr="00C03763">
        <w:t>.</w:t>
      </w:r>
    </w:p>
    <w:tbl>
      <w:tblPr>
        <w:tblW w:w="0" w:type="auto"/>
        <w:jc w:val="center"/>
        <w:tblLook w:val="04A0" w:firstRow="1" w:lastRow="0" w:firstColumn="1" w:lastColumn="0" w:noHBand="0" w:noVBand="1"/>
      </w:tblPr>
      <w:tblGrid>
        <w:gridCol w:w="7937"/>
      </w:tblGrid>
      <w:tr w:rsidR="00052761" w14:paraId="1A7940CF"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0F92F58E" w14:textId="1167EC09" w:rsidR="00052761" w:rsidRDefault="00C03763">
            <w:pPr>
              <w:spacing w:before="720"/>
              <w:ind w:firstLine="0"/>
              <w:jc w:val="center"/>
            </w:pPr>
            <w:r w:rsidRPr="00C03763">
              <w:rPr>
                <w:noProof/>
                <w:sz w:val="64"/>
              </w:rPr>
              <w:drawing>
                <wp:anchor distT="0" distB="0" distL="114300" distR="114300" simplePos="0" relativeHeight="251667456" behindDoc="0" locked="0" layoutInCell="1" allowOverlap="1" wp14:anchorId="344C112B" wp14:editId="0B55AED1">
                  <wp:simplePos x="0" y="0"/>
                  <wp:positionH relativeFrom="column">
                    <wp:posOffset>-60325</wp:posOffset>
                  </wp:positionH>
                  <wp:positionV relativeFrom="paragraph">
                    <wp:posOffset>-11430</wp:posOffset>
                  </wp:positionV>
                  <wp:extent cx="5021580" cy="2346960"/>
                  <wp:effectExtent l="0" t="0" r="7620" b="0"/>
                  <wp:wrapNone/>
                  <wp:docPr id="263844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4431" name=""/>
                          <pic:cNvPicPr/>
                        </pic:nvPicPr>
                        <pic:blipFill>
                          <a:blip r:embed="rId19"/>
                          <a:stretch>
                            <a:fillRect/>
                          </a:stretch>
                        </pic:blipFill>
                        <pic:spPr>
                          <a:xfrm>
                            <a:off x="0" y="0"/>
                            <a:ext cx="5021580" cy="2346960"/>
                          </a:xfrm>
                          <a:prstGeom prst="rect">
                            <a:avLst/>
                          </a:prstGeom>
                        </pic:spPr>
                      </pic:pic>
                    </a:graphicData>
                  </a:graphic>
                  <wp14:sizeRelH relativeFrom="page">
                    <wp14:pctWidth>0</wp14:pctWidth>
                  </wp14:sizeRelH>
                  <wp14:sizeRelV relativeFrom="page">
                    <wp14:pctHeight>0</wp14:pctHeight>
                  </wp14:sizeRelV>
                </wp:anchor>
              </w:drawing>
            </w:r>
            <w:r>
              <w:rPr>
                <w:sz w:val="64"/>
              </w:rPr>
              <w:t>📸</w:t>
            </w:r>
            <w:r>
              <w:rPr>
                <w:noProof/>
              </w:rPr>
              <w:t xml:space="preserve"> </w:t>
            </w:r>
          </w:p>
          <w:p w14:paraId="13E2F446" w14:textId="77777777" w:rsidR="00052761" w:rsidRDefault="0006423C">
            <w:pPr>
              <w:ind w:firstLine="0"/>
              <w:jc w:val="center"/>
            </w:pPr>
            <w:r>
              <w:rPr>
                <w:b/>
                <w:sz w:val="22"/>
              </w:rPr>
              <w:t>[</w:t>
            </w:r>
            <w:proofErr w:type="spellStart"/>
            <w:r>
              <w:rPr>
                <w:b/>
                <w:sz w:val="22"/>
              </w:rPr>
              <w:t>Şekil</w:t>
            </w:r>
            <w:proofErr w:type="spellEnd"/>
            <w:r>
              <w:rPr>
                <w:b/>
                <w:sz w:val="22"/>
              </w:rPr>
              <w:t xml:space="preserve">: Test </w:t>
            </w:r>
            <w:proofErr w:type="spellStart"/>
            <w:r>
              <w:rPr>
                <w:b/>
                <w:sz w:val="22"/>
              </w:rPr>
              <w:t>Piramidi</w:t>
            </w:r>
            <w:proofErr w:type="spellEnd"/>
            <w:r>
              <w:rPr>
                <w:b/>
                <w:sz w:val="22"/>
              </w:rPr>
              <w:t>]</w:t>
            </w:r>
          </w:p>
          <w:p w14:paraId="04C1D0F0" w14:textId="77777777" w:rsidR="00052761" w:rsidRDefault="0006423C">
            <w:pPr>
              <w:spacing w:after="720"/>
              <w:ind w:firstLine="0"/>
              <w:jc w:val="center"/>
            </w:pPr>
            <w:r>
              <w:rPr>
                <w:i/>
                <w:color w:val="808080"/>
                <w:sz w:val="18"/>
              </w:rPr>
              <w:t xml:space="preserve">Unit &gt; Integration &gt; E2E </w:t>
            </w:r>
            <w:proofErr w:type="spellStart"/>
            <w:r>
              <w:rPr>
                <w:i/>
                <w:color w:val="808080"/>
                <w:sz w:val="18"/>
              </w:rPr>
              <w:t>oranı</w:t>
            </w:r>
            <w:proofErr w:type="spellEnd"/>
            <w:r>
              <w:rPr>
                <w:i/>
                <w:color w:val="808080"/>
                <w:sz w:val="18"/>
              </w:rPr>
              <w:t xml:space="preserve"> ~70/20/10.</w:t>
            </w:r>
          </w:p>
        </w:tc>
      </w:tr>
    </w:tbl>
    <w:p w14:paraId="45DC1C32" w14:textId="098B9EC6" w:rsidR="00B04640" w:rsidRDefault="00B04640" w:rsidP="00B04640">
      <w:pPr>
        <w:pStyle w:val="ResimYazs"/>
      </w:pPr>
      <w:bookmarkStart w:id="106" w:name="_Toc229383885"/>
      <w:r>
        <w:t xml:space="preserve">Figure </w:t>
      </w:r>
      <w:fldSimple w:instr=" SEQ Figure \* ARABIC ">
        <w:r w:rsidR="004A22D7">
          <w:rPr>
            <w:noProof/>
          </w:rPr>
          <w:t>11</w:t>
        </w:r>
      </w:fldSimple>
      <w:r w:rsidRPr="00A11A48">
        <w:t xml:space="preserve">: Test </w:t>
      </w:r>
      <w:proofErr w:type="spellStart"/>
      <w:r w:rsidRPr="00A11A48">
        <w:t>Piramidi</w:t>
      </w:r>
      <w:bookmarkEnd w:id="106"/>
      <w:proofErr w:type="spellEnd"/>
    </w:p>
    <w:p w14:paraId="4958B366" w14:textId="77777777" w:rsidR="006B772E" w:rsidRPr="006B772E" w:rsidRDefault="006B772E" w:rsidP="006B772E">
      <w:pPr>
        <w:rPr>
          <w:lang w:val="tr-TR"/>
        </w:rPr>
      </w:pPr>
      <w:r w:rsidRPr="006B772E">
        <w:rPr>
          <w:b/>
          <w:bCs/>
          <w:lang w:val="tr-TR"/>
        </w:rPr>
        <w:t>Test Çerçeveleri ve Kurulum (</w:t>
      </w:r>
      <w:proofErr w:type="spellStart"/>
      <w:r w:rsidRPr="006B772E">
        <w:rPr>
          <w:b/>
          <w:bCs/>
          <w:lang w:val="tr-TR"/>
        </w:rPr>
        <w:t>Frameworks</w:t>
      </w:r>
      <w:proofErr w:type="spellEnd"/>
      <w:r w:rsidRPr="006B772E">
        <w:rPr>
          <w:b/>
          <w:bCs/>
          <w:lang w:val="tr-TR"/>
        </w:rPr>
        <w:t>):</w:t>
      </w:r>
    </w:p>
    <w:p w14:paraId="6AE732E2" w14:textId="77777777" w:rsidR="006B772E" w:rsidRPr="006B772E" w:rsidRDefault="006B772E" w:rsidP="006B772E">
      <w:pPr>
        <w:numPr>
          <w:ilvl w:val="0"/>
          <w:numId w:val="33"/>
        </w:numPr>
        <w:rPr>
          <w:lang w:val="tr-TR"/>
        </w:rPr>
      </w:pPr>
      <w:proofErr w:type="spellStart"/>
      <w:r w:rsidRPr="006B772E">
        <w:rPr>
          <w:b/>
          <w:bCs/>
          <w:lang w:val="tr-TR"/>
        </w:rPr>
        <w:t>Unit</w:t>
      </w:r>
      <w:proofErr w:type="spellEnd"/>
      <w:r w:rsidRPr="006B772E">
        <w:rPr>
          <w:b/>
          <w:bCs/>
          <w:lang w:val="tr-TR"/>
        </w:rPr>
        <w:t xml:space="preserve"> Test (Birim Testleri):</w:t>
      </w:r>
      <w:r w:rsidRPr="006B772E">
        <w:rPr>
          <w:lang w:val="tr-TR"/>
        </w:rPr>
        <w:t> Matematiksel istatistik hesaplamaları ve veri filtreleme fonksiyonları </w:t>
      </w:r>
      <w:proofErr w:type="spellStart"/>
      <w:r w:rsidRPr="006B772E">
        <w:rPr>
          <w:lang w:val="tr-TR"/>
        </w:rPr>
        <w:t>Vitest</w:t>
      </w:r>
      <w:proofErr w:type="spellEnd"/>
      <w:r w:rsidRPr="006B772E">
        <w:rPr>
          <w:lang w:val="tr-TR"/>
        </w:rPr>
        <w:t xml:space="preserve"> kullanılarak izole bir şekilde test edilmiştir. (Hedef </w:t>
      </w:r>
      <w:proofErr w:type="spellStart"/>
      <w:r w:rsidRPr="006B772E">
        <w:rPr>
          <w:lang w:val="tr-TR"/>
        </w:rPr>
        <w:t>Coverage</w:t>
      </w:r>
      <w:proofErr w:type="spellEnd"/>
      <w:r w:rsidRPr="006B772E">
        <w:rPr>
          <w:lang w:val="tr-TR"/>
        </w:rPr>
        <w:t>: %80+).</w:t>
      </w:r>
    </w:p>
    <w:p w14:paraId="4297F858" w14:textId="77777777" w:rsidR="006B772E" w:rsidRPr="006B772E" w:rsidRDefault="006B772E" w:rsidP="006B772E">
      <w:pPr>
        <w:numPr>
          <w:ilvl w:val="0"/>
          <w:numId w:val="33"/>
        </w:numPr>
        <w:rPr>
          <w:lang w:val="tr-TR"/>
        </w:rPr>
      </w:pPr>
      <w:r w:rsidRPr="006B772E">
        <w:rPr>
          <w:b/>
          <w:bCs/>
          <w:lang w:val="tr-TR"/>
        </w:rPr>
        <w:lastRenderedPageBreak/>
        <w:t>Integration Test (Entegrasyon):</w:t>
      </w:r>
      <w:r w:rsidRPr="006B772E">
        <w:rPr>
          <w:lang w:val="tr-TR"/>
        </w:rPr>
        <w:t xml:space="preserve"> Main </w:t>
      </w:r>
      <w:proofErr w:type="spellStart"/>
      <w:r w:rsidRPr="006B772E">
        <w:rPr>
          <w:lang w:val="tr-TR"/>
        </w:rPr>
        <w:t>Thread</w:t>
      </w:r>
      <w:proofErr w:type="spellEnd"/>
      <w:r w:rsidRPr="006B772E">
        <w:rPr>
          <w:lang w:val="tr-TR"/>
        </w:rPr>
        <w:t xml:space="preserve"> ile Web </w:t>
      </w:r>
      <w:proofErr w:type="spellStart"/>
      <w:r w:rsidRPr="006B772E">
        <w:rPr>
          <w:lang w:val="tr-TR"/>
        </w:rPr>
        <w:t>Worker</w:t>
      </w:r>
      <w:proofErr w:type="spellEnd"/>
      <w:r w:rsidRPr="006B772E">
        <w:rPr>
          <w:lang w:val="tr-TR"/>
        </w:rPr>
        <w:t xml:space="preserve"> arasındaki asenkron mesajlaşma (</w:t>
      </w:r>
      <w:proofErr w:type="spellStart"/>
      <w:r w:rsidRPr="006B772E">
        <w:rPr>
          <w:lang w:val="tr-TR"/>
        </w:rPr>
        <w:t>postMessage</w:t>
      </w:r>
      <w:proofErr w:type="spellEnd"/>
      <w:r w:rsidRPr="006B772E">
        <w:rPr>
          <w:lang w:val="tr-TR"/>
        </w:rPr>
        <w:t> ve </w:t>
      </w:r>
      <w:proofErr w:type="spellStart"/>
      <w:r w:rsidRPr="006B772E">
        <w:rPr>
          <w:lang w:val="tr-TR"/>
        </w:rPr>
        <w:t>onmessage</w:t>
      </w:r>
      <w:proofErr w:type="spellEnd"/>
      <w:r w:rsidRPr="006B772E">
        <w:rPr>
          <w:lang w:val="tr-TR"/>
        </w:rPr>
        <w:t xml:space="preserve">) döngülerinin </w:t>
      </w:r>
      <w:proofErr w:type="spellStart"/>
      <w:r w:rsidRPr="006B772E">
        <w:rPr>
          <w:lang w:val="tr-TR"/>
        </w:rPr>
        <w:t>Mock</w:t>
      </w:r>
      <w:proofErr w:type="spellEnd"/>
      <w:r w:rsidRPr="006B772E">
        <w:rPr>
          <w:lang w:val="tr-TR"/>
        </w:rPr>
        <w:t xml:space="preserve"> (sahte) </w:t>
      </w:r>
      <w:proofErr w:type="spellStart"/>
      <w:r w:rsidRPr="006B772E">
        <w:rPr>
          <w:lang w:val="tr-TR"/>
        </w:rPr>
        <w:t>worker'lar</w:t>
      </w:r>
      <w:proofErr w:type="spellEnd"/>
      <w:r w:rsidRPr="006B772E">
        <w:rPr>
          <w:lang w:val="tr-TR"/>
        </w:rPr>
        <w:t xml:space="preserve"> ile veri kaybı olmadan çalışıp çalışmadığı test edilmiştir.</w:t>
      </w:r>
    </w:p>
    <w:p w14:paraId="5B1F25B4" w14:textId="77777777" w:rsidR="006B772E" w:rsidRPr="006B772E" w:rsidRDefault="006B772E" w:rsidP="006B772E">
      <w:pPr>
        <w:numPr>
          <w:ilvl w:val="0"/>
          <w:numId w:val="33"/>
        </w:numPr>
        <w:rPr>
          <w:lang w:val="tr-TR"/>
        </w:rPr>
      </w:pPr>
      <w:r w:rsidRPr="006B772E">
        <w:rPr>
          <w:b/>
          <w:bCs/>
          <w:lang w:val="tr-TR"/>
        </w:rPr>
        <w:t>E2E Test (Uçtan Uca):</w:t>
      </w:r>
      <w:r w:rsidRPr="006B772E">
        <w:rPr>
          <w:lang w:val="tr-TR"/>
        </w:rPr>
        <w:t> </w:t>
      </w:r>
      <w:proofErr w:type="spellStart"/>
      <w:r w:rsidRPr="006B772E">
        <w:rPr>
          <w:lang w:val="tr-TR"/>
        </w:rPr>
        <w:t>Playwright</w:t>
      </w:r>
      <w:proofErr w:type="spellEnd"/>
      <w:r w:rsidRPr="006B772E">
        <w:rPr>
          <w:lang w:val="tr-TR"/>
        </w:rPr>
        <w:t xml:space="preserve"> kullanılarak, tarayıcıda gerçekten 50 MB'lık bir CSV dosyasının sürüklenip bırakılması, tablonun </w:t>
      </w:r>
      <w:proofErr w:type="spellStart"/>
      <w:r w:rsidRPr="006B772E">
        <w:rPr>
          <w:lang w:val="tr-TR"/>
        </w:rPr>
        <w:t>render</w:t>
      </w:r>
      <w:proofErr w:type="spellEnd"/>
      <w:r w:rsidRPr="006B772E">
        <w:rPr>
          <w:lang w:val="tr-TR"/>
        </w:rPr>
        <w:t xml:space="preserve"> edilmesi ve Chart.js grafiğinin çizilmesi senaryoları simüle edilmiştir.</w:t>
      </w:r>
    </w:p>
    <w:p w14:paraId="3EFE178F" w14:textId="3BA7FF62" w:rsidR="006B772E" w:rsidRPr="006B772E" w:rsidRDefault="006B772E" w:rsidP="006B772E">
      <w:pPr>
        <w:rPr>
          <w:lang w:val="tr-TR"/>
        </w:rPr>
      </w:pPr>
      <w:r w:rsidRPr="006B772E">
        <w:rPr>
          <w:b/>
          <w:bCs/>
          <w:lang w:val="tr-TR"/>
        </w:rPr>
        <w:t>Sürekli Entegrasyon (CI/CD):</w:t>
      </w:r>
      <w:r w:rsidRPr="006B772E">
        <w:rPr>
          <w:lang w:val="tr-TR"/>
        </w:rPr>
        <w:t xml:space="preserve"> Tüm </w:t>
      </w:r>
      <w:proofErr w:type="spellStart"/>
      <w:r w:rsidRPr="006B772E">
        <w:rPr>
          <w:lang w:val="tr-TR"/>
        </w:rPr>
        <w:t>Unit</w:t>
      </w:r>
      <w:proofErr w:type="spellEnd"/>
      <w:r w:rsidRPr="006B772E">
        <w:rPr>
          <w:lang w:val="tr-TR"/>
        </w:rPr>
        <w:t xml:space="preserve"> ve Integration testleri, projeye her git </w:t>
      </w:r>
      <w:proofErr w:type="spellStart"/>
      <w:r w:rsidRPr="006B772E">
        <w:rPr>
          <w:lang w:val="tr-TR"/>
        </w:rPr>
        <w:t>push</w:t>
      </w:r>
      <w:proofErr w:type="spellEnd"/>
      <w:r w:rsidRPr="006B772E">
        <w:rPr>
          <w:lang w:val="tr-TR"/>
        </w:rPr>
        <w:t xml:space="preserve"> yapıldığında </w:t>
      </w:r>
      <w:proofErr w:type="spellStart"/>
      <w:r w:rsidRPr="006B772E">
        <w:rPr>
          <w:lang w:val="tr-TR"/>
        </w:rPr>
        <w:t>GitHub</w:t>
      </w:r>
      <w:proofErr w:type="spellEnd"/>
      <w:r w:rsidRPr="006B772E">
        <w:rPr>
          <w:lang w:val="tr-TR"/>
        </w:rPr>
        <w:t xml:space="preserve"> </w:t>
      </w:r>
      <w:proofErr w:type="spellStart"/>
      <w:r w:rsidRPr="006B772E">
        <w:rPr>
          <w:lang w:val="tr-TR"/>
        </w:rPr>
        <w:t>Actions</w:t>
      </w:r>
      <w:proofErr w:type="spellEnd"/>
      <w:r w:rsidRPr="006B772E">
        <w:rPr>
          <w:lang w:val="tr-TR"/>
        </w:rPr>
        <w:t xml:space="preserve"> üzerinden otomatik koşturulmakta ve testleri geçemeyen kodlar </w:t>
      </w:r>
      <w:proofErr w:type="spellStart"/>
      <w:r w:rsidRPr="006B772E">
        <w:rPr>
          <w:lang w:val="tr-TR"/>
        </w:rPr>
        <w:t>Vercel'e</w:t>
      </w:r>
      <w:proofErr w:type="spellEnd"/>
      <w:r w:rsidRPr="006B772E">
        <w:rPr>
          <w:lang w:val="tr-TR"/>
        </w:rPr>
        <w:t xml:space="preserve"> (</w:t>
      </w:r>
      <w:proofErr w:type="spellStart"/>
      <w:r w:rsidRPr="006B772E">
        <w:rPr>
          <w:lang w:val="tr-TR"/>
        </w:rPr>
        <w:t>Production</w:t>
      </w:r>
      <w:proofErr w:type="spellEnd"/>
      <w:r w:rsidRPr="006B772E">
        <w:rPr>
          <w:lang w:val="tr-TR"/>
        </w:rPr>
        <w:t xml:space="preserve"> ortamına) aktarılmamaktadır.</w:t>
      </w:r>
    </w:p>
    <w:p w14:paraId="70EFE18B" w14:textId="2A599451" w:rsidR="00052761" w:rsidRDefault="0006423C">
      <w:pPr>
        <w:pStyle w:val="Balk1"/>
      </w:pPr>
      <w:bookmarkStart w:id="107" w:name="_Toc229383828"/>
      <w:r>
        <w:lastRenderedPageBreak/>
        <w:t>9. MALİYET, GELİR MODELİ VE GT</w:t>
      </w:r>
      <w:r w:rsidR="006B772E">
        <w:t>M</w:t>
      </w:r>
      <w:bookmarkEnd w:id="107"/>
    </w:p>
    <w:p w14:paraId="3DAC95BF" w14:textId="77777777" w:rsidR="00052761" w:rsidRDefault="0006423C">
      <w:pPr>
        <w:pStyle w:val="Balk2"/>
      </w:pPr>
      <w:bookmarkStart w:id="108" w:name="_Toc229383829"/>
      <w:r>
        <w:t>9.1. Business Model Canvas</w:t>
      </w:r>
      <w:bookmarkEnd w:id="108"/>
    </w:p>
    <w:p w14:paraId="20F98ACB" w14:textId="036383FB" w:rsidR="00052761" w:rsidRDefault="00316E6B" w:rsidP="00316E6B">
      <w:pPr>
        <w:pStyle w:val="ResimYazs"/>
      </w:pPr>
      <w:bookmarkStart w:id="109" w:name="_Toc229383869"/>
      <w:r>
        <w:t xml:space="preserve">Table </w:t>
      </w:r>
      <w:fldSimple w:instr=" SEQ Table \* ARABIC ">
        <w:r w:rsidR="004A22D7">
          <w:rPr>
            <w:noProof/>
          </w:rPr>
          <w:t>22</w:t>
        </w:r>
      </w:fldSimple>
      <w:r w:rsidRPr="00B36374">
        <w:t>: Business Model Canvas (Alex Osterwalder)</w:t>
      </w:r>
      <w:bookmarkEnd w:id="109"/>
    </w:p>
    <w:tbl>
      <w:tblPr>
        <w:tblStyle w:val="AkKlavuz-Vurgu1"/>
        <w:tblW w:w="9071" w:type="dxa"/>
        <w:jc w:val="center"/>
        <w:tblLayout w:type="fixed"/>
        <w:tblLook w:val="04A0" w:firstRow="1" w:lastRow="0" w:firstColumn="1" w:lastColumn="0" w:noHBand="0" w:noVBand="1"/>
      </w:tblPr>
      <w:tblGrid>
        <w:gridCol w:w="2835"/>
        <w:gridCol w:w="6236"/>
      </w:tblGrid>
      <w:tr w:rsidR="00052761" w14:paraId="29F004F7" w14:textId="77777777" w:rsidTr="003678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tcPr>
          <w:p w14:paraId="204E4F63" w14:textId="77777777" w:rsidR="00052761" w:rsidRDefault="0006423C">
            <w:pPr>
              <w:ind w:firstLine="0"/>
            </w:pPr>
            <w:r>
              <w:rPr>
                <w:color w:val="FFFFFF"/>
                <w:sz w:val="22"/>
              </w:rPr>
              <w:t>Blok</w:t>
            </w:r>
          </w:p>
        </w:tc>
        <w:tc>
          <w:tcPr>
            <w:tcW w:w="6236" w:type="dxa"/>
            <w:tcBorders>
              <w:top w:val="single" w:sz="4" w:space="0" w:color="7F7F7F"/>
              <w:left w:val="single" w:sz="4" w:space="0" w:color="7F7F7F"/>
              <w:bottom w:val="single" w:sz="4" w:space="0" w:color="7F7F7F"/>
              <w:right w:val="single" w:sz="4" w:space="0" w:color="7F7F7F"/>
            </w:tcBorders>
            <w:shd w:val="clear" w:color="auto" w:fill="1F4E78"/>
          </w:tcPr>
          <w:p w14:paraId="774840EF"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İçerik</w:t>
            </w:r>
            <w:proofErr w:type="spellEnd"/>
          </w:p>
        </w:tc>
      </w:tr>
      <w:tr w:rsidR="00367857" w14:paraId="5B7E6C05" w14:textId="77777777" w:rsidTr="003678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77FB402F" w14:textId="3B6B4F07" w:rsidR="00367857" w:rsidRPr="00367857" w:rsidRDefault="00367857" w:rsidP="00367857">
            <w:pPr>
              <w:ind w:firstLine="0"/>
              <w:rPr>
                <w:b w:val="0"/>
                <w:bCs w:val="0"/>
                <w:color w:val="000000" w:themeColor="text1"/>
              </w:rPr>
            </w:pPr>
            <w:r w:rsidRPr="00367857">
              <w:rPr>
                <w:rStyle w:val="Gl"/>
                <w:b/>
                <w:bCs/>
                <w:color w:val="000000" w:themeColor="text1"/>
                <w:sz w:val="20"/>
                <w:szCs w:val="20"/>
                <w:bdr w:val="single" w:sz="2" w:space="0" w:color="E5E7EB" w:frame="1"/>
              </w:rPr>
              <w:t>Customer Segments</w:t>
            </w:r>
          </w:p>
        </w:tc>
        <w:tc>
          <w:tcPr>
            <w:tcW w:w="6236" w:type="dxa"/>
            <w:tcBorders>
              <w:top w:val="single" w:sz="4" w:space="0" w:color="7F7F7F"/>
              <w:left w:val="single" w:sz="4" w:space="0" w:color="7F7F7F"/>
              <w:bottom w:val="single" w:sz="4" w:space="0" w:color="7F7F7F"/>
              <w:right w:val="single" w:sz="4" w:space="0" w:color="7F7F7F"/>
            </w:tcBorders>
            <w:vAlign w:val="center"/>
          </w:tcPr>
          <w:p w14:paraId="7CDA3DB6" w14:textId="4FDD61E9" w:rsidR="00367857" w:rsidRPr="00367857" w:rsidRDefault="00367857" w:rsidP="00367857">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367857">
              <w:rPr>
                <w:color w:val="000000" w:themeColor="text1"/>
                <w:sz w:val="20"/>
                <w:szCs w:val="20"/>
              </w:rPr>
              <w:t xml:space="preserve">Veri </w:t>
            </w:r>
            <w:proofErr w:type="spellStart"/>
            <w:r w:rsidRPr="00367857">
              <w:rPr>
                <w:color w:val="000000" w:themeColor="text1"/>
                <w:sz w:val="20"/>
                <w:szCs w:val="20"/>
              </w:rPr>
              <w:t>analistleri</w:t>
            </w:r>
            <w:proofErr w:type="spellEnd"/>
            <w:r w:rsidRPr="00367857">
              <w:rPr>
                <w:color w:val="000000" w:themeColor="text1"/>
                <w:sz w:val="20"/>
                <w:szCs w:val="20"/>
              </w:rPr>
              <w:t xml:space="preserve">, </w:t>
            </w:r>
            <w:proofErr w:type="spellStart"/>
            <w:r w:rsidRPr="00367857">
              <w:rPr>
                <w:color w:val="000000" w:themeColor="text1"/>
                <w:sz w:val="20"/>
                <w:szCs w:val="20"/>
              </w:rPr>
              <w:t>akademisyenler</w:t>
            </w:r>
            <w:proofErr w:type="spellEnd"/>
            <w:r w:rsidRPr="00367857">
              <w:rPr>
                <w:color w:val="000000" w:themeColor="text1"/>
                <w:sz w:val="20"/>
                <w:szCs w:val="20"/>
              </w:rPr>
              <w:t xml:space="preserve">, KVKK/GDPR </w:t>
            </w:r>
            <w:proofErr w:type="spellStart"/>
            <w:r w:rsidRPr="00367857">
              <w:rPr>
                <w:color w:val="000000" w:themeColor="text1"/>
                <w:sz w:val="20"/>
                <w:szCs w:val="20"/>
              </w:rPr>
              <w:t>sebebiyle</w:t>
            </w:r>
            <w:proofErr w:type="spellEnd"/>
            <w:r w:rsidRPr="00367857">
              <w:rPr>
                <w:color w:val="000000" w:themeColor="text1"/>
                <w:sz w:val="20"/>
                <w:szCs w:val="20"/>
              </w:rPr>
              <w:t xml:space="preserve"> </w:t>
            </w:r>
            <w:proofErr w:type="spellStart"/>
            <w:r w:rsidRPr="00367857">
              <w:rPr>
                <w:color w:val="000000" w:themeColor="text1"/>
                <w:sz w:val="20"/>
                <w:szCs w:val="20"/>
              </w:rPr>
              <w:t>verisini</w:t>
            </w:r>
            <w:proofErr w:type="spellEnd"/>
            <w:r w:rsidRPr="00367857">
              <w:rPr>
                <w:color w:val="000000" w:themeColor="text1"/>
                <w:sz w:val="20"/>
                <w:szCs w:val="20"/>
              </w:rPr>
              <w:t xml:space="preserve"> </w:t>
            </w:r>
            <w:proofErr w:type="spellStart"/>
            <w:r w:rsidRPr="00367857">
              <w:rPr>
                <w:color w:val="000000" w:themeColor="text1"/>
                <w:sz w:val="20"/>
                <w:szCs w:val="20"/>
              </w:rPr>
              <w:t>buluta</w:t>
            </w:r>
            <w:proofErr w:type="spellEnd"/>
            <w:r w:rsidRPr="00367857">
              <w:rPr>
                <w:color w:val="000000" w:themeColor="text1"/>
                <w:sz w:val="20"/>
                <w:szCs w:val="20"/>
              </w:rPr>
              <w:t xml:space="preserve"> </w:t>
            </w:r>
            <w:proofErr w:type="spellStart"/>
            <w:r w:rsidRPr="00367857">
              <w:rPr>
                <w:color w:val="000000" w:themeColor="text1"/>
                <w:sz w:val="20"/>
                <w:szCs w:val="20"/>
              </w:rPr>
              <w:t>yükleyemeyen</w:t>
            </w:r>
            <w:proofErr w:type="spellEnd"/>
            <w:r w:rsidRPr="00367857">
              <w:rPr>
                <w:color w:val="000000" w:themeColor="text1"/>
                <w:sz w:val="20"/>
                <w:szCs w:val="20"/>
              </w:rPr>
              <w:t xml:space="preserve"> </w:t>
            </w:r>
            <w:proofErr w:type="spellStart"/>
            <w:r w:rsidRPr="00367857">
              <w:rPr>
                <w:color w:val="000000" w:themeColor="text1"/>
                <w:sz w:val="20"/>
                <w:szCs w:val="20"/>
              </w:rPr>
              <w:t>kurumlar</w:t>
            </w:r>
            <w:proofErr w:type="spellEnd"/>
            <w:r w:rsidRPr="00367857">
              <w:rPr>
                <w:color w:val="000000" w:themeColor="text1"/>
                <w:sz w:val="20"/>
                <w:szCs w:val="20"/>
              </w:rPr>
              <w:t>.</w:t>
            </w:r>
          </w:p>
        </w:tc>
      </w:tr>
      <w:tr w:rsidR="00367857" w14:paraId="5C5C192B" w14:textId="77777777" w:rsidTr="003678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1C02F43B" w14:textId="1AC59845" w:rsidR="00367857" w:rsidRPr="00367857" w:rsidRDefault="00367857" w:rsidP="00367857">
            <w:pPr>
              <w:ind w:firstLine="0"/>
              <w:rPr>
                <w:b w:val="0"/>
                <w:bCs w:val="0"/>
                <w:color w:val="000000" w:themeColor="text1"/>
              </w:rPr>
            </w:pPr>
            <w:r w:rsidRPr="00367857">
              <w:rPr>
                <w:rStyle w:val="Gl"/>
                <w:b/>
                <w:bCs/>
                <w:color w:val="000000" w:themeColor="text1"/>
                <w:sz w:val="20"/>
                <w:szCs w:val="20"/>
                <w:bdr w:val="single" w:sz="2" w:space="0" w:color="E5E7EB" w:frame="1"/>
              </w:rPr>
              <w:t>Value Propositions</w:t>
            </w:r>
          </w:p>
        </w:tc>
        <w:tc>
          <w:tcPr>
            <w:tcW w:w="6236" w:type="dxa"/>
            <w:tcBorders>
              <w:top w:val="single" w:sz="4" w:space="0" w:color="7F7F7F"/>
              <w:left w:val="single" w:sz="4" w:space="0" w:color="7F7F7F"/>
              <w:bottom w:val="single" w:sz="4" w:space="0" w:color="7F7F7F"/>
              <w:right w:val="single" w:sz="4" w:space="0" w:color="7F7F7F"/>
            </w:tcBorders>
            <w:vAlign w:val="center"/>
          </w:tcPr>
          <w:p w14:paraId="38602AF0" w14:textId="2BC326E5" w:rsidR="00367857" w:rsidRPr="00367857" w:rsidRDefault="00367857" w:rsidP="00367857">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367857">
              <w:rPr>
                <w:color w:val="000000" w:themeColor="text1"/>
                <w:sz w:val="20"/>
                <w:szCs w:val="20"/>
              </w:rPr>
              <w:t xml:space="preserve">1. %100 Veri </w:t>
            </w:r>
            <w:proofErr w:type="spellStart"/>
            <w:r w:rsidRPr="00367857">
              <w:rPr>
                <w:color w:val="000000" w:themeColor="text1"/>
                <w:sz w:val="20"/>
                <w:szCs w:val="20"/>
              </w:rPr>
              <w:t>Gizliliği</w:t>
            </w:r>
            <w:proofErr w:type="spellEnd"/>
            <w:r w:rsidRPr="00367857">
              <w:rPr>
                <w:color w:val="000000" w:themeColor="text1"/>
                <w:sz w:val="20"/>
                <w:szCs w:val="20"/>
              </w:rPr>
              <w:t xml:space="preserve"> (Local </w:t>
            </w:r>
            <w:proofErr w:type="spellStart"/>
            <w:r w:rsidRPr="00367857">
              <w:rPr>
                <w:color w:val="000000" w:themeColor="text1"/>
                <w:sz w:val="20"/>
                <w:szCs w:val="20"/>
              </w:rPr>
              <w:t>İşlem</w:t>
            </w:r>
            <w:proofErr w:type="spellEnd"/>
            <w:r w:rsidRPr="00367857">
              <w:rPr>
                <w:color w:val="000000" w:themeColor="text1"/>
                <w:sz w:val="20"/>
                <w:szCs w:val="20"/>
              </w:rPr>
              <w:t xml:space="preserve">), 2. </w:t>
            </w:r>
            <w:proofErr w:type="spellStart"/>
            <w:r w:rsidRPr="00367857">
              <w:rPr>
                <w:color w:val="000000" w:themeColor="text1"/>
                <w:sz w:val="20"/>
                <w:szCs w:val="20"/>
              </w:rPr>
              <w:t>Kurulumsuz</w:t>
            </w:r>
            <w:proofErr w:type="spellEnd"/>
            <w:r w:rsidRPr="00367857">
              <w:rPr>
                <w:color w:val="000000" w:themeColor="text1"/>
                <w:sz w:val="20"/>
                <w:szCs w:val="20"/>
              </w:rPr>
              <w:t>/</w:t>
            </w:r>
            <w:proofErr w:type="spellStart"/>
            <w:r w:rsidRPr="00367857">
              <w:rPr>
                <w:color w:val="000000" w:themeColor="text1"/>
                <w:sz w:val="20"/>
                <w:szCs w:val="20"/>
              </w:rPr>
              <w:t>Sunucusuz</w:t>
            </w:r>
            <w:proofErr w:type="spellEnd"/>
            <w:r w:rsidRPr="00367857">
              <w:rPr>
                <w:color w:val="000000" w:themeColor="text1"/>
                <w:sz w:val="20"/>
                <w:szCs w:val="20"/>
              </w:rPr>
              <w:t xml:space="preserve"> </w:t>
            </w:r>
            <w:proofErr w:type="spellStart"/>
            <w:r w:rsidRPr="00367857">
              <w:rPr>
                <w:color w:val="000000" w:themeColor="text1"/>
                <w:sz w:val="20"/>
                <w:szCs w:val="20"/>
              </w:rPr>
              <w:t>Anında</w:t>
            </w:r>
            <w:proofErr w:type="spellEnd"/>
            <w:r w:rsidRPr="00367857">
              <w:rPr>
                <w:color w:val="000000" w:themeColor="text1"/>
                <w:sz w:val="20"/>
                <w:szCs w:val="20"/>
              </w:rPr>
              <w:t xml:space="preserve"> Analiz, 3. Büyük </w:t>
            </w:r>
            <w:proofErr w:type="spellStart"/>
            <w:r w:rsidRPr="00367857">
              <w:rPr>
                <w:color w:val="000000" w:themeColor="text1"/>
                <w:sz w:val="20"/>
                <w:szCs w:val="20"/>
              </w:rPr>
              <w:t>verilerde</w:t>
            </w:r>
            <w:proofErr w:type="spellEnd"/>
            <w:r w:rsidRPr="00367857">
              <w:rPr>
                <w:color w:val="000000" w:themeColor="text1"/>
                <w:sz w:val="20"/>
                <w:szCs w:val="20"/>
              </w:rPr>
              <w:t xml:space="preserve"> (100MB+) </w:t>
            </w:r>
            <w:proofErr w:type="spellStart"/>
            <w:r w:rsidRPr="00367857">
              <w:rPr>
                <w:color w:val="000000" w:themeColor="text1"/>
                <w:sz w:val="20"/>
                <w:szCs w:val="20"/>
              </w:rPr>
              <w:t>sıfır</w:t>
            </w:r>
            <w:proofErr w:type="spellEnd"/>
            <w:r w:rsidRPr="00367857">
              <w:rPr>
                <w:color w:val="000000" w:themeColor="text1"/>
                <w:sz w:val="20"/>
                <w:szCs w:val="20"/>
              </w:rPr>
              <w:t xml:space="preserve"> </w:t>
            </w:r>
            <w:proofErr w:type="spellStart"/>
            <w:r w:rsidRPr="00367857">
              <w:rPr>
                <w:color w:val="000000" w:themeColor="text1"/>
                <w:sz w:val="20"/>
                <w:szCs w:val="20"/>
              </w:rPr>
              <w:t>donma</w:t>
            </w:r>
            <w:proofErr w:type="spellEnd"/>
            <w:r w:rsidRPr="00367857">
              <w:rPr>
                <w:color w:val="000000" w:themeColor="text1"/>
                <w:sz w:val="20"/>
                <w:szCs w:val="20"/>
              </w:rPr>
              <w:t>.</w:t>
            </w:r>
          </w:p>
        </w:tc>
      </w:tr>
      <w:tr w:rsidR="00367857" w14:paraId="240DC35E" w14:textId="77777777" w:rsidTr="003678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43E7A9C" w14:textId="4266D5C5" w:rsidR="00367857" w:rsidRPr="00367857" w:rsidRDefault="00367857" w:rsidP="00367857">
            <w:pPr>
              <w:ind w:firstLine="0"/>
              <w:rPr>
                <w:b w:val="0"/>
                <w:bCs w:val="0"/>
                <w:color w:val="000000" w:themeColor="text1"/>
              </w:rPr>
            </w:pPr>
            <w:r w:rsidRPr="00367857">
              <w:rPr>
                <w:rStyle w:val="Gl"/>
                <w:b/>
                <w:bCs/>
                <w:color w:val="000000" w:themeColor="text1"/>
                <w:sz w:val="20"/>
                <w:szCs w:val="20"/>
                <w:bdr w:val="single" w:sz="2" w:space="0" w:color="E5E7EB" w:frame="1"/>
              </w:rPr>
              <w:t>Channels</w:t>
            </w:r>
          </w:p>
        </w:tc>
        <w:tc>
          <w:tcPr>
            <w:tcW w:w="6236" w:type="dxa"/>
            <w:tcBorders>
              <w:top w:val="single" w:sz="4" w:space="0" w:color="7F7F7F"/>
              <w:left w:val="single" w:sz="4" w:space="0" w:color="7F7F7F"/>
              <w:bottom w:val="single" w:sz="4" w:space="0" w:color="7F7F7F"/>
              <w:right w:val="single" w:sz="4" w:space="0" w:color="7F7F7F"/>
            </w:tcBorders>
            <w:vAlign w:val="center"/>
          </w:tcPr>
          <w:p w14:paraId="7BF29367" w14:textId="3EEF0C8E" w:rsidR="00367857" w:rsidRPr="00367857" w:rsidRDefault="00367857" w:rsidP="00367857">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367857">
              <w:rPr>
                <w:color w:val="000000" w:themeColor="text1"/>
                <w:sz w:val="20"/>
                <w:szCs w:val="20"/>
              </w:rPr>
              <w:t xml:space="preserve">SEO (Arama </w:t>
            </w:r>
            <w:proofErr w:type="spellStart"/>
            <w:r w:rsidRPr="00367857">
              <w:rPr>
                <w:color w:val="000000" w:themeColor="text1"/>
                <w:sz w:val="20"/>
                <w:szCs w:val="20"/>
              </w:rPr>
              <w:t>Motoru</w:t>
            </w:r>
            <w:proofErr w:type="spellEnd"/>
            <w:r w:rsidRPr="00367857">
              <w:rPr>
                <w:color w:val="000000" w:themeColor="text1"/>
                <w:sz w:val="20"/>
                <w:szCs w:val="20"/>
              </w:rPr>
              <w:t xml:space="preserve">), Product Hunt, GitHub, Veri </w:t>
            </w:r>
            <w:proofErr w:type="spellStart"/>
            <w:r w:rsidRPr="00367857">
              <w:rPr>
                <w:color w:val="000000" w:themeColor="text1"/>
                <w:sz w:val="20"/>
                <w:szCs w:val="20"/>
              </w:rPr>
              <w:t>Bilimi</w:t>
            </w:r>
            <w:proofErr w:type="spellEnd"/>
            <w:r w:rsidRPr="00367857">
              <w:rPr>
                <w:color w:val="000000" w:themeColor="text1"/>
                <w:sz w:val="20"/>
                <w:szCs w:val="20"/>
              </w:rPr>
              <w:t xml:space="preserve"> </w:t>
            </w:r>
            <w:proofErr w:type="spellStart"/>
            <w:r w:rsidRPr="00367857">
              <w:rPr>
                <w:color w:val="000000" w:themeColor="text1"/>
                <w:sz w:val="20"/>
                <w:szCs w:val="20"/>
              </w:rPr>
              <w:t>Toplulukları</w:t>
            </w:r>
            <w:proofErr w:type="spellEnd"/>
            <w:r w:rsidRPr="00367857">
              <w:rPr>
                <w:color w:val="000000" w:themeColor="text1"/>
                <w:sz w:val="20"/>
                <w:szCs w:val="20"/>
              </w:rPr>
              <w:t xml:space="preserve"> (Kaggle/Reddit).</w:t>
            </w:r>
          </w:p>
        </w:tc>
      </w:tr>
      <w:tr w:rsidR="00367857" w14:paraId="401BF460" w14:textId="77777777" w:rsidTr="003678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3F0CA4D2" w14:textId="5EF0278C" w:rsidR="00367857" w:rsidRPr="00367857" w:rsidRDefault="00367857" w:rsidP="00367857">
            <w:pPr>
              <w:ind w:firstLine="0"/>
              <w:rPr>
                <w:b w:val="0"/>
                <w:bCs w:val="0"/>
                <w:color w:val="000000" w:themeColor="text1"/>
              </w:rPr>
            </w:pPr>
            <w:r w:rsidRPr="00367857">
              <w:rPr>
                <w:rStyle w:val="Gl"/>
                <w:b/>
                <w:bCs/>
                <w:color w:val="000000" w:themeColor="text1"/>
                <w:sz w:val="20"/>
                <w:szCs w:val="20"/>
                <w:bdr w:val="single" w:sz="2" w:space="0" w:color="E5E7EB" w:frame="1"/>
              </w:rPr>
              <w:t>Customer Relationships</w:t>
            </w:r>
          </w:p>
        </w:tc>
        <w:tc>
          <w:tcPr>
            <w:tcW w:w="6236" w:type="dxa"/>
            <w:tcBorders>
              <w:top w:val="single" w:sz="4" w:space="0" w:color="7F7F7F"/>
              <w:left w:val="single" w:sz="4" w:space="0" w:color="7F7F7F"/>
              <w:bottom w:val="single" w:sz="4" w:space="0" w:color="7F7F7F"/>
              <w:right w:val="single" w:sz="4" w:space="0" w:color="7F7F7F"/>
            </w:tcBorders>
            <w:vAlign w:val="center"/>
          </w:tcPr>
          <w:p w14:paraId="631BE48E" w14:textId="6E2631F8" w:rsidR="00367857" w:rsidRPr="00367857" w:rsidRDefault="00367857" w:rsidP="00367857">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367857">
              <w:rPr>
                <w:color w:val="000000" w:themeColor="text1"/>
                <w:sz w:val="20"/>
                <w:szCs w:val="20"/>
              </w:rPr>
              <w:t xml:space="preserve">Self-service (Kendi </w:t>
            </w:r>
            <w:proofErr w:type="spellStart"/>
            <w:r w:rsidRPr="00367857">
              <w:rPr>
                <w:color w:val="000000" w:themeColor="text1"/>
                <w:sz w:val="20"/>
                <w:szCs w:val="20"/>
              </w:rPr>
              <w:t>kendine</w:t>
            </w:r>
            <w:proofErr w:type="spellEnd"/>
            <w:r w:rsidRPr="00367857">
              <w:rPr>
                <w:color w:val="000000" w:themeColor="text1"/>
                <w:sz w:val="20"/>
                <w:szCs w:val="20"/>
              </w:rPr>
              <w:t xml:space="preserve"> </w:t>
            </w:r>
            <w:proofErr w:type="spellStart"/>
            <w:r w:rsidRPr="00367857">
              <w:rPr>
                <w:color w:val="000000" w:themeColor="text1"/>
                <w:sz w:val="20"/>
                <w:szCs w:val="20"/>
              </w:rPr>
              <w:t>kullanım</w:t>
            </w:r>
            <w:proofErr w:type="spellEnd"/>
            <w:r w:rsidRPr="00367857">
              <w:rPr>
                <w:color w:val="000000" w:themeColor="text1"/>
                <w:sz w:val="20"/>
                <w:szCs w:val="20"/>
              </w:rPr>
              <w:t xml:space="preserve">), </w:t>
            </w:r>
            <w:proofErr w:type="spellStart"/>
            <w:r w:rsidRPr="00367857">
              <w:rPr>
                <w:color w:val="000000" w:themeColor="text1"/>
                <w:sz w:val="20"/>
                <w:szCs w:val="20"/>
              </w:rPr>
              <w:t>Topluluk</w:t>
            </w:r>
            <w:proofErr w:type="spellEnd"/>
            <w:r w:rsidRPr="00367857">
              <w:rPr>
                <w:color w:val="000000" w:themeColor="text1"/>
                <w:sz w:val="20"/>
                <w:szCs w:val="20"/>
              </w:rPr>
              <w:t xml:space="preserve"> (Discord), </w:t>
            </w:r>
            <w:proofErr w:type="spellStart"/>
            <w:r w:rsidRPr="00367857">
              <w:rPr>
                <w:color w:val="000000" w:themeColor="text1"/>
                <w:sz w:val="20"/>
                <w:szCs w:val="20"/>
              </w:rPr>
              <w:t>Detaylı</w:t>
            </w:r>
            <w:proofErr w:type="spellEnd"/>
            <w:r w:rsidRPr="00367857">
              <w:rPr>
                <w:color w:val="000000" w:themeColor="text1"/>
                <w:sz w:val="20"/>
                <w:szCs w:val="20"/>
              </w:rPr>
              <w:t xml:space="preserve"> </w:t>
            </w:r>
            <w:proofErr w:type="spellStart"/>
            <w:r w:rsidRPr="00367857">
              <w:rPr>
                <w:color w:val="000000" w:themeColor="text1"/>
                <w:sz w:val="20"/>
                <w:szCs w:val="20"/>
              </w:rPr>
              <w:t>Dokümantasyon</w:t>
            </w:r>
            <w:proofErr w:type="spellEnd"/>
            <w:r w:rsidRPr="00367857">
              <w:rPr>
                <w:color w:val="000000" w:themeColor="text1"/>
                <w:sz w:val="20"/>
                <w:szCs w:val="20"/>
              </w:rPr>
              <w:t>.</w:t>
            </w:r>
          </w:p>
        </w:tc>
      </w:tr>
      <w:tr w:rsidR="00367857" w14:paraId="2520CBE4" w14:textId="77777777" w:rsidTr="003678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0B7AEA15" w14:textId="2B60B43D" w:rsidR="00367857" w:rsidRPr="00367857" w:rsidRDefault="00367857" w:rsidP="00367857">
            <w:pPr>
              <w:ind w:firstLine="0"/>
              <w:rPr>
                <w:b w:val="0"/>
                <w:bCs w:val="0"/>
                <w:color w:val="000000" w:themeColor="text1"/>
              </w:rPr>
            </w:pPr>
            <w:r w:rsidRPr="00367857">
              <w:rPr>
                <w:rStyle w:val="Gl"/>
                <w:b/>
                <w:bCs/>
                <w:color w:val="000000" w:themeColor="text1"/>
                <w:sz w:val="20"/>
                <w:szCs w:val="20"/>
                <w:bdr w:val="single" w:sz="2" w:space="0" w:color="E5E7EB" w:frame="1"/>
              </w:rPr>
              <w:t>Revenue Streams</w:t>
            </w:r>
          </w:p>
        </w:tc>
        <w:tc>
          <w:tcPr>
            <w:tcW w:w="6236" w:type="dxa"/>
            <w:tcBorders>
              <w:top w:val="single" w:sz="4" w:space="0" w:color="7F7F7F"/>
              <w:left w:val="single" w:sz="4" w:space="0" w:color="7F7F7F"/>
              <w:bottom w:val="single" w:sz="4" w:space="0" w:color="7F7F7F"/>
              <w:right w:val="single" w:sz="4" w:space="0" w:color="7F7F7F"/>
            </w:tcBorders>
            <w:vAlign w:val="center"/>
          </w:tcPr>
          <w:p w14:paraId="0572EDFE" w14:textId="721173E4" w:rsidR="00367857" w:rsidRPr="00367857" w:rsidRDefault="00367857" w:rsidP="00367857">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367857">
              <w:rPr>
                <w:color w:val="000000" w:themeColor="text1"/>
                <w:sz w:val="20"/>
                <w:szCs w:val="20"/>
              </w:rPr>
              <w:t>Freemium (</w:t>
            </w:r>
            <w:proofErr w:type="spellStart"/>
            <w:r w:rsidRPr="00367857">
              <w:rPr>
                <w:color w:val="000000" w:themeColor="text1"/>
                <w:sz w:val="20"/>
                <w:szCs w:val="20"/>
              </w:rPr>
              <w:t>Aylık</w:t>
            </w:r>
            <w:proofErr w:type="spellEnd"/>
            <w:r w:rsidRPr="00367857">
              <w:rPr>
                <w:color w:val="000000" w:themeColor="text1"/>
                <w:sz w:val="20"/>
                <w:szCs w:val="20"/>
              </w:rPr>
              <w:t xml:space="preserve"> </w:t>
            </w:r>
            <w:proofErr w:type="spellStart"/>
            <w:r w:rsidRPr="00367857">
              <w:rPr>
                <w:color w:val="000000" w:themeColor="text1"/>
                <w:sz w:val="20"/>
                <w:szCs w:val="20"/>
              </w:rPr>
              <w:t>Abonelik</w:t>
            </w:r>
            <w:proofErr w:type="spellEnd"/>
            <w:r w:rsidRPr="00367857">
              <w:rPr>
                <w:color w:val="000000" w:themeColor="text1"/>
                <w:sz w:val="20"/>
                <w:szCs w:val="20"/>
              </w:rPr>
              <w:t xml:space="preserve">), </w:t>
            </w:r>
            <w:proofErr w:type="spellStart"/>
            <w:r w:rsidRPr="00367857">
              <w:rPr>
                <w:color w:val="000000" w:themeColor="text1"/>
                <w:sz w:val="20"/>
                <w:szCs w:val="20"/>
              </w:rPr>
              <w:t>Kurumsal</w:t>
            </w:r>
            <w:proofErr w:type="spellEnd"/>
            <w:r w:rsidRPr="00367857">
              <w:rPr>
                <w:color w:val="000000" w:themeColor="text1"/>
                <w:sz w:val="20"/>
                <w:szCs w:val="20"/>
              </w:rPr>
              <w:t xml:space="preserve"> </w:t>
            </w:r>
            <w:proofErr w:type="spellStart"/>
            <w:r w:rsidRPr="00367857">
              <w:rPr>
                <w:color w:val="000000" w:themeColor="text1"/>
                <w:sz w:val="20"/>
                <w:szCs w:val="20"/>
              </w:rPr>
              <w:t>beyaz</w:t>
            </w:r>
            <w:proofErr w:type="spellEnd"/>
            <w:r w:rsidRPr="00367857">
              <w:rPr>
                <w:color w:val="000000" w:themeColor="text1"/>
                <w:sz w:val="20"/>
                <w:szCs w:val="20"/>
              </w:rPr>
              <w:t xml:space="preserve"> </w:t>
            </w:r>
            <w:proofErr w:type="spellStart"/>
            <w:r w:rsidRPr="00367857">
              <w:rPr>
                <w:color w:val="000000" w:themeColor="text1"/>
                <w:sz w:val="20"/>
                <w:szCs w:val="20"/>
              </w:rPr>
              <w:t>etiket</w:t>
            </w:r>
            <w:proofErr w:type="spellEnd"/>
            <w:r w:rsidRPr="00367857">
              <w:rPr>
                <w:color w:val="000000" w:themeColor="text1"/>
                <w:sz w:val="20"/>
                <w:szCs w:val="20"/>
              </w:rPr>
              <w:t xml:space="preserve"> (</w:t>
            </w:r>
            <w:proofErr w:type="gramStart"/>
            <w:r w:rsidRPr="00367857">
              <w:rPr>
                <w:color w:val="000000" w:themeColor="text1"/>
                <w:sz w:val="20"/>
                <w:szCs w:val="20"/>
              </w:rPr>
              <w:t>White-label</w:t>
            </w:r>
            <w:proofErr w:type="gramEnd"/>
            <w:r w:rsidRPr="00367857">
              <w:rPr>
                <w:color w:val="000000" w:themeColor="text1"/>
                <w:sz w:val="20"/>
                <w:szCs w:val="20"/>
              </w:rPr>
              <w:t xml:space="preserve">) </w:t>
            </w:r>
            <w:proofErr w:type="spellStart"/>
            <w:r w:rsidRPr="00367857">
              <w:rPr>
                <w:color w:val="000000" w:themeColor="text1"/>
                <w:sz w:val="20"/>
                <w:szCs w:val="20"/>
              </w:rPr>
              <w:t>lisans</w:t>
            </w:r>
            <w:proofErr w:type="spellEnd"/>
            <w:r w:rsidRPr="00367857">
              <w:rPr>
                <w:color w:val="000000" w:themeColor="text1"/>
                <w:sz w:val="20"/>
                <w:szCs w:val="20"/>
              </w:rPr>
              <w:t xml:space="preserve"> </w:t>
            </w:r>
            <w:proofErr w:type="spellStart"/>
            <w:r w:rsidRPr="00367857">
              <w:rPr>
                <w:color w:val="000000" w:themeColor="text1"/>
                <w:sz w:val="20"/>
                <w:szCs w:val="20"/>
              </w:rPr>
              <w:t>satışı</w:t>
            </w:r>
            <w:proofErr w:type="spellEnd"/>
            <w:r w:rsidRPr="00367857">
              <w:rPr>
                <w:color w:val="000000" w:themeColor="text1"/>
                <w:sz w:val="20"/>
                <w:szCs w:val="20"/>
              </w:rPr>
              <w:t>.</w:t>
            </w:r>
          </w:p>
        </w:tc>
      </w:tr>
      <w:tr w:rsidR="00367857" w14:paraId="48750DBA" w14:textId="77777777" w:rsidTr="003678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763AC084" w14:textId="36B4B6B1" w:rsidR="00367857" w:rsidRPr="00367857" w:rsidRDefault="00367857" w:rsidP="00367857">
            <w:pPr>
              <w:ind w:firstLine="0"/>
              <w:rPr>
                <w:b w:val="0"/>
                <w:bCs w:val="0"/>
                <w:color w:val="000000" w:themeColor="text1"/>
              </w:rPr>
            </w:pPr>
            <w:r w:rsidRPr="00367857">
              <w:rPr>
                <w:rStyle w:val="Gl"/>
                <w:b/>
                <w:bCs/>
                <w:color w:val="000000" w:themeColor="text1"/>
                <w:sz w:val="20"/>
                <w:szCs w:val="20"/>
                <w:bdr w:val="single" w:sz="2" w:space="0" w:color="E5E7EB" w:frame="1"/>
              </w:rPr>
              <w:t>Customer Segments</w:t>
            </w:r>
          </w:p>
        </w:tc>
        <w:tc>
          <w:tcPr>
            <w:tcW w:w="6236" w:type="dxa"/>
            <w:tcBorders>
              <w:top w:val="single" w:sz="4" w:space="0" w:color="7F7F7F"/>
              <w:left w:val="single" w:sz="4" w:space="0" w:color="7F7F7F"/>
              <w:bottom w:val="single" w:sz="4" w:space="0" w:color="7F7F7F"/>
              <w:right w:val="single" w:sz="4" w:space="0" w:color="7F7F7F"/>
            </w:tcBorders>
            <w:vAlign w:val="center"/>
          </w:tcPr>
          <w:p w14:paraId="46F88E39" w14:textId="76433AE1" w:rsidR="00367857" w:rsidRPr="00367857" w:rsidRDefault="00367857" w:rsidP="00367857">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367857">
              <w:rPr>
                <w:color w:val="000000" w:themeColor="text1"/>
                <w:sz w:val="20"/>
                <w:szCs w:val="20"/>
              </w:rPr>
              <w:t xml:space="preserve">Veri </w:t>
            </w:r>
            <w:proofErr w:type="spellStart"/>
            <w:r w:rsidRPr="00367857">
              <w:rPr>
                <w:color w:val="000000" w:themeColor="text1"/>
                <w:sz w:val="20"/>
                <w:szCs w:val="20"/>
              </w:rPr>
              <w:t>analistleri</w:t>
            </w:r>
            <w:proofErr w:type="spellEnd"/>
            <w:r w:rsidRPr="00367857">
              <w:rPr>
                <w:color w:val="000000" w:themeColor="text1"/>
                <w:sz w:val="20"/>
                <w:szCs w:val="20"/>
              </w:rPr>
              <w:t xml:space="preserve">, </w:t>
            </w:r>
            <w:proofErr w:type="spellStart"/>
            <w:r w:rsidRPr="00367857">
              <w:rPr>
                <w:color w:val="000000" w:themeColor="text1"/>
                <w:sz w:val="20"/>
                <w:szCs w:val="20"/>
              </w:rPr>
              <w:t>akademisyenler</w:t>
            </w:r>
            <w:proofErr w:type="spellEnd"/>
            <w:r w:rsidRPr="00367857">
              <w:rPr>
                <w:color w:val="000000" w:themeColor="text1"/>
                <w:sz w:val="20"/>
                <w:szCs w:val="20"/>
              </w:rPr>
              <w:t xml:space="preserve">, KVKK/GDPR </w:t>
            </w:r>
            <w:proofErr w:type="spellStart"/>
            <w:r w:rsidRPr="00367857">
              <w:rPr>
                <w:color w:val="000000" w:themeColor="text1"/>
                <w:sz w:val="20"/>
                <w:szCs w:val="20"/>
              </w:rPr>
              <w:t>sebebiyle</w:t>
            </w:r>
            <w:proofErr w:type="spellEnd"/>
            <w:r w:rsidRPr="00367857">
              <w:rPr>
                <w:color w:val="000000" w:themeColor="text1"/>
                <w:sz w:val="20"/>
                <w:szCs w:val="20"/>
              </w:rPr>
              <w:t xml:space="preserve"> </w:t>
            </w:r>
            <w:proofErr w:type="spellStart"/>
            <w:r w:rsidRPr="00367857">
              <w:rPr>
                <w:color w:val="000000" w:themeColor="text1"/>
                <w:sz w:val="20"/>
                <w:szCs w:val="20"/>
              </w:rPr>
              <w:t>verisini</w:t>
            </w:r>
            <w:proofErr w:type="spellEnd"/>
            <w:r w:rsidRPr="00367857">
              <w:rPr>
                <w:color w:val="000000" w:themeColor="text1"/>
                <w:sz w:val="20"/>
                <w:szCs w:val="20"/>
              </w:rPr>
              <w:t xml:space="preserve"> </w:t>
            </w:r>
            <w:proofErr w:type="spellStart"/>
            <w:r w:rsidRPr="00367857">
              <w:rPr>
                <w:color w:val="000000" w:themeColor="text1"/>
                <w:sz w:val="20"/>
                <w:szCs w:val="20"/>
              </w:rPr>
              <w:t>buluta</w:t>
            </w:r>
            <w:proofErr w:type="spellEnd"/>
            <w:r w:rsidRPr="00367857">
              <w:rPr>
                <w:color w:val="000000" w:themeColor="text1"/>
                <w:sz w:val="20"/>
                <w:szCs w:val="20"/>
              </w:rPr>
              <w:t xml:space="preserve"> </w:t>
            </w:r>
            <w:proofErr w:type="spellStart"/>
            <w:r w:rsidRPr="00367857">
              <w:rPr>
                <w:color w:val="000000" w:themeColor="text1"/>
                <w:sz w:val="20"/>
                <w:szCs w:val="20"/>
              </w:rPr>
              <w:t>yükleyemeyen</w:t>
            </w:r>
            <w:proofErr w:type="spellEnd"/>
            <w:r w:rsidRPr="00367857">
              <w:rPr>
                <w:color w:val="000000" w:themeColor="text1"/>
                <w:sz w:val="20"/>
                <w:szCs w:val="20"/>
              </w:rPr>
              <w:t xml:space="preserve"> </w:t>
            </w:r>
            <w:proofErr w:type="spellStart"/>
            <w:r w:rsidRPr="00367857">
              <w:rPr>
                <w:color w:val="000000" w:themeColor="text1"/>
                <w:sz w:val="20"/>
                <w:szCs w:val="20"/>
              </w:rPr>
              <w:t>kurumlar</w:t>
            </w:r>
            <w:proofErr w:type="spellEnd"/>
            <w:r w:rsidRPr="00367857">
              <w:rPr>
                <w:color w:val="000000" w:themeColor="text1"/>
                <w:sz w:val="20"/>
                <w:szCs w:val="20"/>
              </w:rPr>
              <w:t>.</w:t>
            </w:r>
          </w:p>
        </w:tc>
      </w:tr>
      <w:tr w:rsidR="00367857" w14:paraId="01E7B43F" w14:textId="77777777" w:rsidTr="003678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4D9C7D6C" w14:textId="2D07D30F" w:rsidR="00367857" w:rsidRPr="00367857" w:rsidRDefault="00367857" w:rsidP="00367857">
            <w:pPr>
              <w:ind w:firstLine="0"/>
              <w:rPr>
                <w:b w:val="0"/>
                <w:bCs w:val="0"/>
                <w:color w:val="000000" w:themeColor="text1"/>
              </w:rPr>
            </w:pPr>
            <w:r w:rsidRPr="00367857">
              <w:rPr>
                <w:rStyle w:val="Gl"/>
                <w:b/>
                <w:bCs/>
                <w:color w:val="000000" w:themeColor="text1"/>
                <w:sz w:val="20"/>
                <w:szCs w:val="20"/>
                <w:bdr w:val="single" w:sz="2" w:space="0" w:color="E5E7EB" w:frame="1"/>
              </w:rPr>
              <w:t>Value Propositions</w:t>
            </w:r>
          </w:p>
        </w:tc>
        <w:tc>
          <w:tcPr>
            <w:tcW w:w="6236" w:type="dxa"/>
            <w:tcBorders>
              <w:top w:val="single" w:sz="4" w:space="0" w:color="7F7F7F"/>
              <w:left w:val="single" w:sz="4" w:space="0" w:color="7F7F7F"/>
              <w:bottom w:val="single" w:sz="4" w:space="0" w:color="7F7F7F"/>
              <w:right w:val="single" w:sz="4" w:space="0" w:color="7F7F7F"/>
            </w:tcBorders>
            <w:vAlign w:val="center"/>
          </w:tcPr>
          <w:p w14:paraId="078484CF" w14:textId="3C554722" w:rsidR="00367857" w:rsidRPr="00367857" w:rsidRDefault="00367857" w:rsidP="00367857">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367857">
              <w:rPr>
                <w:color w:val="000000" w:themeColor="text1"/>
                <w:sz w:val="20"/>
                <w:szCs w:val="20"/>
              </w:rPr>
              <w:t xml:space="preserve">1. %100 Veri </w:t>
            </w:r>
            <w:proofErr w:type="spellStart"/>
            <w:r w:rsidRPr="00367857">
              <w:rPr>
                <w:color w:val="000000" w:themeColor="text1"/>
                <w:sz w:val="20"/>
                <w:szCs w:val="20"/>
              </w:rPr>
              <w:t>Gizliliği</w:t>
            </w:r>
            <w:proofErr w:type="spellEnd"/>
            <w:r w:rsidRPr="00367857">
              <w:rPr>
                <w:color w:val="000000" w:themeColor="text1"/>
                <w:sz w:val="20"/>
                <w:szCs w:val="20"/>
              </w:rPr>
              <w:t xml:space="preserve"> (Local </w:t>
            </w:r>
            <w:proofErr w:type="spellStart"/>
            <w:r w:rsidRPr="00367857">
              <w:rPr>
                <w:color w:val="000000" w:themeColor="text1"/>
                <w:sz w:val="20"/>
                <w:szCs w:val="20"/>
              </w:rPr>
              <w:t>İşlem</w:t>
            </w:r>
            <w:proofErr w:type="spellEnd"/>
            <w:r w:rsidRPr="00367857">
              <w:rPr>
                <w:color w:val="000000" w:themeColor="text1"/>
                <w:sz w:val="20"/>
                <w:szCs w:val="20"/>
              </w:rPr>
              <w:t xml:space="preserve">), 2. </w:t>
            </w:r>
            <w:proofErr w:type="spellStart"/>
            <w:r w:rsidRPr="00367857">
              <w:rPr>
                <w:color w:val="000000" w:themeColor="text1"/>
                <w:sz w:val="20"/>
                <w:szCs w:val="20"/>
              </w:rPr>
              <w:t>Kurulumsuz</w:t>
            </w:r>
            <w:proofErr w:type="spellEnd"/>
            <w:r w:rsidRPr="00367857">
              <w:rPr>
                <w:color w:val="000000" w:themeColor="text1"/>
                <w:sz w:val="20"/>
                <w:szCs w:val="20"/>
              </w:rPr>
              <w:t>/</w:t>
            </w:r>
            <w:proofErr w:type="spellStart"/>
            <w:r w:rsidRPr="00367857">
              <w:rPr>
                <w:color w:val="000000" w:themeColor="text1"/>
                <w:sz w:val="20"/>
                <w:szCs w:val="20"/>
              </w:rPr>
              <w:t>Sunucusuz</w:t>
            </w:r>
            <w:proofErr w:type="spellEnd"/>
            <w:r w:rsidRPr="00367857">
              <w:rPr>
                <w:color w:val="000000" w:themeColor="text1"/>
                <w:sz w:val="20"/>
                <w:szCs w:val="20"/>
              </w:rPr>
              <w:t xml:space="preserve"> </w:t>
            </w:r>
            <w:proofErr w:type="spellStart"/>
            <w:r w:rsidRPr="00367857">
              <w:rPr>
                <w:color w:val="000000" w:themeColor="text1"/>
                <w:sz w:val="20"/>
                <w:szCs w:val="20"/>
              </w:rPr>
              <w:t>Anında</w:t>
            </w:r>
            <w:proofErr w:type="spellEnd"/>
            <w:r w:rsidRPr="00367857">
              <w:rPr>
                <w:color w:val="000000" w:themeColor="text1"/>
                <w:sz w:val="20"/>
                <w:szCs w:val="20"/>
              </w:rPr>
              <w:t xml:space="preserve"> Analiz, 3. Büyük </w:t>
            </w:r>
            <w:proofErr w:type="spellStart"/>
            <w:r w:rsidRPr="00367857">
              <w:rPr>
                <w:color w:val="000000" w:themeColor="text1"/>
                <w:sz w:val="20"/>
                <w:szCs w:val="20"/>
              </w:rPr>
              <w:t>verilerde</w:t>
            </w:r>
            <w:proofErr w:type="spellEnd"/>
            <w:r w:rsidRPr="00367857">
              <w:rPr>
                <w:color w:val="000000" w:themeColor="text1"/>
                <w:sz w:val="20"/>
                <w:szCs w:val="20"/>
              </w:rPr>
              <w:t xml:space="preserve"> (100MB+) </w:t>
            </w:r>
            <w:proofErr w:type="spellStart"/>
            <w:r w:rsidRPr="00367857">
              <w:rPr>
                <w:color w:val="000000" w:themeColor="text1"/>
                <w:sz w:val="20"/>
                <w:szCs w:val="20"/>
              </w:rPr>
              <w:t>sıfır</w:t>
            </w:r>
            <w:proofErr w:type="spellEnd"/>
            <w:r w:rsidRPr="00367857">
              <w:rPr>
                <w:color w:val="000000" w:themeColor="text1"/>
                <w:sz w:val="20"/>
                <w:szCs w:val="20"/>
              </w:rPr>
              <w:t xml:space="preserve"> </w:t>
            </w:r>
            <w:proofErr w:type="spellStart"/>
            <w:r w:rsidRPr="00367857">
              <w:rPr>
                <w:color w:val="000000" w:themeColor="text1"/>
                <w:sz w:val="20"/>
                <w:szCs w:val="20"/>
              </w:rPr>
              <w:t>donma</w:t>
            </w:r>
            <w:proofErr w:type="spellEnd"/>
            <w:r w:rsidRPr="00367857">
              <w:rPr>
                <w:color w:val="000000" w:themeColor="text1"/>
                <w:sz w:val="20"/>
                <w:szCs w:val="20"/>
              </w:rPr>
              <w:t>.</w:t>
            </w:r>
          </w:p>
        </w:tc>
      </w:tr>
      <w:tr w:rsidR="00367857" w14:paraId="1A4D7E77" w14:textId="77777777" w:rsidTr="003678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30FA8D75" w14:textId="66C83F46" w:rsidR="00367857" w:rsidRPr="00367857" w:rsidRDefault="00367857" w:rsidP="00367857">
            <w:pPr>
              <w:ind w:firstLine="0"/>
              <w:rPr>
                <w:b w:val="0"/>
                <w:bCs w:val="0"/>
                <w:color w:val="000000" w:themeColor="text1"/>
              </w:rPr>
            </w:pPr>
            <w:r w:rsidRPr="00367857">
              <w:rPr>
                <w:rStyle w:val="Gl"/>
                <w:b/>
                <w:bCs/>
                <w:color w:val="000000" w:themeColor="text1"/>
                <w:sz w:val="20"/>
                <w:szCs w:val="20"/>
                <w:bdr w:val="single" w:sz="2" w:space="0" w:color="E5E7EB" w:frame="1"/>
              </w:rPr>
              <w:t>Channels</w:t>
            </w:r>
          </w:p>
        </w:tc>
        <w:tc>
          <w:tcPr>
            <w:tcW w:w="6236" w:type="dxa"/>
            <w:tcBorders>
              <w:top w:val="single" w:sz="4" w:space="0" w:color="7F7F7F"/>
              <w:left w:val="single" w:sz="4" w:space="0" w:color="7F7F7F"/>
              <w:bottom w:val="single" w:sz="4" w:space="0" w:color="7F7F7F"/>
              <w:right w:val="single" w:sz="4" w:space="0" w:color="7F7F7F"/>
            </w:tcBorders>
            <w:vAlign w:val="center"/>
          </w:tcPr>
          <w:p w14:paraId="1711A0AB" w14:textId="77CD317B" w:rsidR="00367857" w:rsidRPr="00367857" w:rsidRDefault="00367857" w:rsidP="00367857">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367857">
              <w:rPr>
                <w:color w:val="000000" w:themeColor="text1"/>
                <w:sz w:val="20"/>
                <w:szCs w:val="20"/>
              </w:rPr>
              <w:t xml:space="preserve">SEO (Arama </w:t>
            </w:r>
            <w:proofErr w:type="spellStart"/>
            <w:r w:rsidRPr="00367857">
              <w:rPr>
                <w:color w:val="000000" w:themeColor="text1"/>
                <w:sz w:val="20"/>
                <w:szCs w:val="20"/>
              </w:rPr>
              <w:t>Motoru</w:t>
            </w:r>
            <w:proofErr w:type="spellEnd"/>
            <w:r w:rsidRPr="00367857">
              <w:rPr>
                <w:color w:val="000000" w:themeColor="text1"/>
                <w:sz w:val="20"/>
                <w:szCs w:val="20"/>
              </w:rPr>
              <w:t xml:space="preserve">), Product Hunt, GitHub, Veri </w:t>
            </w:r>
            <w:proofErr w:type="spellStart"/>
            <w:r w:rsidRPr="00367857">
              <w:rPr>
                <w:color w:val="000000" w:themeColor="text1"/>
                <w:sz w:val="20"/>
                <w:szCs w:val="20"/>
              </w:rPr>
              <w:t>Bilimi</w:t>
            </w:r>
            <w:proofErr w:type="spellEnd"/>
            <w:r w:rsidRPr="00367857">
              <w:rPr>
                <w:color w:val="000000" w:themeColor="text1"/>
                <w:sz w:val="20"/>
                <w:szCs w:val="20"/>
              </w:rPr>
              <w:t xml:space="preserve"> </w:t>
            </w:r>
            <w:proofErr w:type="spellStart"/>
            <w:r w:rsidRPr="00367857">
              <w:rPr>
                <w:color w:val="000000" w:themeColor="text1"/>
                <w:sz w:val="20"/>
                <w:szCs w:val="20"/>
              </w:rPr>
              <w:t>Toplulukları</w:t>
            </w:r>
            <w:proofErr w:type="spellEnd"/>
            <w:r w:rsidRPr="00367857">
              <w:rPr>
                <w:color w:val="000000" w:themeColor="text1"/>
                <w:sz w:val="20"/>
                <w:szCs w:val="20"/>
              </w:rPr>
              <w:t xml:space="preserve"> (Kaggle/Reddit).</w:t>
            </w:r>
          </w:p>
        </w:tc>
      </w:tr>
      <w:tr w:rsidR="00367857" w14:paraId="2D5472FE" w14:textId="77777777" w:rsidTr="003678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29F95381" w14:textId="3A9B37A2" w:rsidR="00367857" w:rsidRPr="00367857" w:rsidRDefault="00367857" w:rsidP="00367857">
            <w:pPr>
              <w:ind w:firstLine="0"/>
              <w:rPr>
                <w:b w:val="0"/>
                <w:bCs w:val="0"/>
                <w:color w:val="000000" w:themeColor="text1"/>
              </w:rPr>
            </w:pPr>
            <w:r w:rsidRPr="00367857">
              <w:rPr>
                <w:rStyle w:val="Gl"/>
                <w:b/>
                <w:bCs/>
                <w:color w:val="000000" w:themeColor="text1"/>
                <w:sz w:val="20"/>
                <w:szCs w:val="20"/>
                <w:bdr w:val="single" w:sz="2" w:space="0" w:color="E5E7EB" w:frame="1"/>
              </w:rPr>
              <w:t>Customer Relationships</w:t>
            </w:r>
          </w:p>
        </w:tc>
        <w:tc>
          <w:tcPr>
            <w:tcW w:w="6236" w:type="dxa"/>
            <w:tcBorders>
              <w:top w:val="single" w:sz="4" w:space="0" w:color="7F7F7F"/>
              <w:left w:val="single" w:sz="4" w:space="0" w:color="7F7F7F"/>
              <w:bottom w:val="single" w:sz="4" w:space="0" w:color="7F7F7F"/>
              <w:right w:val="single" w:sz="4" w:space="0" w:color="7F7F7F"/>
            </w:tcBorders>
            <w:vAlign w:val="center"/>
          </w:tcPr>
          <w:p w14:paraId="5D053F26" w14:textId="1B1FF20A" w:rsidR="00367857" w:rsidRPr="00367857" w:rsidRDefault="00367857" w:rsidP="00367857">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367857">
              <w:rPr>
                <w:color w:val="000000" w:themeColor="text1"/>
                <w:sz w:val="20"/>
                <w:szCs w:val="20"/>
              </w:rPr>
              <w:t xml:space="preserve">Self-service (Kendi </w:t>
            </w:r>
            <w:proofErr w:type="spellStart"/>
            <w:r w:rsidRPr="00367857">
              <w:rPr>
                <w:color w:val="000000" w:themeColor="text1"/>
                <w:sz w:val="20"/>
                <w:szCs w:val="20"/>
              </w:rPr>
              <w:t>kendine</w:t>
            </w:r>
            <w:proofErr w:type="spellEnd"/>
            <w:r w:rsidRPr="00367857">
              <w:rPr>
                <w:color w:val="000000" w:themeColor="text1"/>
                <w:sz w:val="20"/>
                <w:szCs w:val="20"/>
              </w:rPr>
              <w:t xml:space="preserve"> </w:t>
            </w:r>
            <w:proofErr w:type="spellStart"/>
            <w:r w:rsidRPr="00367857">
              <w:rPr>
                <w:color w:val="000000" w:themeColor="text1"/>
                <w:sz w:val="20"/>
                <w:szCs w:val="20"/>
              </w:rPr>
              <w:t>kullanım</w:t>
            </w:r>
            <w:proofErr w:type="spellEnd"/>
            <w:r w:rsidRPr="00367857">
              <w:rPr>
                <w:color w:val="000000" w:themeColor="text1"/>
                <w:sz w:val="20"/>
                <w:szCs w:val="20"/>
              </w:rPr>
              <w:t xml:space="preserve">), </w:t>
            </w:r>
            <w:proofErr w:type="spellStart"/>
            <w:r w:rsidRPr="00367857">
              <w:rPr>
                <w:color w:val="000000" w:themeColor="text1"/>
                <w:sz w:val="20"/>
                <w:szCs w:val="20"/>
              </w:rPr>
              <w:t>Topluluk</w:t>
            </w:r>
            <w:proofErr w:type="spellEnd"/>
            <w:r w:rsidRPr="00367857">
              <w:rPr>
                <w:color w:val="000000" w:themeColor="text1"/>
                <w:sz w:val="20"/>
                <w:szCs w:val="20"/>
              </w:rPr>
              <w:t xml:space="preserve"> (Discord), </w:t>
            </w:r>
            <w:proofErr w:type="spellStart"/>
            <w:r w:rsidRPr="00367857">
              <w:rPr>
                <w:color w:val="000000" w:themeColor="text1"/>
                <w:sz w:val="20"/>
                <w:szCs w:val="20"/>
              </w:rPr>
              <w:t>Detaylı</w:t>
            </w:r>
            <w:proofErr w:type="spellEnd"/>
            <w:r w:rsidRPr="00367857">
              <w:rPr>
                <w:color w:val="000000" w:themeColor="text1"/>
                <w:sz w:val="20"/>
                <w:szCs w:val="20"/>
              </w:rPr>
              <w:t xml:space="preserve"> </w:t>
            </w:r>
            <w:proofErr w:type="spellStart"/>
            <w:r w:rsidRPr="00367857">
              <w:rPr>
                <w:color w:val="000000" w:themeColor="text1"/>
                <w:sz w:val="20"/>
                <w:szCs w:val="20"/>
              </w:rPr>
              <w:t>Dokümantasyon</w:t>
            </w:r>
            <w:proofErr w:type="spellEnd"/>
            <w:r w:rsidRPr="00367857">
              <w:rPr>
                <w:color w:val="000000" w:themeColor="text1"/>
                <w:sz w:val="20"/>
                <w:szCs w:val="20"/>
              </w:rPr>
              <w:t>.</w:t>
            </w:r>
          </w:p>
        </w:tc>
      </w:tr>
      <w:tr w:rsidR="008F23C6" w14:paraId="4300B222" w14:textId="77777777" w:rsidTr="003678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31433E9" w14:textId="2EF3A67B" w:rsidR="008F23C6" w:rsidRPr="008F23C6" w:rsidRDefault="008F23C6" w:rsidP="008F23C6">
            <w:pPr>
              <w:ind w:firstLine="0"/>
              <w:rPr>
                <w:rStyle w:val="Gl"/>
                <w:b/>
                <w:bCs/>
                <w:color w:val="000000" w:themeColor="text1"/>
                <w:sz w:val="20"/>
                <w:szCs w:val="20"/>
                <w:bdr w:val="single" w:sz="2" w:space="0" w:color="E5E7EB" w:frame="1"/>
              </w:rPr>
            </w:pPr>
            <w:r w:rsidRPr="008F23C6">
              <w:rPr>
                <w:rStyle w:val="Gl"/>
                <w:b/>
                <w:bCs/>
                <w:color w:val="000000" w:themeColor="text1"/>
                <w:sz w:val="20"/>
                <w:szCs w:val="20"/>
                <w:bdr w:val="single" w:sz="2" w:space="0" w:color="E5E7EB" w:frame="1"/>
              </w:rPr>
              <w:t>Revenue Streams</w:t>
            </w:r>
          </w:p>
        </w:tc>
        <w:tc>
          <w:tcPr>
            <w:tcW w:w="6236" w:type="dxa"/>
            <w:tcBorders>
              <w:top w:val="single" w:sz="4" w:space="0" w:color="7F7F7F"/>
              <w:left w:val="single" w:sz="4" w:space="0" w:color="7F7F7F"/>
              <w:bottom w:val="single" w:sz="4" w:space="0" w:color="7F7F7F"/>
              <w:right w:val="single" w:sz="4" w:space="0" w:color="7F7F7F"/>
            </w:tcBorders>
            <w:vAlign w:val="center"/>
          </w:tcPr>
          <w:p w14:paraId="4918444A" w14:textId="544679D3" w:rsidR="008F23C6" w:rsidRPr="008F23C6" w:rsidRDefault="008F23C6" w:rsidP="008F23C6">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r w:rsidRPr="008F23C6">
              <w:rPr>
                <w:color w:val="000000" w:themeColor="text1"/>
                <w:sz w:val="20"/>
                <w:szCs w:val="20"/>
              </w:rPr>
              <w:t>Freemium (</w:t>
            </w:r>
            <w:proofErr w:type="spellStart"/>
            <w:r w:rsidRPr="008F23C6">
              <w:rPr>
                <w:color w:val="000000" w:themeColor="text1"/>
                <w:sz w:val="20"/>
                <w:szCs w:val="20"/>
              </w:rPr>
              <w:t>Aylık</w:t>
            </w:r>
            <w:proofErr w:type="spellEnd"/>
            <w:r w:rsidRPr="008F23C6">
              <w:rPr>
                <w:color w:val="000000" w:themeColor="text1"/>
                <w:sz w:val="20"/>
                <w:szCs w:val="20"/>
              </w:rPr>
              <w:t xml:space="preserve"> </w:t>
            </w:r>
            <w:proofErr w:type="spellStart"/>
            <w:r w:rsidRPr="008F23C6">
              <w:rPr>
                <w:color w:val="000000" w:themeColor="text1"/>
                <w:sz w:val="20"/>
                <w:szCs w:val="20"/>
              </w:rPr>
              <w:t>Abonelik</w:t>
            </w:r>
            <w:proofErr w:type="spellEnd"/>
            <w:r w:rsidRPr="008F23C6">
              <w:rPr>
                <w:color w:val="000000" w:themeColor="text1"/>
                <w:sz w:val="20"/>
                <w:szCs w:val="20"/>
              </w:rPr>
              <w:t xml:space="preserve">), </w:t>
            </w:r>
            <w:proofErr w:type="spellStart"/>
            <w:r w:rsidRPr="008F23C6">
              <w:rPr>
                <w:color w:val="000000" w:themeColor="text1"/>
                <w:sz w:val="20"/>
                <w:szCs w:val="20"/>
              </w:rPr>
              <w:t>Kurumsal</w:t>
            </w:r>
            <w:proofErr w:type="spellEnd"/>
            <w:r w:rsidRPr="008F23C6">
              <w:rPr>
                <w:color w:val="000000" w:themeColor="text1"/>
                <w:sz w:val="20"/>
                <w:szCs w:val="20"/>
              </w:rPr>
              <w:t xml:space="preserve"> </w:t>
            </w:r>
            <w:proofErr w:type="spellStart"/>
            <w:r w:rsidRPr="008F23C6">
              <w:rPr>
                <w:color w:val="000000" w:themeColor="text1"/>
                <w:sz w:val="20"/>
                <w:szCs w:val="20"/>
              </w:rPr>
              <w:t>beyaz</w:t>
            </w:r>
            <w:proofErr w:type="spellEnd"/>
            <w:r w:rsidRPr="008F23C6">
              <w:rPr>
                <w:color w:val="000000" w:themeColor="text1"/>
                <w:sz w:val="20"/>
                <w:szCs w:val="20"/>
              </w:rPr>
              <w:t xml:space="preserve"> </w:t>
            </w:r>
            <w:proofErr w:type="spellStart"/>
            <w:r w:rsidRPr="008F23C6">
              <w:rPr>
                <w:color w:val="000000" w:themeColor="text1"/>
                <w:sz w:val="20"/>
                <w:szCs w:val="20"/>
              </w:rPr>
              <w:t>etiket</w:t>
            </w:r>
            <w:proofErr w:type="spellEnd"/>
            <w:r w:rsidRPr="008F23C6">
              <w:rPr>
                <w:color w:val="000000" w:themeColor="text1"/>
                <w:sz w:val="20"/>
                <w:szCs w:val="20"/>
              </w:rPr>
              <w:t xml:space="preserve"> (</w:t>
            </w:r>
            <w:proofErr w:type="gramStart"/>
            <w:r w:rsidRPr="008F23C6">
              <w:rPr>
                <w:color w:val="000000" w:themeColor="text1"/>
                <w:sz w:val="20"/>
                <w:szCs w:val="20"/>
              </w:rPr>
              <w:t>White-label</w:t>
            </w:r>
            <w:proofErr w:type="gramEnd"/>
            <w:r w:rsidRPr="008F23C6">
              <w:rPr>
                <w:color w:val="000000" w:themeColor="text1"/>
                <w:sz w:val="20"/>
                <w:szCs w:val="20"/>
              </w:rPr>
              <w:t xml:space="preserve">) </w:t>
            </w:r>
            <w:proofErr w:type="spellStart"/>
            <w:r w:rsidRPr="008F23C6">
              <w:rPr>
                <w:color w:val="000000" w:themeColor="text1"/>
                <w:sz w:val="20"/>
                <w:szCs w:val="20"/>
              </w:rPr>
              <w:t>lisans</w:t>
            </w:r>
            <w:proofErr w:type="spellEnd"/>
            <w:r w:rsidRPr="008F23C6">
              <w:rPr>
                <w:color w:val="000000" w:themeColor="text1"/>
                <w:sz w:val="20"/>
                <w:szCs w:val="20"/>
              </w:rPr>
              <w:t xml:space="preserve"> </w:t>
            </w:r>
            <w:proofErr w:type="spellStart"/>
            <w:r w:rsidRPr="008F23C6">
              <w:rPr>
                <w:color w:val="000000" w:themeColor="text1"/>
                <w:sz w:val="20"/>
                <w:szCs w:val="20"/>
              </w:rPr>
              <w:t>satışı</w:t>
            </w:r>
            <w:proofErr w:type="spellEnd"/>
            <w:r w:rsidRPr="008F23C6">
              <w:rPr>
                <w:color w:val="000000" w:themeColor="text1"/>
                <w:sz w:val="20"/>
                <w:szCs w:val="20"/>
              </w:rPr>
              <w:t>.</w:t>
            </w:r>
          </w:p>
        </w:tc>
      </w:tr>
      <w:tr w:rsidR="008F23C6" w14:paraId="6C2B1886" w14:textId="77777777" w:rsidTr="003678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64B80F82" w14:textId="2EBC75E2" w:rsidR="008F23C6" w:rsidRPr="008F23C6" w:rsidRDefault="008F23C6" w:rsidP="008F23C6">
            <w:pPr>
              <w:ind w:firstLine="0"/>
              <w:rPr>
                <w:rStyle w:val="Gl"/>
                <w:b/>
                <w:bCs/>
                <w:color w:val="000000" w:themeColor="text1"/>
                <w:sz w:val="20"/>
                <w:szCs w:val="20"/>
                <w:bdr w:val="single" w:sz="2" w:space="0" w:color="E5E7EB" w:frame="1"/>
              </w:rPr>
            </w:pPr>
            <w:r w:rsidRPr="008F23C6">
              <w:rPr>
                <w:rStyle w:val="Gl"/>
                <w:b/>
                <w:bCs/>
                <w:color w:val="000000" w:themeColor="text1"/>
                <w:sz w:val="20"/>
                <w:szCs w:val="20"/>
                <w:bdr w:val="single" w:sz="2" w:space="0" w:color="E5E7EB" w:frame="1"/>
              </w:rPr>
              <w:t>Key Resources</w:t>
            </w:r>
          </w:p>
        </w:tc>
        <w:tc>
          <w:tcPr>
            <w:tcW w:w="6236" w:type="dxa"/>
            <w:tcBorders>
              <w:top w:val="single" w:sz="4" w:space="0" w:color="7F7F7F"/>
              <w:left w:val="single" w:sz="4" w:space="0" w:color="7F7F7F"/>
              <w:bottom w:val="single" w:sz="4" w:space="0" w:color="7F7F7F"/>
              <w:right w:val="single" w:sz="4" w:space="0" w:color="7F7F7F"/>
            </w:tcBorders>
            <w:vAlign w:val="center"/>
          </w:tcPr>
          <w:p w14:paraId="0437CFCA" w14:textId="0F033DF7" w:rsidR="008F23C6" w:rsidRPr="008F23C6" w:rsidRDefault="008F23C6" w:rsidP="008F23C6">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roofErr w:type="spellStart"/>
            <w:r w:rsidRPr="008F23C6">
              <w:rPr>
                <w:color w:val="000000" w:themeColor="text1"/>
                <w:sz w:val="20"/>
                <w:szCs w:val="20"/>
              </w:rPr>
              <w:t>Geliştirilen</w:t>
            </w:r>
            <w:proofErr w:type="spellEnd"/>
            <w:r w:rsidRPr="008F23C6">
              <w:rPr>
                <w:color w:val="000000" w:themeColor="text1"/>
                <w:sz w:val="20"/>
                <w:szCs w:val="20"/>
              </w:rPr>
              <w:t xml:space="preserve"> Web Worker </w:t>
            </w:r>
            <w:proofErr w:type="spellStart"/>
            <w:r w:rsidRPr="008F23C6">
              <w:rPr>
                <w:color w:val="000000" w:themeColor="text1"/>
                <w:sz w:val="20"/>
                <w:szCs w:val="20"/>
              </w:rPr>
              <w:t>algoritması</w:t>
            </w:r>
            <w:proofErr w:type="spellEnd"/>
            <w:r w:rsidRPr="008F23C6">
              <w:rPr>
                <w:color w:val="000000" w:themeColor="text1"/>
                <w:sz w:val="20"/>
                <w:szCs w:val="20"/>
              </w:rPr>
              <w:t xml:space="preserve">, </w:t>
            </w:r>
            <w:proofErr w:type="spellStart"/>
            <w:r w:rsidRPr="008F23C6">
              <w:rPr>
                <w:color w:val="000000" w:themeColor="text1"/>
                <w:sz w:val="20"/>
                <w:szCs w:val="20"/>
              </w:rPr>
              <w:t>Vercel</w:t>
            </w:r>
            <w:proofErr w:type="spellEnd"/>
            <w:r w:rsidRPr="008F23C6">
              <w:rPr>
                <w:color w:val="000000" w:themeColor="text1"/>
                <w:sz w:val="20"/>
                <w:szCs w:val="20"/>
              </w:rPr>
              <w:t xml:space="preserve"> Edge </w:t>
            </w:r>
            <w:proofErr w:type="spellStart"/>
            <w:r w:rsidRPr="008F23C6">
              <w:rPr>
                <w:color w:val="000000" w:themeColor="text1"/>
                <w:sz w:val="20"/>
                <w:szCs w:val="20"/>
              </w:rPr>
              <w:t>Altyapısı</w:t>
            </w:r>
            <w:proofErr w:type="spellEnd"/>
            <w:r w:rsidRPr="008F23C6">
              <w:rPr>
                <w:color w:val="000000" w:themeColor="text1"/>
                <w:sz w:val="20"/>
                <w:szCs w:val="20"/>
              </w:rPr>
              <w:t>.</w:t>
            </w:r>
          </w:p>
        </w:tc>
      </w:tr>
      <w:tr w:rsidR="008F23C6" w14:paraId="6A01B1D0" w14:textId="77777777" w:rsidTr="003678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0B42295" w14:textId="0A6CDE90" w:rsidR="008F23C6" w:rsidRPr="008F23C6" w:rsidRDefault="008F23C6" w:rsidP="008F23C6">
            <w:pPr>
              <w:ind w:firstLine="0"/>
              <w:rPr>
                <w:rStyle w:val="Gl"/>
                <w:b/>
                <w:bCs/>
                <w:color w:val="000000" w:themeColor="text1"/>
                <w:sz w:val="20"/>
                <w:szCs w:val="20"/>
                <w:bdr w:val="single" w:sz="2" w:space="0" w:color="E5E7EB" w:frame="1"/>
              </w:rPr>
            </w:pPr>
            <w:r w:rsidRPr="008F23C6">
              <w:rPr>
                <w:rStyle w:val="Gl"/>
                <w:b/>
                <w:bCs/>
                <w:color w:val="000000" w:themeColor="text1"/>
                <w:sz w:val="20"/>
                <w:szCs w:val="20"/>
                <w:bdr w:val="single" w:sz="2" w:space="0" w:color="E5E7EB" w:frame="1"/>
              </w:rPr>
              <w:t>Key Activities</w:t>
            </w:r>
          </w:p>
        </w:tc>
        <w:tc>
          <w:tcPr>
            <w:tcW w:w="6236" w:type="dxa"/>
            <w:tcBorders>
              <w:top w:val="single" w:sz="4" w:space="0" w:color="7F7F7F"/>
              <w:left w:val="single" w:sz="4" w:space="0" w:color="7F7F7F"/>
              <w:bottom w:val="single" w:sz="4" w:space="0" w:color="7F7F7F"/>
              <w:right w:val="single" w:sz="4" w:space="0" w:color="7F7F7F"/>
            </w:tcBorders>
            <w:vAlign w:val="center"/>
          </w:tcPr>
          <w:p w14:paraId="299F941C" w14:textId="0DA2E5C6" w:rsidR="008F23C6" w:rsidRPr="008F23C6" w:rsidRDefault="008F23C6" w:rsidP="008F23C6">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proofErr w:type="spellStart"/>
            <w:r w:rsidRPr="008F23C6">
              <w:rPr>
                <w:color w:val="000000" w:themeColor="text1"/>
                <w:sz w:val="20"/>
                <w:szCs w:val="20"/>
              </w:rPr>
              <w:t>Sürekli</w:t>
            </w:r>
            <w:proofErr w:type="spellEnd"/>
            <w:r w:rsidRPr="008F23C6">
              <w:rPr>
                <w:color w:val="000000" w:themeColor="text1"/>
                <w:sz w:val="20"/>
                <w:szCs w:val="20"/>
              </w:rPr>
              <w:t xml:space="preserve"> </w:t>
            </w:r>
            <w:proofErr w:type="spellStart"/>
            <w:r w:rsidRPr="008F23C6">
              <w:rPr>
                <w:color w:val="000000" w:themeColor="text1"/>
                <w:sz w:val="20"/>
                <w:szCs w:val="20"/>
              </w:rPr>
              <w:t>optimizasyon</w:t>
            </w:r>
            <w:proofErr w:type="spellEnd"/>
            <w:r w:rsidRPr="008F23C6">
              <w:rPr>
                <w:color w:val="000000" w:themeColor="text1"/>
                <w:sz w:val="20"/>
                <w:szCs w:val="20"/>
              </w:rPr>
              <w:t xml:space="preserve"> (</w:t>
            </w:r>
            <w:proofErr w:type="spellStart"/>
            <w:r w:rsidRPr="008F23C6">
              <w:rPr>
                <w:color w:val="000000" w:themeColor="text1"/>
                <w:sz w:val="20"/>
                <w:szCs w:val="20"/>
              </w:rPr>
              <w:t>WebAssembly</w:t>
            </w:r>
            <w:proofErr w:type="spellEnd"/>
            <w:r w:rsidRPr="008F23C6">
              <w:rPr>
                <w:color w:val="000000" w:themeColor="text1"/>
                <w:sz w:val="20"/>
                <w:szCs w:val="20"/>
              </w:rPr>
              <w:t xml:space="preserve"> </w:t>
            </w:r>
            <w:proofErr w:type="spellStart"/>
            <w:r w:rsidRPr="008F23C6">
              <w:rPr>
                <w:color w:val="000000" w:themeColor="text1"/>
                <w:sz w:val="20"/>
                <w:szCs w:val="20"/>
              </w:rPr>
              <w:t>entegrasyonu</w:t>
            </w:r>
            <w:proofErr w:type="spellEnd"/>
            <w:r w:rsidRPr="008F23C6">
              <w:rPr>
                <w:color w:val="000000" w:themeColor="text1"/>
                <w:sz w:val="20"/>
                <w:szCs w:val="20"/>
              </w:rPr>
              <w:t xml:space="preserve">), SEO </w:t>
            </w:r>
            <w:proofErr w:type="spellStart"/>
            <w:r w:rsidRPr="008F23C6">
              <w:rPr>
                <w:color w:val="000000" w:themeColor="text1"/>
                <w:sz w:val="20"/>
                <w:szCs w:val="20"/>
              </w:rPr>
              <w:t>ve</w:t>
            </w:r>
            <w:proofErr w:type="spellEnd"/>
            <w:r w:rsidRPr="008F23C6">
              <w:rPr>
                <w:color w:val="000000" w:themeColor="text1"/>
                <w:sz w:val="20"/>
                <w:szCs w:val="20"/>
              </w:rPr>
              <w:t xml:space="preserve"> </w:t>
            </w:r>
            <w:proofErr w:type="spellStart"/>
            <w:r w:rsidRPr="008F23C6">
              <w:rPr>
                <w:color w:val="000000" w:themeColor="text1"/>
                <w:sz w:val="20"/>
                <w:szCs w:val="20"/>
              </w:rPr>
              <w:t>İçerik</w:t>
            </w:r>
            <w:proofErr w:type="spellEnd"/>
            <w:r w:rsidRPr="008F23C6">
              <w:rPr>
                <w:color w:val="000000" w:themeColor="text1"/>
                <w:sz w:val="20"/>
                <w:szCs w:val="20"/>
              </w:rPr>
              <w:t xml:space="preserve"> Pazarlaması.</w:t>
            </w:r>
          </w:p>
        </w:tc>
      </w:tr>
      <w:tr w:rsidR="008F23C6" w14:paraId="01DA687E" w14:textId="77777777" w:rsidTr="003678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380F61F2" w14:textId="3D559DE5" w:rsidR="008F23C6" w:rsidRPr="008F23C6" w:rsidRDefault="008F23C6" w:rsidP="008F23C6">
            <w:pPr>
              <w:ind w:firstLine="0"/>
              <w:rPr>
                <w:rStyle w:val="Gl"/>
                <w:b/>
                <w:bCs/>
                <w:color w:val="000000" w:themeColor="text1"/>
                <w:sz w:val="20"/>
                <w:szCs w:val="20"/>
                <w:bdr w:val="single" w:sz="2" w:space="0" w:color="E5E7EB" w:frame="1"/>
              </w:rPr>
            </w:pPr>
            <w:r w:rsidRPr="008F23C6">
              <w:rPr>
                <w:rStyle w:val="Gl"/>
                <w:b/>
                <w:bCs/>
                <w:color w:val="000000" w:themeColor="text1"/>
                <w:sz w:val="20"/>
                <w:szCs w:val="20"/>
                <w:bdr w:val="single" w:sz="2" w:space="0" w:color="E5E7EB" w:frame="1"/>
              </w:rPr>
              <w:t>Key Partnerships</w:t>
            </w:r>
          </w:p>
        </w:tc>
        <w:tc>
          <w:tcPr>
            <w:tcW w:w="6236" w:type="dxa"/>
            <w:tcBorders>
              <w:top w:val="single" w:sz="4" w:space="0" w:color="7F7F7F"/>
              <w:left w:val="single" w:sz="4" w:space="0" w:color="7F7F7F"/>
              <w:bottom w:val="single" w:sz="4" w:space="0" w:color="7F7F7F"/>
              <w:right w:val="single" w:sz="4" w:space="0" w:color="7F7F7F"/>
            </w:tcBorders>
            <w:vAlign w:val="center"/>
          </w:tcPr>
          <w:p w14:paraId="412D4C71" w14:textId="1897202D" w:rsidR="008F23C6" w:rsidRPr="008F23C6" w:rsidRDefault="008F23C6" w:rsidP="008F23C6">
            <w:pPr>
              <w:ind w:firstLine="0"/>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F23C6">
              <w:rPr>
                <w:color w:val="000000" w:themeColor="text1"/>
                <w:sz w:val="20"/>
                <w:szCs w:val="20"/>
              </w:rPr>
              <w:t xml:space="preserve">Veri </w:t>
            </w:r>
            <w:proofErr w:type="spellStart"/>
            <w:r w:rsidRPr="008F23C6">
              <w:rPr>
                <w:color w:val="000000" w:themeColor="text1"/>
                <w:sz w:val="20"/>
                <w:szCs w:val="20"/>
              </w:rPr>
              <w:t>bilimi</w:t>
            </w:r>
            <w:proofErr w:type="spellEnd"/>
            <w:r w:rsidRPr="008F23C6">
              <w:rPr>
                <w:color w:val="000000" w:themeColor="text1"/>
                <w:sz w:val="20"/>
                <w:szCs w:val="20"/>
              </w:rPr>
              <w:t xml:space="preserve"> </w:t>
            </w:r>
            <w:proofErr w:type="spellStart"/>
            <w:r w:rsidRPr="008F23C6">
              <w:rPr>
                <w:color w:val="000000" w:themeColor="text1"/>
                <w:sz w:val="20"/>
                <w:szCs w:val="20"/>
              </w:rPr>
              <w:t>bootcamp'leri</w:t>
            </w:r>
            <w:proofErr w:type="spellEnd"/>
            <w:r w:rsidRPr="008F23C6">
              <w:rPr>
                <w:color w:val="000000" w:themeColor="text1"/>
                <w:sz w:val="20"/>
                <w:szCs w:val="20"/>
              </w:rPr>
              <w:t xml:space="preserve"> (</w:t>
            </w:r>
            <w:proofErr w:type="spellStart"/>
            <w:r w:rsidRPr="008F23C6">
              <w:rPr>
                <w:color w:val="000000" w:themeColor="text1"/>
                <w:sz w:val="20"/>
                <w:szCs w:val="20"/>
              </w:rPr>
              <w:t>Eğitim</w:t>
            </w:r>
            <w:proofErr w:type="spellEnd"/>
            <w:r w:rsidRPr="008F23C6">
              <w:rPr>
                <w:color w:val="000000" w:themeColor="text1"/>
                <w:sz w:val="20"/>
                <w:szCs w:val="20"/>
              </w:rPr>
              <w:t xml:space="preserve"> </w:t>
            </w:r>
            <w:proofErr w:type="spellStart"/>
            <w:r w:rsidRPr="008F23C6">
              <w:rPr>
                <w:color w:val="000000" w:themeColor="text1"/>
                <w:sz w:val="20"/>
                <w:szCs w:val="20"/>
              </w:rPr>
              <w:t>amaçlı</w:t>
            </w:r>
            <w:proofErr w:type="spellEnd"/>
            <w:r w:rsidRPr="008F23C6">
              <w:rPr>
                <w:color w:val="000000" w:themeColor="text1"/>
                <w:sz w:val="20"/>
                <w:szCs w:val="20"/>
              </w:rPr>
              <w:t xml:space="preserve">), Açık </w:t>
            </w:r>
            <w:proofErr w:type="spellStart"/>
            <w:r w:rsidRPr="008F23C6">
              <w:rPr>
                <w:color w:val="000000" w:themeColor="text1"/>
                <w:sz w:val="20"/>
                <w:szCs w:val="20"/>
              </w:rPr>
              <w:t>kaynak</w:t>
            </w:r>
            <w:proofErr w:type="spellEnd"/>
            <w:r w:rsidRPr="008F23C6">
              <w:rPr>
                <w:color w:val="000000" w:themeColor="text1"/>
                <w:sz w:val="20"/>
                <w:szCs w:val="20"/>
              </w:rPr>
              <w:t xml:space="preserve"> </w:t>
            </w:r>
            <w:proofErr w:type="spellStart"/>
            <w:r w:rsidRPr="008F23C6">
              <w:rPr>
                <w:color w:val="000000" w:themeColor="text1"/>
                <w:sz w:val="20"/>
                <w:szCs w:val="20"/>
              </w:rPr>
              <w:t>toplulukları</w:t>
            </w:r>
            <w:proofErr w:type="spellEnd"/>
            <w:r w:rsidRPr="008F23C6">
              <w:rPr>
                <w:color w:val="000000" w:themeColor="text1"/>
                <w:sz w:val="20"/>
                <w:szCs w:val="20"/>
              </w:rPr>
              <w:t>.</w:t>
            </w:r>
          </w:p>
        </w:tc>
      </w:tr>
      <w:tr w:rsidR="008F23C6" w14:paraId="3F3B33F9" w14:textId="77777777" w:rsidTr="003678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747E74C9" w14:textId="78BA2AD9" w:rsidR="008F23C6" w:rsidRPr="008F23C6" w:rsidRDefault="008F23C6" w:rsidP="008F23C6">
            <w:pPr>
              <w:ind w:firstLine="0"/>
              <w:rPr>
                <w:rStyle w:val="Gl"/>
                <w:b/>
                <w:bCs/>
                <w:color w:val="000000" w:themeColor="text1"/>
                <w:sz w:val="20"/>
                <w:szCs w:val="20"/>
                <w:bdr w:val="single" w:sz="2" w:space="0" w:color="E5E7EB" w:frame="1"/>
              </w:rPr>
            </w:pPr>
            <w:r w:rsidRPr="008F23C6">
              <w:rPr>
                <w:rStyle w:val="Gl"/>
                <w:b/>
                <w:bCs/>
                <w:color w:val="000000" w:themeColor="text1"/>
                <w:sz w:val="20"/>
                <w:szCs w:val="20"/>
                <w:bdr w:val="single" w:sz="2" w:space="0" w:color="E5E7EB" w:frame="1"/>
              </w:rPr>
              <w:t>Cost Structure</w:t>
            </w:r>
          </w:p>
        </w:tc>
        <w:tc>
          <w:tcPr>
            <w:tcW w:w="6236" w:type="dxa"/>
            <w:tcBorders>
              <w:top w:val="single" w:sz="4" w:space="0" w:color="7F7F7F"/>
              <w:left w:val="single" w:sz="4" w:space="0" w:color="7F7F7F"/>
              <w:bottom w:val="single" w:sz="4" w:space="0" w:color="7F7F7F"/>
              <w:right w:val="single" w:sz="4" w:space="0" w:color="7F7F7F"/>
            </w:tcBorders>
            <w:vAlign w:val="center"/>
          </w:tcPr>
          <w:p w14:paraId="325342EC" w14:textId="190AB222" w:rsidR="008F23C6" w:rsidRPr="008F23C6" w:rsidRDefault="008F23C6" w:rsidP="008F23C6">
            <w:pPr>
              <w:ind w:firstLine="0"/>
              <w:cnfStyle w:val="000000010000" w:firstRow="0" w:lastRow="0" w:firstColumn="0" w:lastColumn="0" w:oddVBand="0" w:evenVBand="0" w:oddHBand="0" w:evenHBand="1" w:firstRowFirstColumn="0" w:firstRowLastColumn="0" w:lastRowFirstColumn="0" w:lastRowLastColumn="0"/>
              <w:rPr>
                <w:color w:val="000000" w:themeColor="text1"/>
                <w:sz w:val="20"/>
                <w:szCs w:val="20"/>
              </w:rPr>
            </w:pPr>
            <w:r w:rsidRPr="008F23C6">
              <w:rPr>
                <w:color w:val="000000" w:themeColor="text1"/>
                <w:sz w:val="20"/>
                <w:szCs w:val="20"/>
              </w:rPr>
              <w:t xml:space="preserve">Domain </w:t>
            </w:r>
            <w:proofErr w:type="spellStart"/>
            <w:r w:rsidRPr="008F23C6">
              <w:rPr>
                <w:color w:val="000000" w:themeColor="text1"/>
                <w:sz w:val="20"/>
                <w:szCs w:val="20"/>
              </w:rPr>
              <w:t>ücreti</w:t>
            </w:r>
            <w:proofErr w:type="spellEnd"/>
            <w:r w:rsidRPr="008F23C6">
              <w:rPr>
                <w:color w:val="000000" w:themeColor="text1"/>
                <w:sz w:val="20"/>
                <w:szCs w:val="20"/>
              </w:rPr>
              <w:t xml:space="preserve">, </w:t>
            </w:r>
            <w:proofErr w:type="spellStart"/>
            <w:r w:rsidRPr="008F23C6">
              <w:rPr>
                <w:color w:val="000000" w:themeColor="text1"/>
                <w:sz w:val="20"/>
                <w:szCs w:val="20"/>
              </w:rPr>
              <w:t>Vercel</w:t>
            </w:r>
            <w:proofErr w:type="spellEnd"/>
            <w:r w:rsidRPr="008F23C6">
              <w:rPr>
                <w:color w:val="000000" w:themeColor="text1"/>
                <w:sz w:val="20"/>
                <w:szCs w:val="20"/>
              </w:rPr>
              <w:t xml:space="preserve"> Pro (</w:t>
            </w:r>
            <w:proofErr w:type="spellStart"/>
            <w:r w:rsidRPr="008F23C6">
              <w:rPr>
                <w:color w:val="000000" w:themeColor="text1"/>
                <w:sz w:val="20"/>
                <w:szCs w:val="20"/>
              </w:rPr>
              <w:t>İleride</w:t>
            </w:r>
            <w:proofErr w:type="spellEnd"/>
            <w:r w:rsidRPr="008F23C6">
              <w:rPr>
                <w:color w:val="000000" w:themeColor="text1"/>
                <w:sz w:val="20"/>
                <w:szCs w:val="20"/>
              </w:rPr>
              <w:t xml:space="preserve">), </w:t>
            </w:r>
            <w:proofErr w:type="spellStart"/>
            <w:r w:rsidRPr="008F23C6">
              <w:rPr>
                <w:color w:val="000000" w:themeColor="text1"/>
                <w:sz w:val="20"/>
                <w:szCs w:val="20"/>
              </w:rPr>
              <w:t>Pazarlama</w:t>
            </w:r>
            <w:proofErr w:type="spellEnd"/>
            <w:r w:rsidRPr="008F23C6">
              <w:rPr>
                <w:color w:val="000000" w:themeColor="text1"/>
                <w:sz w:val="20"/>
                <w:szCs w:val="20"/>
              </w:rPr>
              <w:t>. (</w:t>
            </w:r>
            <w:proofErr w:type="spellStart"/>
            <w:r w:rsidRPr="008F23C6">
              <w:rPr>
                <w:color w:val="000000" w:themeColor="text1"/>
                <w:sz w:val="20"/>
                <w:szCs w:val="20"/>
              </w:rPr>
              <w:t>Veritabanı</w:t>
            </w:r>
            <w:proofErr w:type="spellEnd"/>
            <w:r w:rsidRPr="008F23C6">
              <w:rPr>
                <w:color w:val="000000" w:themeColor="text1"/>
                <w:sz w:val="20"/>
                <w:szCs w:val="20"/>
              </w:rPr>
              <w:t xml:space="preserve"> </w:t>
            </w:r>
            <w:proofErr w:type="spellStart"/>
            <w:r w:rsidRPr="008F23C6">
              <w:rPr>
                <w:color w:val="000000" w:themeColor="text1"/>
                <w:sz w:val="20"/>
                <w:szCs w:val="20"/>
              </w:rPr>
              <w:t>ve</w:t>
            </w:r>
            <w:proofErr w:type="spellEnd"/>
            <w:r w:rsidRPr="008F23C6">
              <w:rPr>
                <w:color w:val="000000" w:themeColor="text1"/>
                <w:sz w:val="20"/>
                <w:szCs w:val="20"/>
              </w:rPr>
              <w:t xml:space="preserve"> </w:t>
            </w:r>
            <w:proofErr w:type="spellStart"/>
            <w:r w:rsidRPr="008F23C6">
              <w:rPr>
                <w:color w:val="000000" w:themeColor="text1"/>
                <w:sz w:val="20"/>
                <w:szCs w:val="20"/>
              </w:rPr>
              <w:t>sunucu</w:t>
            </w:r>
            <w:proofErr w:type="spellEnd"/>
            <w:r w:rsidRPr="008F23C6">
              <w:rPr>
                <w:color w:val="000000" w:themeColor="text1"/>
                <w:sz w:val="20"/>
                <w:szCs w:val="20"/>
              </w:rPr>
              <w:t xml:space="preserve"> </w:t>
            </w:r>
            <w:proofErr w:type="spellStart"/>
            <w:r w:rsidRPr="008F23C6">
              <w:rPr>
                <w:color w:val="000000" w:themeColor="text1"/>
                <w:sz w:val="20"/>
                <w:szCs w:val="20"/>
              </w:rPr>
              <w:t>maliyeti</w:t>
            </w:r>
            <w:proofErr w:type="spellEnd"/>
            <w:r w:rsidRPr="008F23C6">
              <w:rPr>
                <w:color w:val="000000" w:themeColor="text1"/>
                <w:sz w:val="20"/>
                <w:szCs w:val="20"/>
              </w:rPr>
              <w:t xml:space="preserve"> </w:t>
            </w:r>
            <w:proofErr w:type="spellStart"/>
            <w:r w:rsidRPr="008F23C6">
              <w:rPr>
                <w:color w:val="000000" w:themeColor="text1"/>
                <w:sz w:val="20"/>
                <w:szCs w:val="20"/>
              </w:rPr>
              <w:t>sıfırdır</w:t>
            </w:r>
            <w:proofErr w:type="spellEnd"/>
            <w:r w:rsidRPr="008F23C6">
              <w:rPr>
                <w:color w:val="000000" w:themeColor="text1"/>
                <w:sz w:val="20"/>
                <w:szCs w:val="20"/>
              </w:rPr>
              <w:t>).</w:t>
            </w:r>
          </w:p>
        </w:tc>
      </w:tr>
    </w:tbl>
    <w:p w14:paraId="1BCC3A1D" w14:textId="77777777" w:rsidR="00052761" w:rsidRDefault="0006423C">
      <w:pPr>
        <w:pStyle w:val="Balk2"/>
      </w:pPr>
      <w:bookmarkStart w:id="110" w:name="_Toc229383830"/>
      <w:r>
        <w:lastRenderedPageBreak/>
        <w:t xml:space="preserve">9.2. Gelir </w:t>
      </w:r>
      <w:proofErr w:type="spellStart"/>
      <w:r>
        <w:t>Modeli</w:t>
      </w:r>
      <w:bookmarkEnd w:id="110"/>
      <w:proofErr w:type="spellEnd"/>
    </w:p>
    <w:p w14:paraId="33EDA7AF" w14:textId="1E6A3C51" w:rsidR="008F23C6" w:rsidRDefault="008F23C6" w:rsidP="008F23C6">
      <w:pPr>
        <w:ind w:firstLine="0"/>
      </w:pPr>
      <w:proofErr w:type="spellStart"/>
      <w:r w:rsidRPr="008F23C6">
        <w:t>Proje</w:t>
      </w:r>
      <w:proofErr w:type="spellEnd"/>
      <w:r w:rsidRPr="008F23C6">
        <w:t xml:space="preserve">, </w:t>
      </w:r>
      <w:proofErr w:type="spellStart"/>
      <w:r w:rsidRPr="008F23C6">
        <w:t>sunucu</w:t>
      </w:r>
      <w:proofErr w:type="spellEnd"/>
      <w:r w:rsidRPr="008F23C6">
        <w:t xml:space="preserve"> </w:t>
      </w:r>
      <w:proofErr w:type="spellStart"/>
      <w:r w:rsidRPr="008F23C6">
        <w:t>maliyeti</w:t>
      </w:r>
      <w:proofErr w:type="spellEnd"/>
      <w:r w:rsidRPr="008F23C6">
        <w:t xml:space="preserve"> </w:t>
      </w:r>
      <w:proofErr w:type="spellStart"/>
      <w:r w:rsidRPr="008F23C6">
        <w:t>yaratmadığı</w:t>
      </w:r>
      <w:proofErr w:type="spellEnd"/>
      <w:r w:rsidRPr="008F23C6">
        <w:t xml:space="preserve"> </w:t>
      </w:r>
      <w:proofErr w:type="spellStart"/>
      <w:r w:rsidRPr="008F23C6">
        <w:t>için</w:t>
      </w:r>
      <w:proofErr w:type="spellEnd"/>
      <w:r w:rsidRPr="008F23C6">
        <w:t> </w:t>
      </w:r>
      <w:r w:rsidRPr="008F23C6">
        <w:rPr>
          <w:b/>
          <w:bCs/>
        </w:rPr>
        <w:t>Freemium</w:t>
      </w:r>
      <w:r w:rsidRPr="008F23C6">
        <w:t> </w:t>
      </w:r>
      <w:proofErr w:type="spellStart"/>
      <w:r w:rsidRPr="008F23C6">
        <w:t>modeli</w:t>
      </w:r>
      <w:proofErr w:type="spellEnd"/>
      <w:r w:rsidRPr="008F23C6">
        <w:t xml:space="preserve"> </w:t>
      </w:r>
      <w:proofErr w:type="spellStart"/>
      <w:r w:rsidRPr="008F23C6">
        <w:t>seçilmiştir</w:t>
      </w:r>
      <w:proofErr w:type="spellEnd"/>
      <w:r w:rsidRPr="008F23C6">
        <w:t xml:space="preserve">. </w:t>
      </w:r>
      <w:proofErr w:type="spellStart"/>
      <w:r w:rsidRPr="008F23C6">
        <w:t>Kullanıcı</w:t>
      </w:r>
      <w:proofErr w:type="spellEnd"/>
      <w:r w:rsidRPr="008F23C6">
        <w:t xml:space="preserve"> </w:t>
      </w:r>
      <w:proofErr w:type="spellStart"/>
      <w:r w:rsidRPr="008F23C6">
        <w:t>aracı</w:t>
      </w:r>
      <w:proofErr w:type="spellEnd"/>
      <w:r w:rsidRPr="008F23C6">
        <w:t xml:space="preserve"> </w:t>
      </w:r>
      <w:proofErr w:type="spellStart"/>
      <w:r w:rsidRPr="008F23C6">
        <w:t>ücretsiz</w:t>
      </w:r>
      <w:proofErr w:type="spellEnd"/>
      <w:r w:rsidRPr="008F23C6">
        <w:t xml:space="preserve"> </w:t>
      </w:r>
      <w:proofErr w:type="spellStart"/>
      <w:r w:rsidRPr="008F23C6">
        <w:t>deneyip</w:t>
      </w:r>
      <w:proofErr w:type="spellEnd"/>
      <w:r w:rsidRPr="008F23C6">
        <w:t xml:space="preserve"> </w:t>
      </w:r>
      <w:proofErr w:type="spellStart"/>
      <w:r w:rsidRPr="008F23C6">
        <w:t>güven</w:t>
      </w:r>
      <w:proofErr w:type="spellEnd"/>
      <w:r w:rsidRPr="008F23C6">
        <w:t xml:space="preserve"> </w:t>
      </w:r>
      <w:proofErr w:type="spellStart"/>
      <w:r w:rsidRPr="008F23C6">
        <w:t>kazanır</w:t>
      </w:r>
      <w:proofErr w:type="spellEnd"/>
      <w:r w:rsidRPr="008F23C6">
        <w:t xml:space="preserve">, </w:t>
      </w:r>
      <w:proofErr w:type="spellStart"/>
      <w:r w:rsidRPr="008F23C6">
        <w:t>büyük</w:t>
      </w:r>
      <w:proofErr w:type="spellEnd"/>
      <w:r w:rsidRPr="008F23C6">
        <w:t xml:space="preserve"> </w:t>
      </w:r>
      <w:proofErr w:type="spellStart"/>
      <w:r w:rsidRPr="008F23C6">
        <w:t>veriler</w:t>
      </w:r>
      <w:proofErr w:type="spellEnd"/>
      <w:r w:rsidRPr="008F23C6">
        <w:t xml:space="preserve"> </w:t>
      </w:r>
      <w:proofErr w:type="spellStart"/>
      <w:r w:rsidRPr="008F23C6">
        <w:t>ve</w:t>
      </w:r>
      <w:proofErr w:type="spellEnd"/>
      <w:r w:rsidRPr="008F23C6">
        <w:t xml:space="preserve"> </w:t>
      </w:r>
      <w:proofErr w:type="spellStart"/>
      <w:r w:rsidRPr="008F23C6">
        <w:t>ekstra</w:t>
      </w:r>
      <w:proofErr w:type="spellEnd"/>
      <w:r w:rsidRPr="008F23C6">
        <w:t xml:space="preserve"> </w:t>
      </w:r>
      <w:proofErr w:type="spellStart"/>
      <w:r w:rsidRPr="008F23C6">
        <w:t>formatlar</w:t>
      </w:r>
      <w:proofErr w:type="spellEnd"/>
      <w:r w:rsidRPr="008F23C6">
        <w:t xml:space="preserve"> </w:t>
      </w:r>
      <w:proofErr w:type="spellStart"/>
      <w:r w:rsidRPr="008F23C6">
        <w:t>için</w:t>
      </w:r>
      <w:proofErr w:type="spellEnd"/>
      <w:r w:rsidRPr="008F23C6">
        <w:t xml:space="preserve"> Pro </w:t>
      </w:r>
      <w:proofErr w:type="spellStart"/>
      <w:r w:rsidRPr="008F23C6">
        <w:t>pakete</w:t>
      </w:r>
      <w:proofErr w:type="spellEnd"/>
      <w:r w:rsidRPr="008F23C6">
        <w:t xml:space="preserve"> </w:t>
      </w:r>
      <w:proofErr w:type="spellStart"/>
      <w:r w:rsidRPr="008F23C6">
        <w:t>geçer</w:t>
      </w:r>
      <w:proofErr w:type="spellEnd"/>
      <w:r w:rsidRPr="008F23C6">
        <w:t>.</w:t>
      </w:r>
    </w:p>
    <w:p w14:paraId="5C8D7895" w14:textId="46575203" w:rsidR="00052761" w:rsidRDefault="00316E6B" w:rsidP="00316E6B">
      <w:pPr>
        <w:pStyle w:val="ResimYazs"/>
      </w:pPr>
      <w:bookmarkStart w:id="111" w:name="_Toc229383870"/>
      <w:r>
        <w:t xml:space="preserve">Table </w:t>
      </w:r>
      <w:fldSimple w:instr=" SEQ Table \* ARABIC ">
        <w:r w:rsidR="004A22D7">
          <w:rPr>
            <w:noProof/>
          </w:rPr>
          <w:t>23</w:t>
        </w:r>
      </w:fldSimple>
      <w:r w:rsidRPr="00DF6D91">
        <w:t xml:space="preserve">: </w:t>
      </w:r>
      <w:proofErr w:type="spellStart"/>
      <w:r w:rsidRPr="00DF6D91">
        <w:t>Fiyat</w:t>
      </w:r>
      <w:proofErr w:type="spellEnd"/>
      <w:r w:rsidRPr="00DF6D91">
        <w:t xml:space="preserve"> </w:t>
      </w:r>
      <w:proofErr w:type="spellStart"/>
      <w:r w:rsidRPr="00DF6D91">
        <w:t>Tabloması</w:t>
      </w:r>
      <w:proofErr w:type="spellEnd"/>
      <w:r w:rsidRPr="00DF6D91">
        <w:t xml:space="preserve"> (3 tier)</w:t>
      </w:r>
      <w:bookmarkEnd w:id="111"/>
    </w:p>
    <w:tbl>
      <w:tblPr>
        <w:tblStyle w:val="AkKlavuz-Vurgu1"/>
        <w:tblW w:w="9072" w:type="dxa"/>
        <w:jc w:val="center"/>
        <w:tblLayout w:type="fixed"/>
        <w:tblLook w:val="04A0" w:firstRow="1" w:lastRow="0" w:firstColumn="1" w:lastColumn="0" w:noHBand="0" w:noVBand="1"/>
      </w:tblPr>
      <w:tblGrid>
        <w:gridCol w:w="1701"/>
        <w:gridCol w:w="2268"/>
        <w:gridCol w:w="2268"/>
        <w:gridCol w:w="2835"/>
      </w:tblGrid>
      <w:tr w:rsidR="00052761" w14:paraId="24E8A278" w14:textId="77777777" w:rsidTr="008F23C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shd w:val="clear" w:color="auto" w:fill="1F4E78"/>
          </w:tcPr>
          <w:p w14:paraId="3A57D1CF" w14:textId="77777777" w:rsidR="00052761" w:rsidRDefault="0006423C">
            <w:pPr>
              <w:ind w:firstLine="0"/>
            </w:pPr>
            <w:r>
              <w:rPr>
                <w:color w:val="FFFFFF"/>
                <w:sz w:val="22"/>
              </w:rPr>
              <w:t>Plan</w:t>
            </w:r>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14:paraId="5618B855"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Aylık</w:t>
            </w:r>
            <w:proofErr w:type="spellEnd"/>
            <w:r>
              <w:rPr>
                <w:color w:val="FFFFFF"/>
                <w:sz w:val="22"/>
              </w:rPr>
              <w:t xml:space="preserve"> </w:t>
            </w:r>
            <w:proofErr w:type="spellStart"/>
            <w:r>
              <w:rPr>
                <w:color w:val="FFFFFF"/>
                <w:sz w:val="22"/>
              </w:rPr>
              <w:t>Fiyat</w:t>
            </w:r>
            <w:proofErr w:type="spellEnd"/>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14:paraId="0D646F52"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Yıllık</w:t>
            </w:r>
            <w:proofErr w:type="spellEnd"/>
            <w:r>
              <w:rPr>
                <w:color w:val="FFFFFF"/>
                <w:sz w:val="22"/>
              </w:rPr>
              <w:t xml:space="preserve"> </w:t>
            </w:r>
            <w:proofErr w:type="spellStart"/>
            <w:r>
              <w:rPr>
                <w:color w:val="FFFFFF"/>
                <w:sz w:val="22"/>
              </w:rPr>
              <w:t>Fiyat</w:t>
            </w:r>
            <w:proofErr w:type="spellEnd"/>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14:paraId="610F597B"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İçerik</w:t>
            </w:r>
            <w:proofErr w:type="spellEnd"/>
          </w:p>
        </w:tc>
      </w:tr>
      <w:tr w:rsidR="008F23C6" w14:paraId="1DD571E3" w14:textId="77777777" w:rsidTr="008F23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0BADA6D2" w14:textId="29DDA626" w:rsidR="008F23C6" w:rsidRPr="008F23C6" w:rsidRDefault="008F23C6" w:rsidP="008F23C6">
            <w:pPr>
              <w:ind w:firstLine="0"/>
              <w:rPr>
                <w:b w:val="0"/>
                <w:bCs w:val="0"/>
                <w:color w:val="000000" w:themeColor="text1"/>
              </w:rPr>
            </w:pPr>
            <w:r w:rsidRPr="008F23C6">
              <w:rPr>
                <w:rStyle w:val="Gl"/>
                <w:b/>
                <w:bCs/>
                <w:color w:val="000000" w:themeColor="text1"/>
                <w:sz w:val="20"/>
                <w:szCs w:val="20"/>
                <w:bdr w:val="single" w:sz="2" w:space="0" w:color="E5E7EB" w:frame="1"/>
              </w:rPr>
              <w:t>Free</w:t>
            </w:r>
          </w:p>
        </w:tc>
        <w:tc>
          <w:tcPr>
            <w:tcW w:w="2268" w:type="dxa"/>
            <w:tcBorders>
              <w:top w:val="single" w:sz="4" w:space="0" w:color="7F7F7F"/>
              <w:left w:val="single" w:sz="4" w:space="0" w:color="7F7F7F"/>
              <w:bottom w:val="single" w:sz="4" w:space="0" w:color="7F7F7F"/>
              <w:right w:val="single" w:sz="4" w:space="0" w:color="7F7F7F"/>
            </w:tcBorders>
            <w:vAlign w:val="center"/>
          </w:tcPr>
          <w:p w14:paraId="1FE575DF" w14:textId="0AD7C61F" w:rsidR="008F23C6" w:rsidRPr="008F23C6" w:rsidRDefault="008F23C6" w:rsidP="008F2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8F23C6">
              <w:rPr>
                <w:color w:val="000000" w:themeColor="text1"/>
                <w:sz w:val="20"/>
                <w:szCs w:val="20"/>
              </w:rPr>
              <w:t>₺0</w:t>
            </w:r>
          </w:p>
        </w:tc>
        <w:tc>
          <w:tcPr>
            <w:tcW w:w="2268" w:type="dxa"/>
            <w:tcBorders>
              <w:top w:val="single" w:sz="4" w:space="0" w:color="7F7F7F"/>
              <w:left w:val="single" w:sz="4" w:space="0" w:color="7F7F7F"/>
              <w:bottom w:val="single" w:sz="4" w:space="0" w:color="7F7F7F"/>
              <w:right w:val="single" w:sz="4" w:space="0" w:color="7F7F7F"/>
            </w:tcBorders>
            <w:vAlign w:val="center"/>
          </w:tcPr>
          <w:p w14:paraId="40E7AC9A" w14:textId="0EED8906" w:rsidR="008F23C6" w:rsidRPr="008F23C6" w:rsidRDefault="008F23C6" w:rsidP="008F2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8F23C6">
              <w:rPr>
                <w:color w:val="000000" w:themeColor="text1"/>
                <w:sz w:val="20"/>
                <w:szCs w:val="20"/>
              </w:rPr>
              <w:t>₺0</w:t>
            </w:r>
          </w:p>
        </w:tc>
        <w:tc>
          <w:tcPr>
            <w:tcW w:w="2835" w:type="dxa"/>
            <w:tcBorders>
              <w:top w:val="single" w:sz="4" w:space="0" w:color="7F7F7F"/>
              <w:left w:val="single" w:sz="4" w:space="0" w:color="7F7F7F"/>
              <w:bottom w:val="single" w:sz="4" w:space="0" w:color="7F7F7F"/>
              <w:right w:val="single" w:sz="4" w:space="0" w:color="7F7F7F"/>
            </w:tcBorders>
            <w:vAlign w:val="center"/>
          </w:tcPr>
          <w:p w14:paraId="12D55974" w14:textId="42E7D3E4" w:rsidR="008F23C6" w:rsidRPr="008F23C6" w:rsidRDefault="008F23C6" w:rsidP="008F2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8F23C6">
              <w:rPr>
                <w:color w:val="000000" w:themeColor="text1"/>
                <w:sz w:val="20"/>
                <w:szCs w:val="20"/>
              </w:rPr>
              <w:t>Maksimum</w:t>
            </w:r>
            <w:proofErr w:type="spellEnd"/>
            <w:r w:rsidRPr="008F23C6">
              <w:rPr>
                <w:color w:val="000000" w:themeColor="text1"/>
                <w:sz w:val="20"/>
                <w:szCs w:val="20"/>
              </w:rPr>
              <w:t xml:space="preserve"> 10 MB </w:t>
            </w:r>
            <w:proofErr w:type="spellStart"/>
            <w:r w:rsidRPr="008F23C6">
              <w:rPr>
                <w:color w:val="000000" w:themeColor="text1"/>
                <w:sz w:val="20"/>
                <w:szCs w:val="20"/>
              </w:rPr>
              <w:t>dosya</w:t>
            </w:r>
            <w:proofErr w:type="spellEnd"/>
            <w:r w:rsidRPr="008F23C6">
              <w:rPr>
                <w:color w:val="000000" w:themeColor="text1"/>
                <w:sz w:val="20"/>
                <w:szCs w:val="20"/>
              </w:rPr>
              <w:t xml:space="preserve"> </w:t>
            </w:r>
            <w:proofErr w:type="spellStart"/>
            <w:r w:rsidRPr="008F23C6">
              <w:rPr>
                <w:color w:val="000000" w:themeColor="text1"/>
                <w:sz w:val="20"/>
                <w:szCs w:val="20"/>
              </w:rPr>
              <w:t>limiti</w:t>
            </w:r>
            <w:proofErr w:type="spellEnd"/>
            <w:r w:rsidRPr="008F23C6">
              <w:rPr>
                <w:color w:val="000000" w:themeColor="text1"/>
                <w:sz w:val="20"/>
                <w:szCs w:val="20"/>
              </w:rPr>
              <w:t xml:space="preserve">, Temel </w:t>
            </w:r>
            <w:proofErr w:type="spellStart"/>
            <w:r w:rsidRPr="008F23C6">
              <w:rPr>
                <w:color w:val="000000" w:themeColor="text1"/>
                <w:sz w:val="20"/>
                <w:szCs w:val="20"/>
              </w:rPr>
              <w:t>İstatistikler</w:t>
            </w:r>
            <w:proofErr w:type="spellEnd"/>
            <w:r w:rsidRPr="008F23C6">
              <w:rPr>
                <w:color w:val="000000" w:themeColor="text1"/>
                <w:sz w:val="20"/>
                <w:szCs w:val="20"/>
              </w:rPr>
              <w:t xml:space="preserve">, </w:t>
            </w:r>
            <w:proofErr w:type="spellStart"/>
            <w:r w:rsidRPr="008F23C6">
              <w:rPr>
                <w:color w:val="000000" w:themeColor="text1"/>
                <w:sz w:val="20"/>
                <w:szCs w:val="20"/>
              </w:rPr>
              <w:t>Sadece</w:t>
            </w:r>
            <w:proofErr w:type="spellEnd"/>
            <w:r w:rsidRPr="008F23C6">
              <w:rPr>
                <w:color w:val="000000" w:themeColor="text1"/>
                <w:sz w:val="20"/>
                <w:szCs w:val="20"/>
              </w:rPr>
              <w:t xml:space="preserve"> CSV </w:t>
            </w:r>
            <w:proofErr w:type="spellStart"/>
            <w:r w:rsidRPr="008F23C6">
              <w:rPr>
                <w:color w:val="000000" w:themeColor="text1"/>
                <w:sz w:val="20"/>
                <w:szCs w:val="20"/>
              </w:rPr>
              <w:t>formatı</w:t>
            </w:r>
            <w:proofErr w:type="spellEnd"/>
            <w:r w:rsidRPr="008F23C6">
              <w:rPr>
                <w:color w:val="000000" w:themeColor="text1"/>
                <w:sz w:val="20"/>
                <w:szCs w:val="20"/>
              </w:rPr>
              <w:t>.</w:t>
            </w:r>
          </w:p>
        </w:tc>
      </w:tr>
      <w:tr w:rsidR="008F23C6" w14:paraId="3A5F0B34" w14:textId="77777777" w:rsidTr="008F23C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207ED487" w14:textId="11C10F3F" w:rsidR="008F23C6" w:rsidRPr="008F23C6" w:rsidRDefault="008F23C6" w:rsidP="008F23C6">
            <w:pPr>
              <w:ind w:firstLine="0"/>
              <w:rPr>
                <w:b w:val="0"/>
                <w:bCs w:val="0"/>
                <w:color w:val="000000" w:themeColor="text1"/>
              </w:rPr>
            </w:pPr>
            <w:r w:rsidRPr="008F23C6">
              <w:rPr>
                <w:rStyle w:val="Gl"/>
                <w:b/>
                <w:bCs/>
                <w:color w:val="000000" w:themeColor="text1"/>
                <w:sz w:val="20"/>
                <w:szCs w:val="20"/>
                <w:bdr w:val="single" w:sz="2" w:space="0" w:color="E5E7EB" w:frame="1"/>
              </w:rPr>
              <w:t>Pro</w:t>
            </w:r>
          </w:p>
        </w:tc>
        <w:tc>
          <w:tcPr>
            <w:tcW w:w="2268" w:type="dxa"/>
            <w:tcBorders>
              <w:top w:val="single" w:sz="4" w:space="0" w:color="7F7F7F"/>
              <w:left w:val="single" w:sz="4" w:space="0" w:color="7F7F7F"/>
              <w:bottom w:val="single" w:sz="4" w:space="0" w:color="7F7F7F"/>
              <w:right w:val="single" w:sz="4" w:space="0" w:color="7F7F7F"/>
            </w:tcBorders>
            <w:vAlign w:val="center"/>
          </w:tcPr>
          <w:p w14:paraId="3CAC0853" w14:textId="636AF05F" w:rsidR="008F23C6" w:rsidRPr="008F23C6" w:rsidRDefault="008F23C6" w:rsidP="008F2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8F23C6">
              <w:rPr>
                <w:color w:val="000000" w:themeColor="text1"/>
                <w:sz w:val="20"/>
                <w:szCs w:val="20"/>
              </w:rPr>
              <w:t>₺150</w:t>
            </w:r>
          </w:p>
        </w:tc>
        <w:tc>
          <w:tcPr>
            <w:tcW w:w="2268" w:type="dxa"/>
            <w:tcBorders>
              <w:top w:val="single" w:sz="4" w:space="0" w:color="7F7F7F"/>
              <w:left w:val="single" w:sz="4" w:space="0" w:color="7F7F7F"/>
              <w:bottom w:val="single" w:sz="4" w:space="0" w:color="7F7F7F"/>
              <w:right w:val="single" w:sz="4" w:space="0" w:color="7F7F7F"/>
            </w:tcBorders>
            <w:vAlign w:val="center"/>
          </w:tcPr>
          <w:p w14:paraId="2EC8245B" w14:textId="0E699932" w:rsidR="008F23C6" w:rsidRPr="008F23C6" w:rsidRDefault="008F23C6" w:rsidP="008F2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8F23C6">
              <w:rPr>
                <w:color w:val="000000" w:themeColor="text1"/>
                <w:sz w:val="20"/>
                <w:szCs w:val="20"/>
              </w:rPr>
              <w:t xml:space="preserve">₺1.500 (2 ay </w:t>
            </w:r>
            <w:proofErr w:type="spellStart"/>
            <w:r w:rsidRPr="008F23C6">
              <w:rPr>
                <w:color w:val="000000" w:themeColor="text1"/>
                <w:sz w:val="20"/>
                <w:szCs w:val="20"/>
              </w:rPr>
              <w:t>bedava</w:t>
            </w:r>
            <w:proofErr w:type="spellEnd"/>
            <w:r w:rsidRPr="008F23C6">
              <w:rPr>
                <w:color w:val="000000" w:themeColor="text1"/>
                <w:sz w:val="20"/>
                <w:szCs w:val="20"/>
              </w:rPr>
              <w:t>)</w:t>
            </w:r>
          </w:p>
        </w:tc>
        <w:tc>
          <w:tcPr>
            <w:tcW w:w="2835" w:type="dxa"/>
            <w:tcBorders>
              <w:top w:val="single" w:sz="4" w:space="0" w:color="7F7F7F"/>
              <w:left w:val="single" w:sz="4" w:space="0" w:color="7F7F7F"/>
              <w:bottom w:val="single" w:sz="4" w:space="0" w:color="7F7F7F"/>
              <w:right w:val="single" w:sz="4" w:space="0" w:color="7F7F7F"/>
            </w:tcBorders>
            <w:vAlign w:val="center"/>
          </w:tcPr>
          <w:p w14:paraId="4F27867B" w14:textId="5D4C2282" w:rsidR="008F23C6" w:rsidRPr="008F23C6" w:rsidRDefault="008F23C6" w:rsidP="008F23C6">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8F23C6">
              <w:rPr>
                <w:color w:val="000000" w:themeColor="text1"/>
                <w:sz w:val="20"/>
                <w:szCs w:val="20"/>
              </w:rPr>
              <w:t>Sınırsız</w:t>
            </w:r>
            <w:proofErr w:type="spellEnd"/>
            <w:r w:rsidRPr="008F23C6">
              <w:rPr>
                <w:color w:val="000000" w:themeColor="text1"/>
                <w:sz w:val="20"/>
                <w:szCs w:val="20"/>
              </w:rPr>
              <w:t xml:space="preserve"> </w:t>
            </w:r>
            <w:proofErr w:type="spellStart"/>
            <w:r w:rsidRPr="008F23C6">
              <w:rPr>
                <w:color w:val="000000" w:themeColor="text1"/>
                <w:sz w:val="20"/>
                <w:szCs w:val="20"/>
              </w:rPr>
              <w:t>dosya</w:t>
            </w:r>
            <w:proofErr w:type="spellEnd"/>
            <w:r w:rsidRPr="008F23C6">
              <w:rPr>
                <w:color w:val="000000" w:themeColor="text1"/>
                <w:sz w:val="20"/>
                <w:szCs w:val="20"/>
              </w:rPr>
              <w:t xml:space="preserve"> </w:t>
            </w:r>
            <w:proofErr w:type="spellStart"/>
            <w:r w:rsidRPr="008F23C6">
              <w:rPr>
                <w:color w:val="000000" w:themeColor="text1"/>
                <w:sz w:val="20"/>
                <w:szCs w:val="20"/>
              </w:rPr>
              <w:t>boyutu</w:t>
            </w:r>
            <w:proofErr w:type="spellEnd"/>
            <w:r w:rsidRPr="008F23C6">
              <w:rPr>
                <w:color w:val="000000" w:themeColor="text1"/>
                <w:sz w:val="20"/>
                <w:szCs w:val="20"/>
              </w:rPr>
              <w:t xml:space="preserve"> (RAM </w:t>
            </w:r>
            <w:proofErr w:type="spellStart"/>
            <w:r w:rsidRPr="008F23C6">
              <w:rPr>
                <w:color w:val="000000" w:themeColor="text1"/>
                <w:sz w:val="20"/>
                <w:szCs w:val="20"/>
              </w:rPr>
              <w:t>yettiğince</w:t>
            </w:r>
            <w:proofErr w:type="spellEnd"/>
            <w:r w:rsidRPr="008F23C6">
              <w:rPr>
                <w:color w:val="000000" w:themeColor="text1"/>
                <w:sz w:val="20"/>
                <w:szCs w:val="20"/>
              </w:rPr>
              <w:t xml:space="preserve">), Excel (.xlsx) </w:t>
            </w:r>
            <w:proofErr w:type="spellStart"/>
            <w:r w:rsidRPr="008F23C6">
              <w:rPr>
                <w:color w:val="000000" w:themeColor="text1"/>
                <w:sz w:val="20"/>
                <w:szCs w:val="20"/>
              </w:rPr>
              <w:t>dışa</w:t>
            </w:r>
            <w:proofErr w:type="spellEnd"/>
            <w:r w:rsidRPr="008F23C6">
              <w:rPr>
                <w:color w:val="000000" w:themeColor="text1"/>
                <w:sz w:val="20"/>
                <w:szCs w:val="20"/>
              </w:rPr>
              <w:t xml:space="preserve"> </w:t>
            </w:r>
            <w:proofErr w:type="spellStart"/>
            <w:r w:rsidRPr="008F23C6">
              <w:rPr>
                <w:color w:val="000000" w:themeColor="text1"/>
                <w:sz w:val="20"/>
                <w:szCs w:val="20"/>
              </w:rPr>
              <w:t>aktarma</w:t>
            </w:r>
            <w:proofErr w:type="spellEnd"/>
            <w:r w:rsidRPr="008F23C6">
              <w:rPr>
                <w:color w:val="000000" w:themeColor="text1"/>
                <w:sz w:val="20"/>
                <w:szCs w:val="20"/>
              </w:rPr>
              <w:t xml:space="preserve">, </w:t>
            </w:r>
            <w:proofErr w:type="spellStart"/>
            <w:r w:rsidRPr="008F23C6">
              <w:rPr>
                <w:color w:val="000000" w:themeColor="text1"/>
                <w:sz w:val="20"/>
                <w:szCs w:val="20"/>
              </w:rPr>
              <w:t>Grafikleri</w:t>
            </w:r>
            <w:proofErr w:type="spellEnd"/>
            <w:r w:rsidRPr="008F23C6">
              <w:rPr>
                <w:color w:val="000000" w:themeColor="text1"/>
                <w:sz w:val="20"/>
                <w:szCs w:val="20"/>
              </w:rPr>
              <w:t xml:space="preserve"> PNG </w:t>
            </w:r>
            <w:proofErr w:type="spellStart"/>
            <w:r w:rsidRPr="008F23C6">
              <w:rPr>
                <w:color w:val="000000" w:themeColor="text1"/>
                <w:sz w:val="20"/>
                <w:szCs w:val="20"/>
              </w:rPr>
              <w:t>kaydetme</w:t>
            </w:r>
            <w:proofErr w:type="spellEnd"/>
            <w:r w:rsidRPr="008F23C6">
              <w:rPr>
                <w:color w:val="000000" w:themeColor="text1"/>
                <w:sz w:val="20"/>
                <w:szCs w:val="20"/>
              </w:rPr>
              <w:t>.</w:t>
            </w:r>
          </w:p>
        </w:tc>
      </w:tr>
      <w:tr w:rsidR="008F23C6" w14:paraId="35EB2321" w14:textId="77777777" w:rsidTr="008F23C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left w:val="single" w:sz="4" w:space="0" w:color="7F7F7F"/>
              <w:bottom w:val="single" w:sz="4" w:space="0" w:color="7F7F7F"/>
              <w:right w:val="single" w:sz="4" w:space="0" w:color="7F7F7F"/>
            </w:tcBorders>
            <w:vAlign w:val="center"/>
          </w:tcPr>
          <w:p w14:paraId="6B3DA0A8" w14:textId="1A1E44E1" w:rsidR="008F23C6" w:rsidRPr="008F23C6" w:rsidRDefault="008F23C6" w:rsidP="008F23C6">
            <w:pPr>
              <w:ind w:firstLine="0"/>
              <w:rPr>
                <w:b w:val="0"/>
                <w:bCs w:val="0"/>
                <w:color w:val="000000" w:themeColor="text1"/>
              </w:rPr>
            </w:pPr>
            <w:r w:rsidRPr="008F23C6">
              <w:rPr>
                <w:rStyle w:val="Gl"/>
                <w:b/>
                <w:bCs/>
                <w:color w:val="000000" w:themeColor="text1"/>
                <w:sz w:val="20"/>
                <w:szCs w:val="20"/>
                <w:bdr w:val="single" w:sz="2" w:space="0" w:color="E5E7EB" w:frame="1"/>
              </w:rPr>
              <w:t>Business</w:t>
            </w:r>
          </w:p>
        </w:tc>
        <w:tc>
          <w:tcPr>
            <w:tcW w:w="2268" w:type="dxa"/>
            <w:tcBorders>
              <w:top w:val="single" w:sz="4" w:space="0" w:color="7F7F7F"/>
              <w:left w:val="single" w:sz="4" w:space="0" w:color="7F7F7F"/>
              <w:bottom w:val="single" w:sz="4" w:space="0" w:color="7F7F7F"/>
              <w:right w:val="single" w:sz="4" w:space="0" w:color="7F7F7F"/>
            </w:tcBorders>
            <w:vAlign w:val="center"/>
          </w:tcPr>
          <w:p w14:paraId="364933E9" w14:textId="777773DF" w:rsidR="008F23C6" w:rsidRPr="008F23C6" w:rsidRDefault="008F23C6" w:rsidP="008F2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8F23C6">
              <w:rPr>
                <w:color w:val="000000" w:themeColor="text1"/>
                <w:sz w:val="20"/>
                <w:szCs w:val="20"/>
              </w:rPr>
              <w:t>₺500</w:t>
            </w:r>
          </w:p>
        </w:tc>
        <w:tc>
          <w:tcPr>
            <w:tcW w:w="2268" w:type="dxa"/>
            <w:tcBorders>
              <w:top w:val="single" w:sz="4" w:space="0" w:color="7F7F7F"/>
              <w:left w:val="single" w:sz="4" w:space="0" w:color="7F7F7F"/>
              <w:bottom w:val="single" w:sz="4" w:space="0" w:color="7F7F7F"/>
              <w:right w:val="single" w:sz="4" w:space="0" w:color="7F7F7F"/>
            </w:tcBorders>
            <w:vAlign w:val="center"/>
          </w:tcPr>
          <w:p w14:paraId="31593442" w14:textId="25316002" w:rsidR="008F23C6" w:rsidRPr="008F23C6" w:rsidRDefault="008F23C6" w:rsidP="008F2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8F23C6">
              <w:rPr>
                <w:color w:val="000000" w:themeColor="text1"/>
                <w:sz w:val="20"/>
                <w:szCs w:val="20"/>
              </w:rPr>
              <w:t>₺5.000</w:t>
            </w:r>
          </w:p>
        </w:tc>
        <w:tc>
          <w:tcPr>
            <w:tcW w:w="2835" w:type="dxa"/>
            <w:tcBorders>
              <w:top w:val="single" w:sz="4" w:space="0" w:color="7F7F7F"/>
              <w:left w:val="single" w:sz="4" w:space="0" w:color="7F7F7F"/>
              <w:bottom w:val="single" w:sz="4" w:space="0" w:color="7F7F7F"/>
              <w:right w:val="single" w:sz="4" w:space="0" w:color="7F7F7F"/>
            </w:tcBorders>
            <w:vAlign w:val="center"/>
          </w:tcPr>
          <w:p w14:paraId="46368DCF" w14:textId="2A00DC8C" w:rsidR="008F23C6" w:rsidRPr="008F23C6" w:rsidRDefault="008F23C6" w:rsidP="008F23C6">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8F23C6">
              <w:rPr>
                <w:color w:val="000000" w:themeColor="text1"/>
                <w:sz w:val="20"/>
                <w:szCs w:val="20"/>
              </w:rPr>
              <w:t>Öncelikli</w:t>
            </w:r>
            <w:proofErr w:type="spellEnd"/>
            <w:r w:rsidRPr="008F23C6">
              <w:rPr>
                <w:color w:val="000000" w:themeColor="text1"/>
                <w:sz w:val="20"/>
                <w:szCs w:val="20"/>
              </w:rPr>
              <w:t xml:space="preserve"> e-</w:t>
            </w:r>
            <w:proofErr w:type="spellStart"/>
            <w:r w:rsidRPr="008F23C6">
              <w:rPr>
                <w:color w:val="000000" w:themeColor="text1"/>
                <w:sz w:val="20"/>
                <w:szCs w:val="20"/>
              </w:rPr>
              <w:t>posta</w:t>
            </w:r>
            <w:proofErr w:type="spellEnd"/>
            <w:r w:rsidRPr="008F23C6">
              <w:rPr>
                <w:color w:val="000000" w:themeColor="text1"/>
                <w:sz w:val="20"/>
                <w:szCs w:val="20"/>
              </w:rPr>
              <w:t xml:space="preserve"> </w:t>
            </w:r>
            <w:proofErr w:type="spellStart"/>
            <w:r w:rsidRPr="008F23C6">
              <w:rPr>
                <w:color w:val="000000" w:themeColor="text1"/>
                <w:sz w:val="20"/>
                <w:szCs w:val="20"/>
              </w:rPr>
              <w:t>desteği</w:t>
            </w:r>
            <w:proofErr w:type="spellEnd"/>
            <w:r w:rsidRPr="008F23C6">
              <w:rPr>
                <w:color w:val="000000" w:themeColor="text1"/>
                <w:sz w:val="20"/>
                <w:szCs w:val="20"/>
              </w:rPr>
              <w:t xml:space="preserve">, Özel </w:t>
            </w:r>
            <w:proofErr w:type="spellStart"/>
            <w:r w:rsidRPr="008F23C6">
              <w:rPr>
                <w:color w:val="000000" w:themeColor="text1"/>
                <w:sz w:val="20"/>
                <w:szCs w:val="20"/>
              </w:rPr>
              <w:t>grafik</w:t>
            </w:r>
            <w:proofErr w:type="spellEnd"/>
            <w:r w:rsidRPr="008F23C6">
              <w:rPr>
                <w:color w:val="000000" w:themeColor="text1"/>
                <w:sz w:val="20"/>
                <w:szCs w:val="20"/>
              </w:rPr>
              <w:t xml:space="preserve"> </w:t>
            </w:r>
            <w:proofErr w:type="spellStart"/>
            <w:r w:rsidRPr="008F23C6">
              <w:rPr>
                <w:color w:val="000000" w:themeColor="text1"/>
                <w:sz w:val="20"/>
                <w:szCs w:val="20"/>
              </w:rPr>
              <w:t>türleri</w:t>
            </w:r>
            <w:proofErr w:type="spellEnd"/>
            <w:r w:rsidRPr="008F23C6">
              <w:rPr>
                <w:color w:val="000000" w:themeColor="text1"/>
                <w:sz w:val="20"/>
                <w:szCs w:val="20"/>
              </w:rPr>
              <w:t xml:space="preserve"> </w:t>
            </w:r>
            <w:proofErr w:type="spellStart"/>
            <w:r w:rsidRPr="008F23C6">
              <w:rPr>
                <w:color w:val="000000" w:themeColor="text1"/>
                <w:sz w:val="20"/>
                <w:szCs w:val="20"/>
              </w:rPr>
              <w:t>eklentisi</w:t>
            </w:r>
            <w:proofErr w:type="spellEnd"/>
            <w:r w:rsidRPr="008F23C6">
              <w:rPr>
                <w:color w:val="000000" w:themeColor="text1"/>
                <w:sz w:val="20"/>
                <w:szCs w:val="20"/>
              </w:rPr>
              <w:t xml:space="preserve">, </w:t>
            </w:r>
            <w:proofErr w:type="spellStart"/>
            <w:r w:rsidRPr="008F23C6">
              <w:rPr>
                <w:color w:val="000000" w:themeColor="text1"/>
                <w:sz w:val="20"/>
                <w:szCs w:val="20"/>
              </w:rPr>
              <w:t>Şirket</w:t>
            </w:r>
            <w:proofErr w:type="spellEnd"/>
            <w:r w:rsidRPr="008F23C6">
              <w:rPr>
                <w:color w:val="000000" w:themeColor="text1"/>
                <w:sz w:val="20"/>
                <w:szCs w:val="20"/>
              </w:rPr>
              <w:t xml:space="preserve"> </w:t>
            </w:r>
            <w:proofErr w:type="spellStart"/>
            <w:r w:rsidRPr="008F23C6">
              <w:rPr>
                <w:color w:val="000000" w:themeColor="text1"/>
                <w:sz w:val="20"/>
                <w:szCs w:val="20"/>
              </w:rPr>
              <w:t>içi</w:t>
            </w:r>
            <w:proofErr w:type="spellEnd"/>
            <w:r w:rsidRPr="008F23C6">
              <w:rPr>
                <w:color w:val="000000" w:themeColor="text1"/>
                <w:sz w:val="20"/>
                <w:szCs w:val="20"/>
              </w:rPr>
              <w:t xml:space="preserve"> </w:t>
            </w:r>
            <w:proofErr w:type="spellStart"/>
            <w:r w:rsidRPr="008F23C6">
              <w:rPr>
                <w:color w:val="000000" w:themeColor="text1"/>
                <w:sz w:val="20"/>
                <w:szCs w:val="20"/>
              </w:rPr>
              <w:t>lokal</w:t>
            </w:r>
            <w:proofErr w:type="spellEnd"/>
            <w:r w:rsidRPr="008F23C6">
              <w:rPr>
                <w:color w:val="000000" w:themeColor="text1"/>
                <w:sz w:val="20"/>
                <w:szCs w:val="20"/>
              </w:rPr>
              <w:t xml:space="preserve"> </w:t>
            </w:r>
            <w:proofErr w:type="spellStart"/>
            <w:r w:rsidRPr="008F23C6">
              <w:rPr>
                <w:color w:val="000000" w:themeColor="text1"/>
                <w:sz w:val="20"/>
                <w:szCs w:val="20"/>
              </w:rPr>
              <w:t>kurulum</w:t>
            </w:r>
            <w:proofErr w:type="spellEnd"/>
            <w:r w:rsidRPr="008F23C6">
              <w:rPr>
                <w:color w:val="000000" w:themeColor="text1"/>
                <w:sz w:val="20"/>
                <w:szCs w:val="20"/>
              </w:rPr>
              <w:t xml:space="preserve"> </w:t>
            </w:r>
            <w:proofErr w:type="spellStart"/>
            <w:r w:rsidRPr="008F23C6">
              <w:rPr>
                <w:color w:val="000000" w:themeColor="text1"/>
                <w:sz w:val="20"/>
                <w:szCs w:val="20"/>
              </w:rPr>
              <w:t>izni</w:t>
            </w:r>
            <w:proofErr w:type="spellEnd"/>
            <w:r w:rsidRPr="008F23C6">
              <w:rPr>
                <w:color w:val="000000" w:themeColor="text1"/>
                <w:sz w:val="20"/>
                <w:szCs w:val="20"/>
              </w:rPr>
              <w:t>.</w:t>
            </w:r>
          </w:p>
        </w:tc>
      </w:tr>
    </w:tbl>
    <w:p w14:paraId="18AF762B" w14:textId="77777777" w:rsidR="00052761" w:rsidRDefault="0006423C">
      <w:pPr>
        <w:pStyle w:val="Balk2"/>
      </w:pPr>
      <w:bookmarkStart w:id="112" w:name="_Toc229383831"/>
      <w:r>
        <w:t xml:space="preserve">9.3. </w:t>
      </w:r>
      <w:proofErr w:type="spellStart"/>
      <w:r>
        <w:t>Maliyet</w:t>
      </w:r>
      <w:proofErr w:type="spellEnd"/>
      <w:r>
        <w:t xml:space="preserve"> </w:t>
      </w:r>
      <w:proofErr w:type="spellStart"/>
      <w:r>
        <w:t>Analizi</w:t>
      </w:r>
      <w:bookmarkEnd w:id="112"/>
      <w:proofErr w:type="spellEnd"/>
    </w:p>
    <w:p w14:paraId="0B5AD687" w14:textId="5FE79EEC" w:rsidR="005E3D55" w:rsidRPr="005E3D55" w:rsidRDefault="005E3D55" w:rsidP="005E3D55">
      <w:pPr>
        <w:ind w:firstLine="0"/>
      </w:pPr>
      <w:proofErr w:type="spellStart"/>
      <w:r w:rsidRPr="005E3D55">
        <w:t>Uygulamanın</w:t>
      </w:r>
      <w:proofErr w:type="spellEnd"/>
      <w:r w:rsidRPr="005E3D55">
        <w:t xml:space="preserve"> </w:t>
      </w:r>
      <w:proofErr w:type="spellStart"/>
      <w:r w:rsidRPr="005E3D55">
        <w:t>en</w:t>
      </w:r>
      <w:proofErr w:type="spellEnd"/>
      <w:r w:rsidRPr="005E3D55">
        <w:t xml:space="preserve"> </w:t>
      </w:r>
      <w:proofErr w:type="spellStart"/>
      <w:r w:rsidRPr="005E3D55">
        <w:t>büyük</w:t>
      </w:r>
      <w:proofErr w:type="spellEnd"/>
      <w:r w:rsidRPr="005E3D55">
        <w:t xml:space="preserve"> </w:t>
      </w:r>
      <w:proofErr w:type="spellStart"/>
      <w:r w:rsidRPr="005E3D55">
        <w:t>avantajı</w:t>
      </w:r>
      <w:proofErr w:type="spellEnd"/>
      <w:r w:rsidRPr="005E3D55">
        <w:t xml:space="preserve">, </w:t>
      </w:r>
      <w:proofErr w:type="spellStart"/>
      <w:r w:rsidRPr="005E3D55">
        <w:t>kullanıcıların</w:t>
      </w:r>
      <w:proofErr w:type="spellEnd"/>
      <w:r w:rsidRPr="005E3D55">
        <w:t xml:space="preserve"> </w:t>
      </w:r>
      <w:proofErr w:type="spellStart"/>
      <w:r w:rsidRPr="005E3D55">
        <w:t>işlemleri</w:t>
      </w:r>
      <w:proofErr w:type="spellEnd"/>
      <w:r w:rsidRPr="005E3D55">
        <w:t xml:space="preserve"> </w:t>
      </w:r>
      <w:proofErr w:type="spellStart"/>
      <w:r w:rsidRPr="005E3D55">
        <w:t>kendi</w:t>
      </w:r>
      <w:proofErr w:type="spellEnd"/>
      <w:r w:rsidRPr="005E3D55">
        <w:t xml:space="preserve"> </w:t>
      </w:r>
      <w:proofErr w:type="spellStart"/>
      <w:r w:rsidRPr="005E3D55">
        <w:t>bilgisayarlarında</w:t>
      </w:r>
      <w:proofErr w:type="spellEnd"/>
      <w:r w:rsidRPr="005E3D55">
        <w:t xml:space="preserve"> (Web Workers) </w:t>
      </w:r>
      <w:proofErr w:type="spellStart"/>
      <w:r w:rsidRPr="005E3D55">
        <w:t>yapmasıdır</w:t>
      </w:r>
      <w:proofErr w:type="spellEnd"/>
      <w:r w:rsidRPr="005E3D55">
        <w:t xml:space="preserve">. Bu </w:t>
      </w:r>
      <w:proofErr w:type="spellStart"/>
      <w:r w:rsidRPr="005E3D55">
        <w:t>yüzden</w:t>
      </w:r>
      <w:proofErr w:type="spellEnd"/>
      <w:r w:rsidRPr="005E3D55">
        <w:t xml:space="preserve"> AWS/Google Cloud </w:t>
      </w:r>
      <w:proofErr w:type="spellStart"/>
      <w:r w:rsidRPr="005E3D55">
        <w:t>gibi</w:t>
      </w:r>
      <w:proofErr w:type="spellEnd"/>
      <w:r w:rsidRPr="005E3D55">
        <w:t xml:space="preserve"> </w:t>
      </w:r>
      <w:proofErr w:type="spellStart"/>
      <w:r w:rsidRPr="005E3D55">
        <w:t>devasa</w:t>
      </w:r>
      <w:proofErr w:type="spellEnd"/>
      <w:r w:rsidRPr="005E3D55">
        <w:t xml:space="preserve"> </w:t>
      </w:r>
      <w:proofErr w:type="spellStart"/>
      <w:r w:rsidRPr="005E3D55">
        <w:t>veri</w:t>
      </w:r>
      <w:proofErr w:type="spellEnd"/>
      <w:r w:rsidRPr="005E3D55">
        <w:t xml:space="preserve"> </w:t>
      </w:r>
      <w:proofErr w:type="spellStart"/>
      <w:r w:rsidRPr="005E3D55">
        <w:t>işleme</w:t>
      </w:r>
      <w:proofErr w:type="spellEnd"/>
      <w:r w:rsidRPr="005E3D55">
        <w:t xml:space="preserve"> (Backend) </w:t>
      </w:r>
      <w:proofErr w:type="spellStart"/>
      <w:r w:rsidRPr="005E3D55">
        <w:t>faturası</w:t>
      </w:r>
      <w:proofErr w:type="spellEnd"/>
      <w:r w:rsidRPr="005E3D55">
        <w:t> </w:t>
      </w:r>
      <w:proofErr w:type="spellStart"/>
      <w:r w:rsidRPr="005E3D55">
        <w:rPr>
          <w:b/>
          <w:bCs/>
        </w:rPr>
        <w:t>çıkmaz</w:t>
      </w:r>
      <w:proofErr w:type="spellEnd"/>
      <w:r w:rsidRPr="005E3D55">
        <w:t>.</w:t>
      </w:r>
    </w:p>
    <w:p w14:paraId="1E55068C" w14:textId="5F055A31" w:rsidR="00052761" w:rsidRDefault="00316E6B" w:rsidP="00316E6B">
      <w:pPr>
        <w:pStyle w:val="ResimYazs"/>
      </w:pPr>
      <w:bookmarkStart w:id="113" w:name="_Toc229383871"/>
      <w:r>
        <w:t xml:space="preserve">Table </w:t>
      </w:r>
      <w:fldSimple w:instr=" SEQ Table \* ARABIC ">
        <w:r w:rsidR="004A22D7">
          <w:rPr>
            <w:noProof/>
          </w:rPr>
          <w:t>24</w:t>
        </w:r>
      </w:fldSimple>
      <w:r w:rsidRPr="00723A3D">
        <w:t xml:space="preserve">: 1. </w:t>
      </w:r>
      <w:proofErr w:type="spellStart"/>
      <w:r w:rsidRPr="00723A3D">
        <w:t>Yıl</w:t>
      </w:r>
      <w:proofErr w:type="spellEnd"/>
      <w:r w:rsidRPr="00723A3D">
        <w:t xml:space="preserve"> </w:t>
      </w:r>
      <w:proofErr w:type="spellStart"/>
      <w:r w:rsidRPr="00723A3D">
        <w:t>Toplam</w:t>
      </w:r>
      <w:proofErr w:type="spellEnd"/>
      <w:r w:rsidRPr="00723A3D">
        <w:t xml:space="preserve"> </w:t>
      </w:r>
      <w:proofErr w:type="spellStart"/>
      <w:r w:rsidRPr="00723A3D">
        <w:t>Sahip</w:t>
      </w:r>
      <w:proofErr w:type="spellEnd"/>
      <w:r w:rsidRPr="00723A3D">
        <w:t xml:space="preserve"> Olma </w:t>
      </w:r>
      <w:proofErr w:type="spellStart"/>
      <w:r w:rsidRPr="00723A3D">
        <w:t>Maliyeti</w:t>
      </w:r>
      <w:proofErr w:type="spellEnd"/>
      <w:r w:rsidRPr="00723A3D">
        <w:t xml:space="preserve"> (TCO)</w:t>
      </w:r>
      <w:bookmarkEnd w:id="113"/>
    </w:p>
    <w:tbl>
      <w:tblPr>
        <w:tblStyle w:val="AkKlavuz-Vurgu1"/>
        <w:tblW w:w="9071" w:type="dxa"/>
        <w:jc w:val="center"/>
        <w:tblLayout w:type="fixed"/>
        <w:tblLook w:val="04A0" w:firstRow="1" w:lastRow="0" w:firstColumn="1" w:lastColumn="0" w:noHBand="0" w:noVBand="1"/>
      </w:tblPr>
      <w:tblGrid>
        <w:gridCol w:w="5669"/>
        <w:gridCol w:w="3402"/>
      </w:tblGrid>
      <w:tr w:rsidR="00052761" w14:paraId="29933C6B" w14:textId="77777777" w:rsidTr="005E3D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shd w:val="clear" w:color="auto" w:fill="1F4E78"/>
          </w:tcPr>
          <w:p w14:paraId="3EE8E1CE" w14:textId="77777777" w:rsidR="00052761" w:rsidRDefault="0006423C">
            <w:pPr>
              <w:ind w:firstLine="0"/>
            </w:pPr>
            <w:r>
              <w:rPr>
                <w:color w:val="FFFFFF"/>
                <w:sz w:val="22"/>
              </w:rPr>
              <w:t>Kalem</w:t>
            </w:r>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072B777A"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Tutar (₺)</w:t>
            </w:r>
          </w:p>
        </w:tc>
      </w:tr>
      <w:tr w:rsidR="005E3D55" w14:paraId="5A5C2CCA" w14:textId="77777777" w:rsidTr="005E3D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vAlign w:val="center"/>
          </w:tcPr>
          <w:p w14:paraId="10819816" w14:textId="2C015BE6" w:rsidR="005E3D55" w:rsidRPr="005E3D55" w:rsidRDefault="005E3D55" w:rsidP="005E3D55">
            <w:pPr>
              <w:ind w:firstLine="0"/>
              <w:rPr>
                <w:color w:val="000000" w:themeColor="text1"/>
              </w:rPr>
            </w:pPr>
            <w:proofErr w:type="spellStart"/>
            <w:r w:rsidRPr="005E3D55">
              <w:rPr>
                <w:color w:val="000000" w:themeColor="text1"/>
                <w:sz w:val="20"/>
                <w:szCs w:val="20"/>
              </w:rPr>
              <w:t>Geliştirme</w:t>
            </w:r>
            <w:proofErr w:type="spellEnd"/>
            <w:r w:rsidRPr="005E3D55">
              <w:rPr>
                <w:color w:val="000000" w:themeColor="text1"/>
                <w:sz w:val="20"/>
                <w:szCs w:val="20"/>
              </w:rPr>
              <w:t xml:space="preserve"> (Freelance </w:t>
            </w:r>
            <w:proofErr w:type="spellStart"/>
            <w:r w:rsidRPr="005E3D55">
              <w:rPr>
                <w:color w:val="000000" w:themeColor="text1"/>
                <w:sz w:val="20"/>
                <w:szCs w:val="20"/>
              </w:rPr>
              <w:t>mühendis</w:t>
            </w:r>
            <w:proofErr w:type="spellEnd"/>
            <w:r w:rsidRPr="005E3D55">
              <w:rPr>
                <w:color w:val="000000" w:themeColor="text1"/>
                <w:sz w:val="20"/>
                <w:szCs w:val="20"/>
              </w:rPr>
              <w:t xml:space="preserve"> </w:t>
            </w:r>
            <w:proofErr w:type="spellStart"/>
            <w:r w:rsidRPr="005E3D55">
              <w:rPr>
                <w:color w:val="000000" w:themeColor="text1"/>
                <w:sz w:val="20"/>
                <w:szCs w:val="20"/>
              </w:rPr>
              <w:t>eşdeğeri</w:t>
            </w:r>
            <w:proofErr w:type="spellEnd"/>
            <w:r w:rsidRPr="005E3D55">
              <w:rPr>
                <w:color w:val="000000" w:themeColor="text1"/>
                <w:sz w:val="20"/>
                <w:szCs w:val="20"/>
              </w:rPr>
              <w:t xml:space="preserve"> - 2 Ay)</w:t>
            </w:r>
          </w:p>
        </w:tc>
        <w:tc>
          <w:tcPr>
            <w:tcW w:w="3402" w:type="dxa"/>
            <w:tcBorders>
              <w:top w:val="single" w:sz="4" w:space="0" w:color="7F7F7F"/>
              <w:left w:val="single" w:sz="4" w:space="0" w:color="7F7F7F"/>
              <w:bottom w:val="single" w:sz="4" w:space="0" w:color="7F7F7F"/>
              <w:right w:val="single" w:sz="4" w:space="0" w:color="7F7F7F"/>
            </w:tcBorders>
            <w:vAlign w:val="center"/>
          </w:tcPr>
          <w:p w14:paraId="56B434D8" w14:textId="6FD77F4C" w:rsidR="005E3D55" w:rsidRPr="005E3D55" w:rsidRDefault="005E3D55" w:rsidP="005E3D55">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E3D55">
              <w:rPr>
                <w:color w:val="000000" w:themeColor="text1"/>
                <w:sz w:val="20"/>
                <w:szCs w:val="20"/>
              </w:rPr>
              <w:t>50.000 ₺</w:t>
            </w:r>
          </w:p>
        </w:tc>
      </w:tr>
      <w:tr w:rsidR="005E3D55" w14:paraId="6EC96DC0" w14:textId="77777777" w:rsidTr="005E3D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vAlign w:val="center"/>
          </w:tcPr>
          <w:p w14:paraId="1D2F37EC" w14:textId="39B00254" w:rsidR="005E3D55" w:rsidRPr="005E3D55" w:rsidRDefault="005E3D55" w:rsidP="005E3D55">
            <w:pPr>
              <w:ind w:firstLine="0"/>
              <w:rPr>
                <w:color w:val="000000" w:themeColor="text1"/>
              </w:rPr>
            </w:pPr>
            <w:r w:rsidRPr="005E3D55">
              <w:rPr>
                <w:color w:val="000000" w:themeColor="text1"/>
                <w:sz w:val="20"/>
                <w:szCs w:val="20"/>
              </w:rPr>
              <w:t xml:space="preserve">12 ay </w:t>
            </w:r>
            <w:proofErr w:type="spellStart"/>
            <w:r w:rsidRPr="005E3D55">
              <w:rPr>
                <w:color w:val="000000" w:themeColor="text1"/>
                <w:sz w:val="20"/>
                <w:szCs w:val="20"/>
              </w:rPr>
              <w:t>altyapı</w:t>
            </w:r>
            <w:proofErr w:type="spellEnd"/>
            <w:r w:rsidRPr="005E3D55">
              <w:rPr>
                <w:color w:val="000000" w:themeColor="text1"/>
                <w:sz w:val="20"/>
                <w:szCs w:val="20"/>
              </w:rPr>
              <w:t xml:space="preserve"> (</w:t>
            </w:r>
            <w:proofErr w:type="spellStart"/>
            <w:r w:rsidRPr="005E3D55">
              <w:rPr>
                <w:color w:val="000000" w:themeColor="text1"/>
                <w:sz w:val="20"/>
                <w:szCs w:val="20"/>
              </w:rPr>
              <w:t>Sunucu</w:t>
            </w:r>
            <w:proofErr w:type="spellEnd"/>
            <w:r w:rsidRPr="005E3D55">
              <w:rPr>
                <w:color w:val="000000" w:themeColor="text1"/>
                <w:sz w:val="20"/>
                <w:szCs w:val="20"/>
              </w:rPr>
              <w:t xml:space="preserve"> / </w:t>
            </w:r>
            <w:proofErr w:type="spellStart"/>
            <w:r w:rsidRPr="005E3D55">
              <w:rPr>
                <w:color w:val="000000" w:themeColor="text1"/>
                <w:sz w:val="20"/>
                <w:szCs w:val="20"/>
              </w:rPr>
              <w:t>Veritabanı</w:t>
            </w:r>
            <w:proofErr w:type="spellEnd"/>
            <w:r w:rsidRPr="005E3D55">
              <w:rPr>
                <w:color w:val="000000" w:themeColor="text1"/>
                <w:sz w:val="20"/>
                <w:szCs w:val="20"/>
              </w:rPr>
              <w:t>)</w:t>
            </w:r>
          </w:p>
        </w:tc>
        <w:tc>
          <w:tcPr>
            <w:tcW w:w="3402" w:type="dxa"/>
            <w:tcBorders>
              <w:top w:val="single" w:sz="4" w:space="0" w:color="7F7F7F"/>
              <w:left w:val="single" w:sz="4" w:space="0" w:color="7F7F7F"/>
              <w:bottom w:val="single" w:sz="4" w:space="0" w:color="7F7F7F"/>
              <w:right w:val="single" w:sz="4" w:space="0" w:color="7F7F7F"/>
            </w:tcBorders>
            <w:vAlign w:val="center"/>
          </w:tcPr>
          <w:p w14:paraId="378119D9" w14:textId="76500375" w:rsidR="005E3D55" w:rsidRPr="005E3D55" w:rsidRDefault="005E3D55" w:rsidP="005E3D55">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5E3D55">
              <w:rPr>
                <w:rStyle w:val="Gl"/>
                <w:color w:val="000000" w:themeColor="text1"/>
                <w:sz w:val="20"/>
                <w:szCs w:val="20"/>
                <w:bdr w:val="single" w:sz="2" w:space="0" w:color="E5E7EB" w:frame="1"/>
              </w:rPr>
              <w:t>0 ₺</w:t>
            </w:r>
            <w:r w:rsidRPr="005E3D55">
              <w:rPr>
                <w:color w:val="000000" w:themeColor="text1"/>
                <w:sz w:val="20"/>
                <w:szCs w:val="20"/>
              </w:rPr>
              <w:t> </w:t>
            </w:r>
            <w:r w:rsidRPr="005E3D55">
              <w:rPr>
                <w:rStyle w:val="Vurgu"/>
                <w:color w:val="000000" w:themeColor="text1"/>
                <w:sz w:val="20"/>
                <w:szCs w:val="20"/>
                <w:bdr w:val="single" w:sz="2" w:space="0" w:color="E5E7EB" w:frame="1"/>
              </w:rPr>
              <w:t xml:space="preserve">(Serverless </w:t>
            </w:r>
            <w:proofErr w:type="spellStart"/>
            <w:r w:rsidRPr="005E3D55">
              <w:rPr>
                <w:rStyle w:val="Vurgu"/>
                <w:color w:val="000000" w:themeColor="text1"/>
                <w:sz w:val="20"/>
                <w:szCs w:val="20"/>
                <w:bdr w:val="single" w:sz="2" w:space="0" w:color="E5E7EB" w:frame="1"/>
              </w:rPr>
              <w:t>Mimari</w:t>
            </w:r>
            <w:proofErr w:type="spellEnd"/>
            <w:r w:rsidRPr="005E3D55">
              <w:rPr>
                <w:rStyle w:val="Vurgu"/>
                <w:color w:val="000000" w:themeColor="text1"/>
                <w:sz w:val="20"/>
                <w:szCs w:val="20"/>
                <w:bdr w:val="single" w:sz="2" w:space="0" w:color="E5E7EB" w:frame="1"/>
              </w:rPr>
              <w:t>)</w:t>
            </w:r>
          </w:p>
        </w:tc>
      </w:tr>
      <w:tr w:rsidR="005E3D55" w14:paraId="44B4FDD0" w14:textId="77777777" w:rsidTr="005E3D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vAlign w:val="center"/>
          </w:tcPr>
          <w:p w14:paraId="40844960" w14:textId="315ED5BE" w:rsidR="005E3D55" w:rsidRPr="005E3D55" w:rsidRDefault="005E3D55" w:rsidP="005E3D55">
            <w:pPr>
              <w:ind w:firstLine="0"/>
              <w:rPr>
                <w:color w:val="000000" w:themeColor="text1"/>
              </w:rPr>
            </w:pPr>
            <w:r w:rsidRPr="005E3D55">
              <w:rPr>
                <w:color w:val="000000" w:themeColor="text1"/>
                <w:sz w:val="20"/>
                <w:szCs w:val="20"/>
              </w:rPr>
              <w:t>Domain (.com) + SSL (</w:t>
            </w:r>
            <w:proofErr w:type="spellStart"/>
            <w:r w:rsidRPr="005E3D55">
              <w:rPr>
                <w:color w:val="000000" w:themeColor="text1"/>
                <w:sz w:val="20"/>
                <w:szCs w:val="20"/>
              </w:rPr>
              <w:t>Vercel</w:t>
            </w:r>
            <w:proofErr w:type="spellEnd"/>
            <w:r w:rsidRPr="005E3D55">
              <w:rPr>
                <w:color w:val="000000" w:themeColor="text1"/>
                <w:sz w:val="20"/>
                <w:szCs w:val="20"/>
              </w:rPr>
              <w:t>)</w:t>
            </w:r>
          </w:p>
        </w:tc>
        <w:tc>
          <w:tcPr>
            <w:tcW w:w="3402" w:type="dxa"/>
            <w:tcBorders>
              <w:top w:val="single" w:sz="4" w:space="0" w:color="7F7F7F"/>
              <w:left w:val="single" w:sz="4" w:space="0" w:color="7F7F7F"/>
              <w:bottom w:val="single" w:sz="4" w:space="0" w:color="7F7F7F"/>
              <w:right w:val="single" w:sz="4" w:space="0" w:color="7F7F7F"/>
            </w:tcBorders>
            <w:vAlign w:val="center"/>
          </w:tcPr>
          <w:p w14:paraId="2DFFADA2" w14:textId="492AA3F6" w:rsidR="005E3D55" w:rsidRPr="005E3D55" w:rsidRDefault="005E3D55" w:rsidP="005E3D55">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E3D55">
              <w:rPr>
                <w:color w:val="000000" w:themeColor="text1"/>
                <w:sz w:val="20"/>
                <w:szCs w:val="20"/>
              </w:rPr>
              <w:t>500 ₺</w:t>
            </w:r>
          </w:p>
        </w:tc>
      </w:tr>
      <w:tr w:rsidR="005E3D55" w14:paraId="5F109F35" w14:textId="77777777" w:rsidTr="005E3D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vAlign w:val="center"/>
          </w:tcPr>
          <w:p w14:paraId="6E79E5DB" w14:textId="6941605A" w:rsidR="005E3D55" w:rsidRPr="005E3D55" w:rsidRDefault="005E3D55" w:rsidP="005E3D55">
            <w:pPr>
              <w:ind w:firstLine="0"/>
              <w:rPr>
                <w:color w:val="000000" w:themeColor="text1"/>
              </w:rPr>
            </w:pPr>
            <w:proofErr w:type="spellStart"/>
            <w:r w:rsidRPr="005E3D55">
              <w:rPr>
                <w:color w:val="000000" w:themeColor="text1"/>
                <w:sz w:val="20"/>
                <w:szCs w:val="20"/>
              </w:rPr>
              <w:t>Pazarlama</w:t>
            </w:r>
            <w:proofErr w:type="spellEnd"/>
            <w:r w:rsidRPr="005E3D55">
              <w:rPr>
                <w:color w:val="000000" w:themeColor="text1"/>
                <w:sz w:val="20"/>
                <w:szCs w:val="20"/>
              </w:rPr>
              <w:t xml:space="preserve"> (İlk 3 ay </w:t>
            </w:r>
            <w:proofErr w:type="spellStart"/>
            <w:r w:rsidRPr="005E3D55">
              <w:rPr>
                <w:color w:val="000000" w:themeColor="text1"/>
                <w:sz w:val="20"/>
                <w:szCs w:val="20"/>
              </w:rPr>
              <w:t>HackerNews</w:t>
            </w:r>
            <w:proofErr w:type="spellEnd"/>
            <w:r w:rsidRPr="005E3D55">
              <w:rPr>
                <w:color w:val="000000" w:themeColor="text1"/>
                <w:sz w:val="20"/>
                <w:szCs w:val="20"/>
              </w:rPr>
              <w:t>/Reddit Ads)</w:t>
            </w:r>
          </w:p>
        </w:tc>
        <w:tc>
          <w:tcPr>
            <w:tcW w:w="3402" w:type="dxa"/>
            <w:tcBorders>
              <w:top w:val="single" w:sz="4" w:space="0" w:color="7F7F7F"/>
              <w:left w:val="single" w:sz="4" w:space="0" w:color="7F7F7F"/>
              <w:bottom w:val="single" w:sz="4" w:space="0" w:color="7F7F7F"/>
              <w:right w:val="single" w:sz="4" w:space="0" w:color="7F7F7F"/>
            </w:tcBorders>
            <w:vAlign w:val="center"/>
          </w:tcPr>
          <w:p w14:paraId="557405D5" w14:textId="67FDD129" w:rsidR="005E3D55" w:rsidRPr="005E3D55" w:rsidRDefault="005E3D55" w:rsidP="005E3D55">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5E3D55">
              <w:rPr>
                <w:color w:val="000000" w:themeColor="text1"/>
                <w:sz w:val="20"/>
                <w:szCs w:val="20"/>
              </w:rPr>
              <w:t>5.000 ₺</w:t>
            </w:r>
          </w:p>
        </w:tc>
      </w:tr>
      <w:tr w:rsidR="005E3D55" w14:paraId="22C98307" w14:textId="77777777" w:rsidTr="005E3D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vAlign w:val="center"/>
          </w:tcPr>
          <w:p w14:paraId="1BB8A480" w14:textId="3C73104C" w:rsidR="005E3D55" w:rsidRPr="005E3D55" w:rsidRDefault="005E3D55" w:rsidP="005E3D55">
            <w:pPr>
              <w:ind w:firstLine="0"/>
              <w:rPr>
                <w:color w:val="000000" w:themeColor="text1"/>
              </w:rPr>
            </w:pPr>
            <w:proofErr w:type="spellStart"/>
            <w:r w:rsidRPr="005E3D55">
              <w:rPr>
                <w:color w:val="000000" w:themeColor="text1"/>
                <w:sz w:val="20"/>
                <w:szCs w:val="20"/>
              </w:rPr>
              <w:t>Hukuk</w:t>
            </w:r>
            <w:proofErr w:type="spellEnd"/>
            <w:r w:rsidRPr="005E3D55">
              <w:rPr>
                <w:color w:val="000000" w:themeColor="text1"/>
                <w:sz w:val="20"/>
                <w:szCs w:val="20"/>
              </w:rPr>
              <w:t xml:space="preserve"> / </w:t>
            </w:r>
            <w:proofErr w:type="spellStart"/>
            <w:r w:rsidRPr="005E3D55">
              <w:rPr>
                <w:color w:val="000000" w:themeColor="text1"/>
                <w:sz w:val="20"/>
                <w:szCs w:val="20"/>
              </w:rPr>
              <w:t>Danışmanlık</w:t>
            </w:r>
            <w:proofErr w:type="spellEnd"/>
            <w:r w:rsidRPr="005E3D55">
              <w:rPr>
                <w:color w:val="000000" w:themeColor="text1"/>
                <w:sz w:val="20"/>
                <w:szCs w:val="20"/>
              </w:rPr>
              <w:t xml:space="preserve"> (KVKK/</w:t>
            </w:r>
            <w:proofErr w:type="spellStart"/>
            <w:r w:rsidRPr="005E3D55">
              <w:rPr>
                <w:color w:val="000000" w:themeColor="text1"/>
                <w:sz w:val="20"/>
                <w:szCs w:val="20"/>
              </w:rPr>
              <w:t>Kullanım</w:t>
            </w:r>
            <w:proofErr w:type="spellEnd"/>
            <w:r w:rsidRPr="005E3D55">
              <w:rPr>
                <w:color w:val="000000" w:themeColor="text1"/>
                <w:sz w:val="20"/>
                <w:szCs w:val="20"/>
              </w:rPr>
              <w:t xml:space="preserve"> </w:t>
            </w:r>
            <w:proofErr w:type="spellStart"/>
            <w:r w:rsidRPr="005E3D55">
              <w:rPr>
                <w:color w:val="000000" w:themeColor="text1"/>
                <w:sz w:val="20"/>
                <w:szCs w:val="20"/>
              </w:rPr>
              <w:t>Sözleşmesi</w:t>
            </w:r>
            <w:proofErr w:type="spellEnd"/>
            <w:r w:rsidRPr="005E3D55">
              <w:rPr>
                <w:color w:val="000000" w:themeColor="text1"/>
                <w:sz w:val="20"/>
                <w:szCs w:val="20"/>
              </w:rPr>
              <w:t>)</w:t>
            </w:r>
          </w:p>
        </w:tc>
        <w:tc>
          <w:tcPr>
            <w:tcW w:w="3402" w:type="dxa"/>
            <w:tcBorders>
              <w:top w:val="single" w:sz="4" w:space="0" w:color="7F7F7F"/>
              <w:left w:val="single" w:sz="4" w:space="0" w:color="7F7F7F"/>
              <w:bottom w:val="single" w:sz="4" w:space="0" w:color="7F7F7F"/>
              <w:right w:val="single" w:sz="4" w:space="0" w:color="7F7F7F"/>
            </w:tcBorders>
            <w:vAlign w:val="center"/>
          </w:tcPr>
          <w:p w14:paraId="158B79BA" w14:textId="62086A24" w:rsidR="005E3D55" w:rsidRPr="005E3D55" w:rsidRDefault="005E3D55" w:rsidP="005E3D55">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E3D55">
              <w:rPr>
                <w:color w:val="000000" w:themeColor="text1"/>
                <w:sz w:val="20"/>
                <w:szCs w:val="20"/>
              </w:rPr>
              <w:t>2.000 ₺</w:t>
            </w:r>
          </w:p>
        </w:tc>
      </w:tr>
      <w:tr w:rsidR="005E3D55" w14:paraId="4B514640" w14:textId="77777777" w:rsidTr="005E3D5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Borders>
              <w:top w:val="single" w:sz="4" w:space="0" w:color="7F7F7F"/>
              <w:left w:val="single" w:sz="4" w:space="0" w:color="7F7F7F"/>
              <w:bottom w:val="single" w:sz="4" w:space="0" w:color="7F7F7F"/>
              <w:right w:val="single" w:sz="4" w:space="0" w:color="7F7F7F"/>
            </w:tcBorders>
            <w:vAlign w:val="center"/>
          </w:tcPr>
          <w:p w14:paraId="27B46EB3" w14:textId="6E8ADEE1" w:rsidR="005E3D55" w:rsidRPr="005E3D55" w:rsidRDefault="005E3D55" w:rsidP="005E3D55">
            <w:pPr>
              <w:ind w:firstLine="0"/>
              <w:rPr>
                <w:color w:val="000000" w:themeColor="text1"/>
              </w:rPr>
            </w:pPr>
            <w:r w:rsidRPr="005E3D55">
              <w:rPr>
                <w:rStyle w:val="Gl"/>
                <w:color w:val="000000" w:themeColor="text1"/>
                <w:sz w:val="20"/>
                <w:szCs w:val="20"/>
                <w:bdr w:val="single" w:sz="2" w:space="0" w:color="E5E7EB" w:frame="1"/>
              </w:rPr>
              <w:t xml:space="preserve">TOPLAM (1. </w:t>
            </w:r>
            <w:proofErr w:type="spellStart"/>
            <w:r w:rsidRPr="005E3D55">
              <w:rPr>
                <w:rStyle w:val="Gl"/>
                <w:color w:val="000000" w:themeColor="text1"/>
                <w:sz w:val="20"/>
                <w:szCs w:val="20"/>
                <w:bdr w:val="single" w:sz="2" w:space="0" w:color="E5E7EB" w:frame="1"/>
              </w:rPr>
              <w:t>Yıl</w:t>
            </w:r>
            <w:proofErr w:type="spellEnd"/>
            <w:r w:rsidRPr="005E3D55">
              <w:rPr>
                <w:rStyle w:val="Gl"/>
                <w:color w:val="000000" w:themeColor="text1"/>
                <w:sz w:val="20"/>
                <w:szCs w:val="20"/>
                <w:bdr w:val="single" w:sz="2" w:space="0" w:color="E5E7EB" w:frame="1"/>
              </w:rPr>
              <w:t xml:space="preserve"> </w:t>
            </w:r>
            <w:proofErr w:type="spellStart"/>
            <w:r w:rsidRPr="005E3D55">
              <w:rPr>
                <w:rStyle w:val="Gl"/>
                <w:color w:val="000000" w:themeColor="text1"/>
                <w:sz w:val="20"/>
                <w:szCs w:val="20"/>
                <w:bdr w:val="single" w:sz="2" w:space="0" w:color="E5E7EB" w:frame="1"/>
              </w:rPr>
              <w:t>Nakit</w:t>
            </w:r>
            <w:proofErr w:type="spellEnd"/>
            <w:r w:rsidRPr="005E3D55">
              <w:rPr>
                <w:rStyle w:val="Gl"/>
                <w:color w:val="000000" w:themeColor="text1"/>
                <w:sz w:val="20"/>
                <w:szCs w:val="20"/>
                <w:bdr w:val="single" w:sz="2" w:space="0" w:color="E5E7EB" w:frame="1"/>
              </w:rPr>
              <w:t xml:space="preserve"> Çıkışı)</w:t>
            </w:r>
          </w:p>
        </w:tc>
        <w:tc>
          <w:tcPr>
            <w:tcW w:w="3402" w:type="dxa"/>
            <w:tcBorders>
              <w:top w:val="single" w:sz="4" w:space="0" w:color="7F7F7F"/>
              <w:left w:val="single" w:sz="4" w:space="0" w:color="7F7F7F"/>
              <w:bottom w:val="single" w:sz="4" w:space="0" w:color="7F7F7F"/>
              <w:right w:val="single" w:sz="4" w:space="0" w:color="7F7F7F"/>
            </w:tcBorders>
            <w:vAlign w:val="center"/>
          </w:tcPr>
          <w:p w14:paraId="5007839F" w14:textId="5D13BA5E" w:rsidR="005E3D55" w:rsidRPr="005E3D55" w:rsidRDefault="005E3D55" w:rsidP="005E3D55">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5E3D55">
              <w:rPr>
                <w:rStyle w:val="Gl"/>
                <w:color w:val="000000" w:themeColor="text1"/>
                <w:sz w:val="20"/>
                <w:szCs w:val="20"/>
                <w:bdr w:val="single" w:sz="2" w:space="0" w:color="E5E7EB" w:frame="1"/>
              </w:rPr>
              <w:t>57.500 ₺</w:t>
            </w:r>
          </w:p>
        </w:tc>
      </w:tr>
    </w:tbl>
    <w:p w14:paraId="19B517E2" w14:textId="77777777" w:rsidR="005E3D55" w:rsidRDefault="005E3D55">
      <w:pPr>
        <w:pStyle w:val="Balk2"/>
      </w:pPr>
    </w:p>
    <w:p w14:paraId="7AC592EE" w14:textId="77777777" w:rsidR="005E3D55" w:rsidRPr="005E3D55" w:rsidRDefault="005E3D55" w:rsidP="005E3D55"/>
    <w:p w14:paraId="0800D6C7" w14:textId="61C33AD6" w:rsidR="00052761" w:rsidRDefault="0006423C">
      <w:pPr>
        <w:pStyle w:val="Balk2"/>
      </w:pPr>
      <w:bookmarkStart w:id="114" w:name="_Toc229383832"/>
      <w:r>
        <w:lastRenderedPageBreak/>
        <w:t>9.4. Unit Economics</w:t>
      </w:r>
      <w:bookmarkEnd w:id="114"/>
    </w:p>
    <w:p w14:paraId="233C3562" w14:textId="38BE279C" w:rsidR="00052761" w:rsidRDefault="00316E6B" w:rsidP="00316E6B">
      <w:pPr>
        <w:pStyle w:val="ResimYazs"/>
      </w:pPr>
      <w:bookmarkStart w:id="115" w:name="_Toc229383872"/>
      <w:r>
        <w:t xml:space="preserve">Table </w:t>
      </w:r>
      <w:fldSimple w:instr=" SEQ Table \* ARABIC ">
        <w:r w:rsidR="004A22D7">
          <w:rPr>
            <w:noProof/>
          </w:rPr>
          <w:t>25</w:t>
        </w:r>
      </w:fldSimple>
      <w:r w:rsidRPr="00C26083">
        <w:rPr>
          <w:noProof/>
        </w:rPr>
        <w:t>: Temel Unit Ekonomi Metrikleri (Tahmin)</w:t>
      </w:r>
      <w:bookmarkEnd w:id="115"/>
    </w:p>
    <w:tbl>
      <w:tblPr>
        <w:tblStyle w:val="AkKlavuz-Vurgu1"/>
        <w:tblW w:w="9071" w:type="dxa"/>
        <w:jc w:val="center"/>
        <w:tblLayout w:type="fixed"/>
        <w:tblLook w:val="04A0" w:firstRow="1" w:lastRow="0" w:firstColumn="1" w:lastColumn="0" w:noHBand="0" w:noVBand="1"/>
      </w:tblPr>
      <w:tblGrid>
        <w:gridCol w:w="2268"/>
        <w:gridCol w:w="2268"/>
        <w:gridCol w:w="4535"/>
      </w:tblGrid>
      <w:tr w:rsidR="00052761" w14:paraId="7E4A5EAE" w14:textId="77777777" w:rsidTr="00C85C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shd w:val="clear" w:color="auto" w:fill="1F4E78"/>
          </w:tcPr>
          <w:p w14:paraId="57D8C711" w14:textId="77777777" w:rsidR="00052761" w:rsidRDefault="0006423C">
            <w:pPr>
              <w:ind w:firstLine="0"/>
            </w:pPr>
            <w:proofErr w:type="spellStart"/>
            <w:r>
              <w:rPr>
                <w:color w:val="FFFFFF"/>
                <w:sz w:val="22"/>
              </w:rPr>
              <w:t>Metrik</w:t>
            </w:r>
            <w:proofErr w:type="spellEnd"/>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14:paraId="3259C88B"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Değer</w:t>
            </w:r>
          </w:p>
        </w:tc>
        <w:tc>
          <w:tcPr>
            <w:tcW w:w="4535" w:type="dxa"/>
            <w:tcBorders>
              <w:top w:val="single" w:sz="4" w:space="0" w:color="7F7F7F"/>
              <w:left w:val="single" w:sz="4" w:space="0" w:color="7F7F7F"/>
              <w:bottom w:val="single" w:sz="4" w:space="0" w:color="7F7F7F"/>
              <w:right w:val="single" w:sz="4" w:space="0" w:color="7F7F7F"/>
            </w:tcBorders>
            <w:shd w:val="clear" w:color="auto" w:fill="1F4E78"/>
          </w:tcPr>
          <w:p w14:paraId="396F4F84"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Hesap</w:t>
            </w:r>
            <w:proofErr w:type="spellEnd"/>
          </w:p>
        </w:tc>
      </w:tr>
      <w:tr w:rsidR="00C85CDB" w14:paraId="717D1610" w14:textId="77777777" w:rsidTr="00C85C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061F305A" w14:textId="474B62DE" w:rsidR="00C85CDB" w:rsidRPr="00C85CDB" w:rsidRDefault="00C85CDB" w:rsidP="00C85CDB">
            <w:pPr>
              <w:ind w:firstLine="0"/>
              <w:rPr>
                <w:b w:val="0"/>
                <w:bCs w:val="0"/>
                <w:color w:val="000000" w:themeColor="text1"/>
              </w:rPr>
            </w:pPr>
            <w:r w:rsidRPr="00C85CDB">
              <w:rPr>
                <w:rStyle w:val="Gl"/>
                <w:b/>
                <w:bCs/>
                <w:color w:val="000000" w:themeColor="text1"/>
                <w:sz w:val="20"/>
                <w:szCs w:val="20"/>
                <w:bdr w:val="single" w:sz="2" w:space="0" w:color="E5E7EB" w:frame="1"/>
              </w:rPr>
              <w:t>ARPU</w:t>
            </w:r>
          </w:p>
        </w:tc>
        <w:tc>
          <w:tcPr>
            <w:tcW w:w="2268" w:type="dxa"/>
            <w:tcBorders>
              <w:top w:val="single" w:sz="4" w:space="0" w:color="7F7F7F"/>
              <w:left w:val="single" w:sz="4" w:space="0" w:color="7F7F7F"/>
              <w:bottom w:val="single" w:sz="4" w:space="0" w:color="7F7F7F"/>
              <w:right w:val="single" w:sz="4" w:space="0" w:color="7F7F7F"/>
            </w:tcBorders>
            <w:vAlign w:val="center"/>
          </w:tcPr>
          <w:p w14:paraId="758E98FA" w14:textId="150C0BFF" w:rsidR="00C85CDB" w:rsidRPr="00C85CDB" w:rsidRDefault="00C85CDB" w:rsidP="00C85CD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5CDB">
              <w:rPr>
                <w:color w:val="000000" w:themeColor="text1"/>
                <w:sz w:val="20"/>
                <w:szCs w:val="20"/>
              </w:rPr>
              <w:t>₺150 / ay</w:t>
            </w:r>
          </w:p>
        </w:tc>
        <w:tc>
          <w:tcPr>
            <w:tcW w:w="4535" w:type="dxa"/>
            <w:tcBorders>
              <w:top w:val="single" w:sz="4" w:space="0" w:color="7F7F7F"/>
              <w:left w:val="single" w:sz="4" w:space="0" w:color="7F7F7F"/>
              <w:bottom w:val="single" w:sz="4" w:space="0" w:color="7F7F7F"/>
              <w:right w:val="single" w:sz="4" w:space="0" w:color="7F7F7F"/>
            </w:tcBorders>
            <w:vAlign w:val="center"/>
          </w:tcPr>
          <w:p w14:paraId="7A8F9611" w14:textId="2BBA4561" w:rsidR="00C85CDB" w:rsidRPr="00C85CDB" w:rsidRDefault="00C85CDB" w:rsidP="00C85CD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85CDB">
              <w:rPr>
                <w:color w:val="000000" w:themeColor="text1"/>
                <w:sz w:val="20"/>
                <w:szCs w:val="20"/>
              </w:rPr>
              <w:t>Aylık</w:t>
            </w:r>
            <w:proofErr w:type="spellEnd"/>
            <w:r w:rsidRPr="00C85CDB">
              <w:rPr>
                <w:color w:val="000000" w:themeColor="text1"/>
                <w:sz w:val="20"/>
                <w:szCs w:val="20"/>
              </w:rPr>
              <w:t xml:space="preserve"> </w:t>
            </w:r>
            <w:proofErr w:type="spellStart"/>
            <w:r w:rsidRPr="00C85CDB">
              <w:rPr>
                <w:color w:val="000000" w:themeColor="text1"/>
                <w:sz w:val="20"/>
                <w:szCs w:val="20"/>
              </w:rPr>
              <w:t>ortalama</w:t>
            </w:r>
            <w:proofErr w:type="spellEnd"/>
            <w:r w:rsidRPr="00C85CDB">
              <w:rPr>
                <w:color w:val="000000" w:themeColor="text1"/>
                <w:sz w:val="20"/>
                <w:szCs w:val="20"/>
              </w:rPr>
              <w:t xml:space="preserve"> </w:t>
            </w:r>
            <w:proofErr w:type="spellStart"/>
            <w:r w:rsidRPr="00C85CDB">
              <w:rPr>
                <w:color w:val="000000" w:themeColor="text1"/>
                <w:sz w:val="20"/>
                <w:szCs w:val="20"/>
              </w:rPr>
              <w:t>gelir</w:t>
            </w:r>
            <w:proofErr w:type="spellEnd"/>
            <w:r w:rsidRPr="00C85CDB">
              <w:rPr>
                <w:color w:val="000000" w:themeColor="text1"/>
                <w:sz w:val="20"/>
                <w:szCs w:val="20"/>
              </w:rPr>
              <w:t xml:space="preserve"> (</w:t>
            </w:r>
            <w:proofErr w:type="spellStart"/>
            <w:r w:rsidRPr="00C85CDB">
              <w:rPr>
                <w:color w:val="000000" w:themeColor="text1"/>
                <w:sz w:val="20"/>
                <w:szCs w:val="20"/>
              </w:rPr>
              <w:t>Sadece</w:t>
            </w:r>
            <w:proofErr w:type="spellEnd"/>
            <w:r w:rsidRPr="00C85CDB">
              <w:rPr>
                <w:color w:val="000000" w:themeColor="text1"/>
                <w:sz w:val="20"/>
                <w:szCs w:val="20"/>
              </w:rPr>
              <w:t xml:space="preserve"> Pro </w:t>
            </w:r>
            <w:proofErr w:type="spellStart"/>
            <w:r w:rsidRPr="00C85CDB">
              <w:rPr>
                <w:color w:val="000000" w:themeColor="text1"/>
                <w:sz w:val="20"/>
                <w:szCs w:val="20"/>
              </w:rPr>
              <w:t>kullanıcılar</w:t>
            </w:r>
            <w:proofErr w:type="spellEnd"/>
            <w:r w:rsidRPr="00C85CDB">
              <w:rPr>
                <w:color w:val="000000" w:themeColor="text1"/>
                <w:sz w:val="20"/>
                <w:szCs w:val="20"/>
              </w:rPr>
              <w:t xml:space="preserve"> </w:t>
            </w:r>
            <w:proofErr w:type="spellStart"/>
            <w:r w:rsidRPr="00C85CDB">
              <w:rPr>
                <w:color w:val="000000" w:themeColor="text1"/>
                <w:sz w:val="20"/>
                <w:szCs w:val="20"/>
              </w:rPr>
              <w:t>baz</w:t>
            </w:r>
            <w:proofErr w:type="spellEnd"/>
            <w:r w:rsidRPr="00C85CDB">
              <w:rPr>
                <w:color w:val="000000" w:themeColor="text1"/>
                <w:sz w:val="20"/>
                <w:szCs w:val="20"/>
              </w:rPr>
              <w:t xml:space="preserve"> </w:t>
            </w:r>
            <w:proofErr w:type="spellStart"/>
            <w:r w:rsidRPr="00C85CDB">
              <w:rPr>
                <w:color w:val="000000" w:themeColor="text1"/>
                <w:sz w:val="20"/>
                <w:szCs w:val="20"/>
              </w:rPr>
              <w:t>alınarak</w:t>
            </w:r>
            <w:proofErr w:type="spellEnd"/>
            <w:r w:rsidRPr="00C85CDB">
              <w:rPr>
                <w:color w:val="000000" w:themeColor="text1"/>
                <w:sz w:val="20"/>
                <w:szCs w:val="20"/>
              </w:rPr>
              <w:t>)</w:t>
            </w:r>
          </w:p>
        </w:tc>
      </w:tr>
      <w:tr w:rsidR="00C85CDB" w14:paraId="26CCC68C" w14:textId="77777777" w:rsidTr="00C85C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66C468CF" w14:textId="58E34093" w:rsidR="00C85CDB" w:rsidRPr="00C85CDB" w:rsidRDefault="00C85CDB" w:rsidP="00C85CDB">
            <w:pPr>
              <w:ind w:firstLine="0"/>
              <w:rPr>
                <w:b w:val="0"/>
                <w:bCs w:val="0"/>
                <w:color w:val="000000" w:themeColor="text1"/>
              </w:rPr>
            </w:pPr>
            <w:r w:rsidRPr="00C85CDB">
              <w:rPr>
                <w:rStyle w:val="Gl"/>
                <w:b/>
                <w:bCs/>
                <w:color w:val="000000" w:themeColor="text1"/>
                <w:sz w:val="20"/>
                <w:szCs w:val="20"/>
                <w:bdr w:val="single" w:sz="2" w:space="0" w:color="E5E7EB" w:frame="1"/>
              </w:rPr>
              <w:t>Gross Margin</w:t>
            </w:r>
          </w:p>
        </w:tc>
        <w:tc>
          <w:tcPr>
            <w:tcW w:w="2268" w:type="dxa"/>
            <w:tcBorders>
              <w:top w:val="single" w:sz="4" w:space="0" w:color="7F7F7F"/>
              <w:left w:val="single" w:sz="4" w:space="0" w:color="7F7F7F"/>
              <w:bottom w:val="single" w:sz="4" w:space="0" w:color="7F7F7F"/>
              <w:right w:val="single" w:sz="4" w:space="0" w:color="7F7F7F"/>
            </w:tcBorders>
            <w:vAlign w:val="center"/>
          </w:tcPr>
          <w:p w14:paraId="17F5B6ED" w14:textId="789AEDBD" w:rsidR="00C85CDB" w:rsidRPr="00C85CDB" w:rsidRDefault="00C85CDB" w:rsidP="00C85CD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5CDB">
              <w:rPr>
                <w:rStyle w:val="Gl"/>
                <w:color w:val="000000" w:themeColor="text1"/>
                <w:sz w:val="20"/>
                <w:szCs w:val="20"/>
                <w:bdr w:val="single" w:sz="2" w:space="0" w:color="E5E7EB" w:frame="1"/>
              </w:rPr>
              <w:t>%99</w:t>
            </w:r>
          </w:p>
        </w:tc>
        <w:tc>
          <w:tcPr>
            <w:tcW w:w="4535" w:type="dxa"/>
            <w:tcBorders>
              <w:top w:val="single" w:sz="4" w:space="0" w:color="7F7F7F"/>
              <w:left w:val="single" w:sz="4" w:space="0" w:color="7F7F7F"/>
              <w:bottom w:val="single" w:sz="4" w:space="0" w:color="7F7F7F"/>
              <w:right w:val="single" w:sz="4" w:space="0" w:color="7F7F7F"/>
            </w:tcBorders>
            <w:vAlign w:val="center"/>
          </w:tcPr>
          <w:p w14:paraId="487760E3" w14:textId="005E9605" w:rsidR="00C85CDB" w:rsidRPr="00C85CDB" w:rsidRDefault="00C85CDB" w:rsidP="00C85CD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5CDB">
              <w:rPr>
                <w:color w:val="000000" w:themeColor="text1"/>
                <w:sz w:val="20"/>
                <w:szCs w:val="20"/>
              </w:rPr>
              <w:t>(Revenue - COGS) / Revenue. Bulut/</w:t>
            </w:r>
            <w:proofErr w:type="spellStart"/>
            <w:r w:rsidRPr="00C85CDB">
              <w:rPr>
                <w:color w:val="000000" w:themeColor="text1"/>
                <w:sz w:val="20"/>
                <w:szCs w:val="20"/>
              </w:rPr>
              <w:t>Sunucu</w:t>
            </w:r>
            <w:proofErr w:type="spellEnd"/>
            <w:r w:rsidRPr="00C85CDB">
              <w:rPr>
                <w:color w:val="000000" w:themeColor="text1"/>
                <w:sz w:val="20"/>
                <w:szCs w:val="20"/>
              </w:rPr>
              <w:t xml:space="preserve"> </w:t>
            </w:r>
            <w:proofErr w:type="spellStart"/>
            <w:r w:rsidRPr="00C85CDB">
              <w:rPr>
                <w:color w:val="000000" w:themeColor="text1"/>
                <w:sz w:val="20"/>
                <w:szCs w:val="20"/>
              </w:rPr>
              <w:t>faturası</w:t>
            </w:r>
            <w:proofErr w:type="spellEnd"/>
            <w:r w:rsidRPr="00C85CDB">
              <w:rPr>
                <w:color w:val="000000" w:themeColor="text1"/>
                <w:sz w:val="20"/>
                <w:szCs w:val="20"/>
              </w:rPr>
              <w:t xml:space="preserve"> </w:t>
            </w:r>
            <w:proofErr w:type="spellStart"/>
            <w:r w:rsidRPr="00C85CDB">
              <w:rPr>
                <w:color w:val="000000" w:themeColor="text1"/>
                <w:sz w:val="20"/>
                <w:szCs w:val="20"/>
              </w:rPr>
              <w:t>olmadığı</w:t>
            </w:r>
            <w:proofErr w:type="spellEnd"/>
            <w:r w:rsidRPr="00C85CDB">
              <w:rPr>
                <w:color w:val="000000" w:themeColor="text1"/>
                <w:sz w:val="20"/>
                <w:szCs w:val="20"/>
              </w:rPr>
              <w:t xml:space="preserve"> </w:t>
            </w:r>
            <w:proofErr w:type="spellStart"/>
            <w:r w:rsidRPr="00C85CDB">
              <w:rPr>
                <w:color w:val="000000" w:themeColor="text1"/>
                <w:sz w:val="20"/>
                <w:szCs w:val="20"/>
              </w:rPr>
              <w:t>için</w:t>
            </w:r>
            <w:proofErr w:type="spellEnd"/>
            <w:r w:rsidRPr="00C85CDB">
              <w:rPr>
                <w:color w:val="000000" w:themeColor="text1"/>
                <w:sz w:val="20"/>
                <w:szCs w:val="20"/>
              </w:rPr>
              <w:t xml:space="preserve"> </w:t>
            </w:r>
            <w:proofErr w:type="spellStart"/>
            <w:r w:rsidRPr="00C85CDB">
              <w:rPr>
                <w:color w:val="000000" w:themeColor="text1"/>
                <w:sz w:val="20"/>
                <w:szCs w:val="20"/>
              </w:rPr>
              <w:t>kâr</w:t>
            </w:r>
            <w:proofErr w:type="spellEnd"/>
            <w:r w:rsidRPr="00C85CDB">
              <w:rPr>
                <w:color w:val="000000" w:themeColor="text1"/>
                <w:sz w:val="20"/>
                <w:szCs w:val="20"/>
              </w:rPr>
              <w:t xml:space="preserve"> </w:t>
            </w:r>
            <w:proofErr w:type="spellStart"/>
            <w:r w:rsidRPr="00C85CDB">
              <w:rPr>
                <w:color w:val="000000" w:themeColor="text1"/>
                <w:sz w:val="20"/>
                <w:szCs w:val="20"/>
              </w:rPr>
              <w:t>marjı</w:t>
            </w:r>
            <w:proofErr w:type="spellEnd"/>
            <w:r w:rsidRPr="00C85CDB">
              <w:rPr>
                <w:color w:val="000000" w:themeColor="text1"/>
                <w:sz w:val="20"/>
                <w:szCs w:val="20"/>
              </w:rPr>
              <w:t xml:space="preserve"> </w:t>
            </w:r>
            <w:proofErr w:type="spellStart"/>
            <w:r w:rsidRPr="00C85CDB">
              <w:rPr>
                <w:color w:val="000000" w:themeColor="text1"/>
                <w:sz w:val="20"/>
                <w:szCs w:val="20"/>
              </w:rPr>
              <w:t>mükemmeldir</w:t>
            </w:r>
            <w:proofErr w:type="spellEnd"/>
            <w:r w:rsidRPr="00C85CDB">
              <w:rPr>
                <w:color w:val="000000" w:themeColor="text1"/>
                <w:sz w:val="20"/>
                <w:szCs w:val="20"/>
              </w:rPr>
              <w:t>.</w:t>
            </w:r>
          </w:p>
        </w:tc>
      </w:tr>
      <w:tr w:rsidR="00C85CDB" w14:paraId="47E998F8" w14:textId="77777777" w:rsidTr="00C85C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18E9B9C9" w14:textId="76E37DDB" w:rsidR="00C85CDB" w:rsidRPr="00C85CDB" w:rsidRDefault="00C85CDB" w:rsidP="00C85CDB">
            <w:pPr>
              <w:ind w:firstLine="0"/>
              <w:rPr>
                <w:b w:val="0"/>
                <w:bCs w:val="0"/>
                <w:color w:val="000000" w:themeColor="text1"/>
              </w:rPr>
            </w:pPr>
            <w:proofErr w:type="spellStart"/>
            <w:r w:rsidRPr="00C85CDB">
              <w:rPr>
                <w:rStyle w:val="Gl"/>
                <w:b/>
                <w:bCs/>
                <w:color w:val="000000" w:themeColor="text1"/>
                <w:sz w:val="20"/>
                <w:szCs w:val="20"/>
                <w:bdr w:val="single" w:sz="2" w:space="0" w:color="E5E7EB" w:frame="1"/>
              </w:rPr>
              <w:t>Aylık</w:t>
            </w:r>
            <w:proofErr w:type="spellEnd"/>
            <w:r w:rsidRPr="00C85CDB">
              <w:rPr>
                <w:rStyle w:val="Gl"/>
                <w:b/>
                <w:bCs/>
                <w:color w:val="000000" w:themeColor="text1"/>
                <w:sz w:val="20"/>
                <w:szCs w:val="20"/>
                <w:bdr w:val="single" w:sz="2" w:space="0" w:color="E5E7EB" w:frame="1"/>
              </w:rPr>
              <w:t xml:space="preserve"> Churn</w:t>
            </w:r>
          </w:p>
        </w:tc>
        <w:tc>
          <w:tcPr>
            <w:tcW w:w="2268" w:type="dxa"/>
            <w:tcBorders>
              <w:top w:val="single" w:sz="4" w:space="0" w:color="7F7F7F"/>
              <w:left w:val="single" w:sz="4" w:space="0" w:color="7F7F7F"/>
              <w:bottom w:val="single" w:sz="4" w:space="0" w:color="7F7F7F"/>
              <w:right w:val="single" w:sz="4" w:space="0" w:color="7F7F7F"/>
            </w:tcBorders>
            <w:vAlign w:val="center"/>
          </w:tcPr>
          <w:p w14:paraId="59890E16" w14:textId="5695BE57" w:rsidR="00C85CDB" w:rsidRPr="00C85CDB" w:rsidRDefault="00C85CDB" w:rsidP="00C85CD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5CDB">
              <w:rPr>
                <w:color w:val="000000" w:themeColor="text1"/>
                <w:sz w:val="20"/>
                <w:szCs w:val="20"/>
              </w:rPr>
              <w:t>%5</w:t>
            </w:r>
          </w:p>
        </w:tc>
        <w:tc>
          <w:tcPr>
            <w:tcW w:w="4535" w:type="dxa"/>
            <w:tcBorders>
              <w:top w:val="single" w:sz="4" w:space="0" w:color="7F7F7F"/>
              <w:left w:val="single" w:sz="4" w:space="0" w:color="7F7F7F"/>
              <w:bottom w:val="single" w:sz="4" w:space="0" w:color="7F7F7F"/>
              <w:right w:val="single" w:sz="4" w:space="0" w:color="7F7F7F"/>
            </w:tcBorders>
            <w:vAlign w:val="center"/>
          </w:tcPr>
          <w:p w14:paraId="79EE596D" w14:textId="1A5C7A8F" w:rsidR="00C85CDB" w:rsidRPr="00C85CDB" w:rsidRDefault="00C85CDB" w:rsidP="00C85CD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5CDB">
              <w:rPr>
                <w:color w:val="000000" w:themeColor="text1"/>
                <w:sz w:val="20"/>
                <w:szCs w:val="20"/>
              </w:rPr>
              <w:t xml:space="preserve">B2C/B2B </w:t>
            </w:r>
            <w:proofErr w:type="spellStart"/>
            <w:r w:rsidRPr="00C85CDB">
              <w:rPr>
                <w:color w:val="000000" w:themeColor="text1"/>
                <w:sz w:val="20"/>
                <w:szCs w:val="20"/>
              </w:rPr>
              <w:t>karışık</w:t>
            </w:r>
            <w:proofErr w:type="spellEnd"/>
            <w:r w:rsidRPr="00C85CDB">
              <w:rPr>
                <w:color w:val="000000" w:themeColor="text1"/>
                <w:sz w:val="20"/>
                <w:szCs w:val="20"/>
              </w:rPr>
              <w:t xml:space="preserve"> </w:t>
            </w:r>
            <w:proofErr w:type="spellStart"/>
            <w:r w:rsidRPr="00C85CDB">
              <w:rPr>
                <w:color w:val="000000" w:themeColor="text1"/>
                <w:sz w:val="20"/>
                <w:szCs w:val="20"/>
              </w:rPr>
              <w:t>ürünler</w:t>
            </w:r>
            <w:proofErr w:type="spellEnd"/>
            <w:r w:rsidRPr="00C85CDB">
              <w:rPr>
                <w:color w:val="000000" w:themeColor="text1"/>
                <w:sz w:val="20"/>
                <w:szCs w:val="20"/>
              </w:rPr>
              <w:t xml:space="preserve"> </w:t>
            </w:r>
            <w:proofErr w:type="spellStart"/>
            <w:r w:rsidRPr="00C85CDB">
              <w:rPr>
                <w:color w:val="000000" w:themeColor="text1"/>
                <w:sz w:val="20"/>
                <w:szCs w:val="20"/>
              </w:rPr>
              <w:t>için</w:t>
            </w:r>
            <w:proofErr w:type="spellEnd"/>
            <w:r w:rsidRPr="00C85CDB">
              <w:rPr>
                <w:color w:val="000000" w:themeColor="text1"/>
                <w:sz w:val="20"/>
                <w:szCs w:val="20"/>
              </w:rPr>
              <w:t xml:space="preserve"> </w:t>
            </w:r>
            <w:proofErr w:type="spellStart"/>
            <w:r w:rsidRPr="00C85CDB">
              <w:rPr>
                <w:color w:val="000000" w:themeColor="text1"/>
                <w:sz w:val="20"/>
                <w:szCs w:val="20"/>
              </w:rPr>
              <w:t>endüstri</w:t>
            </w:r>
            <w:proofErr w:type="spellEnd"/>
            <w:r w:rsidRPr="00C85CDB">
              <w:rPr>
                <w:color w:val="000000" w:themeColor="text1"/>
                <w:sz w:val="20"/>
                <w:szCs w:val="20"/>
              </w:rPr>
              <w:t xml:space="preserve"> </w:t>
            </w:r>
            <w:proofErr w:type="spellStart"/>
            <w:r w:rsidRPr="00C85CDB">
              <w:rPr>
                <w:color w:val="000000" w:themeColor="text1"/>
                <w:sz w:val="20"/>
                <w:szCs w:val="20"/>
              </w:rPr>
              <w:t>standardı</w:t>
            </w:r>
            <w:proofErr w:type="spellEnd"/>
            <w:r w:rsidRPr="00C85CDB">
              <w:rPr>
                <w:color w:val="000000" w:themeColor="text1"/>
                <w:sz w:val="20"/>
                <w:szCs w:val="20"/>
              </w:rPr>
              <w:t xml:space="preserve"> </w:t>
            </w:r>
            <w:proofErr w:type="spellStart"/>
            <w:r w:rsidRPr="00C85CDB">
              <w:rPr>
                <w:color w:val="000000" w:themeColor="text1"/>
                <w:sz w:val="20"/>
                <w:szCs w:val="20"/>
              </w:rPr>
              <w:t>iptal</w:t>
            </w:r>
            <w:proofErr w:type="spellEnd"/>
            <w:r w:rsidRPr="00C85CDB">
              <w:rPr>
                <w:color w:val="000000" w:themeColor="text1"/>
                <w:sz w:val="20"/>
                <w:szCs w:val="20"/>
              </w:rPr>
              <w:t xml:space="preserve"> </w:t>
            </w:r>
            <w:proofErr w:type="spellStart"/>
            <w:r w:rsidRPr="00C85CDB">
              <w:rPr>
                <w:color w:val="000000" w:themeColor="text1"/>
                <w:sz w:val="20"/>
                <w:szCs w:val="20"/>
              </w:rPr>
              <w:t>oranı</w:t>
            </w:r>
            <w:proofErr w:type="spellEnd"/>
            <w:r w:rsidRPr="00C85CDB">
              <w:rPr>
                <w:color w:val="000000" w:themeColor="text1"/>
                <w:sz w:val="20"/>
                <w:szCs w:val="20"/>
              </w:rPr>
              <w:t>.</w:t>
            </w:r>
          </w:p>
        </w:tc>
      </w:tr>
      <w:tr w:rsidR="00C85CDB" w14:paraId="2BB55172" w14:textId="77777777" w:rsidTr="00C85C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679E2AFF" w14:textId="0533D87D" w:rsidR="00C85CDB" w:rsidRPr="00C85CDB" w:rsidRDefault="00C85CDB" w:rsidP="00C85CDB">
            <w:pPr>
              <w:ind w:firstLine="0"/>
              <w:rPr>
                <w:b w:val="0"/>
                <w:bCs w:val="0"/>
                <w:color w:val="000000" w:themeColor="text1"/>
              </w:rPr>
            </w:pPr>
            <w:r w:rsidRPr="00C85CDB">
              <w:rPr>
                <w:rStyle w:val="Gl"/>
                <w:b/>
                <w:bCs/>
                <w:color w:val="000000" w:themeColor="text1"/>
                <w:sz w:val="20"/>
                <w:szCs w:val="20"/>
                <w:bdr w:val="single" w:sz="2" w:space="0" w:color="E5E7EB" w:frame="1"/>
              </w:rPr>
              <w:t>LTV</w:t>
            </w:r>
          </w:p>
        </w:tc>
        <w:tc>
          <w:tcPr>
            <w:tcW w:w="2268" w:type="dxa"/>
            <w:tcBorders>
              <w:top w:val="single" w:sz="4" w:space="0" w:color="7F7F7F"/>
              <w:left w:val="single" w:sz="4" w:space="0" w:color="7F7F7F"/>
              <w:bottom w:val="single" w:sz="4" w:space="0" w:color="7F7F7F"/>
              <w:right w:val="single" w:sz="4" w:space="0" w:color="7F7F7F"/>
            </w:tcBorders>
            <w:vAlign w:val="center"/>
          </w:tcPr>
          <w:p w14:paraId="39E46EB9" w14:textId="26D4E4B6" w:rsidR="00C85CDB" w:rsidRPr="00C85CDB" w:rsidRDefault="00C85CDB" w:rsidP="00C85CD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5CDB">
              <w:rPr>
                <w:color w:val="000000" w:themeColor="text1"/>
                <w:sz w:val="20"/>
                <w:szCs w:val="20"/>
              </w:rPr>
              <w:t>₺2.970</w:t>
            </w:r>
          </w:p>
        </w:tc>
        <w:tc>
          <w:tcPr>
            <w:tcW w:w="4535" w:type="dxa"/>
            <w:tcBorders>
              <w:top w:val="single" w:sz="4" w:space="0" w:color="7F7F7F"/>
              <w:left w:val="single" w:sz="4" w:space="0" w:color="7F7F7F"/>
              <w:bottom w:val="single" w:sz="4" w:space="0" w:color="7F7F7F"/>
              <w:right w:val="single" w:sz="4" w:space="0" w:color="7F7F7F"/>
            </w:tcBorders>
            <w:vAlign w:val="center"/>
          </w:tcPr>
          <w:p w14:paraId="0B78933D" w14:textId="3230374F" w:rsidR="00C85CDB" w:rsidRPr="00C85CDB" w:rsidRDefault="00C85CDB" w:rsidP="00C85CD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5CDB">
              <w:rPr>
                <w:color w:val="000000" w:themeColor="text1"/>
                <w:sz w:val="20"/>
                <w:szCs w:val="20"/>
              </w:rPr>
              <w:t xml:space="preserve">(150 × 0.99) / 0.05. </w:t>
            </w:r>
            <w:proofErr w:type="spellStart"/>
            <w:r w:rsidRPr="00C85CDB">
              <w:rPr>
                <w:color w:val="000000" w:themeColor="text1"/>
                <w:sz w:val="20"/>
                <w:szCs w:val="20"/>
              </w:rPr>
              <w:t>Ortalama</w:t>
            </w:r>
            <w:proofErr w:type="spellEnd"/>
            <w:r w:rsidRPr="00C85CDB">
              <w:rPr>
                <w:color w:val="000000" w:themeColor="text1"/>
                <w:sz w:val="20"/>
                <w:szCs w:val="20"/>
              </w:rPr>
              <w:t xml:space="preserve"> </w:t>
            </w:r>
            <w:proofErr w:type="spellStart"/>
            <w:r w:rsidRPr="00C85CDB">
              <w:rPr>
                <w:color w:val="000000" w:themeColor="text1"/>
                <w:sz w:val="20"/>
                <w:szCs w:val="20"/>
              </w:rPr>
              <w:t>bir</w:t>
            </w:r>
            <w:proofErr w:type="spellEnd"/>
            <w:r w:rsidRPr="00C85CDB">
              <w:rPr>
                <w:color w:val="000000" w:themeColor="text1"/>
                <w:sz w:val="20"/>
                <w:szCs w:val="20"/>
              </w:rPr>
              <w:t xml:space="preserve"> </w:t>
            </w:r>
            <w:proofErr w:type="spellStart"/>
            <w:r w:rsidRPr="00C85CDB">
              <w:rPr>
                <w:color w:val="000000" w:themeColor="text1"/>
                <w:sz w:val="20"/>
                <w:szCs w:val="20"/>
              </w:rPr>
              <w:t>müşterinin</w:t>
            </w:r>
            <w:proofErr w:type="spellEnd"/>
            <w:r w:rsidRPr="00C85CDB">
              <w:rPr>
                <w:color w:val="000000" w:themeColor="text1"/>
                <w:sz w:val="20"/>
                <w:szCs w:val="20"/>
              </w:rPr>
              <w:t xml:space="preserve"> </w:t>
            </w:r>
            <w:proofErr w:type="spellStart"/>
            <w:r w:rsidRPr="00C85CDB">
              <w:rPr>
                <w:color w:val="000000" w:themeColor="text1"/>
                <w:sz w:val="20"/>
                <w:szCs w:val="20"/>
              </w:rPr>
              <w:t>yaşam</w:t>
            </w:r>
            <w:proofErr w:type="spellEnd"/>
            <w:r w:rsidRPr="00C85CDB">
              <w:rPr>
                <w:color w:val="000000" w:themeColor="text1"/>
                <w:sz w:val="20"/>
                <w:szCs w:val="20"/>
              </w:rPr>
              <w:t xml:space="preserve"> </w:t>
            </w:r>
            <w:proofErr w:type="spellStart"/>
            <w:r w:rsidRPr="00C85CDB">
              <w:rPr>
                <w:color w:val="000000" w:themeColor="text1"/>
                <w:sz w:val="20"/>
                <w:szCs w:val="20"/>
              </w:rPr>
              <w:t>boyu</w:t>
            </w:r>
            <w:proofErr w:type="spellEnd"/>
            <w:r w:rsidRPr="00C85CDB">
              <w:rPr>
                <w:color w:val="000000" w:themeColor="text1"/>
                <w:sz w:val="20"/>
                <w:szCs w:val="20"/>
              </w:rPr>
              <w:t xml:space="preserve"> </w:t>
            </w:r>
            <w:proofErr w:type="spellStart"/>
            <w:r w:rsidRPr="00C85CDB">
              <w:rPr>
                <w:color w:val="000000" w:themeColor="text1"/>
                <w:sz w:val="20"/>
                <w:szCs w:val="20"/>
              </w:rPr>
              <w:t>değeri</w:t>
            </w:r>
            <w:proofErr w:type="spellEnd"/>
            <w:r w:rsidRPr="00C85CDB">
              <w:rPr>
                <w:color w:val="000000" w:themeColor="text1"/>
                <w:sz w:val="20"/>
                <w:szCs w:val="20"/>
              </w:rPr>
              <w:t>.</w:t>
            </w:r>
          </w:p>
        </w:tc>
      </w:tr>
      <w:tr w:rsidR="00C85CDB" w14:paraId="29133065" w14:textId="77777777" w:rsidTr="00C85C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6602446D" w14:textId="22CFEB6D" w:rsidR="00C85CDB" w:rsidRPr="00C85CDB" w:rsidRDefault="00C85CDB" w:rsidP="00C85CDB">
            <w:pPr>
              <w:ind w:firstLine="0"/>
              <w:rPr>
                <w:b w:val="0"/>
                <w:bCs w:val="0"/>
                <w:color w:val="000000" w:themeColor="text1"/>
              </w:rPr>
            </w:pPr>
            <w:r w:rsidRPr="00C85CDB">
              <w:rPr>
                <w:rStyle w:val="Gl"/>
                <w:b/>
                <w:bCs/>
                <w:color w:val="000000" w:themeColor="text1"/>
                <w:sz w:val="20"/>
                <w:szCs w:val="20"/>
                <w:bdr w:val="single" w:sz="2" w:space="0" w:color="E5E7EB" w:frame="1"/>
              </w:rPr>
              <w:t>CAC</w:t>
            </w:r>
          </w:p>
        </w:tc>
        <w:tc>
          <w:tcPr>
            <w:tcW w:w="2268" w:type="dxa"/>
            <w:tcBorders>
              <w:top w:val="single" w:sz="4" w:space="0" w:color="7F7F7F"/>
              <w:left w:val="single" w:sz="4" w:space="0" w:color="7F7F7F"/>
              <w:bottom w:val="single" w:sz="4" w:space="0" w:color="7F7F7F"/>
              <w:right w:val="single" w:sz="4" w:space="0" w:color="7F7F7F"/>
            </w:tcBorders>
            <w:vAlign w:val="center"/>
          </w:tcPr>
          <w:p w14:paraId="0007E46A" w14:textId="6EFB2F36" w:rsidR="00C85CDB" w:rsidRPr="00C85CDB" w:rsidRDefault="00C85CDB" w:rsidP="00C85CD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5CDB">
              <w:rPr>
                <w:color w:val="000000" w:themeColor="text1"/>
                <w:sz w:val="20"/>
                <w:szCs w:val="20"/>
              </w:rPr>
              <w:t>₺100</w:t>
            </w:r>
          </w:p>
        </w:tc>
        <w:tc>
          <w:tcPr>
            <w:tcW w:w="4535" w:type="dxa"/>
            <w:tcBorders>
              <w:top w:val="single" w:sz="4" w:space="0" w:color="7F7F7F"/>
              <w:left w:val="single" w:sz="4" w:space="0" w:color="7F7F7F"/>
              <w:bottom w:val="single" w:sz="4" w:space="0" w:color="7F7F7F"/>
              <w:right w:val="single" w:sz="4" w:space="0" w:color="7F7F7F"/>
            </w:tcBorders>
            <w:vAlign w:val="center"/>
          </w:tcPr>
          <w:p w14:paraId="49D26FAE" w14:textId="348A4152" w:rsidR="00C85CDB" w:rsidRPr="00C85CDB" w:rsidRDefault="00C85CDB" w:rsidP="00C85CD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C85CDB">
              <w:rPr>
                <w:color w:val="000000" w:themeColor="text1"/>
                <w:sz w:val="20"/>
                <w:szCs w:val="20"/>
              </w:rPr>
              <w:t>Müşteri</w:t>
            </w:r>
            <w:proofErr w:type="spellEnd"/>
            <w:r w:rsidRPr="00C85CDB">
              <w:rPr>
                <w:color w:val="000000" w:themeColor="text1"/>
                <w:sz w:val="20"/>
                <w:szCs w:val="20"/>
              </w:rPr>
              <w:t xml:space="preserve"> </w:t>
            </w:r>
            <w:proofErr w:type="spellStart"/>
            <w:r w:rsidRPr="00C85CDB">
              <w:rPr>
                <w:color w:val="000000" w:themeColor="text1"/>
                <w:sz w:val="20"/>
                <w:szCs w:val="20"/>
              </w:rPr>
              <w:t>Edinme</w:t>
            </w:r>
            <w:proofErr w:type="spellEnd"/>
            <w:r w:rsidRPr="00C85CDB">
              <w:rPr>
                <w:color w:val="000000" w:themeColor="text1"/>
                <w:sz w:val="20"/>
                <w:szCs w:val="20"/>
              </w:rPr>
              <w:t xml:space="preserve"> </w:t>
            </w:r>
            <w:proofErr w:type="spellStart"/>
            <w:r w:rsidRPr="00C85CDB">
              <w:rPr>
                <w:color w:val="000000" w:themeColor="text1"/>
                <w:sz w:val="20"/>
                <w:szCs w:val="20"/>
              </w:rPr>
              <w:t>Maliyeti</w:t>
            </w:r>
            <w:proofErr w:type="spellEnd"/>
            <w:r w:rsidRPr="00C85CDB">
              <w:rPr>
                <w:color w:val="000000" w:themeColor="text1"/>
                <w:sz w:val="20"/>
                <w:szCs w:val="20"/>
              </w:rPr>
              <w:t xml:space="preserve">. Odak </w:t>
            </w:r>
            <w:proofErr w:type="spellStart"/>
            <w:r w:rsidRPr="00C85CDB">
              <w:rPr>
                <w:color w:val="000000" w:themeColor="text1"/>
                <w:sz w:val="20"/>
                <w:szCs w:val="20"/>
              </w:rPr>
              <w:t>organik</w:t>
            </w:r>
            <w:proofErr w:type="spellEnd"/>
            <w:r w:rsidRPr="00C85CDB">
              <w:rPr>
                <w:color w:val="000000" w:themeColor="text1"/>
                <w:sz w:val="20"/>
                <w:szCs w:val="20"/>
              </w:rPr>
              <w:t xml:space="preserve"> </w:t>
            </w:r>
            <w:proofErr w:type="spellStart"/>
            <w:r w:rsidRPr="00C85CDB">
              <w:rPr>
                <w:color w:val="000000" w:themeColor="text1"/>
                <w:sz w:val="20"/>
                <w:szCs w:val="20"/>
              </w:rPr>
              <w:t>büyüme</w:t>
            </w:r>
            <w:proofErr w:type="spellEnd"/>
            <w:r w:rsidRPr="00C85CDB">
              <w:rPr>
                <w:color w:val="000000" w:themeColor="text1"/>
                <w:sz w:val="20"/>
                <w:szCs w:val="20"/>
              </w:rPr>
              <w:t xml:space="preserve"> </w:t>
            </w:r>
            <w:proofErr w:type="spellStart"/>
            <w:r w:rsidRPr="00C85CDB">
              <w:rPr>
                <w:color w:val="000000" w:themeColor="text1"/>
                <w:sz w:val="20"/>
                <w:szCs w:val="20"/>
              </w:rPr>
              <w:t>olduğu</w:t>
            </w:r>
            <w:proofErr w:type="spellEnd"/>
            <w:r w:rsidRPr="00C85CDB">
              <w:rPr>
                <w:color w:val="000000" w:themeColor="text1"/>
                <w:sz w:val="20"/>
                <w:szCs w:val="20"/>
              </w:rPr>
              <w:t xml:space="preserve"> </w:t>
            </w:r>
            <w:proofErr w:type="spellStart"/>
            <w:r w:rsidRPr="00C85CDB">
              <w:rPr>
                <w:color w:val="000000" w:themeColor="text1"/>
                <w:sz w:val="20"/>
                <w:szCs w:val="20"/>
              </w:rPr>
              <w:t>için</w:t>
            </w:r>
            <w:proofErr w:type="spellEnd"/>
            <w:r w:rsidRPr="00C85CDB">
              <w:rPr>
                <w:color w:val="000000" w:themeColor="text1"/>
                <w:sz w:val="20"/>
                <w:szCs w:val="20"/>
              </w:rPr>
              <w:t xml:space="preserve"> </w:t>
            </w:r>
            <w:proofErr w:type="spellStart"/>
            <w:r w:rsidRPr="00C85CDB">
              <w:rPr>
                <w:color w:val="000000" w:themeColor="text1"/>
                <w:sz w:val="20"/>
                <w:szCs w:val="20"/>
              </w:rPr>
              <w:t>çok</w:t>
            </w:r>
            <w:proofErr w:type="spellEnd"/>
            <w:r w:rsidRPr="00C85CDB">
              <w:rPr>
                <w:color w:val="000000" w:themeColor="text1"/>
                <w:sz w:val="20"/>
                <w:szCs w:val="20"/>
              </w:rPr>
              <w:t xml:space="preserve"> </w:t>
            </w:r>
            <w:proofErr w:type="spellStart"/>
            <w:r w:rsidRPr="00C85CDB">
              <w:rPr>
                <w:color w:val="000000" w:themeColor="text1"/>
                <w:sz w:val="20"/>
                <w:szCs w:val="20"/>
              </w:rPr>
              <w:t>düşüktür</w:t>
            </w:r>
            <w:proofErr w:type="spellEnd"/>
            <w:r w:rsidRPr="00C85CDB">
              <w:rPr>
                <w:color w:val="000000" w:themeColor="text1"/>
                <w:sz w:val="20"/>
                <w:szCs w:val="20"/>
              </w:rPr>
              <w:t>.</w:t>
            </w:r>
          </w:p>
        </w:tc>
      </w:tr>
      <w:tr w:rsidR="00C85CDB" w14:paraId="16E20519" w14:textId="77777777" w:rsidTr="00C85C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60344D0F" w14:textId="7CB8780D" w:rsidR="00C85CDB" w:rsidRPr="00C85CDB" w:rsidRDefault="00C85CDB" w:rsidP="00C85CDB">
            <w:pPr>
              <w:ind w:firstLine="0"/>
              <w:rPr>
                <w:b w:val="0"/>
                <w:bCs w:val="0"/>
                <w:color w:val="000000" w:themeColor="text1"/>
              </w:rPr>
            </w:pPr>
            <w:r w:rsidRPr="00C85CDB">
              <w:rPr>
                <w:rStyle w:val="Gl"/>
                <w:b/>
                <w:bCs/>
                <w:color w:val="000000" w:themeColor="text1"/>
                <w:sz w:val="20"/>
                <w:szCs w:val="20"/>
                <w:bdr w:val="single" w:sz="2" w:space="0" w:color="E5E7EB" w:frame="1"/>
              </w:rPr>
              <w:t>LTV / CAC</w:t>
            </w:r>
          </w:p>
        </w:tc>
        <w:tc>
          <w:tcPr>
            <w:tcW w:w="2268" w:type="dxa"/>
            <w:tcBorders>
              <w:top w:val="single" w:sz="4" w:space="0" w:color="7F7F7F"/>
              <w:left w:val="single" w:sz="4" w:space="0" w:color="7F7F7F"/>
              <w:bottom w:val="single" w:sz="4" w:space="0" w:color="7F7F7F"/>
              <w:right w:val="single" w:sz="4" w:space="0" w:color="7F7F7F"/>
            </w:tcBorders>
            <w:vAlign w:val="center"/>
          </w:tcPr>
          <w:p w14:paraId="517D2565" w14:textId="49E1FB55" w:rsidR="00C85CDB" w:rsidRPr="00C85CDB" w:rsidRDefault="00C85CDB" w:rsidP="00C85CD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C85CDB">
              <w:rPr>
                <w:rStyle w:val="Gl"/>
                <w:color w:val="000000" w:themeColor="text1"/>
                <w:sz w:val="20"/>
                <w:szCs w:val="20"/>
                <w:bdr w:val="single" w:sz="2" w:space="0" w:color="E5E7EB" w:frame="1"/>
              </w:rPr>
              <w:t>29.7</w:t>
            </w:r>
          </w:p>
        </w:tc>
        <w:tc>
          <w:tcPr>
            <w:tcW w:w="4535" w:type="dxa"/>
            <w:tcBorders>
              <w:top w:val="single" w:sz="4" w:space="0" w:color="7F7F7F"/>
              <w:left w:val="single" w:sz="4" w:space="0" w:color="7F7F7F"/>
              <w:bottom w:val="single" w:sz="4" w:space="0" w:color="7F7F7F"/>
              <w:right w:val="single" w:sz="4" w:space="0" w:color="7F7F7F"/>
            </w:tcBorders>
            <w:vAlign w:val="center"/>
          </w:tcPr>
          <w:p w14:paraId="49107194" w14:textId="607FF277" w:rsidR="00C85CDB" w:rsidRPr="00C85CDB" w:rsidRDefault="00C85CDB" w:rsidP="00C85CDB">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C85CDB">
              <w:rPr>
                <w:color w:val="000000" w:themeColor="text1"/>
                <w:sz w:val="20"/>
                <w:szCs w:val="20"/>
              </w:rPr>
              <w:t>Sağlıklı</w:t>
            </w:r>
            <w:proofErr w:type="spellEnd"/>
            <w:r w:rsidRPr="00C85CDB">
              <w:rPr>
                <w:color w:val="000000" w:themeColor="text1"/>
                <w:sz w:val="20"/>
                <w:szCs w:val="20"/>
              </w:rPr>
              <w:t xml:space="preserve"> </w:t>
            </w:r>
            <w:proofErr w:type="spellStart"/>
            <w:r w:rsidRPr="00C85CDB">
              <w:rPr>
                <w:color w:val="000000" w:themeColor="text1"/>
                <w:sz w:val="20"/>
                <w:szCs w:val="20"/>
              </w:rPr>
              <w:t>değerin</w:t>
            </w:r>
            <w:proofErr w:type="spellEnd"/>
            <w:r w:rsidRPr="00C85CDB">
              <w:rPr>
                <w:color w:val="000000" w:themeColor="text1"/>
                <w:sz w:val="20"/>
                <w:szCs w:val="20"/>
              </w:rPr>
              <w:t xml:space="preserve"> (3) </w:t>
            </w:r>
            <w:proofErr w:type="spellStart"/>
            <w:r w:rsidRPr="00C85CDB">
              <w:rPr>
                <w:color w:val="000000" w:themeColor="text1"/>
                <w:sz w:val="20"/>
                <w:szCs w:val="20"/>
              </w:rPr>
              <w:t>çok</w:t>
            </w:r>
            <w:proofErr w:type="spellEnd"/>
            <w:r w:rsidRPr="00C85CDB">
              <w:rPr>
                <w:color w:val="000000" w:themeColor="text1"/>
                <w:sz w:val="20"/>
                <w:szCs w:val="20"/>
              </w:rPr>
              <w:t xml:space="preserve"> </w:t>
            </w:r>
            <w:proofErr w:type="spellStart"/>
            <w:r w:rsidRPr="00C85CDB">
              <w:rPr>
                <w:color w:val="000000" w:themeColor="text1"/>
                <w:sz w:val="20"/>
                <w:szCs w:val="20"/>
              </w:rPr>
              <w:t>üzerindedir</w:t>
            </w:r>
            <w:proofErr w:type="spellEnd"/>
            <w:r w:rsidRPr="00C85CDB">
              <w:rPr>
                <w:color w:val="000000" w:themeColor="text1"/>
                <w:sz w:val="20"/>
                <w:szCs w:val="20"/>
              </w:rPr>
              <w:t xml:space="preserve">. </w:t>
            </w:r>
            <w:proofErr w:type="spellStart"/>
            <w:r w:rsidRPr="00C85CDB">
              <w:rPr>
                <w:color w:val="000000" w:themeColor="text1"/>
                <w:sz w:val="20"/>
                <w:szCs w:val="20"/>
              </w:rPr>
              <w:t>Ürün</w:t>
            </w:r>
            <w:proofErr w:type="spellEnd"/>
            <w:r w:rsidRPr="00C85CDB">
              <w:rPr>
                <w:color w:val="000000" w:themeColor="text1"/>
                <w:sz w:val="20"/>
                <w:szCs w:val="20"/>
              </w:rPr>
              <w:t xml:space="preserve"> </w:t>
            </w:r>
            <w:proofErr w:type="spellStart"/>
            <w:r w:rsidRPr="00C85CDB">
              <w:rPr>
                <w:color w:val="000000" w:themeColor="text1"/>
                <w:sz w:val="20"/>
                <w:szCs w:val="20"/>
              </w:rPr>
              <w:t>çok</w:t>
            </w:r>
            <w:proofErr w:type="spellEnd"/>
            <w:r w:rsidRPr="00C85CDB">
              <w:rPr>
                <w:color w:val="000000" w:themeColor="text1"/>
                <w:sz w:val="20"/>
                <w:szCs w:val="20"/>
              </w:rPr>
              <w:t xml:space="preserve"> </w:t>
            </w:r>
            <w:proofErr w:type="spellStart"/>
            <w:r w:rsidRPr="00C85CDB">
              <w:rPr>
                <w:color w:val="000000" w:themeColor="text1"/>
                <w:sz w:val="20"/>
                <w:szCs w:val="20"/>
              </w:rPr>
              <w:t>kârlıdır</w:t>
            </w:r>
            <w:proofErr w:type="spellEnd"/>
            <w:r w:rsidRPr="00C85CDB">
              <w:rPr>
                <w:color w:val="000000" w:themeColor="text1"/>
                <w:sz w:val="20"/>
                <w:szCs w:val="20"/>
              </w:rPr>
              <w:t>.</w:t>
            </w:r>
          </w:p>
        </w:tc>
      </w:tr>
      <w:tr w:rsidR="00C85CDB" w14:paraId="520918AD" w14:textId="77777777" w:rsidTr="00C85C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7F7F7F"/>
              <w:left w:val="single" w:sz="4" w:space="0" w:color="7F7F7F"/>
              <w:bottom w:val="single" w:sz="4" w:space="0" w:color="7F7F7F"/>
              <w:right w:val="single" w:sz="4" w:space="0" w:color="7F7F7F"/>
            </w:tcBorders>
            <w:vAlign w:val="center"/>
          </w:tcPr>
          <w:p w14:paraId="77EA4ABF" w14:textId="505B9F03" w:rsidR="00C85CDB" w:rsidRPr="00C85CDB" w:rsidRDefault="00C85CDB" w:rsidP="00C85CDB">
            <w:pPr>
              <w:ind w:firstLine="0"/>
              <w:rPr>
                <w:b w:val="0"/>
                <w:bCs w:val="0"/>
                <w:color w:val="000000" w:themeColor="text1"/>
              </w:rPr>
            </w:pPr>
            <w:r w:rsidRPr="00C85CDB">
              <w:rPr>
                <w:rStyle w:val="Gl"/>
                <w:b/>
                <w:bCs/>
                <w:color w:val="000000" w:themeColor="text1"/>
                <w:sz w:val="20"/>
                <w:szCs w:val="20"/>
                <w:bdr w:val="single" w:sz="2" w:space="0" w:color="E5E7EB" w:frame="1"/>
              </w:rPr>
              <w:t>Payback period</w:t>
            </w:r>
          </w:p>
        </w:tc>
        <w:tc>
          <w:tcPr>
            <w:tcW w:w="2268" w:type="dxa"/>
            <w:tcBorders>
              <w:top w:val="single" w:sz="4" w:space="0" w:color="7F7F7F"/>
              <w:left w:val="single" w:sz="4" w:space="0" w:color="7F7F7F"/>
              <w:bottom w:val="single" w:sz="4" w:space="0" w:color="7F7F7F"/>
              <w:right w:val="single" w:sz="4" w:space="0" w:color="7F7F7F"/>
            </w:tcBorders>
            <w:vAlign w:val="center"/>
          </w:tcPr>
          <w:p w14:paraId="72428A34" w14:textId="495A4432" w:rsidR="00C85CDB" w:rsidRPr="00C85CDB" w:rsidRDefault="00C85CDB" w:rsidP="00C85CD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5CDB">
              <w:rPr>
                <w:color w:val="000000" w:themeColor="text1"/>
                <w:sz w:val="20"/>
                <w:szCs w:val="20"/>
              </w:rPr>
              <w:t>&lt; 1 ay</w:t>
            </w:r>
          </w:p>
        </w:tc>
        <w:tc>
          <w:tcPr>
            <w:tcW w:w="4535" w:type="dxa"/>
            <w:tcBorders>
              <w:top w:val="single" w:sz="4" w:space="0" w:color="7F7F7F"/>
              <w:left w:val="single" w:sz="4" w:space="0" w:color="7F7F7F"/>
              <w:bottom w:val="single" w:sz="4" w:space="0" w:color="7F7F7F"/>
              <w:right w:val="single" w:sz="4" w:space="0" w:color="7F7F7F"/>
            </w:tcBorders>
            <w:vAlign w:val="center"/>
          </w:tcPr>
          <w:p w14:paraId="7DBCE0CD" w14:textId="70717E90" w:rsidR="00C85CDB" w:rsidRPr="00C85CDB" w:rsidRDefault="00C85CDB" w:rsidP="00C85CDB">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C85CDB">
              <w:rPr>
                <w:color w:val="000000" w:themeColor="text1"/>
                <w:sz w:val="20"/>
                <w:szCs w:val="20"/>
              </w:rPr>
              <w:t xml:space="preserve">CAC / (ARPU × Gross Margin). </w:t>
            </w:r>
            <w:proofErr w:type="spellStart"/>
            <w:r w:rsidRPr="00C85CDB">
              <w:rPr>
                <w:color w:val="000000" w:themeColor="text1"/>
                <w:sz w:val="20"/>
                <w:szCs w:val="20"/>
              </w:rPr>
              <w:t>Müşteri</w:t>
            </w:r>
            <w:proofErr w:type="spellEnd"/>
            <w:r w:rsidRPr="00C85CDB">
              <w:rPr>
                <w:color w:val="000000" w:themeColor="text1"/>
                <w:sz w:val="20"/>
                <w:szCs w:val="20"/>
              </w:rPr>
              <w:t xml:space="preserve"> </w:t>
            </w:r>
            <w:proofErr w:type="spellStart"/>
            <w:r w:rsidRPr="00C85CDB">
              <w:rPr>
                <w:color w:val="000000" w:themeColor="text1"/>
                <w:sz w:val="20"/>
                <w:szCs w:val="20"/>
              </w:rPr>
              <w:t>daha</w:t>
            </w:r>
            <w:proofErr w:type="spellEnd"/>
            <w:r w:rsidRPr="00C85CDB">
              <w:rPr>
                <w:color w:val="000000" w:themeColor="text1"/>
                <w:sz w:val="20"/>
                <w:szCs w:val="20"/>
              </w:rPr>
              <w:t xml:space="preserve"> ilk </w:t>
            </w:r>
            <w:proofErr w:type="spellStart"/>
            <w:r w:rsidRPr="00C85CDB">
              <w:rPr>
                <w:color w:val="000000" w:themeColor="text1"/>
                <w:sz w:val="20"/>
                <w:szCs w:val="20"/>
              </w:rPr>
              <w:t>ayından</w:t>
            </w:r>
            <w:proofErr w:type="spellEnd"/>
            <w:r w:rsidRPr="00C85CDB">
              <w:rPr>
                <w:color w:val="000000" w:themeColor="text1"/>
                <w:sz w:val="20"/>
                <w:szCs w:val="20"/>
              </w:rPr>
              <w:t xml:space="preserve"> </w:t>
            </w:r>
            <w:proofErr w:type="spellStart"/>
            <w:r w:rsidRPr="00C85CDB">
              <w:rPr>
                <w:color w:val="000000" w:themeColor="text1"/>
                <w:sz w:val="20"/>
                <w:szCs w:val="20"/>
              </w:rPr>
              <w:t>masrafını</w:t>
            </w:r>
            <w:proofErr w:type="spellEnd"/>
            <w:r w:rsidRPr="00C85CDB">
              <w:rPr>
                <w:color w:val="000000" w:themeColor="text1"/>
                <w:sz w:val="20"/>
                <w:szCs w:val="20"/>
              </w:rPr>
              <w:t xml:space="preserve"> </w:t>
            </w:r>
            <w:proofErr w:type="spellStart"/>
            <w:r w:rsidRPr="00C85CDB">
              <w:rPr>
                <w:color w:val="000000" w:themeColor="text1"/>
                <w:sz w:val="20"/>
                <w:szCs w:val="20"/>
              </w:rPr>
              <w:t>çıkarır</w:t>
            </w:r>
            <w:proofErr w:type="spellEnd"/>
            <w:r w:rsidRPr="00C85CDB">
              <w:rPr>
                <w:color w:val="000000" w:themeColor="text1"/>
                <w:sz w:val="20"/>
                <w:szCs w:val="20"/>
              </w:rPr>
              <w:t>.</w:t>
            </w:r>
          </w:p>
        </w:tc>
      </w:tr>
    </w:tbl>
    <w:p w14:paraId="42047698" w14:textId="77777777" w:rsidR="00052761" w:rsidRDefault="0006423C">
      <w:pPr>
        <w:pStyle w:val="Balk2"/>
      </w:pPr>
      <w:bookmarkStart w:id="116" w:name="_Toc229383833"/>
      <w:r>
        <w:t xml:space="preserve">9.5. Go-to-Market (GTM) </w:t>
      </w:r>
      <w:proofErr w:type="spellStart"/>
      <w:r>
        <w:t>Stratejisi</w:t>
      </w:r>
      <w:bookmarkEnd w:id="116"/>
      <w:proofErr w:type="spellEnd"/>
    </w:p>
    <w:p w14:paraId="7D9B15B6" w14:textId="77777777" w:rsidR="007B054A" w:rsidRPr="007B054A" w:rsidRDefault="007B054A" w:rsidP="007B054A">
      <w:pPr>
        <w:ind w:firstLine="0"/>
        <w:rPr>
          <w:lang w:val="tr-TR"/>
        </w:rPr>
      </w:pPr>
      <w:r w:rsidRPr="007B054A">
        <w:rPr>
          <w:lang w:val="tr-TR"/>
        </w:rPr>
        <w:t xml:space="preserve">Maliyetimiz (CAC) sıfıra yakın olduğu için tamamen "Ürün Odaklı Büyüme" (Product-Led </w:t>
      </w:r>
      <w:proofErr w:type="spellStart"/>
      <w:proofErr w:type="gramStart"/>
      <w:r w:rsidRPr="007B054A">
        <w:rPr>
          <w:lang w:val="tr-TR"/>
        </w:rPr>
        <w:t>Growth</w:t>
      </w:r>
      <w:proofErr w:type="spellEnd"/>
      <w:r w:rsidRPr="007B054A">
        <w:rPr>
          <w:lang w:val="tr-TR"/>
        </w:rPr>
        <w:t xml:space="preserve"> -</w:t>
      </w:r>
      <w:proofErr w:type="gramEnd"/>
      <w:r w:rsidRPr="007B054A">
        <w:rPr>
          <w:lang w:val="tr-TR"/>
        </w:rPr>
        <w:t xml:space="preserve"> PLG) stratejisi benimsenecektir. Hedef kitleye ulaşım 3 ana faza (aşamaya) bölünmüştür:</w:t>
      </w:r>
    </w:p>
    <w:p w14:paraId="419CEDD7" w14:textId="77777777" w:rsidR="007B054A" w:rsidRPr="007B054A" w:rsidRDefault="007B054A" w:rsidP="007B054A">
      <w:pPr>
        <w:ind w:firstLine="0"/>
        <w:rPr>
          <w:lang w:val="tr-TR"/>
        </w:rPr>
      </w:pPr>
      <w:r w:rsidRPr="007B054A">
        <w:rPr>
          <w:b/>
          <w:bCs/>
          <w:lang w:val="tr-TR"/>
        </w:rPr>
        <w:t>Faz 1: Erken Benimseyenler ve Lansman (0-2 Ay)</w:t>
      </w:r>
      <w:r w:rsidRPr="007B054A">
        <w:rPr>
          <w:lang w:val="tr-TR"/>
        </w:rPr>
        <w:t> İlk 1000 kullanıcıyı (</w:t>
      </w:r>
      <w:proofErr w:type="spellStart"/>
      <w:r w:rsidRPr="007B054A">
        <w:rPr>
          <w:lang w:val="tr-TR"/>
        </w:rPr>
        <w:t>Early</w:t>
      </w:r>
      <w:proofErr w:type="spellEnd"/>
      <w:r w:rsidRPr="007B054A">
        <w:rPr>
          <w:lang w:val="tr-TR"/>
        </w:rPr>
        <w:t xml:space="preserve"> </w:t>
      </w:r>
      <w:proofErr w:type="spellStart"/>
      <w:r w:rsidRPr="007B054A">
        <w:rPr>
          <w:lang w:val="tr-TR"/>
        </w:rPr>
        <w:t>Adopters</w:t>
      </w:r>
      <w:proofErr w:type="spellEnd"/>
      <w:r w:rsidRPr="007B054A">
        <w:rPr>
          <w:lang w:val="tr-TR"/>
        </w:rPr>
        <w:t>) herhangi bir reklam bütçesi harcamadan bulmak hedeflenmektedir.</w:t>
      </w:r>
    </w:p>
    <w:p w14:paraId="3C5D1B5C" w14:textId="77777777" w:rsidR="007B054A" w:rsidRPr="007B054A" w:rsidRDefault="007B054A" w:rsidP="007B054A">
      <w:pPr>
        <w:numPr>
          <w:ilvl w:val="0"/>
          <w:numId w:val="35"/>
        </w:numPr>
        <w:rPr>
          <w:lang w:val="tr-TR"/>
        </w:rPr>
      </w:pPr>
      <w:r w:rsidRPr="007B054A">
        <w:rPr>
          <w:b/>
          <w:bCs/>
          <w:lang w:val="tr-TR"/>
        </w:rPr>
        <w:t xml:space="preserve">Product </w:t>
      </w:r>
      <w:proofErr w:type="spellStart"/>
      <w:r w:rsidRPr="007B054A">
        <w:rPr>
          <w:b/>
          <w:bCs/>
          <w:lang w:val="tr-TR"/>
        </w:rPr>
        <w:t>Hunt</w:t>
      </w:r>
      <w:proofErr w:type="spellEnd"/>
      <w:r w:rsidRPr="007B054A">
        <w:rPr>
          <w:b/>
          <w:bCs/>
          <w:lang w:val="tr-TR"/>
        </w:rPr>
        <w:t xml:space="preserve"> &amp; Hacker News Lansmanı:</w:t>
      </w:r>
      <w:r w:rsidRPr="007B054A">
        <w:rPr>
          <w:lang w:val="tr-TR"/>
        </w:rPr>
        <w:t> </w:t>
      </w:r>
      <w:r w:rsidRPr="007B054A">
        <w:rPr>
          <w:i/>
          <w:iCs/>
          <w:lang w:val="tr-TR"/>
        </w:rPr>
        <w:t>"Excel'in çökmesinden bıktınız mı? Tarayıcınızda 2 Milyon satırı saniyeler içinde analiz edin"</w:t>
      </w:r>
      <w:r w:rsidRPr="007B054A">
        <w:rPr>
          <w:lang w:val="tr-TR"/>
        </w:rPr>
        <w:t> başlığıyla teknoloji dünyasının en büyük platformlarında lansman yapılacaktır.</w:t>
      </w:r>
    </w:p>
    <w:p w14:paraId="5AEF727C" w14:textId="77777777" w:rsidR="007B054A" w:rsidRPr="007B054A" w:rsidRDefault="007B054A" w:rsidP="007B054A">
      <w:pPr>
        <w:numPr>
          <w:ilvl w:val="0"/>
          <w:numId w:val="35"/>
        </w:numPr>
        <w:rPr>
          <w:lang w:val="tr-TR"/>
        </w:rPr>
      </w:pPr>
      <w:r w:rsidRPr="007B054A">
        <w:rPr>
          <w:b/>
          <w:bCs/>
          <w:lang w:val="tr-TR"/>
        </w:rPr>
        <w:t>Topluluk Pazarlaması (</w:t>
      </w:r>
      <w:proofErr w:type="spellStart"/>
      <w:r w:rsidRPr="007B054A">
        <w:rPr>
          <w:b/>
          <w:bCs/>
          <w:lang w:val="tr-TR"/>
        </w:rPr>
        <w:t>Reddit</w:t>
      </w:r>
      <w:proofErr w:type="spellEnd"/>
      <w:r w:rsidRPr="007B054A">
        <w:rPr>
          <w:b/>
          <w:bCs/>
          <w:lang w:val="tr-TR"/>
        </w:rPr>
        <w:t>):</w:t>
      </w:r>
      <w:r w:rsidRPr="007B054A">
        <w:rPr>
          <w:lang w:val="tr-TR"/>
        </w:rPr>
        <w:t> Veri analistlerinin yoğun bulunduğu r/</w:t>
      </w:r>
      <w:proofErr w:type="spellStart"/>
      <w:r w:rsidRPr="007B054A">
        <w:rPr>
          <w:lang w:val="tr-TR"/>
        </w:rPr>
        <w:t>datascience</w:t>
      </w:r>
      <w:proofErr w:type="spellEnd"/>
      <w:r w:rsidRPr="007B054A">
        <w:rPr>
          <w:lang w:val="tr-TR"/>
        </w:rPr>
        <w:t>, r/</w:t>
      </w:r>
      <w:proofErr w:type="spellStart"/>
      <w:r w:rsidRPr="007B054A">
        <w:rPr>
          <w:lang w:val="tr-TR"/>
        </w:rPr>
        <w:t>dataisbeautiful</w:t>
      </w:r>
      <w:proofErr w:type="spellEnd"/>
      <w:r w:rsidRPr="007B054A">
        <w:rPr>
          <w:lang w:val="tr-TR"/>
        </w:rPr>
        <w:t> ve r/</w:t>
      </w:r>
      <w:proofErr w:type="spellStart"/>
      <w:r w:rsidRPr="007B054A">
        <w:rPr>
          <w:lang w:val="tr-TR"/>
        </w:rPr>
        <w:t>excel</w:t>
      </w:r>
      <w:proofErr w:type="spellEnd"/>
      <w:r w:rsidRPr="007B054A">
        <w:rPr>
          <w:lang w:val="tr-TR"/>
        </w:rPr>
        <w:t> gibi alt dizinlerde (</w:t>
      </w:r>
      <w:proofErr w:type="spellStart"/>
      <w:r w:rsidRPr="007B054A">
        <w:rPr>
          <w:lang w:val="tr-TR"/>
        </w:rPr>
        <w:t>subreddit</w:t>
      </w:r>
      <w:proofErr w:type="spellEnd"/>
      <w:r w:rsidRPr="007B054A">
        <w:rPr>
          <w:lang w:val="tr-TR"/>
        </w:rPr>
        <w:t>) ürünün çalışma hızı GIF/Video olarak paylaşılarak organik ilgi çekilecektir.</w:t>
      </w:r>
    </w:p>
    <w:p w14:paraId="2F07E5A0" w14:textId="77777777" w:rsidR="007B054A" w:rsidRPr="007B054A" w:rsidRDefault="007B054A" w:rsidP="007B054A">
      <w:pPr>
        <w:ind w:firstLine="0"/>
        <w:rPr>
          <w:lang w:val="tr-TR"/>
        </w:rPr>
      </w:pPr>
      <w:r w:rsidRPr="007B054A">
        <w:rPr>
          <w:b/>
          <w:bCs/>
          <w:lang w:val="tr-TR"/>
        </w:rPr>
        <w:t>Faz 2: SEO ve İçerik Pazarlaması (3-6 Ay)</w:t>
      </w:r>
      <w:r w:rsidRPr="007B054A">
        <w:rPr>
          <w:lang w:val="tr-TR"/>
        </w:rPr>
        <w:t> İnsanların yaşadığı spesifik acı noktalara (</w:t>
      </w:r>
      <w:proofErr w:type="spellStart"/>
      <w:r w:rsidRPr="007B054A">
        <w:rPr>
          <w:lang w:val="tr-TR"/>
        </w:rPr>
        <w:t>Pain-points</w:t>
      </w:r>
      <w:proofErr w:type="spellEnd"/>
      <w:r w:rsidRPr="007B054A">
        <w:rPr>
          <w:lang w:val="tr-TR"/>
        </w:rPr>
        <w:t>) yönelik organik arama trafiği hedeflenmektedir.</w:t>
      </w:r>
    </w:p>
    <w:p w14:paraId="5D00F826" w14:textId="77777777" w:rsidR="007B054A" w:rsidRPr="007B054A" w:rsidRDefault="007B054A" w:rsidP="007B054A">
      <w:pPr>
        <w:numPr>
          <w:ilvl w:val="0"/>
          <w:numId w:val="36"/>
        </w:numPr>
        <w:rPr>
          <w:lang w:val="tr-TR"/>
        </w:rPr>
      </w:pPr>
      <w:proofErr w:type="spellStart"/>
      <w:r w:rsidRPr="007B054A">
        <w:rPr>
          <w:b/>
          <w:bCs/>
          <w:lang w:val="tr-TR"/>
        </w:rPr>
        <w:lastRenderedPageBreak/>
        <w:t>Long-Tail</w:t>
      </w:r>
      <w:proofErr w:type="spellEnd"/>
      <w:r w:rsidRPr="007B054A">
        <w:rPr>
          <w:b/>
          <w:bCs/>
          <w:lang w:val="tr-TR"/>
        </w:rPr>
        <w:t xml:space="preserve"> (Uzun Kuyruk) SEO Makaleleri:</w:t>
      </w:r>
      <w:r w:rsidRPr="007B054A">
        <w:rPr>
          <w:lang w:val="tr-TR"/>
        </w:rPr>
        <w:t> Kullanıcıların Google'da en çok arattığı </w:t>
      </w:r>
      <w:r w:rsidRPr="007B054A">
        <w:rPr>
          <w:i/>
          <w:iCs/>
          <w:lang w:val="tr-TR"/>
        </w:rPr>
        <w:t>"Büyük CSV dosyası nasıl açılır?", "Excel 1 milyon satır limiti çözümü", "KVKK uyumlu ücretsiz veri analizi aracı"</w:t>
      </w:r>
      <w:r w:rsidRPr="007B054A">
        <w:rPr>
          <w:lang w:val="tr-TR"/>
        </w:rPr>
        <w:t> gibi spesifik sorunlara yanıt veren SEO uyumlu blog yazıları yayınlanacaktır.</w:t>
      </w:r>
    </w:p>
    <w:p w14:paraId="093CBF85" w14:textId="77777777" w:rsidR="007B054A" w:rsidRPr="007B054A" w:rsidRDefault="007B054A" w:rsidP="007B054A">
      <w:pPr>
        <w:numPr>
          <w:ilvl w:val="0"/>
          <w:numId w:val="36"/>
        </w:numPr>
        <w:rPr>
          <w:lang w:val="tr-TR"/>
        </w:rPr>
      </w:pPr>
      <w:proofErr w:type="spellStart"/>
      <w:r w:rsidRPr="007B054A">
        <w:rPr>
          <w:b/>
          <w:bCs/>
          <w:lang w:val="tr-TR"/>
        </w:rPr>
        <w:t>Growth</w:t>
      </w:r>
      <w:proofErr w:type="spellEnd"/>
      <w:r w:rsidRPr="007B054A">
        <w:rPr>
          <w:b/>
          <w:bCs/>
          <w:lang w:val="tr-TR"/>
        </w:rPr>
        <w:t xml:space="preserve"> </w:t>
      </w:r>
      <w:proofErr w:type="spellStart"/>
      <w:r w:rsidRPr="007B054A">
        <w:rPr>
          <w:b/>
          <w:bCs/>
          <w:lang w:val="tr-TR"/>
        </w:rPr>
        <w:t>Loops</w:t>
      </w:r>
      <w:proofErr w:type="spellEnd"/>
      <w:r w:rsidRPr="007B054A">
        <w:rPr>
          <w:b/>
          <w:bCs/>
          <w:lang w:val="tr-TR"/>
        </w:rPr>
        <w:t xml:space="preserve"> (Büyüme Döngüleri):</w:t>
      </w:r>
      <w:r w:rsidRPr="007B054A">
        <w:rPr>
          <w:lang w:val="tr-TR"/>
        </w:rPr>
        <w:t> Ücretsiz (</w:t>
      </w:r>
      <w:proofErr w:type="spellStart"/>
      <w:r w:rsidRPr="007B054A">
        <w:rPr>
          <w:lang w:val="tr-TR"/>
        </w:rPr>
        <w:t>Free</w:t>
      </w:r>
      <w:proofErr w:type="spellEnd"/>
      <w:r w:rsidRPr="007B054A">
        <w:rPr>
          <w:lang w:val="tr-TR"/>
        </w:rPr>
        <w:t>) paketi kullanan kullanıcıların dışa aktardığı (</w:t>
      </w:r>
      <w:proofErr w:type="spellStart"/>
      <w:r w:rsidRPr="007B054A">
        <w:rPr>
          <w:lang w:val="tr-TR"/>
        </w:rPr>
        <w:t>export</w:t>
      </w:r>
      <w:proofErr w:type="spellEnd"/>
      <w:r w:rsidRPr="007B054A">
        <w:rPr>
          <w:lang w:val="tr-TR"/>
        </w:rPr>
        <w:t>) Excel veya Grafik PDF belgelerinin köşesine küçük ve şık bir </w:t>
      </w:r>
      <w:r w:rsidRPr="007B054A">
        <w:rPr>
          <w:i/>
          <w:iCs/>
          <w:lang w:val="tr-TR"/>
        </w:rPr>
        <w:t>"</w:t>
      </w:r>
      <w:proofErr w:type="spellStart"/>
      <w:r w:rsidRPr="007B054A">
        <w:rPr>
          <w:i/>
          <w:iCs/>
          <w:lang w:val="tr-TR"/>
        </w:rPr>
        <w:t>Generated</w:t>
      </w:r>
      <w:proofErr w:type="spellEnd"/>
      <w:r w:rsidRPr="007B054A">
        <w:rPr>
          <w:i/>
          <w:iCs/>
          <w:lang w:val="tr-TR"/>
        </w:rPr>
        <w:t xml:space="preserve"> </w:t>
      </w:r>
      <w:proofErr w:type="spellStart"/>
      <w:r w:rsidRPr="007B054A">
        <w:rPr>
          <w:i/>
          <w:iCs/>
          <w:lang w:val="tr-TR"/>
        </w:rPr>
        <w:t>by</w:t>
      </w:r>
      <w:proofErr w:type="spellEnd"/>
      <w:r w:rsidRPr="007B054A">
        <w:rPr>
          <w:i/>
          <w:iCs/>
          <w:lang w:val="tr-TR"/>
        </w:rPr>
        <w:t xml:space="preserve"> </w:t>
      </w:r>
      <w:proofErr w:type="spellStart"/>
      <w:r w:rsidRPr="007B054A">
        <w:rPr>
          <w:i/>
          <w:iCs/>
          <w:lang w:val="tr-TR"/>
        </w:rPr>
        <w:t>BigDataAnalyzer</w:t>
      </w:r>
      <w:proofErr w:type="spellEnd"/>
      <w:r w:rsidRPr="007B054A">
        <w:rPr>
          <w:i/>
          <w:iCs/>
          <w:lang w:val="tr-TR"/>
        </w:rPr>
        <w:t>"</w:t>
      </w:r>
      <w:r w:rsidRPr="007B054A">
        <w:rPr>
          <w:lang w:val="tr-TR"/>
        </w:rPr>
        <w:t> filigranı/linki yerleştirilecek, böylece ürünü kullanan her kişi farkında olmadan ürünün reklamını kendi şirketine yapacaktır.</w:t>
      </w:r>
    </w:p>
    <w:p w14:paraId="7A8C1280" w14:textId="77777777" w:rsidR="007B054A" w:rsidRPr="007B054A" w:rsidRDefault="007B054A" w:rsidP="007B054A">
      <w:pPr>
        <w:ind w:firstLine="0"/>
        <w:rPr>
          <w:lang w:val="tr-TR"/>
        </w:rPr>
      </w:pPr>
      <w:r w:rsidRPr="007B054A">
        <w:rPr>
          <w:b/>
          <w:bCs/>
          <w:lang w:val="tr-TR"/>
        </w:rPr>
        <w:t>Faz 3: B2B ve İş Ortaklıkları (6-12 Ay)</w:t>
      </w:r>
      <w:r w:rsidRPr="007B054A">
        <w:rPr>
          <w:lang w:val="tr-TR"/>
        </w:rPr>
        <w:t> </w:t>
      </w:r>
      <w:proofErr w:type="spellStart"/>
      <w:r w:rsidRPr="007B054A">
        <w:rPr>
          <w:lang w:val="tr-TR"/>
        </w:rPr>
        <w:t>Freemium</w:t>
      </w:r>
      <w:proofErr w:type="spellEnd"/>
      <w:r w:rsidRPr="007B054A">
        <w:rPr>
          <w:lang w:val="tr-TR"/>
        </w:rPr>
        <w:t xml:space="preserve"> modelde ürünü sevip işinde kullanmaya başlayan veri bilimciler (Data </w:t>
      </w:r>
      <w:proofErr w:type="spellStart"/>
      <w:r w:rsidRPr="007B054A">
        <w:rPr>
          <w:lang w:val="tr-TR"/>
        </w:rPr>
        <w:t>Scientist</w:t>
      </w:r>
      <w:proofErr w:type="spellEnd"/>
      <w:r w:rsidRPr="007B054A">
        <w:rPr>
          <w:lang w:val="tr-TR"/>
        </w:rPr>
        <w:t>) aracılığıyla şirketlere ulaşım sağlanacaktır.</w:t>
      </w:r>
    </w:p>
    <w:p w14:paraId="6AAEB9C0" w14:textId="77777777" w:rsidR="007B054A" w:rsidRPr="007B054A" w:rsidRDefault="007B054A" w:rsidP="007B054A">
      <w:pPr>
        <w:numPr>
          <w:ilvl w:val="0"/>
          <w:numId w:val="37"/>
        </w:numPr>
        <w:rPr>
          <w:lang w:val="tr-TR"/>
        </w:rPr>
      </w:pPr>
      <w:proofErr w:type="spellStart"/>
      <w:r w:rsidRPr="007B054A">
        <w:rPr>
          <w:b/>
          <w:bCs/>
          <w:lang w:val="tr-TR"/>
        </w:rPr>
        <w:t>Bootcamp</w:t>
      </w:r>
      <w:proofErr w:type="spellEnd"/>
      <w:r w:rsidRPr="007B054A">
        <w:rPr>
          <w:b/>
          <w:bCs/>
          <w:lang w:val="tr-TR"/>
        </w:rPr>
        <w:t xml:space="preserve"> ve Üniversite Ortaklıkları:</w:t>
      </w:r>
      <w:r w:rsidRPr="007B054A">
        <w:rPr>
          <w:lang w:val="tr-TR"/>
        </w:rPr>
        <w:t> Veri bilimi öğreten kurumlarla iletişime geçilip, öğrencilerin ödevlerinde bu aracı kullanmaları teşvik edilecektir. (Öğrenciyken araca alışan biri, mezun olup işe girdiğinde ürünü şirketine de aldırır).</w:t>
      </w:r>
    </w:p>
    <w:p w14:paraId="4C18E154" w14:textId="77777777" w:rsidR="007B054A" w:rsidRPr="007B054A" w:rsidRDefault="007B054A" w:rsidP="007B054A">
      <w:pPr>
        <w:numPr>
          <w:ilvl w:val="0"/>
          <w:numId w:val="37"/>
        </w:numPr>
        <w:rPr>
          <w:lang w:val="tr-TR"/>
        </w:rPr>
      </w:pPr>
      <w:r w:rsidRPr="007B054A">
        <w:rPr>
          <w:b/>
          <w:bCs/>
          <w:lang w:val="tr-TR"/>
        </w:rPr>
        <w:t>Doğrudan Satış (</w:t>
      </w:r>
      <w:proofErr w:type="spellStart"/>
      <w:r w:rsidRPr="007B054A">
        <w:rPr>
          <w:b/>
          <w:bCs/>
          <w:lang w:val="tr-TR"/>
        </w:rPr>
        <w:t>Cold</w:t>
      </w:r>
      <w:proofErr w:type="spellEnd"/>
      <w:r w:rsidRPr="007B054A">
        <w:rPr>
          <w:b/>
          <w:bCs/>
          <w:lang w:val="tr-TR"/>
        </w:rPr>
        <w:t xml:space="preserve"> </w:t>
      </w:r>
      <w:proofErr w:type="spellStart"/>
      <w:r w:rsidRPr="007B054A">
        <w:rPr>
          <w:b/>
          <w:bCs/>
          <w:lang w:val="tr-TR"/>
        </w:rPr>
        <w:t>Email</w:t>
      </w:r>
      <w:proofErr w:type="spellEnd"/>
      <w:r w:rsidRPr="007B054A">
        <w:rPr>
          <w:b/>
          <w:bCs/>
          <w:lang w:val="tr-TR"/>
        </w:rPr>
        <w:t>):</w:t>
      </w:r>
      <w:r w:rsidRPr="007B054A">
        <w:rPr>
          <w:lang w:val="tr-TR"/>
        </w:rPr>
        <w:t> Sağlık ve Finans gibi "Veriyi buluta yüklemesi kanunen yasak olan" katı KVKK kurallarına sahip şirketlerin veri analistlerine doğrudan ulaşılarak "Tarayıcınızdan çıkmayan, tamamen offline çalışan veri aracı" (Business Paket) pazarlanacaktır.</w:t>
      </w:r>
    </w:p>
    <w:p w14:paraId="3938156C" w14:textId="77777777" w:rsidR="007B054A" w:rsidRPr="00C85CDB" w:rsidRDefault="007B054A" w:rsidP="00C85CDB">
      <w:pPr>
        <w:ind w:firstLine="0"/>
        <w:rPr>
          <w:lang w:val="tr-TR"/>
        </w:rPr>
      </w:pPr>
    </w:p>
    <w:p w14:paraId="5F7DCB5F" w14:textId="77777777" w:rsidR="00C85CDB" w:rsidRDefault="00C85CDB" w:rsidP="00C85CDB">
      <w:pPr>
        <w:ind w:firstLine="0"/>
      </w:pPr>
    </w:p>
    <w:p w14:paraId="6C7F48DE" w14:textId="77777777" w:rsidR="00052761" w:rsidRDefault="0006423C">
      <w:pPr>
        <w:pStyle w:val="Balk1"/>
      </w:pPr>
      <w:bookmarkStart w:id="117" w:name="_Toc229383834"/>
      <w:r>
        <w:lastRenderedPageBreak/>
        <w:t>10. UYGULAMA VE GELİŞTİRME</w:t>
      </w:r>
      <w:bookmarkEnd w:id="117"/>
    </w:p>
    <w:p w14:paraId="371DB089" w14:textId="6F9CF029" w:rsidR="00052761" w:rsidRDefault="0006423C" w:rsidP="007B054A">
      <w:pPr>
        <w:pStyle w:val="Balk2"/>
      </w:pPr>
      <w:bookmarkStart w:id="118" w:name="_Toc229383835"/>
      <w:r>
        <w:t xml:space="preserve">10.1. </w:t>
      </w:r>
      <w:proofErr w:type="spellStart"/>
      <w:r>
        <w:t>Kurulum</w:t>
      </w:r>
      <w:proofErr w:type="spellEnd"/>
      <w:r>
        <w:t xml:space="preserve"> </w:t>
      </w:r>
      <w:proofErr w:type="spellStart"/>
      <w:r>
        <w:t>ve</w:t>
      </w:r>
      <w:proofErr w:type="spellEnd"/>
      <w:r>
        <w:t xml:space="preserve"> </w:t>
      </w:r>
      <w:proofErr w:type="spellStart"/>
      <w:r>
        <w:t>Çalıştırma</w:t>
      </w:r>
      <w:bookmarkEnd w:id="118"/>
      <w:proofErr w:type="spellEnd"/>
    </w:p>
    <w:p w14:paraId="3235F0D8" w14:textId="7038AA0F" w:rsidR="007B054A" w:rsidRDefault="007B054A" w:rsidP="007B054A">
      <w:pPr>
        <w:ind w:firstLine="0"/>
      </w:pPr>
      <w:proofErr w:type="spellStart"/>
      <w:r w:rsidRPr="007B054A">
        <w:t>Uygulamanın</w:t>
      </w:r>
      <w:proofErr w:type="spellEnd"/>
      <w:r w:rsidRPr="007B054A">
        <w:t xml:space="preserve"> </w:t>
      </w:r>
      <w:proofErr w:type="spellStart"/>
      <w:r w:rsidRPr="007B054A">
        <w:t>çalışması</w:t>
      </w:r>
      <w:proofErr w:type="spellEnd"/>
      <w:r w:rsidRPr="007B054A">
        <w:t xml:space="preserve"> </w:t>
      </w:r>
      <w:proofErr w:type="spellStart"/>
      <w:r w:rsidRPr="007B054A">
        <w:t>için</w:t>
      </w:r>
      <w:proofErr w:type="spellEnd"/>
      <w:r w:rsidRPr="007B054A">
        <w:t xml:space="preserve"> </w:t>
      </w:r>
      <w:proofErr w:type="spellStart"/>
      <w:r w:rsidRPr="007B054A">
        <w:t>herhangi</w:t>
      </w:r>
      <w:proofErr w:type="spellEnd"/>
      <w:r w:rsidRPr="007B054A">
        <w:t xml:space="preserve"> </w:t>
      </w:r>
      <w:proofErr w:type="spellStart"/>
      <w:r w:rsidRPr="007B054A">
        <w:t>bir</w:t>
      </w:r>
      <w:proofErr w:type="spellEnd"/>
      <w:r w:rsidRPr="007B054A">
        <w:t xml:space="preserve"> </w:t>
      </w:r>
      <w:proofErr w:type="spellStart"/>
      <w:r w:rsidRPr="007B054A">
        <w:t>veritabanı</w:t>
      </w:r>
      <w:proofErr w:type="spellEnd"/>
      <w:r w:rsidRPr="007B054A">
        <w:t xml:space="preserve"> </w:t>
      </w:r>
      <w:proofErr w:type="spellStart"/>
      <w:proofErr w:type="gramStart"/>
      <w:r w:rsidRPr="007B054A">
        <w:t>veya</w:t>
      </w:r>
      <w:proofErr w:type="spellEnd"/>
      <w:r w:rsidRPr="007B054A">
        <w:t> .env</w:t>
      </w:r>
      <w:proofErr w:type="gramEnd"/>
      <w:r w:rsidRPr="007B054A">
        <w:t> </w:t>
      </w:r>
      <w:proofErr w:type="spellStart"/>
      <w:r w:rsidRPr="007B054A">
        <w:t>konfigürasyonuna</w:t>
      </w:r>
      <w:proofErr w:type="spellEnd"/>
      <w:r w:rsidRPr="007B054A">
        <w:t xml:space="preserve"> </w:t>
      </w:r>
      <w:proofErr w:type="spellStart"/>
      <w:r w:rsidRPr="007B054A">
        <w:t>ihtiyacı</w:t>
      </w:r>
      <w:proofErr w:type="spellEnd"/>
      <w:r w:rsidRPr="007B054A">
        <w:t xml:space="preserve"> </w:t>
      </w:r>
      <w:proofErr w:type="spellStart"/>
      <w:r w:rsidRPr="007B054A">
        <w:t>yoktur</w:t>
      </w:r>
      <w:proofErr w:type="spellEnd"/>
      <w:r w:rsidRPr="007B054A">
        <w:t xml:space="preserve">. </w:t>
      </w:r>
      <w:proofErr w:type="spellStart"/>
      <w:r w:rsidRPr="007B054A">
        <w:t>Sadece</w:t>
      </w:r>
      <w:proofErr w:type="spellEnd"/>
      <w:r w:rsidRPr="007B054A">
        <w:t xml:space="preserve"> Node.js (v20+) </w:t>
      </w:r>
      <w:proofErr w:type="spellStart"/>
      <w:r w:rsidRPr="007B054A">
        <w:t>kurulu</w:t>
      </w:r>
      <w:proofErr w:type="spellEnd"/>
      <w:r w:rsidRPr="007B054A">
        <w:t xml:space="preserve"> </w:t>
      </w:r>
      <w:proofErr w:type="spellStart"/>
      <w:r w:rsidRPr="007B054A">
        <w:t>olması</w:t>
      </w:r>
      <w:proofErr w:type="spellEnd"/>
      <w:r w:rsidRPr="007B054A">
        <w:t xml:space="preserve"> </w:t>
      </w:r>
      <w:proofErr w:type="spellStart"/>
      <w:r w:rsidRPr="007B054A">
        <w:t>yeterlidir</w:t>
      </w:r>
      <w:proofErr w:type="spellEnd"/>
      <w:r w:rsidRPr="007B054A">
        <w:t>.</w:t>
      </w:r>
    </w:p>
    <w:p w14:paraId="1431CF72" w14:textId="77777777" w:rsidR="007B054A" w:rsidRDefault="007B054A" w:rsidP="007B054A">
      <w:pPr>
        <w:pStyle w:val="CodeBlock"/>
      </w:pPr>
      <w:r>
        <w:t xml:space="preserve"># 1) </w:t>
      </w:r>
      <w:proofErr w:type="spellStart"/>
      <w:r>
        <w:t>Repoyu</w:t>
      </w:r>
      <w:proofErr w:type="spellEnd"/>
      <w:r>
        <w:t xml:space="preserve"> </w:t>
      </w:r>
      <w:proofErr w:type="spellStart"/>
      <w:r>
        <w:t>klonla</w:t>
      </w:r>
      <w:proofErr w:type="spellEnd"/>
      <w:r>
        <w:t xml:space="preserve"> </w:t>
      </w:r>
      <w:proofErr w:type="spellStart"/>
      <w:r>
        <w:t>ve</w:t>
      </w:r>
      <w:proofErr w:type="spellEnd"/>
      <w:r>
        <w:t xml:space="preserve"> </w:t>
      </w:r>
      <w:proofErr w:type="spellStart"/>
      <w:r>
        <w:t>klasöre</w:t>
      </w:r>
      <w:proofErr w:type="spellEnd"/>
      <w:r>
        <w:t xml:space="preserve"> </w:t>
      </w:r>
      <w:proofErr w:type="spellStart"/>
      <w:r>
        <w:t>gir</w:t>
      </w:r>
      <w:proofErr w:type="spellEnd"/>
    </w:p>
    <w:p w14:paraId="55F00554" w14:textId="549391A1" w:rsidR="007B054A" w:rsidRDefault="007B054A" w:rsidP="007B054A">
      <w:pPr>
        <w:pStyle w:val="CodeBlock"/>
      </w:pPr>
      <w:r>
        <w:t>git clone https://github.com/ilydozttrk/Web-Workers-Big-Data-Isleme.git</w:t>
      </w:r>
    </w:p>
    <w:p w14:paraId="74095B34" w14:textId="73789BF4" w:rsidR="007B054A" w:rsidRDefault="007B054A" w:rsidP="007B054A">
      <w:pPr>
        <w:pStyle w:val="CodeBlock"/>
      </w:pPr>
      <w:r>
        <w:t>cd Web-Workers-Big-Data-</w:t>
      </w:r>
      <w:proofErr w:type="spellStart"/>
      <w:r>
        <w:t>Isleme</w:t>
      </w:r>
      <w:proofErr w:type="spellEnd"/>
      <w:r>
        <w:t>/repo</w:t>
      </w:r>
    </w:p>
    <w:p w14:paraId="25FCC51D" w14:textId="77777777" w:rsidR="007B054A" w:rsidRDefault="007B054A" w:rsidP="007B054A">
      <w:pPr>
        <w:pStyle w:val="CodeBlock"/>
      </w:pPr>
    </w:p>
    <w:p w14:paraId="6D22C0AD" w14:textId="4DDFE04B" w:rsidR="007B054A" w:rsidRDefault="007B054A" w:rsidP="007B054A">
      <w:pPr>
        <w:pStyle w:val="CodeBlock"/>
      </w:pPr>
      <w:r>
        <w:t xml:space="preserve"># 2) </w:t>
      </w:r>
      <w:proofErr w:type="spellStart"/>
      <w:r>
        <w:t>Bağımlılıkları</w:t>
      </w:r>
      <w:proofErr w:type="spellEnd"/>
      <w:r>
        <w:t xml:space="preserve"> </w:t>
      </w:r>
      <w:proofErr w:type="spellStart"/>
      <w:r>
        <w:t>yükle</w:t>
      </w:r>
      <w:proofErr w:type="spellEnd"/>
      <w:r>
        <w:t xml:space="preserve"> (</w:t>
      </w:r>
      <w:proofErr w:type="spellStart"/>
      <w:r>
        <w:t>Sadece</w:t>
      </w:r>
      <w:proofErr w:type="spellEnd"/>
      <w:r>
        <w:t xml:space="preserve"> Vite, </w:t>
      </w:r>
      <w:proofErr w:type="spellStart"/>
      <w:r>
        <w:t>PapaParse</w:t>
      </w:r>
      <w:proofErr w:type="spellEnd"/>
      <w:r>
        <w:t xml:space="preserve"> </w:t>
      </w:r>
      <w:proofErr w:type="spellStart"/>
      <w:r>
        <w:t>ve</w:t>
      </w:r>
      <w:proofErr w:type="spellEnd"/>
      <w:r>
        <w:t xml:space="preserve"> Chart.js)</w:t>
      </w:r>
    </w:p>
    <w:p w14:paraId="69469033" w14:textId="0CFC5097" w:rsidR="007B054A" w:rsidRDefault="007B054A" w:rsidP="007B054A">
      <w:pPr>
        <w:pStyle w:val="CodeBlock"/>
      </w:pPr>
      <w:proofErr w:type="spellStart"/>
      <w:r>
        <w:t>npm</w:t>
      </w:r>
      <w:proofErr w:type="spellEnd"/>
      <w:r>
        <w:t xml:space="preserve"> install</w:t>
      </w:r>
    </w:p>
    <w:p w14:paraId="5316EF55" w14:textId="65528E96" w:rsidR="007B054A" w:rsidRDefault="007B054A" w:rsidP="007B054A">
      <w:pPr>
        <w:pStyle w:val="CodeBlock"/>
      </w:pPr>
    </w:p>
    <w:p w14:paraId="31E884EB" w14:textId="77777777" w:rsidR="007B054A" w:rsidRDefault="007B054A" w:rsidP="007B054A">
      <w:pPr>
        <w:pStyle w:val="CodeBlock"/>
      </w:pPr>
      <w:r>
        <w:t xml:space="preserve"># 3) </w:t>
      </w:r>
      <w:proofErr w:type="spellStart"/>
      <w:r>
        <w:t>Geliştirici</w:t>
      </w:r>
      <w:proofErr w:type="spellEnd"/>
      <w:r>
        <w:t xml:space="preserve"> </w:t>
      </w:r>
      <w:proofErr w:type="spellStart"/>
      <w:r>
        <w:t>Sunucusunu</w:t>
      </w:r>
      <w:proofErr w:type="spellEnd"/>
      <w:r>
        <w:t xml:space="preserve"> </w:t>
      </w:r>
      <w:proofErr w:type="spellStart"/>
      <w:r>
        <w:t>Çalıştır</w:t>
      </w:r>
      <w:proofErr w:type="spellEnd"/>
    </w:p>
    <w:p w14:paraId="090A440D" w14:textId="403FFA92" w:rsidR="00052761" w:rsidRDefault="007B054A" w:rsidP="007B054A">
      <w:pPr>
        <w:pStyle w:val="CodeBlock"/>
      </w:pPr>
      <w:proofErr w:type="spellStart"/>
      <w:r>
        <w:t>npm</w:t>
      </w:r>
      <w:proofErr w:type="spellEnd"/>
      <w:r>
        <w:t xml:space="preserve"> run dev</w:t>
      </w:r>
      <w:r>
        <w:br/>
      </w:r>
    </w:p>
    <w:p w14:paraId="69E156C0" w14:textId="77777777" w:rsidR="00052761" w:rsidRDefault="0006423C">
      <w:pPr>
        <w:pStyle w:val="Balk2"/>
      </w:pPr>
      <w:bookmarkStart w:id="119" w:name="_Toc229383836"/>
      <w:r>
        <w:t xml:space="preserve">10.2. </w:t>
      </w:r>
      <w:proofErr w:type="spellStart"/>
      <w:r>
        <w:t>Ekran</w:t>
      </w:r>
      <w:proofErr w:type="spellEnd"/>
      <w:r>
        <w:t xml:space="preserve"> </w:t>
      </w:r>
      <w:proofErr w:type="spellStart"/>
      <w:r>
        <w:t>Görüntüleri</w:t>
      </w:r>
      <w:bookmarkEnd w:id="119"/>
      <w:proofErr w:type="spellEnd"/>
    </w:p>
    <w:p w14:paraId="563E1930" w14:textId="63F9C592" w:rsidR="00F1234D" w:rsidRDefault="00F1234D" w:rsidP="00F1234D">
      <w:pPr>
        <w:ind w:firstLine="0"/>
      </w:pPr>
      <w:proofErr w:type="spellStart"/>
      <w:r w:rsidRPr="00F1234D">
        <w:t>Aşağıda</w:t>
      </w:r>
      <w:proofErr w:type="spellEnd"/>
      <w:r w:rsidRPr="00F1234D">
        <w:t xml:space="preserve"> </w:t>
      </w:r>
      <w:proofErr w:type="spellStart"/>
      <w:r w:rsidRPr="00F1234D">
        <w:t>uygulamanın</w:t>
      </w:r>
      <w:proofErr w:type="spellEnd"/>
      <w:r w:rsidRPr="00F1234D">
        <w:t xml:space="preserve"> </w:t>
      </w:r>
      <w:proofErr w:type="spellStart"/>
      <w:r w:rsidRPr="00F1234D">
        <w:t>farklı</w:t>
      </w:r>
      <w:proofErr w:type="spellEnd"/>
      <w:r w:rsidRPr="00F1234D">
        <w:t xml:space="preserve"> state (durum) </w:t>
      </w:r>
      <w:proofErr w:type="spellStart"/>
      <w:r w:rsidRPr="00F1234D">
        <w:t>ve</w:t>
      </w:r>
      <w:proofErr w:type="spellEnd"/>
      <w:r w:rsidRPr="00F1234D">
        <w:t xml:space="preserve"> </w:t>
      </w:r>
      <w:proofErr w:type="spellStart"/>
      <w:r w:rsidRPr="00F1234D">
        <w:t>ekranlarına</w:t>
      </w:r>
      <w:proofErr w:type="spellEnd"/>
      <w:r w:rsidRPr="00F1234D">
        <w:t xml:space="preserve"> </w:t>
      </w:r>
      <w:proofErr w:type="spellStart"/>
      <w:r w:rsidRPr="00F1234D">
        <w:t>ait</w:t>
      </w:r>
      <w:proofErr w:type="spellEnd"/>
      <w:r w:rsidRPr="00F1234D">
        <w:t xml:space="preserve"> </w:t>
      </w:r>
      <w:proofErr w:type="spellStart"/>
      <w:r w:rsidRPr="00F1234D">
        <w:t>görseller</w:t>
      </w:r>
      <w:proofErr w:type="spellEnd"/>
      <w:r w:rsidRPr="00F1234D">
        <w:t xml:space="preserve"> </w:t>
      </w:r>
      <w:proofErr w:type="spellStart"/>
      <w:r w:rsidRPr="00F1234D">
        <w:t>bulunmaktadır</w:t>
      </w:r>
      <w:proofErr w:type="spellEnd"/>
      <w:r w:rsidRPr="00F1234D">
        <w:t>.</w:t>
      </w:r>
    </w:p>
    <w:tbl>
      <w:tblPr>
        <w:tblW w:w="0" w:type="auto"/>
        <w:jc w:val="center"/>
        <w:tblLook w:val="04A0" w:firstRow="1" w:lastRow="0" w:firstColumn="1" w:lastColumn="0" w:noHBand="0" w:noVBand="1"/>
      </w:tblPr>
      <w:tblGrid>
        <w:gridCol w:w="7937"/>
      </w:tblGrid>
      <w:tr w:rsidR="00052761" w14:paraId="2083E487"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51C1FEF2" w14:textId="2B350ADA" w:rsidR="00052761" w:rsidRDefault="00F1234D">
            <w:pPr>
              <w:spacing w:before="720"/>
              <w:ind w:firstLine="0"/>
              <w:jc w:val="center"/>
            </w:pPr>
            <w:r w:rsidRPr="00F1234D">
              <w:rPr>
                <w:noProof/>
                <w:sz w:val="64"/>
              </w:rPr>
              <w:drawing>
                <wp:anchor distT="0" distB="0" distL="114300" distR="114300" simplePos="0" relativeHeight="251674624" behindDoc="0" locked="0" layoutInCell="1" allowOverlap="1" wp14:anchorId="50BBA6B5" wp14:editId="0F8F9434">
                  <wp:simplePos x="0" y="0"/>
                  <wp:positionH relativeFrom="column">
                    <wp:posOffset>-83185</wp:posOffset>
                  </wp:positionH>
                  <wp:positionV relativeFrom="paragraph">
                    <wp:posOffset>-59055</wp:posOffset>
                  </wp:positionV>
                  <wp:extent cx="5067300" cy="2377440"/>
                  <wp:effectExtent l="0" t="0" r="0" b="3810"/>
                  <wp:wrapNone/>
                  <wp:docPr id="17234884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88442" name=""/>
                          <pic:cNvPicPr/>
                        </pic:nvPicPr>
                        <pic:blipFill>
                          <a:blip r:embed="rId16"/>
                          <a:stretch>
                            <a:fillRect/>
                          </a:stretch>
                        </pic:blipFill>
                        <pic:spPr>
                          <a:xfrm>
                            <a:off x="0" y="0"/>
                            <a:ext cx="5067300" cy="2377440"/>
                          </a:xfrm>
                          <a:prstGeom prst="rect">
                            <a:avLst/>
                          </a:prstGeom>
                        </pic:spPr>
                      </pic:pic>
                    </a:graphicData>
                  </a:graphic>
                  <wp14:sizeRelH relativeFrom="page">
                    <wp14:pctWidth>0</wp14:pctWidth>
                  </wp14:sizeRelH>
                  <wp14:sizeRelV relativeFrom="page">
                    <wp14:pctHeight>0</wp14:pctHeight>
                  </wp14:sizeRelV>
                </wp:anchor>
              </w:drawing>
            </w:r>
            <w:r>
              <w:rPr>
                <w:sz w:val="64"/>
              </w:rPr>
              <w:t>📸</w:t>
            </w:r>
            <w:r>
              <w:rPr>
                <w:noProof/>
              </w:rPr>
              <w:t xml:space="preserve"> </w:t>
            </w:r>
          </w:p>
          <w:p w14:paraId="1A5E6D46" w14:textId="77777777" w:rsidR="00052761" w:rsidRDefault="0006423C">
            <w:pPr>
              <w:ind w:firstLine="0"/>
              <w:jc w:val="center"/>
            </w:pPr>
            <w:r>
              <w:rPr>
                <w:b/>
                <w:sz w:val="22"/>
              </w:rPr>
              <w:t>[</w:t>
            </w:r>
            <w:proofErr w:type="spellStart"/>
            <w:r>
              <w:rPr>
                <w:b/>
                <w:sz w:val="22"/>
              </w:rPr>
              <w:t>Şekil</w:t>
            </w:r>
            <w:proofErr w:type="spellEnd"/>
            <w:r>
              <w:rPr>
                <w:b/>
                <w:sz w:val="22"/>
              </w:rPr>
              <w:t xml:space="preserve">: Landing / Ana </w:t>
            </w:r>
            <w:proofErr w:type="spellStart"/>
            <w:r>
              <w:rPr>
                <w:b/>
                <w:sz w:val="22"/>
              </w:rPr>
              <w:t>Sayfa</w:t>
            </w:r>
            <w:proofErr w:type="spellEnd"/>
            <w:r>
              <w:rPr>
                <w:b/>
                <w:sz w:val="22"/>
              </w:rPr>
              <w:t>]</w:t>
            </w:r>
          </w:p>
          <w:p w14:paraId="3392C45D" w14:textId="77777777" w:rsidR="00052761" w:rsidRDefault="0006423C">
            <w:pPr>
              <w:spacing w:after="720"/>
              <w:ind w:firstLine="0"/>
              <w:jc w:val="center"/>
            </w:pPr>
            <w:r>
              <w:rPr>
                <w:i/>
                <w:color w:val="808080"/>
                <w:sz w:val="18"/>
              </w:rPr>
              <w:t xml:space="preserve">İlk </w:t>
            </w:r>
            <w:proofErr w:type="spellStart"/>
            <w:r>
              <w:rPr>
                <w:i/>
                <w:color w:val="808080"/>
                <w:sz w:val="18"/>
              </w:rPr>
              <w:t>açılış</w:t>
            </w:r>
            <w:proofErr w:type="spellEnd"/>
            <w:r>
              <w:rPr>
                <w:i/>
                <w:color w:val="808080"/>
                <w:sz w:val="18"/>
              </w:rPr>
              <w:t xml:space="preserve"> </w:t>
            </w:r>
            <w:proofErr w:type="spellStart"/>
            <w:r>
              <w:rPr>
                <w:i/>
                <w:color w:val="808080"/>
                <w:sz w:val="18"/>
              </w:rPr>
              <w:t>ekranı</w:t>
            </w:r>
            <w:proofErr w:type="spellEnd"/>
            <w:r>
              <w:rPr>
                <w:i/>
                <w:color w:val="808080"/>
                <w:sz w:val="18"/>
              </w:rPr>
              <w:t xml:space="preserve">, hero </w:t>
            </w:r>
            <w:proofErr w:type="spellStart"/>
            <w:r>
              <w:rPr>
                <w:i/>
                <w:color w:val="808080"/>
                <w:sz w:val="18"/>
              </w:rPr>
              <w:t>bölümü</w:t>
            </w:r>
            <w:proofErr w:type="spellEnd"/>
            <w:r>
              <w:rPr>
                <w:i/>
                <w:color w:val="808080"/>
                <w:sz w:val="18"/>
              </w:rPr>
              <w:t>, CTA</w:t>
            </w:r>
          </w:p>
        </w:tc>
      </w:tr>
    </w:tbl>
    <w:p w14:paraId="302F8D48" w14:textId="2AB6ADF2" w:rsidR="00F1234D" w:rsidRDefault="00B04640" w:rsidP="00B04640">
      <w:pPr>
        <w:pStyle w:val="ResimYazs"/>
      </w:pPr>
      <w:bookmarkStart w:id="120" w:name="_Toc229383886"/>
      <w:r>
        <w:t xml:space="preserve">Figure </w:t>
      </w:r>
      <w:fldSimple w:instr=" SEQ Figure \* ARABIC ">
        <w:r w:rsidR="004A22D7">
          <w:rPr>
            <w:noProof/>
          </w:rPr>
          <w:t>12</w:t>
        </w:r>
      </w:fldSimple>
      <w:r w:rsidRPr="005C5231">
        <w:t xml:space="preserve">: Landing / Ana </w:t>
      </w:r>
      <w:proofErr w:type="spellStart"/>
      <w:r w:rsidRPr="005C5231">
        <w:t>Sayfa</w:t>
      </w:r>
      <w:bookmarkEnd w:id="120"/>
      <w:proofErr w:type="spellEnd"/>
    </w:p>
    <w:p w14:paraId="1536B92B" w14:textId="77777777" w:rsidR="00F1234D" w:rsidRDefault="00F1234D" w:rsidP="00F1234D"/>
    <w:p w14:paraId="77810A7B" w14:textId="77777777" w:rsidR="00B04640" w:rsidRPr="00F1234D" w:rsidRDefault="00B04640" w:rsidP="00F1234D"/>
    <w:tbl>
      <w:tblPr>
        <w:tblW w:w="0" w:type="auto"/>
        <w:jc w:val="center"/>
        <w:tblLook w:val="04A0" w:firstRow="1" w:lastRow="0" w:firstColumn="1" w:lastColumn="0" w:noHBand="0" w:noVBand="1"/>
      </w:tblPr>
      <w:tblGrid>
        <w:gridCol w:w="7937"/>
      </w:tblGrid>
      <w:tr w:rsidR="00052761" w14:paraId="074A8842"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5BF13E20" w14:textId="445608FF" w:rsidR="00052761" w:rsidRDefault="001D6524">
            <w:pPr>
              <w:spacing w:before="720"/>
              <w:ind w:firstLine="0"/>
              <w:jc w:val="center"/>
            </w:pPr>
            <w:r>
              <w:rPr>
                <w:noProof/>
              </w:rPr>
              <w:lastRenderedPageBreak/>
              <w:drawing>
                <wp:anchor distT="0" distB="0" distL="114300" distR="114300" simplePos="0" relativeHeight="251681792" behindDoc="0" locked="0" layoutInCell="1" allowOverlap="1" wp14:anchorId="2E4B7ADD" wp14:editId="31F3E8FF">
                  <wp:simplePos x="0" y="0"/>
                  <wp:positionH relativeFrom="column">
                    <wp:posOffset>-121285</wp:posOffset>
                  </wp:positionH>
                  <wp:positionV relativeFrom="paragraph">
                    <wp:posOffset>-27305</wp:posOffset>
                  </wp:positionV>
                  <wp:extent cx="5097780" cy="2362200"/>
                  <wp:effectExtent l="0" t="0" r="7620" b="0"/>
                  <wp:wrapNone/>
                  <wp:docPr id="4378078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97780" cy="236220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64"/>
              </w:rPr>
              <w:t>📸</w:t>
            </w:r>
          </w:p>
          <w:p w14:paraId="50E93BF3" w14:textId="77777777" w:rsidR="00052761" w:rsidRDefault="0006423C">
            <w:pPr>
              <w:ind w:firstLine="0"/>
              <w:jc w:val="center"/>
            </w:pPr>
            <w:r>
              <w:rPr>
                <w:b/>
                <w:sz w:val="22"/>
              </w:rPr>
              <w:t>[</w:t>
            </w:r>
            <w:proofErr w:type="spellStart"/>
            <w:r>
              <w:rPr>
                <w:b/>
                <w:sz w:val="22"/>
              </w:rPr>
              <w:t>Şekil</w:t>
            </w:r>
            <w:proofErr w:type="spellEnd"/>
            <w:r>
              <w:rPr>
                <w:b/>
                <w:sz w:val="22"/>
              </w:rPr>
              <w:t xml:space="preserve">: </w:t>
            </w:r>
            <w:proofErr w:type="spellStart"/>
            <w:r>
              <w:rPr>
                <w:b/>
                <w:sz w:val="22"/>
              </w:rPr>
              <w:t>Kayıt</w:t>
            </w:r>
            <w:proofErr w:type="spellEnd"/>
            <w:r>
              <w:rPr>
                <w:b/>
                <w:sz w:val="22"/>
              </w:rPr>
              <w:t xml:space="preserve"> / </w:t>
            </w:r>
            <w:proofErr w:type="spellStart"/>
            <w:r>
              <w:rPr>
                <w:b/>
                <w:sz w:val="22"/>
              </w:rPr>
              <w:t>Giriş</w:t>
            </w:r>
            <w:proofErr w:type="spellEnd"/>
            <w:r>
              <w:rPr>
                <w:b/>
                <w:sz w:val="22"/>
              </w:rPr>
              <w:t xml:space="preserve"> </w:t>
            </w:r>
            <w:proofErr w:type="spellStart"/>
            <w:r>
              <w:rPr>
                <w:b/>
                <w:sz w:val="22"/>
              </w:rPr>
              <w:t>Ekranı</w:t>
            </w:r>
            <w:proofErr w:type="spellEnd"/>
            <w:r>
              <w:rPr>
                <w:b/>
                <w:sz w:val="22"/>
              </w:rPr>
              <w:t>]</w:t>
            </w:r>
          </w:p>
          <w:p w14:paraId="1EADA974" w14:textId="77777777" w:rsidR="00052761" w:rsidRDefault="0006423C">
            <w:pPr>
              <w:spacing w:after="720"/>
              <w:ind w:firstLine="0"/>
              <w:jc w:val="center"/>
            </w:pPr>
            <w:proofErr w:type="gramStart"/>
            <w:r>
              <w:rPr>
                <w:i/>
                <w:color w:val="808080"/>
                <w:sz w:val="18"/>
              </w:rPr>
              <w:t>Form</w:t>
            </w:r>
            <w:proofErr w:type="gramEnd"/>
            <w:r>
              <w:rPr>
                <w:i/>
                <w:color w:val="808080"/>
                <w:sz w:val="18"/>
              </w:rPr>
              <w:t xml:space="preserve"> validation, </w:t>
            </w:r>
            <w:proofErr w:type="spellStart"/>
            <w:r>
              <w:rPr>
                <w:i/>
                <w:color w:val="808080"/>
                <w:sz w:val="18"/>
              </w:rPr>
              <w:t>hata</w:t>
            </w:r>
            <w:proofErr w:type="spellEnd"/>
            <w:r>
              <w:rPr>
                <w:i/>
                <w:color w:val="808080"/>
                <w:sz w:val="18"/>
              </w:rPr>
              <w:t xml:space="preserve"> </w:t>
            </w:r>
            <w:proofErr w:type="spellStart"/>
            <w:r>
              <w:rPr>
                <w:i/>
                <w:color w:val="808080"/>
                <w:sz w:val="18"/>
              </w:rPr>
              <w:t>durumu</w:t>
            </w:r>
            <w:proofErr w:type="spellEnd"/>
          </w:p>
        </w:tc>
      </w:tr>
    </w:tbl>
    <w:p w14:paraId="0546C2FE" w14:textId="6B97E09C" w:rsidR="00B04640" w:rsidRDefault="00B04640" w:rsidP="00B04640">
      <w:pPr>
        <w:pStyle w:val="ResimYazs"/>
      </w:pPr>
      <w:bookmarkStart w:id="121" w:name="_Toc229383887"/>
      <w:r>
        <w:t xml:space="preserve">Figure </w:t>
      </w:r>
      <w:fldSimple w:instr=" SEQ Figure \* ARABIC ">
        <w:r w:rsidR="004A22D7">
          <w:rPr>
            <w:noProof/>
          </w:rPr>
          <w:t>13</w:t>
        </w:r>
      </w:fldSimple>
      <w:r w:rsidRPr="005315A0">
        <w:t xml:space="preserve">: </w:t>
      </w:r>
      <w:proofErr w:type="spellStart"/>
      <w:r w:rsidRPr="005315A0">
        <w:t>Yükleme</w:t>
      </w:r>
      <w:proofErr w:type="spellEnd"/>
      <w:r w:rsidRPr="005315A0">
        <w:t xml:space="preserve"> (Loading/Progress) Durumu</w:t>
      </w:r>
      <w:bookmarkEnd w:id="121"/>
    </w:p>
    <w:tbl>
      <w:tblPr>
        <w:tblW w:w="0" w:type="auto"/>
        <w:jc w:val="center"/>
        <w:tblLook w:val="04A0" w:firstRow="1" w:lastRow="0" w:firstColumn="1" w:lastColumn="0" w:noHBand="0" w:noVBand="1"/>
      </w:tblPr>
      <w:tblGrid>
        <w:gridCol w:w="7937"/>
      </w:tblGrid>
      <w:tr w:rsidR="00052761" w14:paraId="3D731253"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03C6C109" w14:textId="2136EA08" w:rsidR="00052761" w:rsidRDefault="009072C1">
            <w:pPr>
              <w:spacing w:before="720"/>
              <w:ind w:firstLine="0"/>
              <w:jc w:val="center"/>
            </w:pPr>
            <w:r>
              <w:rPr>
                <w:noProof/>
              </w:rPr>
              <w:drawing>
                <wp:anchor distT="0" distB="0" distL="114300" distR="114300" simplePos="0" relativeHeight="251688960" behindDoc="0" locked="0" layoutInCell="1" allowOverlap="1" wp14:anchorId="5C4470D2" wp14:editId="78A3E1FF">
                  <wp:simplePos x="0" y="0"/>
                  <wp:positionH relativeFrom="column">
                    <wp:posOffset>-104140</wp:posOffset>
                  </wp:positionH>
                  <wp:positionV relativeFrom="paragraph">
                    <wp:posOffset>-17780</wp:posOffset>
                  </wp:positionV>
                  <wp:extent cx="5097780" cy="2345690"/>
                  <wp:effectExtent l="0" t="0" r="7620" b="0"/>
                  <wp:wrapNone/>
                  <wp:docPr id="28690693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97780" cy="234569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64"/>
              </w:rPr>
              <w:t>📸</w:t>
            </w:r>
          </w:p>
          <w:p w14:paraId="7AE81596" w14:textId="77777777" w:rsidR="00052761" w:rsidRDefault="0006423C">
            <w:pPr>
              <w:ind w:firstLine="0"/>
              <w:jc w:val="center"/>
            </w:pPr>
            <w:r>
              <w:rPr>
                <w:b/>
                <w:sz w:val="22"/>
              </w:rPr>
              <w:t>[</w:t>
            </w:r>
            <w:proofErr w:type="spellStart"/>
            <w:r>
              <w:rPr>
                <w:b/>
                <w:sz w:val="22"/>
              </w:rPr>
              <w:t>Şekil</w:t>
            </w:r>
            <w:proofErr w:type="spellEnd"/>
            <w:r>
              <w:rPr>
                <w:b/>
                <w:sz w:val="22"/>
              </w:rPr>
              <w:t xml:space="preserve">: Dashboard — </w:t>
            </w:r>
            <w:proofErr w:type="spellStart"/>
            <w:r>
              <w:rPr>
                <w:b/>
                <w:sz w:val="22"/>
              </w:rPr>
              <w:t>Boş</w:t>
            </w:r>
            <w:proofErr w:type="spellEnd"/>
            <w:r>
              <w:rPr>
                <w:b/>
                <w:sz w:val="22"/>
              </w:rPr>
              <w:t xml:space="preserve"> State]</w:t>
            </w:r>
          </w:p>
          <w:p w14:paraId="349118D9" w14:textId="77777777" w:rsidR="00052761" w:rsidRDefault="0006423C">
            <w:pPr>
              <w:spacing w:after="720"/>
              <w:ind w:firstLine="0"/>
              <w:jc w:val="center"/>
            </w:pPr>
            <w:r>
              <w:rPr>
                <w:i/>
                <w:color w:val="808080"/>
                <w:sz w:val="18"/>
              </w:rPr>
              <w:t xml:space="preserve">Yeni </w:t>
            </w:r>
            <w:proofErr w:type="spellStart"/>
            <w:r>
              <w:rPr>
                <w:i/>
                <w:color w:val="808080"/>
                <w:sz w:val="18"/>
              </w:rPr>
              <w:t>kullanıcı</w:t>
            </w:r>
            <w:proofErr w:type="spellEnd"/>
            <w:r>
              <w:rPr>
                <w:i/>
                <w:color w:val="808080"/>
                <w:sz w:val="18"/>
              </w:rPr>
              <w:t xml:space="preserve"> </w:t>
            </w:r>
            <w:proofErr w:type="spellStart"/>
            <w:r>
              <w:rPr>
                <w:i/>
                <w:color w:val="808080"/>
                <w:sz w:val="18"/>
              </w:rPr>
              <w:t>için</w:t>
            </w:r>
            <w:proofErr w:type="spellEnd"/>
            <w:r>
              <w:rPr>
                <w:i/>
                <w:color w:val="808080"/>
                <w:sz w:val="18"/>
              </w:rPr>
              <w:t xml:space="preserve"> empty state (</w:t>
            </w:r>
            <w:proofErr w:type="spellStart"/>
            <w:r>
              <w:rPr>
                <w:i/>
                <w:color w:val="808080"/>
                <w:sz w:val="18"/>
              </w:rPr>
              <w:t>illustrasyon</w:t>
            </w:r>
            <w:proofErr w:type="spellEnd"/>
            <w:r>
              <w:rPr>
                <w:i/>
                <w:color w:val="808080"/>
                <w:sz w:val="18"/>
              </w:rPr>
              <w:t xml:space="preserve"> + CTA)</w:t>
            </w:r>
          </w:p>
        </w:tc>
      </w:tr>
    </w:tbl>
    <w:p w14:paraId="0292DDA9" w14:textId="0FC7AAAE" w:rsidR="00052761" w:rsidRDefault="00B04640" w:rsidP="00B04640">
      <w:pPr>
        <w:pStyle w:val="ResimYazs"/>
      </w:pPr>
      <w:bookmarkStart w:id="122" w:name="_Toc229383888"/>
      <w:r>
        <w:t xml:space="preserve">Figure </w:t>
      </w:r>
      <w:fldSimple w:instr=" SEQ Figure \* ARABIC ">
        <w:r w:rsidR="004A22D7">
          <w:rPr>
            <w:noProof/>
          </w:rPr>
          <w:t>14</w:t>
        </w:r>
      </w:fldSimple>
      <w:r w:rsidRPr="005E5D06">
        <w:t>: Dashboard (</w:t>
      </w:r>
      <w:proofErr w:type="spellStart"/>
      <w:r w:rsidRPr="005E5D06">
        <w:t>İstatistik</w:t>
      </w:r>
      <w:proofErr w:type="spellEnd"/>
      <w:r w:rsidRPr="005E5D06">
        <w:t xml:space="preserve"> </w:t>
      </w:r>
      <w:proofErr w:type="spellStart"/>
      <w:r w:rsidRPr="005E5D06">
        <w:t>Kartlarının</w:t>
      </w:r>
      <w:proofErr w:type="spellEnd"/>
      <w:r w:rsidRPr="005E5D06">
        <w:t xml:space="preserve"> </w:t>
      </w:r>
      <w:proofErr w:type="spellStart"/>
      <w:r w:rsidRPr="005E5D06">
        <w:t>Dolu</w:t>
      </w:r>
      <w:proofErr w:type="spellEnd"/>
      <w:r w:rsidRPr="005E5D06">
        <w:t xml:space="preserve"> Hali)</w:t>
      </w:r>
      <w:bookmarkEnd w:id="122"/>
    </w:p>
    <w:tbl>
      <w:tblPr>
        <w:tblW w:w="0" w:type="auto"/>
        <w:jc w:val="center"/>
        <w:tblLook w:val="04A0" w:firstRow="1" w:lastRow="0" w:firstColumn="1" w:lastColumn="0" w:noHBand="0" w:noVBand="1"/>
      </w:tblPr>
      <w:tblGrid>
        <w:gridCol w:w="7937"/>
      </w:tblGrid>
      <w:tr w:rsidR="00052761" w14:paraId="76BD91F6"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574E5843" w14:textId="401A66B4" w:rsidR="00052761" w:rsidRDefault="00F736D9">
            <w:pPr>
              <w:spacing w:before="720"/>
              <w:ind w:firstLine="0"/>
              <w:jc w:val="center"/>
            </w:pPr>
            <w:r>
              <w:rPr>
                <w:noProof/>
              </w:rPr>
              <w:drawing>
                <wp:anchor distT="0" distB="0" distL="114300" distR="114300" simplePos="0" relativeHeight="251696128" behindDoc="0" locked="0" layoutInCell="1" allowOverlap="1" wp14:anchorId="050612D0" wp14:editId="1474B123">
                  <wp:simplePos x="0" y="0"/>
                  <wp:positionH relativeFrom="column">
                    <wp:posOffset>-98425</wp:posOffset>
                  </wp:positionH>
                  <wp:positionV relativeFrom="paragraph">
                    <wp:posOffset>-50800</wp:posOffset>
                  </wp:positionV>
                  <wp:extent cx="5067300" cy="2392680"/>
                  <wp:effectExtent l="0" t="0" r="0" b="7620"/>
                  <wp:wrapNone/>
                  <wp:docPr id="67205918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67300" cy="239268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64"/>
              </w:rPr>
              <w:t>📸</w:t>
            </w:r>
            <w:r>
              <w:t xml:space="preserve"> </w:t>
            </w:r>
          </w:p>
          <w:p w14:paraId="739CE133" w14:textId="77777777" w:rsidR="00052761" w:rsidRDefault="0006423C">
            <w:pPr>
              <w:ind w:firstLine="0"/>
              <w:jc w:val="center"/>
            </w:pPr>
            <w:r>
              <w:rPr>
                <w:b/>
                <w:sz w:val="22"/>
              </w:rPr>
              <w:t>[</w:t>
            </w:r>
            <w:proofErr w:type="spellStart"/>
            <w:r>
              <w:rPr>
                <w:b/>
                <w:sz w:val="22"/>
              </w:rPr>
              <w:t>Şekil</w:t>
            </w:r>
            <w:proofErr w:type="spellEnd"/>
            <w:r>
              <w:rPr>
                <w:b/>
                <w:sz w:val="22"/>
              </w:rPr>
              <w:t xml:space="preserve">: Dashboard — </w:t>
            </w:r>
            <w:proofErr w:type="spellStart"/>
            <w:r>
              <w:rPr>
                <w:b/>
                <w:sz w:val="22"/>
              </w:rPr>
              <w:t>Dolu</w:t>
            </w:r>
            <w:proofErr w:type="spellEnd"/>
            <w:r>
              <w:rPr>
                <w:b/>
                <w:sz w:val="22"/>
              </w:rPr>
              <w:t xml:space="preserve"> State]</w:t>
            </w:r>
          </w:p>
          <w:p w14:paraId="647850B8" w14:textId="77777777" w:rsidR="00052761" w:rsidRDefault="0006423C">
            <w:pPr>
              <w:spacing w:after="720"/>
              <w:ind w:firstLine="0"/>
              <w:jc w:val="center"/>
            </w:pPr>
            <w:r>
              <w:rPr>
                <w:i/>
                <w:color w:val="808080"/>
                <w:sz w:val="18"/>
              </w:rPr>
              <w:t xml:space="preserve">Seed </w:t>
            </w:r>
            <w:proofErr w:type="spellStart"/>
            <w:r>
              <w:rPr>
                <w:i/>
                <w:color w:val="808080"/>
                <w:sz w:val="18"/>
              </w:rPr>
              <w:t>veri</w:t>
            </w:r>
            <w:proofErr w:type="spellEnd"/>
            <w:r>
              <w:rPr>
                <w:i/>
                <w:color w:val="808080"/>
                <w:sz w:val="18"/>
              </w:rPr>
              <w:t xml:space="preserve"> </w:t>
            </w:r>
            <w:proofErr w:type="spellStart"/>
            <w:r>
              <w:rPr>
                <w:i/>
                <w:color w:val="808080"/>
                <w:sz w:val="18"/>
              </w:rPr>
              <w:t>ile</w:t>
            </w:r>
            <w:proofErr w:type="spellEnd"/>
            <w:r>
              <w:rPr>
                <w:i/>
                <w:color w:val="808080"/>
                <w:sz w:val="18"/>
              </w:rPr>
              <w:t xml:space="preserve"> </w:t>
            </w:r>
            <w:proofErr w:type="spellStart"/>
            <w:r>
              <w:rPr>
                <w:i/>
                <w:color w:val="808080"/>
                <w:sz w:val="18"/>
              </w:rPr>
              <w:t>zengin</w:t>
            </w:r>
            <w:proofErr w:type="spellEnd"/>
            <w:r>
              <w:rPr>
                <w:i/>
                <w:color w:val="808080"/>
                <w:sz w:val="18"/>
              </w:rPr>
              <w:t xml:space="preserve"> </w:t>
            </w:r>
            <w:proofErr w:type="spellStart"/>
            <w:r>
              <w:rPr>
                <w:i/>
                <w:color w:val="808080"/>
                <w:sz w:val="18"/>
              </w:rPr>
              <w:t>görünüm</w:t>
            </w:r>
            <w:proofErr w:type="spellEnd"/>
          </w:p>
        </w:tc>
      </w:tr>
    </w:tbl>
    <w:p w14:paraId="61957284" w14:textId="74AB737F" w:rsidR="00052761" w:rsidRDefault="00B04640" w:rsidP="00B04640">
      <w:pPr>
        <w:pStyle w:val="ResimYazs"/>
      </w:pPr>
      <w:bookmarkStart w:id="123" w:name="_Toc229383889"/>
      <w:r>
        <w:t xml:space="preserve">Figure </w:t>
      </w:r>
      <w:fldSimple w:instr=" SEQ Figure \* ARABIC ">
        <w:r w:rsidR="004A22D7">
          <w:rPr>
            <w:noProof/>
          </w:rPr>
          <w:t>15</w:t>
        </w:r>
      </w:fldSimple>
      <w:r w:rsidRPr="00274786">
        <w:t xml:space="preserve">: Veri </w:t>
      </w:r>
      <w:proofErr w:type="spellStart"/>
      <w:r w:rsidRPr="00274786">
        <w:t>Görselleştirme</w:t>
      </w:r>
      <w:proofErr w:type="spellEnd"/>
      <w:r w:rsidRPr="00274786">
        <w:t xml:space="preserve"> (Chart.js Histogram)</w:t>
      </w:r>
      <w:bookmarkEnd w:id="123"/>
    </w:p>
    <w:tbl>
      <w:tblPr>
        <w:tblW w:w="0" w:type="auto"/>
        <w:jc w:val="center"/>
        <w:tblLook w:val="04A0" w:firstRow="1" w:lastRow="0" w:firstColumn="1" w:lastColumn="0" w:noHBand="0" w:noVBand="1"/>
      </w:tblPr>
      <w:tblGrid>
        <w:gridCol w:w="7937"/>
      </w:tblGrid>
      <w:tr w:rsidR="00052761" w14:paraId="7855C0D9"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3D571E60" w14:textId="6AA20930" w:rsidR="00052761" w:rsidRDefault="00C4500F">
            <w:pPr>
              <w:spacing w:before="720"/>
              <w:ind w:firstLine="0"/>
              <w:jc w:val="center"/>
            </w:pPr>
            <w:r w:rsidRPr="00C4500F">
              <w:rPr>
                <w:noProof/>
                <w:sz w:val="64"/>
              </w:rPr>
              <w:lastRenderedPageBreak/>
              <w:drawing>
                <wp:anchor distT="0" distB="0" distL="114300" distR="114300" simplePos="0" relativeHeight="251703296" behindDoc="0" locked="0" layoutInCell="1" allowOverlap="1" wp14:anchorId="5DA2163F" wp14:editId="7D3875F1">
                  <wp:simplePos x="0" y="0"/>
                  <wp:positionH relativeFrom="column">
                    <wp:posOffset>-110490</wp:posOffset>
                  </wp:positionH>
                  <wp:positionV relativeFrom="paragraph">
                    <wp:posOffset>-30480</wp:posOffset>
                  </wp:positionV>
                  <wp:extent cx="5118735" cy="2357755"/>
                  <wp:effectExtent l="0" t="0" r="5715" b="4445"/>
                  <wp:wrapNone/>
                  <wp:docPr id="18842095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09586" name=""/>
                          <pic:cNvPicPr/>
                        </pic:nvPicPr>
                        <pic:blipFill>
                          <a:blip r:embed="rId17"/>
                          <a:stretch>
                            <a:fillRect/>
                          </a:stretch>
                        </pic:blipFill>
                        <pic:spPr>
                          <a:xfrm>
                            <a:off x="0" y="0"/>
                            <a:ext cx="5118735" cy="2357755"/>
                          </a:xfrm>
                          <a:prstGeom prst="rect">
                            <a:avLst/>
                          </a:prstGeom>
                        </pic:spPr>
                      </pic:pic>
                    </a:graphicData>
                  </a:graphic>
                  <wp14:sizeRelH relativeFrom="page">
                    <wp14:pctWidth>0</wp14:pctWidth>
                  </wp14:sizeRelH>
                  <wp14:sizeRelV relativeFrom="page">
                    <wp14:pctHeight>0</wp14:pctHeight>
                  </wp14:sizeRelV>
                </wp:anchor>
              </w:drawing>
            </w:r>
            <w:r>
              <w:rPr>
                <w:sz w:val="64"/>
              </w:rPr>
              <w:t>📸</w:t>
            </w:r>
            <w:r>
              <w:rPr>
                <w:noProof/>
              </w:rPr>
              <w:t xml:space="preserve"> </w:t>
            </w:r>
          </w:p>
          <w:p w14:paraId="52351C58" w14:textId="77777777" w:rsidR="00052761" w:rsidRDefault="0006423C">
            <w:pPr>
              <w:ind w:firstLine="0"/>
              <w:jc w:val="center"/>
            </w:pPr>
            <w:r>
              <w:rPr>
                <w:b/>
                <w:sz w:val="22"/>
              </w:rPr>
              <w:t>[</w:t>
            </w:r>
            <w:proofErr w:type="spellStart"/>
            <w:r>
              <w:rPr>
                <w:b/>
                <w:sz w:val="22"/>
              </w:rPr>
              <w:t>Şekil</w:t>
            </w:r>
            <w:proofErr w:type="spellEnd"/>
            <w:r>
              <w:rPr>
                <w:b/>
                <w:sz w:val="22"/>
              </w:rPr>
              <w:t xml:space="preserve">: Ana CRUD </w:t>
            </w:r>
            <w:proofErr w:type="spellStart"/>
            <w:r>
              <w:rPr>
                <w:b/>
                <w:sz w:val="22"/>
              </w:rPr>
              <w:t>Ekranı</w:t>
            </w:r>
            <w:proofErr w:type="spellEnd"/>
            <w:r>
              <w:rPr>
                <w:b/>
                <w:sz w:val="22"/>
              </w:rPr>
              <w:t>]</w:t>
            </w:r>
          </w:p>
          <w:p w14:paraId="5A8D4325" w14:textId="6655E2A6" w:rsidR="00052761" w:rsidRDefault="0006423C">
            <w:pPr>
              <w:spacing w:after="720"/>
              <w:ind w:firstLine="0"/>
              <w:jc w:val="center"/>
            </w:pPr>
            <w:proofErr w:type="spellStart"/>
            <w:r>
              <w:rPr>
                <w:i/>
                <w:color w:val="808080"/>
                <w:sz w:val="18"/>
              </w:rPr>
              <w:t>Listeleme</w:t>
            </w:r>
            <w:proofErr w:type="spellEnd"/>
            <w:r>
              <w:rPr>
                <w:i/>
                <w:color w:val="808080"/>
                <w:sz w:val="18"/>
              </w:rPr>
              <w:t xml:space="preserve">, </w:t>
            </w:r>
            <w:proofErr w:type="spellStart"/>
            <w:r>
              <w:rPr>
                <w:i/>
                <w:color w:val="808080"/>
                <w:sz w:val="18"/>
              </w:rPr>
              <w:t>filtre</w:t>
            </w:r>
            <w:proofErr w:type="spellEnd"/>
            <w:r>
              <w:rPr>
                <w:i/>
                <w:color w:val="808080"/>
                <w:sz w:val="18"/>
              </w:rPr>
              <w:t xml:space="preserve">, </w:t>
            </w:r>
            <w:proofErr w:type="spellStart"/>
            <w:r>
              <w:rPr>
                <w:i/>
                <w:color w:val="808080"/>
                <w:sz w:val="18"/>
              </w:rPr>
              <w:t>sıralama</w:t>
            </w:r>
            <w:proofErr w:type="spellEnd"/>
            <w:r>
              <w:rPr>
                <w:i/>
                <w:color w:val="808080"/>
                <w:sz w:val="18"/>
              </w:rPr>
              <w:t>, bulk action</w:t>
            </w:r>
          </w:p>
        </w:tc>
      </w:tr>
    </w:tbl>
    <w:p w14:paraId="0CD43FF1" w14:textId="1FC27EAC" w:rsidR="00052761" w:rsidRDefault="00B04640" w:rsidP="00B04640">
      <w:pPr>
        <w:pStyle w:val="ResimYazs"/>
      </w:pPr>
      <w:bookmarkStart w:id="124" w:name="_Toc229383890"/>
      <w:r>
        <w:t xml:space="preserve">Figure </w:t>
      </w:r>
      <w:fldSimple w:instr=" SEQ Figure \* ARABIC ">
        <w:r w:rsidR="004A22D7">
          <w:rPr>
            <w:noProof/>
          </w:rPr>
          <w:t>16</w:t>
        </w:r>
      </w:fldSimple>
      <w:r w:rsidRPr="0085271A">
        <w:t xml:space="preserve">: Tablo, Arama </w:t>
      </w:r>
      <w:proofErr w:type="spellStart"/>
      <w:r w:rsidRPr="0085271A">
        <w:t>ve</w:t>
      </w:r>
      <w:proofErr w:type="spellEnd"/>
      <w:r w:rsidRPr="0085271A">
        <w:t xml:space="preserve"> </w:t>
      </w:r>
      <w:proofErr w:type="spellStart"/>
      <w:r w:rsidRPr="0085271A">
        <w:t>Filtreleme</w:t>
      </w:r>
      <w:proofErr w:type="spellEnd"/>
      <w:r w:rsidRPr="0085271A">
        <w:t xml:space="preserve"> (CRUD </w:t>
      </w:r>
      <w:proofErr w:type="spellStart"/>
      <w:r w:rsidRPr="0085271A">
        <w:t>Alternatifi</w:t>
      </w:r>
      <w:proofErr w:type="spellEnd"/>
      <w:r w:rsidRPr="0085271A">
        <w:t>)</w:t>
      </w:r>
      <w:bookmarkEnd w:id="124"/>
    </w:p>
    <w:tbl>
      <w:tblPr>
        <w:tblW w:w="0" w:type="auto"/>
        <w:jc w:val="center"/>
        <w:tblLook w:val="04A0" w:firstRow="1" w:lastRow="0" w:firstColumn="1" w:lastColumn="0" w:noHBand="0" w:noVBand="1"/>
      </w:tblPr>
      <w:tblGrid>
        <w:gridCol w:w="7937"/>
      </w:tblGrid>
      <w:tr w:rsidR="00052761" w14:paraId="3F9A6528"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45A5C4CF" w14:textId="76369596" w:rsidR="00052761" w:rsidRDefault="001B38C4">
            <w:pPr>
              <w:spacing w:before="720"/>
              <w:ind w:firstLine="0"/>
              <w:jc w:val="center"/>
            </w:pPr>
            <w:r>
              <w:rPr>
                <w:noProof/>
              </w:rPr>
              <w:drawing>
                <wp:anchor distT="0" distB="0" distL="114300" distR="114300" simplePos="0" relativeHeight="251710464" behindDoc="0" locked="0" layoutInCell="1" allowOverlap="1" wp14:anchorId="66E081BC" wp14:editId="0CD964AD">
                  <wp:simplePos x="0" y="0"/>
                  <wp:positionH relativeFrom="column">
                    <wp:posOffset>-75565</wp:posOffset>
                  </wp:positionH>
                  <wp:positionV relativeFrom="paragraph">
                    <wp:posOffset>-26035</wp:posOffset>
                  </wp:positionV>
                  <wp:extent cx="5090795" cy="2364105"/>
                  <wp:effectExtent l="0" t="0" r="0" b="0"/>
                  <wp:wrapNone/>
                  <wp:docPr id="119064944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90795" cy="236410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64"/>
              </w:rPr>
              <w:t>📸</w:t>
            </w:r>
          </w:p>
          <w:p w14:paraId="037C2540" w14:textId="77777777" w:rsidR="00052761" w:rsidRDefault="0006423C">
            <w:pPr>
              <w:ind w:firstLine="0"/>
              <w:jc w:val="center"/>
            </w:pPr>
            <w:r>
              <w:rPr>
                <w:b/>
                <w:sz w:val="22"/>
              </w:rPr>
              <w:t>[</w:t>
            </w:r>
            <w:proofErr w:type="spellStart"/>
            <w:r>
              <w:rPr>
                <w:b/>
                <w:sz w:val="22"/>
              </w:rPr>
              <w:t>Şekil</w:t>
            </w:r>
            <w:proofErr w:type="spellEnd"/>
            <w:r>
              <w:rPr>
                <w:b/>
                <w:sz w:val="22"/>
              </w:rPr>
              <w:t xml:space="preserve">: </w:t>
            </w:r>
            <w:proofErr w:type="spellStart"/>
            <w:r>
              <w:rPr>
                <w:b/>
                <w:sz w:val="22"/>
              </w:rPr>
              <w:t>Detay</w:t>
            </w:r>
            <w:proofErr w:type="spellEnd"/>
            <w:r>
              <w:rPr>
                <w:b/>
                <w:sz w:val="22"/>
              </w:rPr>
              <w:t xml:space="preserve"> </w:t>
            </w:r>
            <w:proofErr w:type="spellStart"/>
            <w:r>
              <w:rPr>
                <w:b/>
                <w:sz w:val="22"/>
              </w:rPr>
              <w:t>Sayfası</w:t>
            </w:r>
            <w:proofErr w:type="spellEnd"/>
            <w:r>
              <w:rPr>
                <w:b/>
                <w:sz w:val="22"/>
              </w:rPr>
              <w:t>]</w:t>
            </w:r>
          </w:p>
          <w:p w14:paraId="4CADB8E1" w14:textId="00922B67" w:rsidR="00052761" w:rsidRDefault="0006423C">
            <w:pPr>
              <w:spacing w:after="720"/>
              <w:ind w:firstLine="0"/>
              <w:jc w:val="center"/>
            </w:pPr>
            <w:proofErr w:type="spellStart"/>
            <w:r>
              <w:rPr>
                <w:i/>
                <w:color w:val="808080"/>
                <w:sz w:val="18"/>
              </w:rPr>
              <w:t>Kaynağın</w:t>
            </w:r>
            <w:proofErr w:type="spellEnd"/>
            <w:r>
              <w:rPr>
                <w:i/>
                <w:color w:val="808080"/>
                <w:sz w:val="18"/>
              </w:rPr>
              <w:t xml:space="preserve"> tam </w:t>
            </w:r>
            <w:proofErr w:type="spellStart"/>
            <w:r>
              <w:rPr>
                <w:i/>
                <w:color w:val="808080"/>
                <w:sz w:val="18"/>
              </w:rPr>
              <w:t>detayı</w:t>
            </w:r>
            <w:proofErr w:type="spellEnd"/>
          </w:p>
        </w:tc>
      </w:tr>
    </w:tbl>
    <w:p w14:paraId="21278C12" w14:textId="18DF7E10" w:rsidR="00052761" w:rsidRDefault="00B04640" w:rsidP="00B04640">
      <w:pPr>
        <w:pStyle w:val="ResimYazs"/>
      </w:pPr>
      <w:bookmarkStart w:id="125" w:name="_Toc229383891"/>
      <w:r>
        <w:t xml:space="preserve">Figure </w:t>
      </w:r>
      <w:fldSimple w:instr=" SEQ Figure \* ARABIC ">
        <w:r w:rsidR="004A22D7">
          <w:rPr>
            <w:noProof/>
          </w:rPr>
          <w:t>17</w:t>
        </w:r>
      </w:fldSimple>
      <w:r w:rsidRPr="0099307D">
        <w:t>: Hata (Error) Durumu</w:t>
      </w:r>
      <w:bookmarkEnd w:id="125"/>
    </w:p>
    <w:tbl>
      <w:tblPr>
        <w:tblW w:w="0" w:type="auto"/>
        <w:jc w:val="center"/>
        <w:tblLook w:val="04A0" w:firstRow="1" w:lastRow="0" w:firstColumn="1" w:lastColumn="0" w:noHBand="0" w:noVBand="1"/>
      </w:tblPr>
      <w:tblGrid>
        <w:gridCol w:w="7937"/>
      </w:tblGrid>
      <w:tr w:rsidR="00052761" w14:paraId="4BDEF78A"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05354E88" w14:textId="53141911" w:rsidR="00052761" w:rsidRDefault="001B38C4">
            <w:pPr>
              <w:spacing w:before="720"/>
              <w:ind w:firstLine="0"/>
              <w:jc w:val="center"/>
            </w:pPr>
            <w:r>
              <w:rPr>
                <w:noProof/>
              </w:rPr>
              <w:drawing>
                <wp:anchor distT="0" distB="0" distL="114300" distR="114300" simplePos="0" relativeHeight="251717632" behindDoc="0" locked="0" layoutInCell="1" allowOverlap="1" wp14:anchorId="6A57A347" wp14:editId="76FA3CE9">
                  <wp:simplePos x="0" y="0"/>
                  <wp:positionH relativeFrom="column">
                    <wp:posOffset>-103505</wp:posOffset>
                  </wp:positionH>
                  <wp:positionV relativeFrom="paragraph">
                    <wp:posOffset>-62865</wp:posOffset>
                  </wp:positionV>
                  <wp:extent cx="5160010" cy="2395855"/>
                  <wp:effectExtent l="0" t="0" r="2540" b="4445"/>
                  <wp:wrapNone/>
                  <wp:docPr id="42576430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60010" cy="239585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64"/>
              </w:rPr>
              <w:t>📸</w:t>
            </w:r>
            <w:r>
              <w:t xml:space="preserve"> </w:t>
            </w:r>
          </w:p>
          <w:p w14:paraId="69126F86" w14:textId="77777777" w:rsidR="00052761" w:rsidRDefault="0006423C">
            <w:pPr>
              <w:ind w:firstLine="0"/>
              <w:jc w:val="center"/>
            </w:pPr>
            <w:r>
              <w:rPr>
                <w:b/>
                <w:sz w:val="22"/>
              </w:rPr>
              <w:t>[</w:t>
            </w:r>
            <w:proofErr w:type="spellStart"/>
            <w:r>
              <w:rPr>
                <w:b/>
                <w:sz w:val="22"/>
              </w:rPr>
              <w:t>Şekil</w:t>
            </w:r>
            <w:proofErr w:type="spellEnd"/>
            <w:r>
              <w:rPr>
                <w:b/>
                <w:sz w:val="22"/>
              </w:rPr>
              <w:t xml:space="preserve">: Mobile </w:t>
            </w:r>
            <w:proofErr w:type="spellStart"/>
            <w:r>
              <w:rPr>
                <w:b/>
                <w:sz w:val="22"/>
              </w:rPr>
              <w:t>Görünüm</w:t>
            </w:r>
            <w:proofErr w:type="spellEnd"/>
            <w:r>
              <w:rPr>
                <w:b/>
                <w:sz w:val="22"/>
              </w:rPr>
              <w:t>]</w:t>
            </w:r>
          </w:p>
          <w:p w14:paraId="034D69C2" w14:textId="77777777" w:rsidR="00052761" w:rsidRDefault="0006423C">
            <w:pPr>
              <w:spacing w:after="720"/>
              <w:ind w:firstLine="0"/>
              <w:jc w:val="center"/>
            </w:pPr>
            <w:r>
              <w:rPr>
                <w:i/>
                <w:color w:val="808080"/>
                <w:sz w:val="18"/>
              </w:rPr>
              <w:t xml:space="preserve">375 </w:t>
            </w:r>
            <w:proofErr w:type="spellStart"/>
            <w:r>
              <w:rPr>
                <w:i/>
                <w:color w:val="808080"/>
                <w:sz w:val="18"/>
              </w:rPr>
              <w:t>px</w:t>
            </w:r>
            <w:proofErr w:type="spellEnd"/>
            <w:r>
              <w:rPr>
                <w:i/>
                <w:color w:val="808080"/>
                <w:sz w:val="18"/>
              </w:rPr>
              <w:t xml:space="preserve"> </w:t>
            </w:r>
            <w:proofErr w:type="spellStart"/>
            <w:r>
              <w:rPr>
                <w:i/>
                <w:color w:val="808080"/>
                <w:sz w:val="18"/>
              </w:rPr>
              <w:t>genişliğinde</w:t>
            </w:r>
            <w:proofErr w:type="spellEnd"/>
            <w:r>
              <w:rPr>
                <w:i/>
                <w:color w:val="808080"/>
                <w:sz w:val="18"/>
              </w:rPr>
              <w:t xml:space="preserve"> responsive</w:t>
            </w:r>
          </w:p>
        </w:tc>
      </w:tr>
    </w:tbl>
    <w:p w14:paraId="43CB4E97" w14:textId="2FFE7B83" w:rsidR="00052761" w:rsidRDefault="00B04640" w:rsidP="00B04640">
      <w:pPr>
        <w:pStyle w:val="ResimYazs"/>
      </w:pPr>
      <w:bookmarkStart w:id="126" w:name="_Toc229383892"/>
      <w:r>
        <w:t xml:space="preserve">Figure </w:t>
      </w:r>
      <w:fldSimple w:instr=" SEQ Figure \* ARABIC ">
        <w:r w:rsidR="004A22D7">
          <w:rPr>
            <w:noProof/>
          </w:rPr>
          <w:t>18</w:t>
        </w:r>
      </w:fldSimple>
      <w:r w:rsidRPr="00B63D38">
        <w:t xml:space="preserve">: Mobile </w:t>
      </w:r>
      <w:proofErr w:type="spellStart"/>
      <w:r w:rsidRPr="00B63D38">
        <w:t>Görünüm</w:t>
      </w:r>
      <w:bookmarkEnd w:id="126"/>
      <w:proofErr w:type="spellEnd"/>
    </w:p>
    <w:tbl>
      <w:tblPr>
        <w:tblW w:w="0" w:type="auto"/>
        <w:jc w:val="center"/>
        <w:tblLook w:val="04A0" w:firstRow="1" w:lastRow="0" w:firstColumn="1" w:lastColumn="0" w:noHBand="0" w:noVBand="1"/>
      </w:tblPr>
      <w:tblGrid>
        <w:gridCol w:w="7937"/>
      </w:tblGrid>
      <w:tr w:rsidR="00052761" w14:paraId="6CBEBF6D" w14:textId="77777777">
        <w:trPr>
          <w:jc w:val="center"/>
        </w:trPr>
        <w:tc>
          <w:tcPr>
            <w:tcW w:w="7937" w:type="dxa"/>
            <w:tcBorders>
              <w:top w:val="single" w:sz="8" w:space="0" w:color="BFBFBF"/>
              <w:left w:val="single" w:sz="8" w:space="0" w:color="BFBFBF"/>
              <w:bottom w:val="single" w:sz="8" w:space="0" w:color="BFBFBF"/>
              <w:right w:val="single" w:sz="8" w:space="0" w:color="BFBFBF"/>
            </w:tcBorders>
            <w:shd w:val="clear" w:color="auto" w:fill="F5F5F5"/>
            <w:vAlign w:val="center"/>
          </w:tcPr>
          <w:p w14:paraId="6992BF16" w14:textId="321FFE86" w:rsidR="00052761" w:rsidRDefault="007E7346">
            <w:pPr>
              <w:spacing w:before="720"/>
              <w:ind w:firstLine="0"/>
              <w:jc w:val="center"/>
            </w:pPr>
            <w:r>
              <w:rPr>
                <w:noProof/>
              </w:rPr>
              <w:lastRenderedPageBreak/>
              <w:drawing>
                <wp:anchor distT="0" distB="0" distL="114300" distR="114300" simplePos="0" relativeHeight="251724800" behindDoc="0" locked="0" layoutInCell="1" allowOverlap="1" wp14:anchorId="15E20E97" wp14:editId="0455734B">
                  <wp:simplePos x="0" y="0"/>
                  <wp:positionH relativeFrom="column">
                    <wp:posOffset>-68580</wp:posOffset>
                  </wp:positionH>
                  <wp:positionV relativeFrom="paragraph">
                    <wp:posOffset>-23495</wp:posOffset>
                  </wp:positionV>
                  <wp:extent cx="5037455" cy="2368550"/>
                  <wp:effectExtent l="0" t="0" r="0" b="0"/>
                  <wp:wrapNone/>
                  <wp:docPr id="2170710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37455" cy="23685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64"/>
              </w:rPr>
              <w:t>📸</w:t>
            </w:r>
          </w:p>
          <w:p w14:paraId="3DB98CBA" w14:textId="77777777" w:rsidR="00052761" w:rsidRDefault="0006423C">
            <w:pPr>
              <w:ind w:firstLine="0"/>
              <w:jc w:val="center"/>
            </w:pPr>
            <w:r>
              <w:rPr>
                <w:b/>
                <w:sz w:val="22"/>
              </w:rPr>
              <w:t>[</w:t>
            </w:r>
            <w:proofErr w:type="spellStart"/>
            <w:r>
              <w:rPr>
                <w:b/>
                <w:sz w:val="22"/>
              </w:rPr>
              <w:t>Şekil</w:t>
            </w:r>
            <w:proofErr w:type="spellEnd"/>
            <w:r>
              <w:rPr>
                <w:b/>
                <w:sz w:val="22"/>
              </w:rPr>
              <w:t>: Hata Durumu]</w:t>
            </w:r>
          </w:p>
          <w:p w14:paraId="12589E54" w14:textId="77777777" w:rsidR="00052761" w:rsidRDefault="0006423C">
            <w:pPr>
              <w:spacing w:after="720"/>
              <w:ind w:firstLine="0"/>
              <w:jc w:val="center"/>
            </w:pPr>
            <w:r>
              <w:rPr>
                <w:i/>
                <w:color w:val="808080"/>
                <w:sz w:val="18"/>
              </w:rPr>
              <w:t xml:space="preserve">404 </w:t>
            </w:r>
            <w:proofErr w:type="spellStart"/>
            <w:r>
              <w:rPr>
                <w:i/>
                <w:color w:val="808080"/>
                <w:sz w:val="18"/>
              </w:rPr>
              <w:t>veya</w:t>
            </w:r>
            <w:proofErr w:type="spellEnd"/>
            <w:r>
              <w:rPr>
                <w:i/>
                <w:color w:val="808080"/>
                <w:sz w:val="18"/>
              </w:rPr>
              <w:t xml:space="preserve"> form validation </w:t>
            </w:r>
            <w:proofErr w:type="spellStart"/>
            <w:r>
              <w:rPr>
                <w:i/>
                <w:color w:val="808080"/>
                <w:sz w:val="18"/>
              </w:rPr>
              <w:t>hatası</w:t>
            </w:r>
            <w:proofErr w:type="spellEnd"/>
          </w:p>
        </w:tc>
      </w:tr>
    </w:tbl>
    <w:p w14:paraId="51F5FFD3" w14:textId="64BA2D18" w:rsidR="00B04640" w:rsidRPr="00B04640" w:rsidRDefault="00B04640" w:rsidP="00B04640">
      <w:pPr>
        <w:pStyle w:val="ResimYazs"/>
      </w:pPr>
      <w:bookmarkStart w:id="127" w:name="_Toc229383893"/>
      <w:r>
        <w:t xml:space="preserve">Figure </w:t>
      </w:r>
      <w:fldSimple w:instr=" SEQ Figure \* ARABIC ">
        <w:r w:rsidR="004A22D7">
          <w:rPr>
            <w:noProof/>
          </w:rPr>
          <w:t>19</w:t>
        </w:r>
      </w:fldSimple>
      <w:r w:rsidRPr="00440401">
        <w:t xml:space="preserve">: </w:t>
      </w:r>
      <w:proofErr w:type="spellStart"/>
      <w:r w:rsidRPr="00440401">
        <w:t>ercel</w:t>
      </w:r>
      <w:proofErr w:type="spellEnd"/>
      <w:r w:rsidRPr="00440401">
        <w:t xml:space="preserve"> </w:t>
      </w:r>
      <w:proofErr w:type="spellStart"/>
      <w:r w:rsidRPr="00440401">
        <w:t>Canlı</w:t>
      </w:r>
      <w:proofErr w:type="spellEnd"/>
      <w:r w:rsidRPr="00440401">
        <w:t xml:space="preserve"> </w:t>
      </w:r>
      <w:proofErr w:type="spellStart"/>
      <w:r w:rsidRPr="00440401">
        <w:t>Ortam</w:t>
      </w:r>
      <w:proofErr w:type="spellEnd"/>
      <w:r w:rsidRPr="00440401">
        <w:t xml:space="preserve"> (Deployment) </w:t>
      </w:r>
      <w:r w:rsidRPr="00440401">
        <w:rPr>
          <w:rFonts w:ascii="Segoe UI Emoji" w:hAnsi="Segoe UI Emoji" w:cs="Segoe UI Emoji"/>
        </w:rPr>
        <w:t>🔗</w:t>
      </w:r>
      <w:r w:rsidRPr="00440401">
        <w:t xml:space="preserve"> </w:t>
      </w:r>
      <w:proofErr w:type="spellStart"/>
      <w:r w:rsidRPr="00440401">
        <w:t>Canlı</w:t>
      </w:r>
      <w:proofErr w:type="spellEnd"/>
      <w:r w:rsidRPr="00440401">
        <w:t xml:space="preserve"> Demo </w:t>
      </w:r>
      <w:proofErr w:type="spellStart"/>
      <w:r w:rsidRPr="00440401">
        <w:t>Linki</w:t>
      </w:r>
      <w:proofErr w:type="spellEnd"/>
      <w:r w:rsidRPr="00440401">
        <w:t xml:space="preserve">: </w:t>
      </w:r>
      <w:hyperlink r:id="rId26" w:history="1">
        <w:r w:rsidRPr="00B04640">
          <w:rPr>
            <w:rStyle w:val="Kpr"/>
          </w:rPr>
          <w:t>https://we</w:t>
        </w:r>
        <w:r w:rsidRPr="00B04640">
          <w:rPr>
            <w:rStyle w:val="Kpr"/>
          </w:rPr>
          <w:t>b</w:t>
        </w:r>
        <w:r w:rsidRPr="00B04640">
          <w:rPr>
            <w:rStyle w:val="Kpr"/>
          </w:rPr>
          <w:t>-workers-big-data-analyzer.vercel.app</w:t>
        </w:r>
        <w:bookmarkEnd w:id="127"/>
      </w:hyperlink>
    </w:p>
    <w:p w14:paraId="00A676C9" w14:textId="77777777" w:rsidR="00052761" w:rsidRDefault="0006423C">
      <w:pPr>
        <w:pStyle w:val="Balk2"/>
      </w:pPr>
      <w:bookmarkStart w:id="128" w:name="_Toc229383837"/>
      <w:r>
        <w:t xml:space="preserve">10.3. </w:t>
      </w:r>
      <w:proofErr w:type="spellStart"/>
      <w:r>
        <w:t>Kullanılan</w:t>
      </w:r>
      <w:proofErr w:type="spellEnd"/>
      <w:r>
        <w:t xml:space="preserve"> AI </w:t>
      </w:r>
      <w:proofErr w:type="spellStart"/>
      <w:r>
        <w:t>Araçları</w:t>
      </w:r>
      <w:proofErr w:type="spellEnd"/>
      <w:r>
        <w:t xml:space="preserve"> </w:t>
      </w:r>
      <w:proofErr w:type="spellStart"/>
      <w:r>
        <w:t>ve</w:t>
      </w:r>
      <w:proofErr w:type="spellEnd"/>
      <w:r>
        <w:t xml:space="preserve"> </w:t>
      </w:r>
      <w:proofErr w:type="spellStart"/>
      <w:r>
        <w:t>Katkı</w:t>
      </w:r>
      <w:proofErr w:type="spellEnd"/>
      <w:r>
        <w:t xml:space="preserve"> </w:t>
      </w:r>
      <w:proofErr w:type="spellStart"/>
      <w:r>
        <w:t>Oranı</w:t>
      </w:r>
      <w:bookmarkEnd w:id="128"/>
      <w:proofErr w:type="spellEnd"/>
    </w:p>
    <w:p w14:paraId="0D27A569" w14:textId="1EE27595" w:rsidR="00052761" w:rsidRDefault="00316E6B" w:rsidP="00316E6B">
      <w:pPr>
        <w:pStyle w:val="ResimYazs"/>
      </w:pPr>
      <w:bookmarkStart w:id="129" w:name="_Toc229383873"/>
      <w:r>
        <w:t xml:space="preserve">Table </w:t>
      </w:r>
      <w:fldSimple w:instr=" SEQ Table \* ARABIC ">
        <w:r w:rsidR="004A22D7">
          <w:rPr>
            <w:noProof/>
          </w:rPr>
          <w:t>26</w:t>
        </w:r>
      </w:fldSimple>
      <w:r w:rsidRPr="00D8036B">
        <w:t xml:space="preserve">: AI </w:t>
      </w:r>
      <w:proofErr w:type="spellStart"/>
      <w:r w:rsidRPr="00D8036B">
        <w:t>Kullanım</w:t>
      </w:r>
      <w:proofErr w:type="spellEnd"/>
      <w:r w:rsidRPr="00D8036B">
        <w:t xml:space="preserve"> </w:t>
      </w:r>
      <w:proofErr w:type="spellStart"/>
      <w:r w:rsidRPr="00D8036B">
        <w:t>Dağılımı</w:t>
      </w:r>
      <w:bookmarkEnd w:id="129"/>
      <w:proofErr w:type="spellEnd"/>
    </w:p>
    <w:tbl>
      <w:tblPr>
        <w:tblStyle w:val="AkKlavuz-Vurgu1"/>
        <w:tblW w:w="9072" w:type="dxa"/>
        <w:jc w:val="center"/>
        <w:tblLayout w:type="fixed"/>
        <w:tblLook w:val="04A0" w:firstRow="1" w:lastRow="0" w:firstColumn="1" w:lastColumn="0" w:noHBand="0" w:noVBand="1"/>
      </w:tblPr>
      <w:tblGrid>
        <w:gridCol w:w="2835"/>
        <w:gridCol w:w="2268"/>
        <w:gridCol w:w="3969"/>
      </w:tblGrid>
      <w:tr w:rsidR="00052761" w14:paraId="575BEAEC" w14:textId="77777777" w:rsidTr="004603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tcPr>
          <w:p w14:paraId="45015CF3" w14:textId="77777777" w:rsidR="00052761" w:rsidRDefault="0006423C">
            <w:pPr>
              <w:ind w:firstLine="0"/>
            </w:pPr>
            <w:proofErr w:type="spellStart"/>
            <w:r>
              <w:rPr>
                <w:color w:val="FFFFFF"/>
                <w:sz w:val="22"/>
              </w:rPr>
              <w:t>Araç</w:t>
            </w:r>
            <w:proofErr w:type="spellEnd"/>
          </w:p>
        </w:tc>
        <w:tc>
          <w:tcPr>
            <w:tcW w:w="2268" w:type="dxa"/>
            <w:tcBorders>
              <w:top w:val="single" w:sz="4" w:space="0" w:color="7F7F7F"/>
              <w:left w:val="single" w:sz="4" w:space="0" w:color="7F7F7F"/>
              <w:bottom w:val="single" w:sz="4" w:space="0" w:color="7F7F7F"/>
              <w:right w:val="single" w:sz="4" w:space="0" w:color="7F7F7F"/>
            </w:tcBorders>
            <w:shd w:val="clear" w:color="auto" w:fill="1F4E78"/>
          </w:tcPr>
          <w:p w14:paraId="6057B745"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Kullanım</w:t>
            </w:r>
            <w:proofErr w:type="spellEnd"/>
            <w:r>
              <w:rPr>
                <w:color w:val="FFFFFF"/>
                <w:sz w:val="22"/>
              </w:rPr>
              <w:t xml:space="preserve"> </w:t>
            </w:r>
            <w:proofErr w:type="spellStart"/>
            <w:r>
              <w:rPr>
                <w:color w:val="FFFFFF"/>
                <w:sz w:val="22"/>
              </w:rPr>
              <w:t>Oranı</w:t>
            </w:r>
            <w:proofErr w:type="spellEnd"/>
          </w:p>
        </w:tc>
        <w:tc>
          <w:tcPr>
            <w:tcW w:w="3969" w:type="dxa"/>
            <w:tcBorders>
              <w:top w:val="single" w:sz="4" w:space="0" w:color="7F7F7F"/>
              <w:left w:val="single" w:sz="4" w:space="0" w:color="7F7F7F"/>
              <w:bottom w:val="single" w:sz="4" w:space="0" w:color="7F7F7F"/>
              <w:right w:val="single" w:sz="4" w:space="0" w:color="7F7F7F"/>
            </w:tcBorders>
            <w:shd w:val="clear" w:color="auto" w:fill="1F4E78"/>
          </w:tcPr>
          <w:p w14:paraId="201EC442"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r>
              <w:rPr>
                <w:color w:val="FFFFFF"/>
                <w:sz w:val="22"/>
              </w:rPr>
              <w:t xml:space="preserve">Ne </w:t>
            </w:r>
            <w:proofErr w:type="spellStart"/>
            <w:r>
              <w:rPr>
                <w:color w:val="FFFFFF"/>
                <w:sz w:val="22"/>
              </w:rPr>
              <w:t>için</w:t>
            </w:r>
            <w:proofErr w:type="spellEnd"/>
            <w:r>
              <w:rPr>
                <w:color w:val="FFFFFF"/>
                <w:sz w:val="22"/>
              </w:rPr>
              <w:t>?</w:t>
            </w:r>
          </w:p>
        </w:tc>
      </w:tr>
      <w:tr w:rsidR="0046031A" w14:paraId="49854B40" w14:textId="77777777" w:rsidTr="004603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7C503C7E" w14:textId="2ED3F338" w:rsidR="0046031A" w:rsidRPr="0046031A" w:rsidRDefault="0046031A" w:rsidP="0046031A">
            <w:pPr>
              <w:ind w:firstLine="0"/>
              <w:rPr>
                <w:color w:val="000000" w:themeColor="text1"/>
              </w:rPr>
            </w:pPr>
            <w:r w:rsidRPr="0046031A">
              <w:rPr>
                <w:color w:val="000000" w:themeColor="text1"/>
                <w:sz w:val="20"/>
                <w:szCs w:val="20"/>
              </w:rPr>
              <w:t>ChatGPT (OpenAI)</w:t>
            </w:r>
          </w:p>
        </w:tc>
        <w:tc>
          <w:tcPr>
            <w:tcW w:w="2268" w:type="dxa"/>
            <w:tcBorders>
              <w:top w:val="single" w:sz="4" w:space="0" w:color="7F7F7F"/>
              <w:left w:val="single" w:sz="4" w:space="0" w:color="7F7F7F"/>
              <w:bottom w:val="single" w:sz="4" w:space="0" w:color="7F7F7F"/>
              <w:right w:val="single" w:sz="4" w:space="0" w:color="7F7F7F"/>
            </w:tcBorders>
            <w:vAlign w:val="center"/>
          </w:tcPr>
          <w:p w14:paraId="2D2DA908" w14:textId="2565A706" w:rsidR="0046031A" w:rsidRPr="0046031A" w:rsidRDefault="0046031A" w:rsidP="0046031A">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46031A">
              <w:rPr>
                <w:color w:val="000000" w:themeColor="text1"/>
                <w:sz w:val="20"/>
                <w:szCs w:val="20"/>
              </w:rPr>
              <w:t>%40</w:t>
            </w:r>
          </w:p>
        </w:tc>
        <w:tc>
          <w:tcPr>
            <w:tcW w:w="3969" w:type="dxa"/>
            <w:tcBorders>
              <w:top w:val="single" w:sz="4" w:space="0" w:color="7F7F7F"/>
              <w:left w:val="single" w:sz="4" w:space="0" w:color="7F7F7F"/>
              <w:bottom w:val="single" w:sz="4" w:space="0" w:color="7F7F7F"/>
              <w:right w:val="single" w:sz="4" w:space="0" w:color="7F7F7F"/>
            </w:tcBorders>
            <w:vAlign w:val="center"/>
          </w:tcPr>
          <w:p w14:paraId="4BBA6A1A" w14:textId="7837D80F" w:rsidR="0046031A" w:rsidRPr="0046031A" w:rsidRDefault="0046031A" w:rsidP="0046031A">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46031A">
              <w:rPr>
                <w:color w:val="000000" w:themeColor="text1"/>
                <w:sz w:val="20"/>
                <w:szCs w:val="20"/>
              </w:rPr>
              <w:t xml:space="preserve">Temel </w:t>
            </w:r>
            <w:proofErr w:type="spellStart"/>
            <w:r w:rsidRPr="0046031A">
              <w:rPr>
                <w:color w:val="000000" w:themeColor="text1"/>
                <w:sz w:val="20"/>
                <w:szCs w:val="20"/>
              </w:rPr>
              <w:t>algoritma</w:t>
            </w:r>
            <w:proofErr w:type="spellEnd"/>
            <w:r w:rsidRPr="0046031A">
              <w:rPr>
                <w:color w:val="000000" w:themeColor="text1"/>
                <w:sz w:val="20"/>
                <w:szCs w:val="20"/>
              </w:rPr>
              <w:t xml:space="preserve"> </w:t>
            </w:r>
            <w:proofErr w:type="spellStart"/>
            <w:r w:rsidRPr="0046031A">
              <w:rPr>
                <w:color w:val="000000" w:themeColor="text1"/>
                <w:sz w:val="20"/>
                <w:szCs w:val="20"/>
              </w:rPr>
              <w:t>kodlarının</w:t>
            </w:r>
            <w:proofErr w:type="spellEnd"/>
            <w:r w:rsidRPr="0046031A">
              <w:rPr>
                <w:color w:val="000000" w:themeColor="text1"/>
                <w:sz w:val="20"/>
                <w:szCs w:val="20"/>
              </w:rPr>
              <w:t xml:space="preserve"> </w:t>
            </w:r>
            <w:proofErr w:type="spellStart"/>
            <w:r w:rsidRPr="0046031A">
              <w:rPr>
                <w:color w:val="000000" w:themeColor="text1"/>
                <w:sz w:val="20"/>
                <w:szCs w:val="20"/>
              </w:rPr>
              <w:t>üretimi</w:t>
            </w:r>
            <w:proofErr w:type="spellEnd"/>
            <w:r w:rsidRPr="0046031A">
              <w:rPr>
                <w:color w:val="000000" w:themeColor="text1"/>
                <w:sz w:val="20"/>
                <w:szCs w:val="20"/>
              </w:rPr>
              <w:t xml:space="preserve">, </w:t>
            </w:r>
            <w:proofErr w:type="spellStart"/>
            <w:r w:rsidRPr="0046031A">
              <w:rPr>
                <w:color w:val="000000" w:themeColor="text1"/>
                <w:sz w:val="20"/>
                <w:szCs w:val="20"/>
              </w:rPr>
              <w:t>dokümantasyon</w:t>
            </w:r>
            <w:proofErr w:type="spellEnd"/>
            <w:r w:rsidRPr="0046031A">
              <w:rPr>
                <w:color w:val="000000" w:themeColor="text1"/>
                <w:sz w:val="20"/>
                <w:szCs w:val="20"/>
              </w:rPr>
              <w:t xml:space="preserve">, PRD </w:t>
            </w:r>
            <w:proofErr w:type="spellStart"/>
            <w:r w:rsidRPr="0046031A">
              <w:rPr>
                <w:color w:val="000000" w:themeColor="text1"/>
                <w:sz w:val="20"/>
                <w:szCs w:val="20"/>
              </w:rPr>
              <w:t>taslağı</w:t>
            </w:r>
            <w:proofErr w:type="spellEnd"/>
          </w:p>
        </w:tc>
      </w:tr>
      <w:tr w:rsidR="0046031A" w14:paraId="5A92DE5F" w14:textId="77777777" w:rsidTr="004603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19A4ADFE" w14:textId="788B5CB9" w:rsidR="0046031A" w:rsidRPr="0046031A" w:rsidRDefault="0046031A" w:rsidP="0046031A">
            <w:pPr>
              <w:ind w:firstLine="0"/>
              <w:rPr>
                <w:color w:val="000000" w:themeColor="text1"/>
              </w:rPr>
            </w:pPr>
            <w:r w:rsidRPr="0046031A">
              <w:rPr>
                <w:color w:val="000000" w:themeColor="text1"/>
                <w:sz w:val="20"/>
                <w:szCs w:val="20"/>
              </w:rPr>
              <w:t>Claude Code / Gemini</w:t>
            </w:r>
          </w:p>
        </w:tc>
        <w:tc>
          <w:tcPr>
            <w:tcW w:w="2268" w:type="dxa"/>
            <w:tcBorders>
              <w:top w:val="single" w:sz="4" w:space="0" w:color="7F7F7F"/>
              <w:left w:val="single" w:sz="4" w:space="0" w:color="7F7F7F"/>
              <w:bottom w:val="single" w:sz="4" w:space="0" w:color="7F7F7F"/>
              <w:right w:val="single" w:sz="4" w:space="0" w:color="7F7F7F"/>
            </w:tcBorders>
            <w:vAlign w:val="center"/>
          </w:tcPr>
          <w:p w14:paraId="5DB3B7A6" w14:textId="3028254E" w:rsidR="0046031A" w:rsidRPr="0046031A" w:rsidRDefault="0046031A" w:rsidP="0046031A">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46031A">
              <w:rPr>
                <w:color w:val="000000" w:themeColor="text1"/>
                <w:sz w:val="20"/>
                <w:szCs w:val="20"/>
              </w:rPr>
              <w:t>%40</w:t>
            </w:r>
          </w:p>
        </w:tc>
        <w:tc>
          <w:tcPr>
            <w:tcW w:w="3969" w:type="dxa"/>
            <w:tcBorders>
              <w:top w:val="single" w:sz="4" w:space="0" w:color="7F7F7F"/>
              <w:left w:val="single" w:sz="4" w:space="0" w:color="7F7F7F"/>
              <w:bottom w:val="single" w:sz="4" w:space="0" w:color="7F7F7F"/>
              <w:right w:val="single" w:sz="4" w:space="0" w:color="7F7F7F"/>
            </w:tcBorders>
            <w:vAlign w:val="center"/>
          </w:tcPr>
          <w:p w14:paraId="529934FE" w14:textId="23197880" w:rsidR="0046031A" w:rsidRPr="0046031A" w:rsidRDefault="0046031A" w:rsidP="0046031A">
            <w:pPr>
              <w:ind w:firstLine="0"/>
              <w:cnfStyle w:val="000000010000" w:firstRow="0" w:lastRow="0" w:firstColumn="0" w:lastColumn="0" w:oddVBand="0" w:evenVBand="0" w:oddHBand="0" w:evenHBand="1" w:firstRowFirstColumn="0" w:firstRowLastColumn="0" w:lastRowFirstColumn="0" w:lastRowLastColumn="0"/>
              <w:rPr>
                <w:color w:val="000000" w:themeColor="text1"/>
              </w:rPr>
            </w:pPr>
            <w:r w:rsidRPr="0046031A">
              <w:rPr>
                <w:color w:val="000000" w:themeColor="text1"/>
                <w:sz w:val="20"/>
                <w:szCs w:val="20"/>
              </w:rPr>
              <w:t xml:space="preserve">Web Worker </w:t>
            </w:r>
            <w:proofErr w:type="spellStart"/>
            <w:r w:rsidRPr="0046031A">
              <w:rPr>
                <w:color w:val="000000" w:themeColor="text1"/>
                <w:sz w:val="20"/>
                <w:szCs w:val="20"/>
              </w:rPr>
              <w:t>entegrasyonu</w:t>
            </w:r>
            <w:proofErr w:type="spellEnd"/>
            <w:r w:rsidRPr="0046031A">
              <w:rPr>
                <w:color w:val="000000" w:themeColor="text1"/>
                <w:sz w:val="20"/>
                <w:szCs w:val="20"/>
              </w:rPr>
              <w:t xml:space="preserve">, UI </w:t>
            </w:r>
            <w:proofErr w:type="spellStart"/>
            <w:r w:rsidRPr="0046031A">
              <w:rPr>
                <w:color w:val="000000" w:themeColor="text1"/>
                <w:sz w:val="20"/>
                <w:szCs w:val="20"/>
              </w:rPr>
              <w:t>tasarımı</w:t>
            </w:r>
            <w:proofErr w:type="spellEnd"/>
            <w:r w:rsidRPr="0046031A">
              <w:rPr>
                <w:color w:val="000000" w:themeColor="text1"/>
                <w:sz w:val="20"/>
                <w:szCs w:val="20"/>
              </w:rPr>
              <w:t xml:space="preserve">, </w:t>
            </w:r>
            <w:proofErr w:type="spellStart"/>
            <w:r w:rsidRPr="0046031A">
              <w:rPr>
                <w:color w:val="000000" w:themeColor="text1"/>
                <w:sz w:val="20"/>
                <w:szCs w:val="20"/>
              </w:rPr>
              <w:t>karmaşık</w:t>
            </w:r>
            <w:proofErr w:type="spellEnd"/>
            <w:r w:rsidRPr="0046031A">
              <w:rPr>
                <w:color w:val="000000" w:themeColor="text1"/>
                <w:sz w:val="20"/>
                <w:szCs w:val="20"/>
              </w:rPr>
              <w:t xml:space="preserve"> refactoring </w:t>
            </w:r>
            <w:proofErr w:type="spellStart"/>
            <w:r w:rsidRPr="0046031A">
              <w:rPr>
                <w:color w:val="000000" w:themeColor="text1"/>
                <w:sz w:val="20"/>
                <w:szCs w:val="20"/>
              </w:rPr>
              <w:t>işlemleri</w:t>
            </w:r>
            <w:proofErr w:type="spellEnd"/>
          </w:p>
        </w:tc>
      </w:tr>
      <w:tr w:rsidR="0046031A" w14:paraId="4B92CE72" w14:textId="77777777" w:rsidTr="004603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4F69C425" w14:textId="16A19389" w:rsidR="0046031A" w:rsidRPr="0046031A" w:rsidRDefault="0046031A" w:rsidP="0046031A">
            <w:pPr>
              <w:ind w:firstLine="0"/>
              <w:rPr>
                <w:color w:val="000000" w:themeColor="text1"/>
              </w:rPr>
            </w:pPr>
            <w:r w:rsidRPr="0046031A">
              <w:rPr>
                <w:color w:val="000000" w:themeColor="text1"/>
                <w:sz w:val="20"/>
                <w:szCs w:val="20"/>
              </w:rPr>
              <w:t>Cursor / GitHub Copilot</w:t>
            </w:r>
          </w:p>
        </w:tc>
        <w:tc>
          <w:tcPr>
            <w:tcW w:w="2268" w:type="dxa"/>
            <w:tcBorders>
              <w:top w:val="single" w:sz="4" w:space="0" w:color="7F7F7F"/>
              <w:left w:val="single" w:sz="4" w:space="0" w:color="7F7F7F"/>
              <w:bottom w:val="single" w:sz="4" w:space="0" w:color="7F7F7F"/>
              <w:right w:val="single" w:sz="4" w:space="0" w:color="7F7F7F"/>
            </w:tcBorders>
            <w:vAlign w:val="center"/>
          </w:tcPr>
          <w:p w14:paraId="27968CEB" w14:textId="246D0D19" w:rsidR="0046031A" w:rsidRPr="0046031A" w:rsidRDefault="0046031A" w:rsidP="0046031A">
            <w:pPr>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46031A">
              <w:rPr>
                <w:color w:val="000000" w:themeColor="text1"/>
                <w:sz w:val="20"/>
                <w:szCs w:val="20"/>
              </w:rPr>
              <w:t>%20</w:t>
            </w:r>
          </w:p>
        </w:tc>
        <w:tc>
          <w:tcPr>
            <w:tcW w:w="3969" w:type="dxa"/>
            <w:tcBorders>
              <w:top w:val="single" w:sz="4" w:space="0" w:color="7F7F7F"/>
              <w:left w:val="single" w:sz="4" w:space="0" w:color="7F7F7F"/>
              <w:bottom w:val="single" w:sz="4" w:space="0" w:color="7F7F7F"/>
              <w:right w:val="single" w:sz="4" w:space="0" w:color="7F7F7F"/>
            </w:tcBorders>
            <w:vAlign w:val="center"/>
          </w:tcPr>
          <w:p w14:paraId="55A8E62A" w14:textId="337E993F" w:rsidR="0046031A" w:rsidRPr="0046031A" w:rsidRDefault="0046031A" w:rsidP="0046031A">
            <w:pPr>
              <w:ind w:firstLine="0"/>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46031A">
              <w:rPr>
                <w:color w:val="000000" w:themeColor="text1"/>
                <w:sz w:val="20"/>
                <w:szCs w:val="20"/>
              </w:rPr>
              <w:t>Kodlama</w:t>
            </w:r>
            <w:proofErr w:type="spellEnd"/>
            <w:r w:rsidRPr="0046031A">
              <w:rPr>
                <w:color w:val="000000" w:themeColor="text1"/>
                <w:sz w:val="20"/>
                <w:szCs w:val="20"/>
              </w:rPr>
              <w:t xml:space="preserve"> </w:t>
            </w:r>
            <w:proofErr w:type="spellStart"/>
            <w:r w:rsidRPr="0046031A">
              <w:rPr>
                <w:color w:val="000000" w:themeColor="text1"/>
                <w:sz w:val="20"/>
                <w:szCs w:val="20"/>
              </w:rPr>
              <w:t>esnasında</w:t>
            </w:r>
            <w:proofErr w:type="spellEnd"/>
            <w:r w:rsidRPr="0046031A">
              <w:rPr>
                <w:color w:val="000000" w:themeColor="text1"/>
                <w:sz w:val="20"/>
                <w:szCs w:val="20"/>
              </w:rPr>
              <w:t xml:space="preserve"> </w:t>
            </w:r>
            <w:proofErr w:type="spellStart"/>
            <w:r w:rsidRPr="0046031A">
              <w:rPr>
                <w:color w:val="000000" w:themeColor="text1"/>
                <w:sz w:val="20"/>
                <w:szCs w:val="20"/>
              </w:rPr>
              <w:t>satır</w:t>
            </w:r>
            <w:proofErr w:type="spellEnd"/>
            <w:r w:rsidRPr="0046031A">
              <w:rPr>
                <w:color w:val="000000" w:themeColor="text1"/>
                <w:sz w:val="20"/>
                <w:szCs w:val="20"/>
              </w:rPr>
              <w:t xml:space="preserve"> </w:t>
            </w:r>
            <w:proofErr w:type="spellStart"/>
            <w:r w:rsidRPr="0046031A">
              <w:rPr>
                <w:color w:val="000000" w:themeColor="text1"/>
                <w:sz w:val="20"/>
                <w:szCs w:val="20"/>
              </w:rPr>
              <w:t>içi</w:t>
            </w:r>
            <w:proofErr w:type="spellEnd"/>
            <w:r w:rsidRPr="0046031A">
              <w:rPr>
                <w:color w:val="000000" w:themeColor="text1"/>
                <w:sz w:val="20"/>
                <w:szCs w:val="20"/>
              </w:rPr>
              <w:t xml:space="preserve"> </w:t>
            </w:r>
            <w:proofErr w:type="spellStart"/>
            <w:r w:rsidRPr="0046031A">
              <w:rPr>
                <w:color w:val="000000" w:themeColor="text1"/>
                <w:sz w:val="20"/>
                <w:szCs w:val="20"/>
              </w:rPr>
              <w:t>otomatik</w:t>
            </w:r>
            <w:proofErr w:type="spellEnd"/>
            <w:r w:rsidRPr="0046031A">
              <w:rPr>
                <w:color w:val="000000" w:themeColor="text1"/>
                <w:sz w:val="20"/>
                <w:szCs w:val="20"/>
              </w:rPr>
              <w:t xml:space="preserve"> </w:t>
            </w:r>
            <w:proofErr w:type="spellStart"/>
            <w:r w:rsidRPr="0046031A">
              <w:rPr>
                <w:color w:val="000000" w:themeColor="text1"/>
                <w:sz w:val="20"/>
                <w:szCs w:val="20"/>
              </w:rPr>
              <w:t>tamamlama</w:t>
            </w:r>
            <w:proofErr w:type="spellEnd"/>
            <w:r w:rsidRPr="0046031A">
              <w:rPr>
                <w:color w:val="000000" w:themeColor="text1"/>
                <w:sz w:val="20"/>
                <w:szCs w:val="20"/>
              </w:rPr>
              <w:t xml:space="preserve"> (Autocomplete)</w:t>
            </w:r>
          </w:p>
        </w:tc>
      </w:tr>
      <w:tr w:rsidR="0046031A" w14:paraId="141AA6CB" w14:textId="77777777" w:rsidTr="004603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vAlign w:val="center"/>
          </w:tcPr>
          <w:p w14:paraId="5A06C88C" w14:textId="4D4557FE" w:rsidR="0046031A" w:rsidRPr="0046031A" w:rsidRDefault="0046031A" w:rsidP="0046031A">
            <w:pPr>
              <w:ind w:firstLine="0"/>
              <w:rPr>
                <w:color w:val="000000" w:themeColor="text1"/>
              </w:rPr>
            </w:pPr>
            <w:r w:rsidRPr="0046031A">
              <w:rPr>
                <w:rStyle w:val="Gl"/>
                <w:b/>
                <w:bCs/>
                <w:color w:val="000000" w:themeColor="text1"/>
                <w:sz w:val="20"/>
                <w:szCs w:val="20"/>
                <w:bdr w:val="single" w:sz="2" w:space="0" w:color="E5E7EB" w:frame="1"/>
              </w:rPr>
              <w:t xml:space="preserve">AI </w:t>
            </w:r>
            <w:proofErr w:type="spellStart"/>
            <w:r w:rsidRPr="0046031A">
              <w:rPr>
                <w:rStyle w:val="Gl"/>
                <w:b/>
                <w:bCs/>
                <w:color w:val="000000" w:themeColor="text1"/>
                <w:sz w:val="20"/>
                <w:szCs w:val="20"/>
                <w:bdr w:val="single" w:sz="2" w:space="0" w:color="E5E7EB" w:frame="1"/>
              </w:rPr>
              <w:t>çıktısının</w:t>
            </w:r>
            <w:proofErr w:type="spellEnd"/>
            <w:r w:rsidRPr="0046031A">
              <w:rPr>
                <w:rStyle w:val="Gl"/>
                <w:b/>
                <w:bCs/>
                <w:color w:val="000000" w:themeColor="text1"/>
                <w:sz w:val="20"/>
                <w:szCs w:val="20"/>
                <w:bdr w:val="single" w:sz="2" w:space="0" w:color="E5E7EB" w:frame="1"/>
              </w:rPr>
              <w:t xml:space="preserve"> </w:t>
            </w:r>
            <w:proofErr w:type="spellStart"/>
            <w:r w:rsidRPr="0046031A">
              <w:rPr>
                <w:rStyle w:val="Gl"/>
                <w:b/>
                <w:bCs/>
                <w:color w:val="000000" w:themeColor="text1"/>
                <w:sz w:val="20"/>
                <w:szCs w:val="20"/>
                <w:bdr w:val="single" w:sz="2" w:space="0" w:color="E5E7EB" w:frame="1"/>
              </w:rPr>
              <w:t>gözden</w:t>
            </w:r>
            <w:proofErr w:type="spellEnd"/>
            <w:r w:rsidRPr="0046031A">
              <w:rPr>
                <w:rStyle w:val="Gl"/>
                <w:b/>
                <w:bCs/>
                <w:color w:val="000000" w:themeColor="text1"/>
                <w:sz w:val="20"/>
                <w:szCs w:val="20"/>
                <w:bdr w:val="single" w:sz="2" w:space="0" w:color="E5E7EB" w:frame="1"/>
              </w:rPr>
              <w:t xml:space="preserve"> </w:t>
            </w:r>
            <w:proofErr w:type="spellStart"/>
            <w:r w:rsidRPr="0046031A">
              <w:rPr>
                <w:rStyle w:val="Gl"/>
                <w:b/>
                <w:bCs/>
                <w:color w:val="000000" w:themeColor="text1"/>
                <w:sz w:val="20"/>
                <w:szCs w:val="20"/>
                <w:bdr w:val="single" w:sz="2" w:space="0" w:color="E5E7EB" w:frame="1"/>
              </w:rPr>
              <w:t>geçirilmesi</w:t>
            </w:r>
            <w:proofErr w:type="spellEnd"/>
          </w:p>
        </w:tc>
        <w:tc>
          <w:tcPr>
            <w:tcW w:w="2268" w:type="dxa"/>
            <w:tcBorders>
              <w:top w:val="single" w:sz="4" w:space="0" w:color="7F7F7F"/>
              <w:left w:val="single" w:sz="4" w:space="0" w:color="7F7F7F"/>
              <w:bottom w:val="single" w:sz="4" w:space="0" w:color="7F7F7F"/>
              <w:right w:val="single" w:sz="4" w:space="0" w:color="7F7F7F"/>
            </w:tcBorders>
            <w:vAlign w:val="center"/>
          </w:tcPr>
          <w:p w14:paraId="51489A98" w14:textId="5190D45A" w:rsidR="0046031A" w:rsidRPr="0046031A" w:rsidRDefault="0046031A" w:rsidP="0046031A">
            <w:pPr>
              <w:ind w:firstLine="0"/>
              <w:cnfStyle w:val="000000010000" w:firstRow="0" w:lastRow="0" w:firstColumn="0" w:lastColumn="0" w:oddVBand="0" w:evenVBand="0" w:oddHBand="0" w:evenHBand="1" w:firstRowFirstColumn="0" w:firstRowLastColumn="0" w:lastRowFirstColumn="0" w:lastRowLastColumn="0"/>
              <w:rPr>
                <w:b/>
                <w:bCs/>
                <w:color w:val="000000" w:themeColor="text1"/>
              </w:rPr>
            </w:pPr>
            <w:r w:rsidRPr="0046031A">
              <w:rPr>
                <w:rStyle w:val="Gl"/>
                <w:b w:val="0"/>
                <w:bCs w:val="0"/>
                <w:color w:val="000000" w:themeColor="text1"/>
                <w:sz w:val="20"/>
                <w:szCs w:val="20"/>
                <w:bdr w:val="single" w:sz="2" w:space="0" w:color="E5E7EB" w:frame="1"/>
              </w:rPr>
              <w:t>%100</w:t>
            </w:r>
          </w:p>
        </w:tc>
        <w:tc>
          <w:tcPr>
            <w:tcW w:w="3969" w:type="dxa"/>
            <w:tcBorders>
              <w:top w:val="single" w:sz="4" w:space="0" w:color="7F7F7F"/>
              <w:left w:val="single" w:sz="4" w:space="0" w:color="7F7F7F"/>
              <w:bottom w:val="single" w:sz="4" w:space="0" w:color="7F7F7F"/>
              <w:right w:val="single" w:sz="4" w:space="0" w:color="7F7F7F"/>
            </w:tcBorders>
            <w:vAlign w:val="center"/>
          </w:tcPr>
          <w:p w14:paraId="695F9D19" w14:textId="0165F7CA" w:rsidR="0046031A" w:rsidRPr="0046031A" w:rsidRDefault="0046031A" w:rsidP="0046031A">
            <w:pPr>
              <w:ind w:firstLine="0"/>
              <w:cnfStyle w:val="000000010000" w:firstRow="0" w:lastRow="0" w:firstColumn="0" w:lastColumn="0" w:oddVBand="0" w:evenVBand="0" w:oddHBand="0" w:evenHBand="1" w:firstRowFirstColumn="0" w:firstRowLastColumn="0" w:lastRowFirstColumn="0" w:lastRowLastColumn="0"/>
              <w:rPr>
                <w:color w:val="000000" w:themeColor="text1"/>
              </w:rPr>
            </w:pPr>
            <w:proofErr w:type="spellStart"/>
            <w:r w:rsidRPr="0046031A">
              <w:rPr>
                <w:color w:val="000000" w:themeColor="text1"/>
                <w:sz w:val="20"/>
                <w:szCs w:val="20"/>
              </w:rPr>
              <w:t>Tüm</w:t>
            </w:r>
            <w:proofErr w:type="spellEnd"/>
            <w:r w:rsidRPr="0046031A">
              <w:rPr>
                <w:color w:val="000000" w:themeColor="text1"/>
                <w:sz w:val="20"/>
                <w:szCs w:val="20"/>
              </w:rPr>
              <w:t xml:space="preserve"> AI </w:t>
            </w:r>
            <w:proofErr w:type="spellStart"/>
            <w:r w:rsidRPr="0046031A">
              <w:rPr>
                <w:color w:val="000000" w:themeColor="text1"/>
                <w:sz w:val="20"/>
                <w:szCs w:val="20"/>
              </w:rPr>
              <w:t>çıktıları</w:t>
            </w:r>
            <w:proofErr w:type="spellEnd"/>
            <w:r w:rsidRPr="0046031A">
              <w:rPr>
                <w:color w:val="000000" w:themeColor="text1"/>
                <w:sz w:val="20"/>
                <w:szCs w:val="20"/>
              </w:rPr>
              <w:t xml:space="preserve"> </w:t>
            </w:r>
            <w:proofErr w:type="spellStart"/>
            <w:r w:rsidRPr="0046031A">
              <w:rPr>
                <w:color w:val="000000" w:themeColor="text1"/>
                <w:sz w:val="20"/>
                <w:szCs w:val="20"/>
              </w:rPr>
              <w:t>satır</w:t>
            </w:r>
            <w:proofErr w:type="spellEnd"/>
            <w:r w:rsidRPr="0046031A">
              <w:rPr>
                <w:color w:val="000000" w:themeColor="text1"/>
                <w:sz w:val="20"/>
                <w:szCs w:val="20"/>
              </w:rPr>
              <w:t xml:space="preserve"> </w:t>
            </w:r>
            <w:proofErr w:type="spellStart"/>
            <w:r w:rsidRPr="0046031A">
              <w:rPr>
                <w:color w:val="000000" w:themeColor="text1"/>
                <w:sz w:val="20"/>
                <w:szCs w:val="20"/>
              </w:rPr>
              <w:t>satır</w:t>
            </w:r>
            <w:proofErr w:type="spellEnd"/>
            <w:r w:rsidRPr="0046031A">
              <w:rPr>
                <w:color w:val="000000" w:themeColor="text1"/>
                <w:sz w:val="20"/>
                <w:szCs w:val="20"/>
              </w:rPr>
              <w:t xml:space="preserve"> </w:t>
            </w:r>
            <w:proofErr w:type="spellStart"/>
            <w:r w:rsidRPr="0046031A">
              <w:rPr>
                <w:color w:val="000000" w:themeColor="text1"/>
                <w:sz w:val="20"/>
                <w:szCs w:val="20"/>
              </w:rPr>
              <w:t>incelenip</w:t>
            </w:r>
            <w:proofErr w:type="spellEnd"/>
            <w:r w:rsidRPr="0046031A">
              <w:rPr>
                <w:color w:val="000000" w:themeColor="text1"/>
                <w:sz w:val="20"/>
                <w:szCs w:val="20"/>
              </w:rPr>
              <w:t xml:space="preserve"> </w:t>
            </w:r>
            <w:proofErr w:type="spellStart"/>
            <w:r w:rsidRPr="0046031A">
              <w:rPr>
                <w:color w:val="000000" w:themeColor="text1"/>
                <w:sz w:val="20"/>
                <w:szCs w:val="20"/>
              </w:rPr>
              <w:t>projenin</w:t>
            </w:r>
            <w:proofErr w:type="spellEnd"/>
            <w:r w:rsidRPr="0046031A">
              <w:rPr>
                <w:color w:val="000000" w:themeColor="text1"/>
                <w:sz w:val="20"/>
                <w:szCs w:val="20"/>
              </w:rPr>
              <w:t xml:space="preserve"> </w:t>
            </w:r>
            <w:proofErr w:type="spellStart"/>
            <w:r w:rsidRPr="0046031A">
              <w:rPr>
                <w:color w:val="000000" w:themeColor="text1"/>
                <w:sz w:val="20"/>
                <w:szCs w:val="20"/>
              </w:rPr>
              <w:t>mimarisine</w:t>
            </w:r>
            <w:proofErr w:type="spellEnd"/>
            <w:r w:rsidRPr="0046031A">
              <w:rPr>
                <w:color w:val="000000" w:themeColor="text1"/>
                <w:sz w:val="20"/>
                <w:szCs w:val="20"/>
              </w:rPr>
              <w:t xml:space="preserve"> </w:t>
            </w:r>
            <w:proofErr w:type="spellStart"/>
            <w:r w:rsidRPr="0046031A">
              <w:rPr>
                <w:color w:val="000000" w:themeColor="text1"/>
                <w:sz w:val="20"/>
                <w:szCs w:val="20"/>
              </w:rPr>
              <w:t>uyarlanmıştır</w:t>
            </w:r>
            <w:proofErr w:type="spellEnd"/>
          </w:p>
        </w:tc>
      </w:tr>
    </w:tbl>
    <w:p w14:paraId="5D7D8400" w14:textId="77777777" w:rsidR="00052761" w:rsidRDefault="0006423C">
      <w:pPr>
        <w:pStyle w:val="Balk1"/>
      </w:pPr>
      <w:bookmarkStart w:id="130" w:name="_Toc229383838"/>
      <w:r>
        <w:lastRenderedPageBreak/>
        <w:t>11. SONUÇ VE DEĞERLENDİRME</w:t>
      </w:r>
      <w:bookmarkEnd w:id="130"/>
    </w:p>
    <w:p w14:paraId="333DCE11" w14:textId="77777777" w:rsidR="00052761" w:rsidRDefault="0006423C">
      <w:pPr>
        <w:pStyle w:val="Balk2"/>
      </w:pPr>
      <w:bookmarkStart w:id="131" w:name="_Toc229383839"/>
      <w:r>
        <w:t xml:space="preserve">11.1. </w:t>
      </w:r>
      <w:proofErr w:type="spellStart"/>
      <w:r>
        <w:t>Proje</w:t>
      </w:r>
      <w:proofErr w:type="spellEnd"/>
      <w:r>
        <w:t xml:space="preserve"> </w:t>
      </w:r>
      <w:proofErr w:type="spellStart"/>
      <w:r>
        <w:t>Hakkında</w:t>
      </w:r>
      <w:proofErr w:type="spellEnd"/>
      <w:r>
        <w:t xml:space="preserve"> Genel Değerlendirme</w:t>
      </w:r>
      <w:bookmarkEnd w:id="131"/>
    </w:p>
    <w:p w14:paraId="69D5BC48" w14:textId="7E116416" w:rsidR="006463DF" w:rsidRDefault="006463DF" w:rsidP="006463DF">
      <w:pPr>
        <w:ind w:firstLine="0"/>
      </w:pPr>
      <w:proofErr w:type="spellStart"/>
      <w:r w:rsidRPr="006463DF">
        <w:t>Proje</w:t>
      </w:r>
      <w:proofErr w:type="spellEnd"/>
      <w:r w:rsidRPr="006463DF">
        <w:t xml:space="preserve">, </w:t>
      </w:r>
      <w:proofErr w:type="spellStart"/>
      <w:r w:rsidRPr="006463DF">
        <w:t>başlangıçta</w:t>
      </w:r>
      <w:proofErr w:type="spellEnd"/>
      <w:r w:rsidRPr="006463DF">
        <w:t xml:space="preserve"> </w:t>
      </w:r>
      <w:proofErr w:type="spellStart"/>
      <w:r w:rsidRPr="006463DF">
        <w:t>hedeflenen</w:t>
      </w:r>
      <w:proofErr w:type="spellEnd"/>
      <w:r w:rsidRPr="006463DF">
        <w:t xml:space="preserve"> "</w:t>
      </w:r>
      <w:proofErr w:type="spellStart"/>
      <w:r w:rsidRPr="006463DF">
        <w:t>Tarayıcıda</w:t>
      </w:r>
      <w:proofErr w:type="spellEnd"/>
      <w:r w:rsidRPr="006463DF">
        <w:t xml:space="preserve"> </w:t>
      </w:r>
      <w:proofErr w:type="spellStart"/>
      <w:r w:rsidRPr="006463DF">
        <w:t>büyük</w:t>
      </w:r>
      <w:proofErr w:type="spellEnd"/>
      <w:r w:rsidRPr="006463DF">
        <w:t xml:space="preserve"> </w:t>
      </w:r>
      <w:proofErr w:type="spellStart"/>
      <w:r w:rsidRPr="006463DF">
        <w:t>veri</w:t>
      </w:r>
      <w:proofErr w:type="spellEnd"/>
      <w:r w:rsidRPr="006463DF">
        <w:t xml:space="preserve"> </w:t>
      </w:r>
      <w:proofErr w:type="spellStart"/>
      <w:r w:rsidRPr="006463DF">
        <w:t>kümelerinin</w:t>
      </w:r>
      <w:proofErr w:type="spellEnd"/>
      <w:r w:rsidRPr="006463DF">
        <w:t xml:space="preserve"> </w:t>
      </w:r>
      <w:proofErr w:type="spellStart"/>
      <w:r w:rsidRPr="006463DF">
        <w:t>donmadan</w:t>
      </w:r>
      <w:proofErr w:type="spellEnd"/>
      <w:r w:rsidRPr="006463DF">
        <w:t xml:space="preserve"> </w:t>
      </w:r>
      <w:proofErr w:type="spellStart"/>
      <w:r w:rsidRPr="006463DF">
        <w:t>analiz</w:t>
      </w:r>
      <w:proofErr w:type="spellEnd"/>
      <w:r w:rsidRPr="006463DF">
        <w:t xml:space="preserve"> </w:t>
      </w:r>
      <w:proofErr w:type="spellStart"/>
      <w:r w:rsidRPr="006463DF">
        <w:t>edilmesi</w:t>
      </w:r>
      <w:proofErr w:type="spellEnd"/>
      <w:r w:rsidRPr="006463DF">
        <w:t xml:space="preserve">" </w:t>
      </w:r>
      <w:proofErr w:type="spellStart"/>
      <w:r w:rsidRPr="006463DF">
        <w:t>vizyonuna</w:t>
      </w:r>
      <w:proofErr w:type="spellEnd"/>
      <w:r w:rsidRPr="006463DF">
        <w:t xml:space="preserve"> %100 </w:t>
      </w:r>
      <w:proofErr w:type="spellStart"/>
      <w:r w:rsidRPr="006463DF">
        <w:t>oranında</w:t>
      </w:r>
      <w:proofErr w:type="spellEnd"/>
      <w:r w:rsidRPr="006463DF">
        <w:t xml:space="preserve"> </w:t>
      </w:r>
      <w:proofErr w:type="spellStart"/>
      <w:r w:rsidRPr="006463DF">
        <w:t>ulaşmıştır</w:t>
      </w:r>
      <w:proofErr w:type="spellEnd"/>
      <w:r w:rsidRPr="006463DF">
        <w:t xml:space="preserve">. </w:t>
      </w:r>
      <w:proofErr w:type="spellStart"/>
      <w:r w:rsidRPr="006463DF">
        <w:t>Klasik</w:t>
      </w:r>
      <w:proofErr w:type="spellEnd"/>
      <w:r w:rsidRPr="006463DF">
        <w:t xml:space="preserve"> (</w:t>
      </w:r>
      <w:proofErr w:type="spellStart"/>
      <w:r w:rsidRPr="006463DF">
        <w:t>sunucu</w:t>
      </w:r>
      <w:proofErr w:type="spellEnd"/>
      <w:r w:rsidRPr="006463DF">
        <w:t xml:space="preserve"> </w:t>
      </w:r>
      <w:proofErr w:type="spellStart"/>
      <w:r w:rsidRPr="006463DF">
        <w:t>tabanlı</w:t>
      </w:r>
      <w:proofErr w:type="spellEnd"/>
      <w:r w:rsidRPr="006463DF">
        <w:t xml:space="preserve">) </w:t>
      </w:r>
      <w:proofErr w:type="spellStart"/>
      <w:r w:rsidRPr="006463DF">
        <w:t>veri</w:t>
      </w:r>
      <w:proofErr w:type="spellEnd"/>
      <w:r w:rsidRPr="006463DF">
        <w:t xml:space="preserve"> </w:t>
      </w:r>
      <w:proofErr w:type="spellStart"/>
      <w:r w:rsidRPr="006463DF">
        <w:t>analizi</w:t>
      </w:r>
      <w:proofErr w:type="spellEnd"/>
      <w:r w:rsidRPr="006463DF">
        <w:t xml:space="preserve"> </w:t>
      </w:r>
      <w:proofErr w:type="spellStart"/>
      <w:r w:rsidRPr="006463DF">
        <w:t>yöntemleri</w:t>
      </w:r>
      <w:proofErr w:type="spellEnd"/>
      <w:r w:rsidRPr="006463DF">
        <w:t xml:space="preserve"> </w:t>
      </w:r>
      <w:proofErr w:type="spellStart"/>
      <w:r w:rsidRPr="006463DF">
        <w:t>yerine</w:t>
      </w:r>
      <w:proofErr w:type="spellEnd"/>
      <w:r w:rsidRPr="006463DF">
        <w:t>, </w:t>
      </w:r>
      <w:r w:rsidRPr="006463DF">
        <w:rPr>
          <w:b/>
          <w:bCs/>
        </w:rPr>
        <w:t>Web Workers API</w:t>
      </w:r>
      <w:r w:rsidRPr="006463DF">
        <w:t> </w:t>
      </w:r>
      <w:proofErr w:type="spellStart"/>
      <w:r w:rsidRPr="006463DF">
        <w:t>ve</w:t>
      </w:r>
      <w:proofErr w:type="spellEnd"/>
      <w:r w:rsidRPr="006463DF">
        <w:t> </w:t>
      </w:r>
      <w:r w:rsidRPr="006463DF">
        <w:rPr>
          <w:b/>
          <w:bCs/>
        </w:rPr>
        <w:t>Streaming (Chunking)</w:t>
      </w:r>
      <w:r w:rsidRPr="006463DF">
        <w:t> </w:t>
      </w:r>
      <w:proofErr w:type="spellStart"/>
      <w:r w:rsidRPr="006463DF">
        <w:t>yaklaşımları</w:t>
      </w:r>
      <w:proofErr w:type="spellEnd"/>
      <w:r w:rsidRPr="006463DF">
        <w:t xml:space="preserve"> </w:t>
      </w:r>
      <w:proofErr w:type="spellStart"/>
      <w:r w:rsidRPr="006463DF">
        <w:t>kullanılarak</w:t>
      </w:r>
      <w:proofErr w:type="spellEnd"/>
      <w:r w:rsidRPr="006463DF">
        <w:t xml:space="preserve">; </w:t>
      </w:r>
      <w:proofErr w:type="spellStart"/>
      <w:r w:rsidRPr="006463DF">
        <w:t>sunucu</w:t>
      </w:r>
      <w:proofErr w:type="spellEnd"/>
      <w:r w:rsidRPr="006463DF">
        <w:t xml:space="preserve"> </w:t>
      </w:r>
      <w:proofErr w:type="spellStart"/>
      <w:r w:rsidRPr="006463DF">
        <w:t>faturası</w:t>
      </w:r>
      <w:proofErr w:type="spellEnd"/>
      <w:r w:rsidRPr="006463DF">
        <w:t xml:space="preserve"> </w:t>
      </w:r>
      <w:proofErr w:type="spellStart"/>
      <w:r w:rsidRPr="006463DF">
        <w:t>oluşturmayan</w:t>
      </w:r>
      <w:proofErr w:type="spellEnd"/>
      <w:r w:rsidRPr="006463DF">
        <w:t xml:space="preserve">, %100 KVKK/GDPR </w:t>
      </w:r>
      <w:proofErr w:type="spellStart"/>
      <w:r w:rsidRPr="006463DF">
        <w:t>uyumlu</w:t>
      </w:r>
      <w:proofErr w:type="spellEnd"/>
      <w:r w:rsidRPr="006463DF">
        <w:t xml:space="preserve"> </w:t>
      </w:r>
      <w:proofErr w:type="spellStart"/>
      <w:r w:rsidRPr="006463DF">
        <w:t>ve</w:t>
      </w:r>
      <w:proofErr w:type="spellEnd"/>
      <w:r w:rsidRPr="006463DF">
        <w:t xml:space="preserve"> </w:t>
      </w:r>
      <w:proofErr w:type="spellStart"/>
      <w:r w:rsidRPr="006463DF">
        <w:t>yüksek</w:t>
      </w:r>
      <w:proofErr w:type="spellEnd"/>
      <w:r w:rsidRPr="006463DF">
        <w:t xml:space="preserve"> </w:t>
      </w:r>
      <w:proofErr w:type="spellStart"/>
      <w:r w:rsidRPr="006463DF">
        <w:t>performanslı</w:t>
      </w:r>
      <w:proofErr w:type="spellEnd"/>
      <w:r w:rsidRPr="006463DF">
        <w:t xml:space="preserve"> (INP &lt; 50ms) </w:t>
      </w:r>
      <w:proofErr w:type="spellStart"/>
      <w:r w:rsidRPr="006463DF">
        <w:t>bir</w:t>
      </w:r>
      <w:proofErr w:type="spellEnd"/>
      <w:r w:rsidRPr="006463DF">
        <w:t xml:space="preserve"> </w:t>
      </w:r>
      <w:proofErr w:type="spellStart"/>
      <w:r w:rsidRPr="006463DF">
        <w:t>araç</w:t>
      </w:r>
      <w:proofErr w:type="spellEnd"/>
      <w:r w:rsidRPr="006463DF">
        <w:t xml:space="preserve"> </w:t>
      </w:r>
      <w:proofErr w:type="spellStart"/>
      <w:r w:rsidRPr="006463DF">
        <w:t>ortaya</w:t>
      </w:r>
      <w:proofErr w:type="spellEnd"/>
      <w:r w:rsidRPr="006463DF">
        <w:t xml:space="preserve"> </w:t>
      </w:r>
      <w:proofErr w:type="spellStart"/>
      <w:r w:rsidRPr="006463DF">
        <w:t>çıkarılmıştır</w:t>
      </w:r>
      <w:proofErr w:type="spellEnd"/>
      <w:r w:rsidRPr="006463DF">
        <w:t xml:space="preserve">. </w:t>
      </w:r>
      <w:proofErr w:type="spellStart"/>
      <w:r w:rsidRPr="006463DF">
        <w:t>Hedeflenen</w:t>
      </w:r>
      <w:proofErr w:type="spellEnd"/>
      <w:r w:rsidRPr="006463DF">
        <w:t xml:space="preserve"> </w:t>
      </w:r>
      <w:proofErr w:type="spellStart"/>
      <w:r w:rsidRPr="006463DF">
        <w:t>tüm</w:t>
      </w:r>
      <w:proofErr w:type="spellEnd"/>
      <w:r w:rsidRPr="006463DF">
        <w:t xml:space="preserve"> </w:t>
      </w:r>
      <w:proofErr w:type="spellStart"/>
      <w:r w:rsidRPr="006463DF">
        <w:t>performans</w:t>
      </w:r>
      <w:proofErr w:type="spellEnd"/>
      <w:r w:rsidRPr="006463DF">
        <w:t xml:space="preserve"> </w:t>
      </w:r>
      <w:proofErr w:type="spellStart"/>
      <w:r w:rsidRPr="006463DF">
        <w:t>metrikleri</w:t>
      </w:r>
      <w:proofErr w:type="spellEnd"/>
      <w:r w:rsidRPr="006463DF">
        <w:t xml:space="preserve"> (Lighthouse 100/100 </w:t>
      </w:r>
      <w:proofErr w:type="spellStart"/>
      <w:r w:rsidRPr="006463DF">
        <w:t>Erişilebilirlik</w:t>
      </w:r>
      <w:proofErr w:type="spellEnd"/>
      <w:r w:rsidRPr="006463DF">
        <w:t xml:space="preserve">) </w:t>
      </w:r>
      <w:proofErr w:type="spellStart"/>
      <w:r w:rsidRPr="006463DF">
        <w:t>başarıyla</w:t>
      </w:r>
      <w:proofErr w:type="spellEnd"/>
      <w:r w:rsidRPr="006463DF">
        <w:t xml:space="preserve"> </w:t>
      </w:r>
      <w:proofErr w:type="spellStart"/>
      <w:r w:rsidRPr="006463DF">
        <w:t>karşılanmıştır</w:t>
      </w:r>
      <w:proofErr w:type="spellEnd"/>
      <w:r w:rsidRPr="006463DF">
        <w:t>.</w:t>
      </w:r>
    </w:p>
    <w:p w14:paraId="438F235B" w14:textId="77777777" w:rsidR="00052761" w:rsidRDefault="0006423C">
      <w:pPr>
        <w:pStyle w:val="Balk2"/>
      </w:pPr>
      <w:bookmarkStart w:id="132" w:name="_Toc229383840"/>
      <w:r>
        <w:t xml:space="preserve">11.2. </w:t>
      </w:r>
      <w:proofErr w:type="spellStart"/>
      <w:r>
        <w:t>Karşılaşılan</w:t>
      </w:r>
      <w:proofErr w:type="spellEnd"/>
      <w:r>
        <w:t xml:space="preserve"> </w:t>
      </w:r>
      <w:proofErr w:type="spellStart"/>
      <w:r>
        <w:t>Zorluklar</w:t>
      </w:r>
      <w:proofErr w:type="spellEnd"/>
      <w:r>
        <w:t xml:space="preserve"> </w:t>
      </w:r>
      <w:proofErr w:type="spellStart"/>
      <w:r>
        <w:t>ve</w:t>
      </w:r>
      <w:proofErr w:type="spellEnd"/>
      <w:r>
        <w:t xml:space="preserve"> </w:t>
      </w:r>
      <w:proofErr w:type="spellStart"/>
      <w:r>
        <w:t>Çözümleri</w:t>
      </w:r>
      <w:bookmarkEnd w:id="132"/>
      <w:proofErr w:type="spellEnd"/>
    </w:p>
    <w:p w14:paraId="654C2968" w14:textId="2948BD4D" w:rsidR="00052761" w:rsidRDefault="00316E6B" w:rsidP="00316E6B">
      <w:pPr>
        <w:pStyle w:val="ResimYazs"/>
      </w:pPr>
      <w:bookmarkStart w:id="133" w:name="_Toc229383874"/>
      <w:r>
        <w:t xml:space="preserve">Table </w:t>
      </w:r>
      <w:fldSimple w:instr=" SEQ Table \* ARABIC ">
        <w:r w:rsidR="004A22D7">
          <w:rPr>
            <w:noProof/>
          </w:rPr>
          <w:t>27</w:t>
        </w:r>
      </w:fldSimple>
      <w:r w:rsidRPr="00FF132D">
        <w:t xml:space="preserve">: </w:t>
      </w:r>
      <w:proofErr w:type="spellStart"/>
      <w:r w:rsidRPr="00FF132D">
        <w:t>Geliştirme</w:t>
      </w:r>
      <w:proofErr w:type="spellEnd"/>
      <w:r w:rsidRPr="00FF132D">
        <w:t xml:space="preserve"> </w:t>
      </w:r>
      <w:proofErr w:type="spellStart"/>
      <w:r w:rsidRPr="00FF132D">
        <w:t>Sürecindeki</w:t>
      </w:r>
      <w:proofErr w:type="spellEnd"/>
      <w:r w:rsidRPr="00FF132D">
        <w:t xml:space="preserve"> En Büyük 3 </w:t>
      </w:r>
      <w:proofErr w:type="spellStart"/>
      <w:r w:rsidRPr="00FF132D">
        <w:t>Zorluk</w:t>
      </w:r>
      <w:bookmarkEnd w:id="133"/>
      <w:proofErr w:type="spellEnd"/>
    </w:p>
    <w:tbl>
      <w:tblPr>
        <w:tblStyle w:val="AkKlavuz-Vurgu1"/>
        <w:tblW w:w="9072" w:type="dxa"/>
        <w:jc w:val="center"/>
        <w:tblLayout w:type="fixed"/>
        <w:tblLook w:val="04A0" w:firstRow="1" w:lastRow="0" w:firstColumn="1" w:lastColumn="0" w:noHBand="0" w:noVBand="1"/>
      </w:tblPr>
      <w:tblGrid>
        <w:gridCol w:w="2835"/>
        <w:gridCol w:w="2835"/>
        <w:gridCol w:w="3402"/>
      </w:tblGrid>
      <w:tr w:rsidR="00052761" w14:paraId="5C366FCF" w14:textId="77777777" w:rsidTr="006463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shd w:val="clear" w:color="auto" w:fill="1F4E78"/>
          </w:tcPr>
          <w:p w14:paraId="35DD6255" w14:textId="77777777" w:rsidR="00052761" w:rsidRDefault="0006423C">
            <w:pPr>
              <w:ind w:firstLine="0"/>
            </w:pPr>
            <w:proofErr w:type="spellStart"/>
            <w:r>
              <w:rPr>
                <w:color w:val="FFFFFF"/>
                <w:sz w:val="22"/>
              </w:rPr>
              <w:t>Zorluk</w:t>
            </w:r>
            <w:proofErr w:type="spellEnd"/>
          </w:p>
        </w:tc>
        <w:tc>
          <w:tcPr>
            <w:tcW w:w="2835" w:type="dxa"/>
            <w:tcBorders>
              <w:top w:val="single" w:sz="4" w:space="0" w:color="7F7F7F"/>
              <w:left w:val="single" w:sz="4" w:space="0" w:color="7F7F7F"/>
              <w:bottom w:val="single" w:sz="4" w:space="0" w:color="7F7F7F"/>
              <w:right w:val="single" w:sz="4" w:space="0" w:color="7F7F7F"/>
            </w:tcBorders>
            <w:shd w:val="clear" w:color="auto" w:fill="1F4E78"/>
          </w:tcPr>
          <w:p w14:paraId="091231C5"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Çözüm</w:t>
            </w:r>
            <w:proofErr w:type="spellEnd"/>
          </w:p>
        </w:tc>
        <w:tc>
          <w:tcPr>
            <w:tcW w:w="3402" w:type="dxa"/>
            <w:tcBorders>
              <w:top w:val="single" w:sz="4" w:space="0" w:color="7F7F7F"/>
              <w:left w:val="single" w:sz="4" w:space="0" w:color="7F7F7F"/>
              <w:bottom w:val="single" w:sz="4" w:space="0" w:color="7F7F7F"/>
              <w:right w:val="single" w:sz="4" w:space="0" w:color="7F7F7F"/>
            </w:tcBorders>
            <w:shd w:val="clear" w:color="auto" w:fill="1F4E78"/>
          </w:tcPr>
          <w:p w14:paraId="1A0C12B5" w14:textId="77777777" w:rsidR="00052761" w:rsidRDefault="0006423C">
            <w:pPr>
              <w:ind w:firstLine="0"/>
              <w:cnfStyle w:val="100000000000" w:firstRow="1" w:lastRow="0" w:firstColumn="0" w:lastColumn="0" w:oddVBand="0" w:evenVBand="0" w:oddHBand="0" w:evenHBand="0" w:firstRowFirstColumn="0" w:firstRowLastColumn="0" w:lastRowFirstColumn="0" w:lastRowLastColumn="0"/>
            </w:pPr>
            <w:proofErr w:type="spellStart"/>
            <w:r>
              <w:rPr>
                <w:color w:val="FFFFFF"/>
                <w:sz w:val="22"/>
              </w:rPr>
              <w:t>Öğrenilen</w:t>
            </w:r>
            <w:proofErr w:type="spellEnd"/>
          </w:p>
        </w:tc>
      </w:tr>
      <w:tr w:rsidR="006463DF" w14:paraId="00E9CC62" w14:textId="77777777" w:rsidTr="006463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2F6C5209" w14:textId="7280F24B" w:rsidR="006463DF" w:rsidRPr="006463DF" w:rsidRDefault="006463DF" w:rsidP="006463DF">
            <w:pPr>
              <w:ind w:firstLine="0"/>
              <w:rPr>
                <w:sz w:val="20"/>
                <w:szCs w:val="20"/>
              </w:rPr>
            </w:pPr>
            <w:r w:rsidRPr="006463DF">
              <w:rPr>
                <w:sz w:val="20"/>
                <w:szCs w:val="20"/>
              </w:rPr>
              <w:t xml:space="preserve">Ana </w:t>
            </w:r>
            <w:proofErr w:type="spellStart"/>
            <w:r w:rsidRPr="006463DF">
              <w:rPr>
                <w:sz w:val="20"/>
                <w:szCs w:val="20"/>
              </w:rPr>
              <w:t>İş</w:t>
            </w:r>
            <w:proofErr w:type="spellEnd"/>
            <w:r w:rsidRPr="006463DF">
              <w:rPr>
                <w:sz w:val="20"/>
                <w:szCs w:val="20"/>
              </w:rPr>
              <w:t xml:space="preserve"> </w:t>
            </w:r>
            <w:proofErr w:type="spellStart"/>
            <w:r w:rsidRPr="006463DF">
              <w:rPr>
                <w:sz w:val="20"/>
                <w:szCs w:val="20"/>
              </w:rPr>
              <w:t>Parçacığının</w:t>
            </w:r>
            <w:proofErr w:type="spellEnd"/>
            <w:r w:rsidRPr="006463DF">
              <w:rPr>
                <w:sz w:val="20"/>
                <w:szCs w:val="20"/>
              </w:rPr>
              <w:t xml:space="preserve"> (UI) </w:t>
            </w:r>
            <w:proofErr w:type="spellStart"/>
            <w:r w:rsidRPr="006463DF">
              <w:rPr>
                <w:sz w:val="20"/>
                <w:szCs w:val="20"/>
              </w:rPr>
              <w:t>Donması</w:t>
            </w:r>
            <w:proofErr w:type="spellEnd"/>
            <w:r w:rsidRPr="006463DF">
              <w:rPr>
                <w:sz w:val="20"/>
                <w:szCs w:val="20"/>
              </w:rPr>
              <w:t xml:space="preserve">: </w:t>
            </w:r>
            <w:proofErr w:type="spellStart"/>
            <w:r w:rsidRPr="006463DF">
              <w:rPr>
                <w:sz w:val="20"/>
                <w:szCs w:val="20"/>
              </w:rPr>
              <w:t>Milyonlarca</w:t>
            </w:r>
            <w:proofErr w:type="spellEnd"/>
            <w:r w:rsidRPr="006463DF">
              <w:rPr>
                <w:sz w:val="20"/>
                <w:szCs w:val="20"/>
              </w:rPr>
              <w:t xml:space="preserve"> </w:t>
            </w:r>
            <w:proofErr w:type="spellStart"/>
            <w:r w:rsidRPr="006463DF">
              <w:rPr>
                <w:sz w:val="20"/>
                <w:szCs w:val="20"/>
              </w:rPr>
              <w:t>satırlık</w:t>
            </w:r>
            <w:proofErr w:type="spellEnd"/>
            <w:r w:rsidRPr="006463DF">
              <w:rPr>
                <w:sz w:val="20"/>
                <w:szCs w:val="20"/>
              </w:rPr>
              <w:t xml:space="preserve"> </w:t>
            </w:r>
            <w:proofErr w:type="spellStart"/>
            <w:r w:rsidRPr="006463DF">
              <w:rPr>
                <w:sz w:val="20"/>
                <w:szCs w:val="20"/>
              </w:rPr>
              <w:t>verinin</w:t>
            </w:r>
            <w:proofErr w:type="spellEnd"/>
            <w:r w:rsidRPr="006463DF">
              <w:rPr>
                <w:sz w:val="20"/>
                <w:szCs w:val="20"/>
              </w:rPr>
              <w:t xml:space="preserve"> </w:t>
            </w:r>
            <w:proofErr w:type="spellStart"/>
            <w:r w:rsidRPr="006463DF">
              <w:rPr>
                <w:sz w:val="20"/>
                <w:szCs w:val="20"/>
              </w:rPr>
              <w:t>döngüye</w:t>
            </w:r>
            <w:proofErr w:type="spellEnd"/>
            <w:r w:rsidRPr="006463DF">
              <w:rPr>
                <w:sz w:val="20"/>
                <w:szCs w:val="20"/>
              </w:rPr>
              <w:t xml:space="preserve"> </w:t>
            </w:r>
            <w:proofErr w:type="spellStart"/>
            <w:r w:rsidRPr="006463DF">
              <w:rPr>
                <w:sz w:val="20"/>
                <w:szCs w:val="20"/>
              </w:rPr>
              <w:t>sokulduğunda</w:t>
            </w:r>
            <w:proofErr w:type="spellEnd"/>
            <w:r w:rsidRPr="006463DF">
              <w:rPr>
                <w:sz w:val="20"/>
                <w:szCs w:val="20"/>
              </w:rPr>
              <w:t xml:space="preserve"> </w:t>
            </w:r>
            <w:proofErr w:type="spellStart"/>
            <w:r w:rsidRPr="006463DF">
              <w:rPr>
                <w:sz w:val="20"/>
                <w:szCs w:val="20"/>
              </w:rPr>
              <w:t>tarayıcının</w:t>
            </w:r>
            <w:proofErr w:type="spellEnd"/>
            <w:r w:rsidRPr="006463DF">
              <w:rPr>
                <w:sz w:val="20"/>
                <w:szCs w:val="20"/>
              </w:rPr>
              <w:t xml:space="preserve"> </w:t>
            </w:r>
            <w:proofErr w:type="spellStart"/>
            <w:r w:rsidRPr="006463DF">
              <w:rPr>
                <w:sz w:val="20"/>
                <w:szCs w:val="20"/>
              </w:rPr>
              <w:t>kilitlenmesi</w:t>
            </w:r>
            <w:proofErr w:type="spellEnd"/>
            <w:r w:rsidRPr="006463DF">
              <w:rPr>
                <w:sz w:val="20"/>
                <w:szCs w:val="20"/>
              </w:rPr>
              <w:t>.</w:t>
            </w:r>
          </w:p>
        </w:tc>
        <w:tc>
          <w:tcPr>
            <w:tcW w:w="2835" w:type="dxa"/>
            <w:tcBorders>
              <w:top w:val="single" w:sz="4" w:space="0" w:color="7F7F7F"/>
              <w:left w:val="single" w:sz="4" w:space="0" w:color="7F7F7F"/>
              <w:bottom w:val="single" w:sz="4" w:space="0" w:color="7F7F7F"/>
              <w:right w:val="single" w:sz="4" w:space="0" w:color="7F7F7F"/>
            </w:tcBorders>
          </w:tcPr>
          <w:p w14:paraId="6993E415" w14:textId="304D4D3F" w:rsidR="006463DF" w:rsidRPr="006463DF" w:rsidRDefault="006463DF" w:rsidP="006463DF">
            <w:pPr>
              <w:ind w:firstLine="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463DF">
              <w:rPr>
                <w:sz w:val="20"/>
                <w:szCs w:val="20"/>
              </w:rPr>
              <w:t>Tüm</w:t>
            </w:r>
            <w:proofErr w:type="spellEnd"/>
            <w:r w:rsidRPr="006463DF">
              <w:rPr>
                <w:sz w:val="20"/>
                <w:szCs w:val="20"/>
              </w:rPr>
              <w:t xml:space="preserve"> for </w:t>
            </w:r>
            <w:proofErr w:type="spellStart"/>
            <w:r w:rsidRPr="006463DF">
              <w:rPr>
                <w:sz w:val="20"/>
                <w:szCs w:val="20"/>
              </w:rPr>
              <w:t>döngüleri</w:t>
            </w:r>
            <w:proofErr w:type="spellEnd"/>
            <w:r w:rsidRPr="006463DF">
              <w:rPr>
                <w:sz w:val="20"/>
                <w:szCs w:val="20"/>
              </w:rPr>
              <w:t xml:space="preserve"> </w:t>
            </w:r>
            <w:proofErr w:type="spellStart"/>
            <w:r w:rsidRPr="006463DF">
              <w:rPr>
                <w:sz w:val="20"/>
                <w:szCs w:val="20"/>
              </w:rPr>
              <w:t>ve</w:t>
            </w:r>
            <w:proofErr w:type="spellEnd"/>
            <w:r w:rsidRPr="006463DF">
              <w:rPr>
                <w:sz w:val="20"/>
                <w:szCs w:val="20"/>
              </w:rPr>
              <w:t xml:space="preserve"> </w:t>
            </w:r>
            <w:proofErr w:type="spellStart"/>
            <w:r w:rsidRPr="006463DF">
              <w:rPr>
                <w:sz w:val="20"/>
                <w:szCs w:val="20"/>
              </w:rPr>
              <w:t>PapaParse</w:t>
            </w:r>
            <w:proofErr w:type="spellEnd"/>
            <w:r w:rsidRPr="006463DF">
              <w:rPr>
                <w:sz w:val="20"/>
                <w:szCs w:val="20"/>
              </w:rPr>
              <w:t xml:space="preserve"> </w:t>
            </w:r>
            <w:proofErr w:type="spellStart"/>
            <w:r w:rsidRPr="006463DF">
              <w:rPr>
                <w:sz w:val="20"/>
                <w:szCs w:val="20"/>
              </w:rPr>
              <w:t>ayrıştırma</w:t>
            </w:r>
            <w:proofErr w:type="spellEnd"/>
            <w:r w:rsidRPr="006463DF">
              <w:rPr>
                <w:sz w:val="20"/>
                <w:szCs w:val="20"/>
              </w:rPr>
              <w:t xml:space="preserve"> </w:t>
            </w:r>
            <w:proofErr w:type="spellStart"/>
            <w:r w:rsidRPr="006463DF">
              <w:rPr>
                <w:sz w:val="20"/>
                <w:szCs w:val="20"/>
              </w:rPr>
              <w:t>işlemi</w:t>
            </w:r>
            <w:proofErr w:type="spellEnd"/>
            <w:r w:rsidRPr="006463DF">
              <w:rPr>
                <w:sz w:val="20"/>
                <w:szCs w:val="20"/>
              </w:rPr>
              <w:t xml:space="preserve"> Web Worker </w:t>
            </w:r>
            <w:proofErr w:type="spellStart"/>
            <w:r w:rsidRPr="006463DF">
              <w:rPr>
                <w:sz w:val="20"/>
                <w:szCs w:val="20"/>
              </w:rPr>
              <w:t>arka</w:t>
            </w:r>
            <w:proofErr w:type="spellEnd"/>
            <w:r w:rsidRPr="006463DF">
              <w:rPr>
                <w:sz w:val="20"/>
                <w:szCs w:val="20"/>
              </w:rPr>
              <w:t xml:space="preserve"> plan </w:t>
            </w:r>
            <w:proofErr w:type="spellStart"/>
            <w:r w:rsidRPr="006463DF">
              <w:rPr>
                <w:sz w:val="20"/>
                <w:szCs w:val="20"/>
              </w:rPr>
              <w:t>iş</w:t>
            </w:r>
            <w:proofErr w:type="spellEnd"/>
            <w:r w:rsidRPr="006463DF">
              <w:rPr>
                <w:sz w:val="20"/>
                <w:szCs w:val="20"/>
              </w:rPr>
              <w:t xml:space="preserve"> </w:t>
            </w:r>
            <w:proofErr w:type="spellStart"/>
            <w:r w:rsidRPr="006463DF">
              <w:rPr>
                <w:sz w:val="20"/>
                <w:szCs w:val="20"/>
              </w:rPr>
              <w:t>parçacığına</w:t>
            </w:r>
            <w:proofErr w:type="spellEnd"/>
            <w:r w:rsidRPr="006463DF">
              <w:rPr>
                <w:sz w:val="20"/>
                <w:szCs w:val="20"/>
              </w:rPr>
              <w:t xml:space="preserve"> </w:t>
            </w:r>
            <w:proofErr w:type="spellStart"/>
            <w:r w:rsidRPr="006463DF">
              <w:rPr>
                <w:sz w:val="20"/>
                <w:szCs w:val="20"/>
              </w:rPr>
              <w:t>taşınarak</w:t>
            </w:r>
            <w:proofErr w:type="spellEnd"/>
            <w:r w:rsidRPr="006463DF">
              <w:rPr>
                <w:sz w:val="20"/>
                <w:szCs w:val="20"/>
              </w:rPr>
              <w:t xml:space="preserve"> </w:t>
            </w:r>
            <w:proofErr w:type="spellStart"/>
            <w:r w:rsidRPr="006463DF">
              <w:rPr>
                <w:sz w:val="20"/>
                <w:szCs w:val="20"/>
              </w:rPr>
              <w:t>çözüldü</w:t>
            </w:r>
            <w:proofErr w:type="spellEnd"/>
            <w:r w:rsidRPr="006463DF">
              <w:rPr>
                <w:sz w:val="20"/>
                <w:szCs w:val="20"/>
              </w:rPr>
              <w:t>.</w:t>
            </w:r>
          </w:p>
        </w:tc>
        <w:tc>
          <w:tcPr>
            <w:tcW w:w="3402" w:type="dxa"/>
            <w:tcBorders>
              <w:top w:val="single" w:sz="4" w:space="0" w:color="7F7F7F"/>
              <w:left w:val="single" w:sz="4" w:space="0" w:color="7F7F7F"/>
              <w:bottom w:val="single" w:sz="4" w:space="0" w:color="7F7F7F"/>
              <w:right w:val="single" w:sz="4" w:space="0" w:color="7F7F7F"/>
            </w:tcBorders>
          </w:tcPr>
          <w:p w14:paraId="69A1D809" w14:textId="2E589B54" w:rsidR="006463DF" w:rsidRPr="006463DF" w:rsidRDefault="006463DF" w:rsidP="006463D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6463DF">
              <w:rPr>
                <w:sz w:val="20"/>
                <w:szCs w:val="20"/>
              </w:rPr>
              <w:t xml:space="preserve">"Single-Thread" </w:t>
            </w:r>
            <w:proofErr w:type="spellStart"/>
            <w:r w:rsidRPr="006463DF">
              <w:rPr>
                <w:sz w:val="20"/>
                <w:szCs w:val="20"/>
              </w:rPr>
              <w:t>olan</w:t>
            </w:r>
            <w:proofErr w:type="spellEnd"/>
            <w:r w:rsidRPr="006463DF">
              <w:rPr>
                <w:sz w:val="20"/>
                <w:szCs w:val="20"/>
              </w:rPr>
              <w:t xml:space="preserve"> </w:t>
            </w:r>
            <w:proofErr w:type="spellStart"/>
            <w:r w:rsidRPr="006463DF">
              <w:rPr>
                <w:sz w:val="20"/>
                <w:szCs w:val="20"/>
              </w:rPr>
              <w:t>JavaScript'in</w:t>
            </w:r>
            <w:proofErr w:type="spellEnd"/>
            <w:r w:rsidRPr="006463DF">
              <w:rPr>
                <w:sz w:val="20"/>
                <w:szCs w:val="20"/>
              </w:rPr>
              <w:t xml:space="preserve"> </w:t>
            </w:r>
            <w:proofErr w:type="spellStart"/>
            <w:r w:rsidRPr="006463DF">
              <w:rPr>
                <w:sz w:val="20"/>
                <w:szCs w:val="20"/>
              </w:rPr>
              <w:t>postMessage</w:t>
            </w:r>
            <w:proofErr w:type="spellEnd"/>
            <w:r w:rsidRPr="006463DF">
              <w:rPr>
                <w:sz w:val="20"/>
                <w:szCs w:val="20"/>
              </w:rPr>
              <w:t xml:space="preserve"> </w:t>
            </w:r>
            <w:proofErr w:type="spellStart"/>
            <w:r w:rsidRPr="006463DF">
              <w:rPr>
                <w:sz w:val="20"/>
                <w:szCs w:val="20"/>
              </w:rPr>
              <w:t>asenkron</w:t>
            </w:r>
            <w:proofErr w:type="spellEnd"/>
            <w:r w:rsidRPr="006463DF">
              <w:rPr>
                <w:sz w:val="20"/>
                <w:szCs w:val="20"/>
              </w:rPr>
              <w:t xml:space="preserve"> </w:t>
            </w:r>
            <w:proofErr w:type="spellStart"/>
            <w:r w:rsidRPr="006463DF">
              <w:rPr>
                <w:sz w:val="20"/>
                <w:szCs w:val="20"/>
              </w:rPr>
              <w:t>mimarisiyle</w:t>
            </w:r>
            <w:proofErr w:type="spellEnd"/>
            <w:r w:rsidRPr="006463DF">
              <w:rPr>
                <w:sz w:val="20"/>
                <w:szCs w:val="20"/>
              </w:rPr>
              <w:t xml:space="preserve"> </w:t>
            </w:r>
            <w:proofErr w:type="gramStart"/>
            <w:r w:rsidRPr="006463DF">
              <w:rPr>
                <w:sz w:val="20"/>
                <w:szCs w:val="20"/>
              </w:rPr>
              <w:t>Multi-Thread</w:t>
            </w:r>
            <w:proofErr w:type="gramEnd"/>
            <w:r w:rsidRPr="006463DF">
              <w:rPr>
                <w:sz w:val="20"/>
                <w:szCs w:val="20"/>
              </w:rPr>
              <w:t xml:space="preserve"> </w:t>
            </w:r>
            <w:proofErr w:type="spellStart"/>
            <w:r w:rsidRPr="006463DF">
              <w:rPr>
                <w:sz w:val="20"/>
                <w:szCs w:val="20"/>
              </w:rPr>
              <w:t>gibi</w:t>
            </w:r>
            <w:proofErr w:type="spellEnd"/>
            <w:r w:rsidRPr="006463DF">
              <w:rPr>
                <w:sz w:val="20"/>
                <w:szCs w:val="20"/>
              </w:rPr>
              <w:t xml:space="preserve"> </w:t>
            </w:r>
            <w:proofErr w:type="spellStart"/>
            <w:r w:rsidRPr="006463DF">
              <w:rPr>
                <w:sz w:val="20"/>
                <w:szCs w:val="20"/>
              </w:rPr>
              <w:t>nasıl</w:t>
            </w:r>
            <w:proofErr w:type="spellEnd"/>
            <w:r w:rsidRPr="006463DF">
              <w:rPr>
                <w:sz w:val="20"/>
                <w:szCs w:val="20"/>
              </w:rPr>
              <w:t xml:space="preserve"> </w:t>
            </w:r>
            <w:proofErr w:type="spellStart"/>
            <w:r w:rsidRPr="006463DF">
              <w:rPr>
                <w:sz w:val="20"/>
                <w:szCs w:val="20"/>
              </w:rPr>
              <w:t>kullanılabileceği</w:t>
            </w:r>
            <w:proofErr w:type="spellEnd"/>
            <w:r w:rsidRPr="006463DF">
              <w:rPr>
                <w:sz w:val="20"/>
                <w:szCs w:val="20"/>
              </w:rPr>
              <w:t xml:space="preserve"> </w:t>
            </w:r>
            <w:proofErr w:type="spellStart"/>
            <w:r w:rsidRPr="006463DF">
              <w:rPr>
                <w:sz w:val="20"/>
                <w:szCs w:val="20"/>
              </w:rPr>
              <w:t>öğrenildi</w:t>
            </w:r>
            <w:proofErr w:type="spellEnd"/>
            <w:r w:rsidRPr="006463DF">
              <w:rPr>
                <w:sz w:val="20"/>
                <w:szCs w:val="20"/>
              </w:rPr>
              <w:t>.</w:t>
            </w:r>
          </w:p>
        </w:tc>
      </w:tr>
      <w:tr w:rsidR="006463DF" w14:paraId="75200889" w14:textId="77777777" w:rsidTr="006463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2452696D" w14:textId="29A31E24" w:rsidR="006463DF" w:rsidRPr="006463DF" w:rsidRDefault="006463DF" w:rsidP="006463DF">
            <w:pPr>
              <w:ind w:firstLine="0"/>
              <w:rPr>
                <w:sz w:val="20"/>
                <w:szCs w:val="20"/>
              </w:rPr>
            </w:pPr>
            <w:r w:rsidRPr="006463DF">
              <w:rPr>
                <w:sz w:val="20"/>
                <w:szCs w:val="20"/>
              </w:rPr>
              <w:t>RAM (</w:t>
            </w:r>
            <w:proofErr w:type="spellStart"/>
            <w:r w:rsidRPr="006463DF">
              <w:rPr>
                <w:sz w:val="20"/>
                <w:szCs w:val="20"/>
              </w:rPr>
              <w:t>Bellek</w:t>
            </w:r>
            <w:proofErr w:type="spellEnd"/>
            <w:r w:rsidRPr="006463DF">
              <w:rPr>
                <w:sz w:val="20"/>
                <w:szCs w:val="20"/>
              </w:rPr>
              <w:t xml:space="preserve">) </w:t>
            </w:r>
            <w:proofErr w:type="spellStart"/>
            <w:r w:rsidRPr="006463DF">
              <w:rPr>
                <w:sz w:val="20"/>
                <w:szCs w:val="20"/>
              </w:rPr>
              <w:t>Taşması</w:t>
            </w:r>
            <w:proofErr w:type="spellEnd"/>
            <w:r w:rsidRPr="006463DF">
              <w:rPr>
                <w:sz w:val="20"/>
                <w:szCs w:val="20"/>
              </w:rPr>
              <w:t xml:space="preserve">: 50 </w:t>
            </w:r>
            <w:proofErr w:type="spellStart"/>
            <w:r w:rsidRPr="006463DF">
              <w:rPr>
                <w:sz w:val="20"/>
                <w:szCs w:val="20"/>
              </w:rPr>
              <w:t>MB'lık</w:t>
            </w:r>
            <w:proofErr w:type="spellEnd"/>
            <w:r w:rsidRPr="006463DF">
              <w:rPr>
                <w:sz w:val="20"/>
                <w:szCs w:val="20"/>
              </w:rPr>
              <w:t xml:space="preserve"> </w:t>
            </w:r>
            <w:proofErr w:type="spellStart"/>
            <w:r w:rsidRPr="006463DF">
              <w:rPr>
                <w:sz w:val="20"/>
                <w:szCs w:val="20"/>
              </w:rPr>
              <w:t>dosyanın</w:t>
            </w:r>
            <w:proofErr w:type="spellEnd"/>
            <w:r w:rsidRPr="006463DF">
              <w:rPr>
                <w:sz w:val="20"/>
                <w:szCs w:val="20"/>
              </w:rPr>
              <w:t xml:space="preserve"> </w:t>
            </w:r>
            <w:proofErr w:type="spellStart"/>
            <w:r w:rsidRPr="006463DF">
              <w:rPr>
                <w:sz w:val="20"/>
                <w:szCs w:val="20"/>
              </w:rPr>
              <w:t>bir</w:t>
            </w:r>
            <w:proofErr w:type="spellEnd"/>
            <w:r w:rsidRPr="006463DF">
              <w:rPr>
                <w:sz w:val="20"/>
                <w:szCs w:val="20"/>
              </w:rPr>
              <w:t xml:space="preserve"> </w:t>
            </w:r>
            <w:proofErr w:type="spellStart"/>
            <w:r w:rsidRPr="006463DF">
              <w:rPr>
                <w:sz w:val="20"/>
                <w:szCs w:val="20"/>
              </w:rPr>
              <w:t>kerede</w:t>
            </w:r>
            <w:proofErr w:type="spellEnd"/>
            <w:r w:rsidRPr="006463DF">
              <w:rPr>
                <w:sz w:val="20"/>
                <w:szCs w:val="20"/>
              </w:rPr>
              <w:t xml:space="preserve"> </w:t>
            </w:r>
            <w:proofErr w:type="spellStart"/>
            <w:r w:rsidRPr="006463DF">
              <w:rPr>
                <w:sz w:val="20"/>
                <w:szCs w:val="20"/>
              </w:rPr>
              <w:t>RAM'e</w:t>
            </w:r>
            <w:proofErr w:type="spellEnd"/>
            <w:r w:rsidRPr="006463DF">
              <w:rPr>
                <w:sz w:val="20"/>
                <w:szCs w:val="20"/>
              </w:rPr>
              <w:t xml:space="preserve"> </w:t>
            </w:r>
            <w:proofErr w:type="spellStart"/>
            <w:r w:rsidRPr="006463DF">
              <w:rPr>
                <w:sz w:val="20"/>
                <w:szCs w:val="20"/>
              </w:rPr>
              <w:t>alındığında</w:t>
            </w:r>
            <w:proofErr w:type="spellEnd"/>
            <w:r w:rsidRPr="006463DF">
              <w:rPr>
                <w:sz w:val="20"/>
                <w:szCs w:val="20"/>
              </w:rPr>
              <w:t xml:space="preserve"> Out-of-Memory </w:t>
            </w:r>
            <w:proofErr w:type="spellStart"/>
            <w:r w:rsidRPr="006463DF">
              <w:rPr>
                <w:sz w:val="20"/>
                <w:szCs w:val="20"/>
              </w:rPr>
              <w:t>hatası</w:t>
            </w:r>
            <w:proofErr w:type="spellEnd"/>
            <w:r w:rsidRPr="006463DF">
              <w:rPr>
                <w:sz w:val="20"/>
                <w:szCs w:val="20"/>
              </w:rPr>
              <w:t xml:space="preserve"> </w:t>
            </w:r>
            <w:proofErr w:type="spellStart"/>
            <w:r w:rsidRPr="006463DF">
              <w:rPr>
                <w:sz w:val="20"/>
                <w:szCs w:val="20"/>
              </w:rPr>
              <w:t>vermesi</w:t>
            </w:r>
            <w:proofErr w:type="spellEnd"/>
            <w:r w:rsidRPr="006463DF">
              <w:rPr>
                <w:sz w:val="20"/>
                <w:szCs w:val="20"/>
              </w:rPr>
              <w:t>.</w:t>
            </w:r>
          </w:p>
        </w:tc>
        <w:tc>
          <w:tcPr>
            <w:tcW w:w="2835" w:type="dxa"/>
            <w:tcBorders>
              <w:top w:val="single" w:sz="4" w:space="0" w:color="7F7F7F"/>
              <w:left w:val="single" w:sz="4" w:space="0" w:color="7F7F7F"/>
              <w:bottom w:val="single" w:sz="4" w:space="0" w:color="7F7F7F"/>
              <w:right w:val="single" w:sz="4" w:space="0" w:color="7F7F7F"/>
            </w:tcBorders>
          </w:tcPr>
          <w:p w14:paraId="08A33951" w14:textId="259F0428" w:rsidR="006463DF" w:rsidRPr="006463DF" w:rsidRDefault="006463DF" w:rsidP="006463DF">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6463DF">
              <w:rPr>
                <w:sz w:val="20"/>
                <w:szCs w:val="20"/>
              </w:rPr>
              <w:t xml:space="preserve">Dosya </w:t>
            </w:r>
            <w:proofErr w:type="spellStart"/>
            <w:r w:rsidRPr="006463DF">
              <w:rPr>
                <w:sz w:val="20"/>
                <w:szCs w:val="20"/>
              </w:rPr>
              <w:t>bir</w:t>
            </w:r>
            <w:proofErr w:type="spellEnd"/>
            <w:r w:rsidRPr="006463DF">
              <w:rPr>
                <w:sz w:val="20"/>
                <w:szCs w:val="20"/>
              </w:rPr>
              <w:t xml:space="preserve"> </w:t>
            </w:r>
            <w:proofErr w:type="spellStart"/>
            <w:r w:rsidRPr="006463DF">
              <w:rPr>
                <w:sz w:val="20"/>
                <w:szCs w:val="20"/>
              </w:rPr>
              <w:t>kerede</w:t>
            </w:r>
            <w:proofErr w:type="spellEnd"/>
            <w:r w:rsidRPr="006463DF">
              <w:rPr>
                <w:sz w:val="20"/>
                <w:szCs w:val="20"/>
              </w:rPr>
              <w:t xml:space="preserve"> </w:t>
            </w:r>
            <w:proofErr w:type="spellStart"/>
            <w:r w:rsidRPr="006463DF">
              <w:rPr>
                <w:sz w:val="20"/>
                <w:szCs w:val="20"/>
              </w:rPr>
              <w:t>okumak</w:t>
            </w:r>
            <w:proofErr w:type="spellEnd"/>
            <w:r w:rsidRPr="006463DF">
              <w:rPr>
                <w:sz w:val="20"/>
                <w:szCs w:val="20"/>
              </w:rPr>
              <w:t xml:space="preserve"> </w:t>
            </w:r>
            <w:proofErr w:type="spellStart"/>
            <w:r w:rsidRPr="006463DF">
              <w:rPr>
                <w:sz w:val="20"/>
                <w:szCs w:val="20"/>
              </w:rPr>
              <w:t>yerine</w:t>
            </w:r>
            <w:proofErr w:type="spellEnd"/>
            <w:r w:rsidRPr="006463DF">
              <w:rPr>
                <w:sz w:val="20"/>
                <w:szCs w:val="20"/>
              </w:rPr>
              <w:t xml:space="preserve"> </w:t>
            </w:r>
            <w:proofErr w:type="spellStart"/>
            <w:r w:rsidRPr="006463DF">
              <w:rPr>
                <w:sz w:val="20"/>
                <w:szCs w:val="20"/>
              </w:rPr>
              <w:t>Papa.parse</w:t>
            </w:r>
            <w:proofErr w:type="spellEnd"/>
            <w:r w:rsidRPr="006463DF">
              <w:rPr>
                <w:sz w:val="20"/>
                <w:szCs w:val="20"/>
              </w:rPr>
              <w:t xml:space="preserve">(file, </w:t>
            </w:r>
            <w:proofErr w:type="gramStart"/>
            <w:r w:rsidRPr="006463DF">
              <w:rPr>
                <w:sz w:val="20"/>
                <w:szCs w:val="20"/>
              </w:rPr>
              <w:t>{ step</w:t>
            </w:r>
            <w:proofErr w:type="gramEnd"/>
            <w:r w:rsidRPr="006463DF">
              <w:rPr>
                <w:sz w:val="20"/>
                <w:szCs w:val="20"/>
              </w:rPr>
              <w:t xml:space="preserve">: </w:t>
            </w:r>
            <w:proofErr w:type="gramStart"/>
            <w:r w:rsidRPr="006463DF">
              <w:rPr>
                <w:sz w:val="20"/>
                <w:szCs w:val="20"/>
              </w:rPr>
              <w:t>... }</w:t>
            </w:r>
            <w:proofErr w:type="gramEnd"/>
            <w:r w:rsidRPr="006463DF">
              <w:rPr>
                <w:sz w:val="20"/>
                <w:szCs w:val="20"/>
              </w:rPr>
              <w:t xml:space="preserve">) </w:t>
            </w:r>
            <w:proofErr w:type="spellStart"/>
            <w:r w:rsidRPr="006463DF">
              <w:rPr>
                <w:sz w:val="20"/>
                <w:szCs w:val="20"/>
              </w:rPr>
              <w:t>metoduyla</w:t>
            </w:r>
            <w:proofErr w:type="spellEnd"/>
            <w:r w:rsidRPr="006463DF">
              <w:rPr>
                <w:sz w:val="20"/>
                <w:szCs w:val="20"/>
              </w:rPr>
              <w:t xml:space="preserve"> "Streaming" (</w:t>
            </w:r>
            <w:proofErr w:type="spellStart"/>
            <w:r w:rsidRPr="006463DF">
              <w:rPr>
                <w:sz w:val="20"/>
                <w:szCs w:val="20"/>
              </w:rPr>
              <w:t>parça</w:t>
            </w:r>
            <w:proofErr w:type="spellEnd"/>
            <w:r w:rsidRPr="006463DF">
              <w:rPr>
                <w:sz w:val="20"/>
                <w:szCs w:val="20"/>
              </w:rPr>
              <w:t xml:space="preserve"> </w:t>
            </w:r>
            <w:proofErr w:type="spellStart"/>
            <w:r w:rsidRPr="006463DF">
              <w:rPr>
                <w:sz w:val="20"/>
                <w:szCs w:val="20"/>
              </w:rPr>
              <w:t>parça</w:t>
            </w:r>
            <w:proofErr w:type="spellEnd"/>
            <w:r w:rsidRPr="006463DF">
              <w:rPr>
                <w:sz w:val="20"/>
                <w:szCs w:val="20"/>
              </w:rPr>
              <w:t xml:space="preserve">) </w:t>
            </w:r>
            <w:proofErr w:type="spellStart"/>
            <w:r w:rsidRPr="006463DF">
              <w:rPr>
                <w:sz w:val="20"/>
                <w:szCs w:val="20"/>
              </w:rPr>
              <w:t>okunarak</w:t>
            </w:r>
            <w:proofErr w:type="spellEnd"/>
            <w:r w:rsidRPr="006463DF">
              <w:rPr>
                <w:sz w:val="20"/>
                <w:szCs w:val="20"/>
              </w:rPr>
              <w:t xml:space="preserve"> </w:t>
            </w:r>
            <w:proofErr w:type="spellStart"/>
            <w:r w:rsidRPr="006463DF">
              <w:rPr>
                <w:sz w:val="20"/>
                <w:szCs w:val="20"/>
              </w:rPr>
              <w:t>işlendi</w:t>
            </w:r>
            <w:proofErr w:type="spellEnd"/>
            <w:r w:rsidRPr="006463DF">
              <w:rPr>
                <w:sz w:val="20"/>
                <w:szCs w:val="20"/>
              </w:rPr>
              <w:t>.</w:t>
            </w:r>
          </w:p>
        </w:tc>
        <w:tc>
          <w:tcPr>
            <w:tcW w:w="3402" w:type="dxa"/>
            <w:tcBorders>
              <w:top w:val="single" w:sz="4" w:space="0" w:color="7F7F7F"/>
              <w:left w:val="single" w:sz="4" w:space="0" w:color="7F7F7F"/>
              <w:bottom w:val="single" w:sz="4" w:space="0" w:color="7F7F7F"/>
              <w:right w:val="single" w:sz="4" w:space="0" w:color="7F7F7F"/>
            </w:tcBorders>
          </w:tcPr>
          <w:p w14:paraId="78DA98AC" w14:textId="283C30E9" w:rsidR="006463DF" w:rsidRPr="006463DF" w:rsidRDefault="006463DF" w:rsidP="006463DF">
            <w:pPr>
              <w:ind w:firstLine="0"/>
              <w:cnfStyle w:val="000000010000" w:firstRow="0" w:lastRow="0" w:firstColumn="0" w:lastColumn="0" w:oddVBand="0" w:evenVBand="0" w:oddHBand="0" w:evenHBand="1" w:firstRowFirstColumn="0" w:firstRowLastColumn="0" w:lastRowFirstColumn="0" w:lastRowLastColumn="0"/>
              <w:rPr>
                <w:sz w:val="20"/>
                <w:szCs w:val="20"/>
              </w:rPr>
            </w:pPr>
            <w:proofErr w:type="spellStart"/>
            <w:r w:rsidRPr="006463DF">
              <w:rPr>
                <w:sz w:val="20"/>
                <w:szCs w:val="20"/>
              </w:rPr>
              <w:t>İstemci</w:t>
            </w:r>
            <w:proofErr w:type="spellEnd"/>
            <w:r w:rsidRPr="006463DF">
              <w:rPr>
                <w:sz w:val="20"/>
                <w:szCs w:val="20"/>
              </w:rPr>
              <w:t xml:space="preserve"> </w:t>
            </w:r>
            <w:proofErr w:type="spellStart"/>
            <w:r w:rsidRPr="006463DF">
              <w:rPr>
                <w:sz w:val="20"/>
                <w:szCs w:val="20"/>
              </w:rPr>
              <w:t>tarafı</w:t>
            </w:r>
            <w:proofErr w:type="spellEnd"/>
            <w:r w:rsidRPr="006463DF">
              <w:rPr>
                <w:sz w:val="20"/>
                <w:szCs w:val="20"/>
              </w:rPr>
              <w:t xml:space="preserve"> (Client-Side) </w:t>
            </w:r>
            <w:proofErr w:type="spellStart"/>
            <w:r w:rsidRPr="006463DF">
              <w:rPr>
                <w:sz w:val="20"/>
                <w:szCs w:val="20"/>
              </w:rPr>
              <w:t>bellek</w:t>
            </w:r>
            <w:proofErr w:type="spellEnd"/>
            <w:r w:rsidRPr="006463DF">
              <w:rPr>
                <w:sz w:val="20"/>
                <w:szCs w:val="20"/>
              </w:rPr>
              <w:t xml:space="preserve"> </w:t>
            </w:r>
            <w:proofErr w:type="spellStart"/>
            <w:r w:rsidRPr="006463DF">
              <w:rPr>
                <w:sz w:val="20"/>
                <w:szCs w:val="20"/>
              </w:rPr>
              <w:t>yönetimi</w:t>
            </w:r>
            <w:proofErr w:type="spellEnd"/>
            <w:r w:rsidRPr="006463DF">
              <w:rPr>
                <w:sz w:val="20"/>
                <w:szCs w:val="20"/>
              </w:rPr>
              <w:t xml:space="preserve"> (Memory Allocation) </w:t>
            </w:r>
            <w:proofErr w:type="spellStart"/>
            <w:r w:rsidRPr="006463DF">
              <w:rPr>
                <w:sz w:val="20"/>
                <w:szCs w:val="20"/>
              </w:rPr>
              <w:t>ve</w:t>
            </w:r>
            <w:proofErr w:type="spellEnd"/>
            <w:r w:rsidRPr="006463DF">
              <w:rPr>
                <w:sz w:val="20"/>
                <w:szCs w:val="20"/>
              </w:rPr>
              <w:t xml:space="preserve"> </w:t>
            </w:r>
            <w:proofErr w:type="spellStart"/>
            <w:r w:rsidRPr="006463DF">
              <w:rPr>
                <w:sz w:val="20"/>
                <w:szCs w:val="20"/>
              </w:rPr>
              <w:t>çöp</w:t>
            </w:r>
            <w:proofErr w:type="spellEnd"/>
            <w:r w:rsidRPr="006463DF">
              <w:rPr>
                <w:sz w:val="20"/>
                <w:szCs w:val="20"/>
              </w:rPr>
              <w:t xml:space="preserve"> </w:t>
            </w:r>
            <w:proofErr w:type="spellStart"/>
            <w:r w:rsidRPr="006463DF">
              <w:rPr>
                <w:sz w:val="20"/>
                <w:szCs w:val="20"/>
              </w:rPr>
              <w:t>toplayıcı</w:t>
            </w:r>
            <w:proofErr w:type="spellEnd"/>
            <w:r w:rsidRPr="006463DF">
              <w:rPr>
                <w:sz w:val="20"/>
                <w:szCs w:val="20"/>
              </w:rPr>
              <w:t xml:space="preserve"> (Garbage Collection) </w:t>
            </w:r>
            <w:proofErr w:type="spellStart"/>
            <w:r w:rsidRPr="006463DF">
              <w:rPr>
                <w:sz w:val="20"/>
                <w:szCs w:val="20"/>
              </w:rPr>
              <w:t>davranışı</w:t>
            </w:r>
            <w:proofErr w:type="spellEnd"/>
            <w:r w:rsidRPr="006463DF">
              <w:rPr>
                <w:sz w:val="20"/>
                <w:szCs w:val="20"/>
              </w:rPr>
              <w:t xml:space="preserve"> </w:t>
            </w:r>
            <w:proofErr w:type="spellStart"/>
            <w:r w:rsidRPr="006463DF">
              <w:rPr>
                <w:sz w:val="20"/>
                <w:szCs w:val="20"/>
              </w:rPr>
              <w:t>öğrenildi</w:t>
            </w:r>
            <w:proofErr w:type="spellEnd"/>
            <w:r w:rsidRPr="006463DF">
              <w:rPr>
                <w:sz w:val="20"/>
                <w:szCs w:val="20"/>
              </w:rPr>
              <w:t>.</w:t>
            </w:r>
          </w:p>
        </w:tc>
      </w:tr>
      <w:tr w:rsidR="006463DF" w14:paraId="67C38F9A" w14:textId="77777777" w:rsidTr="006463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left w:val="single" w:sz="4" w:space="0" w:color="7F7F7F"/>
              <w:bottom w:val="single" w:sz="4" w:space="0" w:color="7F7F7F"/>
              <w:right w:val="single" w:sz="4" w:space="0" w:color="7F7F7F"/>
            </w:tcBorders>
          </w:tcPr>
          <w:p w14:paraId="68F476B7" w14:textId="66D0A6E9" w:rsidR="006463DF" w:rsidRPr="006463DF" w:rsidRDefault="006463DF" w:rsidP="006463DF">
            <w:pPr>
              <w:ind w:firstLine="0"/>
              <w:rPr>
                <w:sz w:val="20"/>
                <w:szCs w:val="20"/>
              </w:rPr>
            </w:pPr>
            <w:proofErr w:type="spellStart"/>
            <w:r w:rsidRPr="006463DF">
              <w:rPr>
                <w:sz w:val="20"/>
                <w:szCs w:val="20"/>
              </w:rPr>
              <w:t>Grafik</w:t>
            </w:r>
            <w:proofErr w:type="spellEnd"/>
            <w:r w:rsidRPr="006463DF">
              <w:rPr>
                <w:sz w:val="20"/>
                <w:szCs w:val="20"/>
              </w:rPr>
              <w:t xml:space="preserve"> (Canvas) </w:t>
            </w:r>
            <w:proofErr w:type="spellStart"/>
            <w:r w:rsidRPr="006463DF">
              <w:rPr>
                <w:sz w:val="20"/>
                <w:szCs w:val="20"/>
              </w:rPr>
              <w:t>Darboğazı</w:t>
            </w:r>
            <w:proofErr w:type="spellEnd"/>
            <w:r w:rsidRPr="006463DF">
              <w:rPr>
                <w:sz w:val="20"/>
                <w:szCs w:val="20"/>
              </w:rPr>
              <w:t xml:space="preserve">: 100.000 </w:t>
            </w:r>
            <w:proofErr w:type="spellStart"/>
            <w:r w:rsidRPr="006463DF">
              <w:rPr>
                <w:sz w:val="20"/>
                <w:szCs w:val="20"/>
              </w:rPr>
              <w:t>veri</w:t>
            </w:r>
            <w:proofErr w:type="spellEnd"/>
            <w:r w:rsidRPr="006463DF">
              <w:rPr>
                <w:sz w:val="20"/>
                <w:szCs w:val="20"/>
              </w:rPr>
              <w:t xml:space="preserve"> </w:t>
            </w:r>
            <w:proofErr w:type="spellStart"/>
            <w:r w:rsidRPr="006463DF">
              <w:rPr>
                <w:sz w:val="20"/>
                <w:szCs w:val="20"/>
              </w:rPr>
              <w:t>noktasının</w:t>
            </w:r>
            <w:proofErr w:type="spellEnd"/>
            <w:r w:rsidRPr="006463DF">
              <w:rPr>
                <w:sz w:val="20"/>
                <w:szCs w:val="20"/>
              </w:rPr>
              <w:t xml:space="preserve"> </w:t>
            </w:r>
            <w:proofErr w:type="spellStart"/>
            <w:r w:rsidRPr="006463DF">
              <w:rPr>
                <w:sz w:val="20"/>
                <w:szCs w:val="20"/>
              </w:rPr>
              <w:t>Chart.js'e</w:t>
            </w:r>
            <w:proofErr w:type="spellEnd"/>
            <w:r w:rsidRPr="006463DF">
              <w:rPr>
                <w:sz w:val="20"/>
                <w:szCs w:val="20"/>
              </w:rPr>
              <w:t xml:space="preserve"> </w:t>
            </w:r>
            <w:proofErr w:type="spellStart"/>
            <w:r w:rsidRPr="006463DF">
              <w:rPr>
                <w:sz w:val="20"/>
                <w:szCs w:val="20"/>
              </w:rPr>
              <w:t>doğrudan</w:t>
            </w:r>
            <w:proofErr w:type="spellEnd"/>
            <w:r w:rsidRPr="006463DF">
              <w:rPr>
                <w:sz w:val="20"/>
                <w:szCs w:val="20"/>
              </w:rPr>
              <w:t xml:space="preserve"> </w:t>
            </w:r>
            <w:proofErr w:type="spellStart"/>
            <w:r w:rsidRPr="006463DF">
              <w:rPr>
                <w:sz w:val="20"/>
                <w:szCs w:val="20"/>
              </w:rPr>
              <w:t>verilmesi</w:t>
            </w:r>
            <w:proofErr w:type="spellEnd"/>
            <w:r w:rsidRPr="006463DF">
              <w:rPr>
                <w:sz w:val="20"/>
                <w:szCs w:val="20"/>
              </w:rPr>
              <w:t xml:space="preserve"> </w:t>
            </w:r>
            <w:proofErr w:type="spellStart"/>
            <w:r w:rsidRPr="006463DF">
              <w:rPr>
                <w:sz w:val="20"/>
                <w:szCs w:val="20"/>
              </w:rPr>
              <w:t>sonucu</w:t>
            </w:r>
            <w:proofErr w:type="spellEnd"/>
            <w:r w:rsidRPr="006463DF">
              <w:rPr>
                <w:sz w:val="20"/>
                <w:szCs w:val="20"/>
              </w:rPr>
              <w:t xml:space="preserve"> </w:t>
            </w:r>
            <w:proofErr w:type="spellStart"/>
            <w:r w:rsidRPr="006463DF">
              <w:rPr>
                <w:sz w:val="20"/>
                <w:szCs w:val="20"/>
              </w:rPr>
              <w:t>uygulamanın</w:t>
            </w:r>
            <w:proofErr w:type="spellEnd"/>
            <w:r w:rsidRPr="006463DF">
              <w:rPr>
                <w:sz w:val="20"/>
                <w:szCs w:val="20"/>
              </w:rPr>
              <w:t xml:space="preserve"> </w:t>
            </w:r>
            <w:proofErr w:type="spellStart"/>
            <w:r w:rsidRPr="006463DF">
              <w:rPr>
                <w:sz w:val="20"/>
                <w:szCs w:val="20"/>
              </w:rPr>
              <w:t>çökmesi</w:t>
            </w:r>
            <w:proofErr w:type="spellEnd"/>
            <w:r w:rsidRPr="006463DF">
              <w:rPr>
                <w:sz w:val="20"/>
                <w:szCs w:val="20"/>
              </w:rPr>
              <w:t>.</w:t>
            </w:r>
          </w:p>
        </w:tc>
        <w:tc>
          <w:tcPr>
            <w:tcW w:w="2835" w:type="dxa"/>
            <w:tcBorders>
              <w:top w:val="single" w:sz="4" w:space="0" w:color="7F7F7F"/>
              <w:left w:val="single" w:sz="4" w:space="0" w:color="7F7F7F"/>
              <w:bottom w:val="single" w:sz="4" w:space="0" w:color="7F7F7F"/>
              <w:right w:val="single" w:sz="4" w:space="0" w:color="7F7F7F"/>
            </w:tcBorders>
          </w:tcPr>
          <w:p w14:paraId="057B2992" w14:textId="3347D5D2" w:rsidR="006463DF" w:rsidRPr="006463DF" w:rsidRDefault="006463DF" w:rsidP="006463DF">
            <w:pPr>
              <w:ind w:firstLine="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463DF">
              <w:rPr>
                <w:sz w:val="20"/>
                <w:szCs w:val="20"/>
              </w:rPr>
              <w:t>Veriler</w:t>
            </w:r>
            <w:proofErr w:type="spellEnd"/>
            <w:r w:rsidRPr="006463DF">
              <w:rPr>
                <w:sz w:val="20"/>
                <w:szCs w:val="20"/>
              </w:rPr>
              <w:t xml:space="preserve"> Worker </w:t>
            </w:r>
            <w:proofErr w:type="spellStart"/>
            <w:r w:rsidRPr="006463DF">
              <w:rPr>
                <w:sz w:val="20"/>
                <w:szCs w:val="20"/>
              </w:rPr>
              <w:t>içinde</w:t>
            </w:r>
            <w:proofErr w:type="spellEnd"/>
            <w:r w:rsidRPr="006463DF">
              <w:rPr>
                <w:sz w:val="20"/>
                <w:szCs w:val="20"/>
              </w:rPr>
              <w:t xml:space="preserve"> 10 </w:t>
            </w:r>
            <w:proofErr w:type="spellStart"/>
            <w:r w:rsidRPr="006463DF">
              <w:rPr>
                <w:sz w:val="20"/>
                <w:szCs w:val="20"/>
              </w:rPr>
              <w:t>eşit</w:t>
            </w:r>
            <w:proofErr w:type="spellEnd"/>
            <w:r w:rsidRPr="006463DF">
              <w:rPr>
                <w:sz w:val="20"/>
                <w:szCs w:val="20"/>
              </w:rPr>
              <w:t xml:space="preserve"> </w:t>
            </w:r>
            <w:proofErr w:type="spellStart"/>
            <w:r w:rsidRPr="006463DF">
              <w:rPr>
                <w:sz w:val="20"/>
                <w:szCs w:val="20"/>
              </w:rPr>
              <w:t>gruba</w:t>
            </w:r>
            <w:proofErr w:type="spellEnd"/>
            <w:r w:rsidRPr="006463DF">
              <w:rPr>
                <w:sz w:val="20"/>
                <w:szCs w:val="20"/>
              </w:rPr>
              <w:t xml:space="preserve"> (Binning) </w:t>
            </w:r>
            <w:proofErr w:type="spellStart"/>
            <w:r w:rsidRPr="006463DF">
              <w:rPr>
                <w:sz w:val="20"/>
                <w:szCs w:val="20"/>
              </w:rPr>
              <w:t>ayrılarak</w:t>
            </w:r>
            <w:proofErr w:type="spellEnd"/>
            <w:r w:rsidRPr="006463DF">
              <w:rPr>
                <w:sz w:val="20"/>
                <w:szCs w:val="20"/>
              </w:rPr>
              <w:t xml:space="preserve"> </w:t>
            </w:r>
            <w:proofErr w:type="spellStart"/>
            <w:r w:rsidRPr="006463DF">
              <w:rPr>
                <w:sz w:val="20"/>
                <w:szCs w:val="20"/>
              </w:rPr>
              <w:t>hesaplandı</w:t>
            </w:r>
            <w:proofErr w:type="spellEnd"/>
            <w:r w:rsidRPr="006463DF">
              <w:rPr>
                <w:sz w:val="20"/>
                <w:szCs w:val="20"/>
              </w:rPr>
              <w:t xml:space="preserve"> </w:t>
            </w:r>
            <w:proofErr w:type="spellStart"/>
            <w:r w:rsidRPr="006463DF">
              <w:rPr>
                <w:sz w:val="20"/>
                <w:szCs w:val="20"/>
              </w:rPr>
              <w:t>ve</w:t>
            </w:r>
            <w:proofErr w:type="spellEnd"/>
            <w:r w:rsidRPr="006463DF">
              <w:rPr>
                <w:sz w:val="20"/>
                <w:szCs w:val="20"/>
              </w:rPr>
              <w:t xml:space="preserve"> </w:t>
            </w:r>
            <w:proofErr w:type="spellStart"/>
            <w:r w:rsidRPr="006463DF">
              <w:rPr>
                <w:sz w:val="20"/>
                <w:szCs w:val="20"/>
              </w:rPr>
              <w:t>sadece</w:t>
            </w:r>
            <w:proofErr w:type="spellEnd"/>
            <w:r w:rsidRPr="006463DF">
              <w:rPr>
                <w:sz w:val="20"/>
                <w:szCs w:val="20"/>
              </w:rPr>
              <w:t xml:space="preserve"> </w:t>
            </w:r>
            <w:proofErr w:type="spellStart"/>
            <w:r w:rsidRPr="006463DF">
              <w:rPr>
                <w:sz w:val="20"/>
                <w:szCs w:val="20"/>
              </w:rPr>
              <w:t>bu</w:t>
            </w:r>
            <w:proofErr w:type="spellEnd"/>
            <w:r w:rsidRPr="006463DF">
              <w:rPr>
                <w:sz w:val="20"/>
                <w:szCs w:val="20"/>
              </w:rPr>
              <w:t xml:space="preserve"> 10 </w:t>
            </w:r>
            <w:proofErr w:type="spellStart"/>
            <w:r w:rsidRPr="006463DF">
              <w:rPr>
                <w:sz w:val="20"/>
                <w:szCs w:val="20"/>
              </w:rPr>
              <w:t>sonuç</w:t>
            </w:r>
            <w:proofErr w:type="spellEnd"/>
            <w:r w:rsidRPr="006463DF">
              <w:rPr>
                <w:sz w:val="20"/>
                <w:szCs w:val="20"/>
              </w:rPr>
              <w:t xml:space="preserve"> </w:t>
            </w:r>
            <w:proofErr w:type="spellStart"/>
            <w:r w:rsidRPr="006463DF">
              <w:rPr>
                <w:sz w:val="20"/>
                <w:szCs w:val="20"/>
              </w:rPr>
              <w:t>grafiğe</w:t>
            </w:r>
            <w:proofErr w:type="spellEnd"/>
            <w:r w:rsidRPr="006463DF">
              <w:rPr>
                <w:sz w:val="20"/>
                <w:szCs w:val="20"/>
              </w:rPr>
              <w:t xml:space="preserve"> </w:t>
            </w:r>
            <w:proofErr w:type="spellStart"/>
            <w:r w:rsidRPr="006463DF">
              <w:rPr>
                <w:sz w:val="20"/>
                <w:szCs w:val="20"/>
              </w:rPr>
              <w:t>gönderildi</w:t>
            </w:r>
            <w:proofErr w:type="spellEnd"/>
            <w:r w:rsidRPr="006463DF">
              <w:rPr>
                <w:sz w:val="20"/>
                <w:szCs w:val="20"/>
              </w:rPr>
              <w:t>.</w:t>
            </w:r>
          </w:p>
        </w:tc>
        <w:tc>
          <w:tcPr>
            <w:tcW w:w="3402" w:type="dxa"/>
            <w:tcBorders>
              <w:top w:val="single" w:sz="4" w:space="0" w:color="7F7F7F"/>
              <w:left w:val="single" w:sz="4" w:space="0" w:color="7F7F7F"/>
              <w:bottom w:val="single" w:sz="4" w:space="0" w:color="7F7F7F"/>
              <w:right w:val="single" w:sz="4" w:space="0" w:color="7F7F7F"/>
            </w:tcBorders>
          </w:tcPr>
          <w:p w14:paraId="60F66668" w14:textId="42F961F0" w:rsidR="006463DF" w:rsidRPr="006463DF" w:rsidRDefault="006463DF" w:rsidP="006463D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6463DF">
              <w:rPr>
                <w:sz w:val="20"/>
                <w:szCs w:val="20"/>
              </w:rPr>
              <w:t xml:space="preserve">Büyük </w:t>
            </w:r>
            <w:proofErr w:type="spellStart"/>
            <w:r w:rsidRPr="006463DF">
              <w:rPr>
                <w:sz w:val="20"/>
                <w:szCs w:val="20"/>
              </w:rPr>
              <w:t>veri</w:t>
            </w:r>
            <w:proofErr w:type="spellEnd"/>
            <w:r w:rsidRPr="006463DF">
              <w:rPr>
                <w:sz w:val="20"/>
                <w:szCs w:val="20"/>
              </w:rPr>
              <w:t xml:space="preserve"> </w:t>
            </w:r>
            <w:proofErr w:type="spellStart"/>
            <w:r w:rsidRPr="006463DF">
              <w:rPr>
                <w:sz w:val="20"/>
                <w:szCs w:val="20"/>
              </w:rPr>
              <w:t>görselleştirme</w:t>
            </w:r>
            <w:proofErr w:type="spellEnd"/>
            <w:r w:rsidRPr="006463DF">
              <w:rPr>
                <w:sz w:val="20"/>
                <w:szCs w:val="20"/>
              </w:rPr>
              <w:t xml:space="preserve"> </w:t>
            </w:r>
            <w:proofErr w:type="spellStart"/>
            <w:r w:rsidRPr="006463DF">
              <w:rPr>
                <w:sz w:val="20"/>
                <w:szCs w:val="20"/>
              </w:rPr>
              <w:t>süreçlerinde</w:t>
            </w:r>
            <w:proofErr w:type="spellEnd"/>
            <w:r w:rsidRPr="006463DF">
              <w:rPr>
                <w:sz w:val="20"/>
                <w:szCs w:val="20"/>
              </w:rPr>
              <w:t xml:space="preserve"> </w:t>
            </w:r>
            <w:proofErr w:type="spellStart"/>
            <w:r w:rsidRPr="006463DF">
              <w:rPr>
                <w:sz w:val="20"/>
                <w:szCs w:val="20"/>
              </w:rPr>
              <w:t>veri</w:t>
            </w:r>
            <w:proofErr w:type="spellEnd"/>
            <w:r w:rsidRPr="006463DF">
              <w:rPr>
                <w:sz w:val="20"/>
                <w:szCs w:val="20"/>
              </w:rPr>
              <w:t xml:space="preserve"> </w:t>
            </w:r>
            <w:proofErr w:type="spellStart"/>
            <w:r w:rsidRPr="006463DF">
              <w:rPr>
                <w:sz w:val="20"/>
                <w:szCs w:val="20"/>
              </w:rPr>
              <w:t>sadeleştirme</w:t>
            </w:r>
            <w:proofErr w:type="spellEnd"/>
            <w:r w:rsidRPr="006463DF">
              <w:rPr>
                <w:sz w:val="20"/>
                <w:szCs w:val="20"/>
              </w:rPr>
              <w:t xml:space="preserve"> (Data Aggregation) </w:t>
            </w:r>
            <w:proofErr w:type="spellStart"/>
            <w:r w:rsidRPr="006463DF">
              <w:rPr>
                <w:sz w:val="20"/>
                <w:szCs w:val="20"/>
              </w:rPr>
              <w:t>tekniklerinin</w:t>
            </w:r>
            <w:proofErr w:type="spellEnd"/>
            <w:r w:rsidRPr="006463DF">
              <w:rPr>
                <w:sz w:val="20"/>
                <w:szCs w:val="20"/>
              </w:rPr>
              <w:t xml:space="preserve"> </w:t>
            </w:r>
            <w:proofErr w:type="spellStart"/>
            <w:r w:rsidRPr="006463DF">
              <w:rPr>
                <w:sz w:val="20"/>
                <w:szCs w:val="20"/>
              </w:rPr>
              <w:t>zorunluluğu</w:t>
            </w:r>
            <w:proofErr w:type="spellEnd"/>
            <w:r w:rsidRPr="006463DF">
              <w:rPr>
                <w:sz w:val="20"/>
                <w:szCs w:val="20"/>
              </w:rPr>
              <w:t xml:space="preserve"> </w:t>
            </w:r>
            <w:proofErr w:type="spellStart"/>
            <w:r w:rsidRPr="006463DF">
              <w:rPr>
                <w:sz w:val="20"/>
                <w:szCs w:val="20"/>
              </w:rPr>
              <w:t>öğrenildi</w:t>
            </w:r>
            <w:proofErr w:type="spellEnd"/>
            <w:r w:rsidRPr="006463DF">
              <w:rPr>
                <w:sz w:val="20"/>
                <w:szCs w:val="20"/>
              </w:rPr>
              <w:t>.</w:t>
            </w:r>
          </w:p>
        </w:tc>
      </w:tr>
    </w:tbl>
    <w:p w14:paraId="5468EF65" w14:textId="77777777" w:rsidR="00052761" w:rsidRDefault="0006423C">
      <w:pPr>
        <w:pStyle w:val="Balk2"/>
      </w:pPr>
      <w:bookmarkStart w:id="134" w:name="_Toc229383841"/>
      <w:r>
        <w:t xml:space="preserve">11.3. </w:t>
      </w:r>
      <w:proofErr w:type="spellStart"/>
      <w:r>
        <w:t>Gelecek</w:t>
      </w:r>
      <w:proofErr w:type="spellEnd"/>
      <w:r>
        <w:t xml:space="preserve"> </w:t>
      </w:r>
      <w:proofErr w:type="spellStart"/>
      <w:r>
        <w:t>Çalışmalar</w:t>
      </w:r>
      <w:proofErr w:type="spellEnd"/>
      <w:r>
        <w:t xml:space="preserve"> (Future Work)</w:t>
      </w:r>
      <w:bookmarkEnd w:id="134"/>
    </w:p>
    <w:p w14:paraId="6FC6DAB1" w14:textId="77777777" w:rsidR="00D17436" w:rsidRPr="00D17436" w:rsidRDefault="00D17436" w:rsidP="00D17436">
      <w:pPr>
        <w:ind w:firstLine="0"/>
        <w:rPr>
          <w:lang w:val="tr-TR"/>
        </w:rPr>
      </w:pPr>
      <w:r w:rsidRPr="00D17436">
        <w:rPr>
          <w:lang w:val="tr-TR"/>
        </w:rPr>
        <w:t>Projenin gelecek versiyonlarında aşağıdaki endüstri standartlarındaki teknolojiler projeye dahil edilecektir:</w:t>
      </w:r>
    </w:p>
    <w:p w14:paraId="3AC0A0AD" w14:textId="77777777" w:rsidR="00D17436" w:rsidRPr="00D17436" w:rsidRDefault="00D17436" w:rsidP="00D17436">
      <w:pPr>
        <w:numPr>
          <w:ilvl w:val="0"/>
          <w:numId w:val="38"/>
        </w:numPr>
        <w:rPr>
          <w:lang w:val="tr-TR"/>
        </w:rPr>
      </w:pPr>
      <w:r w:rsidRPr="00D17436">
        <w:rPr>
          <w:b/>
          <w:bCs/>
          <w:lang w:val="tr-TR"/>
        </w:rPr>
        <w:t>V2 Hedefleri:</w:t>
      </w:r>
      <w:r w:rsidRPr="00D17436">
        <w:rPr>
          <w:lang w:val="tr-TR"/>
        </w:rPr>
        <w:t> </w:t>
      </w:r>
      <w:proofErr w:type="spellStart"/>
      <w:r w:rsidRPr="00D17436">
        <w:rPr>
          <w:lang w:val="tr-TR"/>
        </w:rPr>
        <w:t>WebAssembly</w:t>
      </w:r>
      <w:proofErr w:type="spellEnd"/>
      <w:r w:rsidRPr="00D17436">
        <w:rPr>
          <w:lang w:val="tr-TR"/>
        </w:rPr>
        <w:t xml:space="preserve"> (WASM) ile SIMD (</w:t>
      </w:r>
      <w:proofErr w:type="spellStart"/>
      <w:r w:rsidRPr="00D17436">
        <w:rPr>
          <w:lang w:val="tr-TR"/>
        </w:rPr>
        <w:t>Single</w:t>
      </w:r>
      <w:proofErr w:type="spellEnd"/>
      <w:r w:rsidRPr="00D17436">
        <w:rPr>
          <w:lang w:val="tr-TR"/>
        </w:rPr>
        <w:t xml:space="preserve"> </w:t>
      </w:r>
      <w:proofErr w:type="spellStart"/>
      <w:r w:rsidRPr="00D17436">
        <w:rPr>
          <w:lang w:val="tr-TR"/>
        </w:rPr>
        <w:t>Instruction</w:t>
      </w:r>
      <w:proofErr w:type="spellEnd"/>
      <w:r w:rsidRPr="00D17436">
        <w:rPr>
          <w:lang w:val="tr-TR"/>
        </w:rPr>
        <w:t>, Multiple Data) tabanlı istatistik hesaplama (</w:t>
      </w:r>
      <w:proofErr w:type="spellStart"/>
      <w:r w:rsidRPr="00D17436">
        <w:rPr>
          <w:lang w:val="tr-TR"/>
        </w:rPr>
        <w:t>Javascript'e</w:t>
      </w:r>
      <w:proofErr w:type="spellEnd"/>
      <w:r w:rsidRPr="00D17436">
        <w:rPr>
          <w:lang w:val="tr-TR"/>
        </w:rPr>
        <w:t xml:space="preserve"> göre 3-10x arası daha hızlı sonuç alma).</w:t>
      </w:r>
    </w:p>
    <w:p w14:paraId="0AE0E7BD" w14:textId="77777777" w:rsidR="00D17436" w:rsidRPr="00D17436" w:rsidRDefault="00D17436" w:rsidP="00D17436">
      <w:pPr>
        <w:numPr>
          <w:ilvl w:val="0"/>
          <w:numId w:val="38"/>
        </w:numPr>
        <w:rPr>
          <w:lang w:val="tr-TR"/>
        </w:rPr>
      </w:pPr>
      <w:r w:rsidRPr="00D17436">
        <w:rPr>
          <w:b/>
          <w:bCs/>
          <w:lang w:val="tr-TR"/>
        </w:rPr>
        <w:lastRenderedPageBreak/>
        <w:t>V3 Hedefleri:</w:t>
      </w:r>
      <w:r w:rsidRPr="00D17436">
        <w:rPr>
          <w:lang w:val="tr-TR"/>
        </w:rPr>
        <w:t xml:space="preserve"> Birden fazla CSV dosyasını birleştirme (Multi-file </w:t>
      </w:r>
      <w:proofErr w:type="spellStart"/>
      <w:r w:rsidRPr="00D17436">
        <w:rPr>
          <w:lang w:val="tr-TR"/>
        </w:rPr>
        <w:t>join</w:t>
      </w:r>
      <w:proofErr w:type="spellEnd"/>
      <w:r w:rsidRPr="00D17436">
        <w:rPr>
          <w:lang w:val="tr-TR"/>
        </w:rPr>
        <w:t xml:space="preserve">) ve </w:t>
      </w:r>
      <w:proofErr w:type="spellStart"/>
      <w:r w:rsidRPr="00D17436">
        <w:rPr>
          <w:lang w:val="tr-TR"/>
        </w:rPr>
        <w:t>DuckDB</w:t>
      </w:r>
      <w:proofErr w:type="spellEnd"/>
      <w:r w:rsidRPr="00D17436">
        <w:rPr>
          <w:lang w:val="tr-TR"/>
        </w:rPr>
        <w:t xml:space="preserve">-WASM ile doğrudan tarayıcı içinde SQL sorgu motoru (SQL </w:t>
      </w:r>
      <w:proofErr w:type="spellStart"/>
      <w:r w:rsidRPr="00D17436">
        <w:rPr>
          <w:lang w:val="tr-TR"/>
        </w:rPr>
        <w:t>query</w:t>
      </w:r>
      <w:proofErr w:type="spellEnd"/>
      <w:r w:rsidRPr="00D17436">
        <w:rPr>
          <w:lang w:val="tr-TR"/>
        </w:rPr>
        <w:t xml:space="preserve"> engine in-browser) çalıştırma.</w:t>
      </w:r>
    </w:p>
    <w:p w14:paraId="7126FDCC" w14:textId="77777777" w:rsidR="00D17436" w:rsidRPr="00D17436" w:rsidRDefault="00D17436" w:rsidP="00D17436">
      <w:pPr>
        <w:numPr>
          <w:ilvl w:val="0"/>
          <w:numId w:val="38"/>
        </w:numPr>
        <w:rPr>
          <w:lang w:val="tr-TR"/>
        </w:rPr>
      </w:pPr>
      <w:r w:rsidRPr="00D17436">
        <w:rPr>
          <w:b/>
          <w:bCs/>
          <w:lang w:val="tr-TR"/>
        </w:rPr>
        <w:t>V4 Hedefleri:</w:t>
      </w:r>
      <w:r w:rsidRPr="00D17436">
        <w:rPr>
          <w:lang w:val="tr-TR"/>
        </w:rPr>
        <w:t> </w:t>
      </w:r>
      <w:proofErr w:type="spellStart"/>
      <w:r w:rsidRPr="00D17436">
        <w:rPr>
          <w:lang w:val="tr-TR"/>
        </w:rPr>
        <w:t>SharedArrayBuffer</w:t>
      </w:r>
      <w:proofErr w:type="spellEnd"/>
      <w:r w:rsidRPr="00D17436">
        <w:rPr>
          <w:lang w:val="tr-TR"/>
        </w:rPr>
        <w:t xml:space="preserve"> teknolojisi kullanılarak verileri birden fazla </w:t>
      </w:r>
      <w:proofErr w:type="spellStart"/>
      <w:r w:rsidRPr="00D17436">
        <w:rPr>
          <w:lang w:val="tr-TR"/>
        </w:rPr>
        <w:t>Worker</w:t>
      </w:r>
      <w:proofErr w:type="spellEnd"/>
      <w:r w:rsidRPr="00D17436">
        <w:rPr>
          <w:lang w:val="tr-TR"/>
        </w:rPr>
        <w:t xml:space="preserve"> (</w:t>
      </w:r>
      <w:proofErr w:type="spellStart"/>
      <w:r w:rsidRPr="00D17436">
        <w:rPr>
          <w:lang w:val="tr-TR"/>
        </w:rPr>
        <w:t>Thread</w:t>
      </w:r>
      <w:proofErr w:type="spellEnd"/>
      <w:r w:rsidRPr="00D17436">
        <w:rPr>
          <w:lang w:val="tr-TR"/>
        </w:rPr>
        <w:t>) arasında kopyalamadan paylaşıp gerçek Multi-</w:t>
      </w:r>
      <w:proofErr w:type="spellStart"/>
      <w:r w:rsidRPr="00D17436">
        <w:rPr>
          <w:lang w:val="tr-TR"/>
        </w:rPr>
        <w:t>Threading</w:t>
      </w:r>
      <w:proofErr w:type="spellEnd"/>
      <w:r w:rsidRPr="00D17436">
        <w:rPr>
          <w:lang w:val="tr-TR"/>
        </w:rPr>
        <w:t xml:space="preserve"> işlem yapma.</w:t>
      </w:r>
    </w:p>
    <w:p w14:paraId="3B7656B6" w14:textId="77777777" w:rsidR="00D17436" w:rsidRDefault="00D17436"/>
    <w:p w14:paraId="20A2BF11" w14:textId="77777777" w:rsidR="00052761" w:rsidRDefault="0006423C">
      <w:pPr>
        <w:pStyle w:val="Balk2"/>
      </w:pPr>
      <w:bookmarkStart w:id="135" w:name="_Toc229383842"/>
      <w:r>
        <w:t xml:space="preserve">11.4. </w:t>
      </w:r>
      <w:proofErr w:type="spellStart"/>
      <w:r>
        <w:t>Kazanılan</w:t>
      </w:r>
      <w:proofErr w:type="spellEnd"/>
      <w:r>
        <w:t xml:space="preserve"> </w:t>
      </w:r>
      <w:proofErr w:type="spellStart"/>
      <w:r>
        <w:t>Yetkinlikler</w:t>
      </w:r>
      <w:bookmarkEnd w:id="135"/>
      <w:proofErr w:type="spellEnd"/>
    </w:p>
    <w:p w14:paraId="4372B2F8" w14:textId="77777777" w:rsidR="00D17436" w:rsidRPr="00D17436" w:rsidRDefault="00D17436" w:rsidP="00D17436">
      <w:pPr>
        <w:ind w:firstLine="0"/>
        <w:rPr>
          <w:lang w:val="tr-TR"/>
        </w:rPr>
      </w:pPr>
      <w:r w:rsidRPr="00D17436">
        <w:rPr>
          <w:lang w:val="tr-TR"/>
        </w:rPr>
        <w:t>Bu projenin geliştirilmesi süresince kodlamanın ötesinde önemli yetkinlikler kazanılmıştır:</w:t>
      </w:r>
    </w:p>
    <w:p w14:paraId="2248B6B4" w14:textId="77777777" w:rsidR="00D17436" w:rsidRPr="00D17436" w:rsidRDefault="00D17436" w:rsidP="00D17436">
      <w:pPr>
        <w:ind w:firstLine="0"/>
        <w:rPr>
          <w:lang w:val="tr-TR"/>
        </w:rPr>
      </w:pPr>
      <w:r w:rsidRPr="00D17436">
        <w:rPr>
          <w:b/>
          <w:bCs/>
          <w:lang w:val="tr-TR"/>
        </w:rPr>
        <w:t>Teknik Kazanımlar:</w:t>
      </w:r>
    </w:p>
    <w:p w14:paraId="5A95CC5D" w14:textId="77777777" w:rsidR="00D17436" w:rsidRPr="00D17436" w:rsidRDefault="00D17436" w:rsidP="00D17436">
      <w:pPr>
        <w:numPr>
          <w:ilvl w:val="0"/>
          <w:numId w:val="39"/>
        </w:numPr>
        <w:rPr>
          <w:lang w:val="tr-TR"/>
        </w:rPr>
      </w:pPr>
      <w:r w:rsidRPr="00D17436">
        <w:rPr>
          <w:b/>
          <w:bCs/>
          <w:lang w:val="tr-TR"/>
        </w:rPr>
        <w:t xml:space="preserve">Web </w:t>
      </w:r>
      <w:proofErr w:type="spellStart"/>
      <w:r w:rsidRPr="00D17436">
        <w:rPr>
          <w:b/>
          <w:bCs/>
          <w:lang w:val="tr-TR"/>
        </w:rPr>
        <w:t>Workers</w:t>
      </w:r>
      <w:proofErr w:type="spellEnd"/>
      <w:r w:rsidRPr="00D17436">
        <w:rPr>
          <w:b/>
          <w:bCs/>
          <w:lang w:val="tr-TR"/>
        </w:rPr>
        <w:t xml:space="preserve"> API:</w:t>
      </w:r>
      <w:r w:rsidRPr="00D17436">
        <w:rPr>
          <w:lang w:val="tr-TR"/>
        </w:rPr>
        <w:t xml:space="preserve"> Main </w:t>
      </w:r>
      <w:proofErr w:type="spellStart"/>
      <w:r w:rsidRPr="00D17436">
        <w:rPr>
          <w:lang w:val="tr-TR"/>
        </w:rPr>
        <w:t>Thread</w:t>
      </w:r>
      <w:proofErr w:type="spellEnd"/>
      <w:r w:rsidRPr="00D17436">
        <w:rPr>
          <w:lang w:val="tr-TR"/>
        </w:rPr>
        <w:t xml:space="preserve"> ve Background </w:t>
      </w:r>
      <w:proofErr w:type="spellStart"/>
      <w:r w:rsidRPr="00D17436">
        <w:rPr>
          <w:lang w:val="tr-TR"/>
        </w:rPr>
        <w:t>Worker</w:t>
      </w:r>
      <w:proofErr w:type="spellEnd"/>
      <w:r w:rsidRPr="00D17436">
        <w:rPr>
          <w:lang w:val="tr-TR"/>
        </w:rPr>
        <w:t xml:space="preserve"> arasında </w:t>
      </w:r>
      <w:proofErr w:type="spellStart"/>
      <w:r w:rsidRPr="00D17436">
        <w:rPr>
          <w:lang w:val="tr-TR"/>
        </w:rPr>
        <w:t>postMessage</w:t>
      </w:r>
      <w:proofErr w:type="spellEnd"/>
      <w:r w:rsidRPr="00D17436">
        <w:rPr>
          <w:lang w:val="tr-TR"/>
        </w:rPr>
        <w:t> ve </w:t>
      </w:r>
      <w:proofErr w:type="spellStart"/>
      <w:r w:rsidRPr="00D17436">
        <w:rPr>
          <w:lang w:val="tr-TR"/>
        </w:rPr>
        <w:t>onmessage</w:t>
      </w:r>
      <w:proofErr w:type="spellEnd"/>
      <w:r w:rsidRPr="00D17436">
        <w:rPr>
          <w:lang w:val="tr-TR"/>
        </w:rPr>
        <w:t> </w:t>
      </w:r>
      <w:proofErr w:type="spellStart"/>
      <w:r w:rsidRPr="00D17436">
        <w:rPr>
          <w:lang w:val="tr-TR"/>
        </w:rPr>
        <w:t>eventleri</w:t>
      </w:r>
      <w:proofErr w:type="spellEnd"/>
      <w:r w:rsidRPr="00D17436">
        <w:rPr>
          <w:lang w:val="tr-TR"/>
        </w:rPr>
        <w:t xml:space="preserve"> üzerinden güvenli asenkron mesajlaşma yetkinliği.</w:t>
      </w:r>
    </w:p>
    <w:p w14:paraId="3FCDF5BC" w14:textId="77777777" w:rsidR="00D17436" w:rsidRPr="00D17436" w:rsidRDefault="00D17436" w:rsidP="00D17436">
      <w:pPr>
        <w:numPr>
          <w:ilvl w:val="0"/>
          <w:numId w:val="39"/>
        </w:numPr>
        <w:rPr>
          <w:lang w:val="tr-TR"/>
        </w:rPr>
      </w:pPr>
      <w:proofErr w:type="spellStart"/>
      <w:r w:rsidRPr="00D17436">
        <w:rPr>
          <w:b/>
          <w:bCs/>
          <w:lang w:val="tr-TR"/>
        </w:rPr>
        <w:t>Streaming</w:t>
      </w:r>
      <w:proofErr w:type="spellEnd"/>
      <w:r w:rsidRPr="00D17436">
        <w:rPr>
          <w:b/>
          <w:bCs/>
          <w:lang w:val="tr-TR"/>
        </w:rPr>
        <w:t xml:space="preserve"> Data </w:t>
      </w:r>
      <w:proofErr w:type="spellStart"/>
      <w:r w:rsidRPr="00D17436">
        <w:rPr>
          <w:b/>
          <w:bCs/>
          <w:lang w:val="tr-TR"/>
        </w:rPr>
        <w:t>Processing</w:t>
      </w:r>
      <w:proofErr w:type="spellEnd"/>
      <w:r w:rsidRPr="00D17436">
        <w:rPr>
          <w:b/>
          <w:bCs/>
          <w:lang w:val="tr-TR"/>
        </w:rPr>
        <w:t>:</w:t>
      </w:r>
      <w:r w:rsidRPr="00D17436">
        <w:rPr>
          <w:lang w:val="tr-TR"/>
        </w:rPr>
        <w:t> Devasa dosyaları belleği tüketmeden parçalara (</w:t>
      </w:r>
      <w:proofErr w:type="spellStart"/>
      <w:r w:rsidRPr="00D17436">
        <w:rPr>
          <w:lang w:val="tr-TR"/>
        </w:rPr>
        <w:t>chunk</w:t>
      </w:r>
      <w:proofErr w:type="spellEnd"/>
      <w:r w:rsidRPr="00D17436">
        <w:rPr>
          <w:lang w:val="tr-TR"/>
        </w:rPr>
        <w:t>) bölerek okuma ve işleme pratiği.</w:t>
      </w:r>
    </w:p>
    <w:p w14:paraId="5B5900FE" w14:textId="77777777" w:rsidR="00D17436" w:rsidRPr="00D17436" w:rsidRDefault="00D17436" w:rsidP="00D17436">
      <w:pPr>
        <w:numPr>
          <w:ilvl w:val="0"/>
          <w:numId w:val="39"/>
        </w:numPr>
        <w:rPr>
          <w:lang w:val="tr-TR"/>
        </w:rPr>
      </w:pPr>
      <w:proofErr w:type="spellStart"/>
      <w:r w:rsidRPr="00D17436">
        <w:rPr>
          <w:b/>
          <w:bCs/>
          <w:lang w:val="tr-TR"/>
        </w:rPr>
        <w:t>Vanilla</w:t>
      </w:r>
      <w:proofErr w:type="spellEnd"/>
      <w:r w:rsidRPr="00D17436">
        <w:rPr>
          <w:b/>
          <w:bCs/>
          <w:lang w:val="tr-TR"/>
        </w:rPr>
        <w:t xml:space="preserve"> JS </w:t>
      </w:r>
      <w:proofErr w:type="spellStart"/>
      <w:r w:rsidRPr="00D17436">
        <w:rPr>
          <w:b/>
          <w:bCs/>
          <w:lang w:val="tr-TR"/>
        </w:rPr>
        <w:t>State</w:t>
      </w:r>
      <w:proofErr w:type="spellEnd"/>
      <w:r w:rsidRPr="00D17436">
        <w:rPr>
          <w:b/>
          <w:bCs/>
          <w:lang w:val="tr-TR"/>
        </w:rPr>
        <w:t xml:space="preserve"> Yönetimi:</w:t>
      </w:r>
      <w:r w:rsidRPr="00D17436">
        <w:rPr>
          <w:lang w:val="tr-TR"/>
        </w:rPr>
        <w:t> </w:t>
      </w:r>
      <w:proofErr w:type="spellStart"/>
      <w:r w:rsidRPr="00D17436">
        <w:rPr>
          <w:lang w:val="tr-TR"/>
        </w:rPr>
        <w:t>React</w:t>
      </w:r>
      <w:proofErr w:type="spellEnd"/>
      <w:r w:rsidRPr="00D17436">
        <w:rPr>
          <w:lang w:val="tr-TR"/>
        </w:rPr>
        <w:t xml:space="preserve"> veya </w:t>
      </w:r>
      <w:proofErr w:type="spellStart"/>
      <w:r w:rsidRPr="00D17436">
        <w:rPr>
          <w:lang w:val="tr-TR"/>
        </w:rPr>
        <w:t>Vue</w:t>
      </w:r>
      <w:proofErr w:type="spellEnd"/>
      <w:r w:rsidRPr="00D17436">
        <w:rPr>
          <w:lang w:val="tr-TR"/>
        </w:rPr>
        <w:t xml:space="preserve"> gibi bir </w:t>
      </w:r>
      <w:proofErr w:type="spellStart"/>
      <w:r w:rsidRPr="00D17436">
        <w:rPr>
          <w:lang w:val="tr-TR"/>
        </w:rPr>
        <w:t>framework</w:t>
      </w:r>
      <w:proofErr w:type="spellEnd"/>
      <w:r w:rsidRPr="00D17436">
        <w:rPr>
          <w:lang w:val="tr-TR"/>
        </w:rPr>
        <w:t xml:space="preserve"> olmadan, </w:t>
      </w:r>
      <w:proofErr w:type="spellStart"/>
      <w:r w:rsidRPr="00D17436">
        <w:rPr>
          <w:lang w:val="tr-TR"/>
        </w:rPr>
        <w:t>pure</w:t>
      </w:r>
      <w:proofErr w:type="spellEnd"/>
      <w:r w:rsidRPr="00D17436">
        <w:rPr>
          <w:lang w:val="tr-TR"/>
        </w:rPr>
        <w:t xml:space="preserve"> (saf) JavaScript ve DOM manipülasyonu ile karmaşık uygulama durumlarının (</w:t>
      </w:r>
      <w:proofErr w:type="spellStart"/>
      <w:r w:rsidRPr="00D17436">
        <w:rPr>
          <w:lang w:val="tr-TR"/>
        </w:rPr>
        <w:t>State</w:t>
      </w:r>
      <w:proofErr w:type="spellEnd"/>
      <w:r w:rsidRPr="00D17436">
        <w:rPr>
          <w:lang w:val="tr-TR"/>
        </w:rPr>
        <w:t>) yönetilmesi.</w:t>
      </w:r>
    </w:p>
    <w:p w14:paraId="0087E5FF" w14:textId="77777777" w:rsidR="00D17436" w:rsidRPr="00D17436" w:rsidRDefault="00D17436" w:rsidP="00D17436">
      <w:pPr>
        <w:ind w:firstLine="0"/>
        <w:rPr>
          <w:lang w:val="tr-TR"/>
        </w:rPr>
      </w:pPr>
      <w:r w:rsidRPr="00D17436">
        <w:rPr>
          <w:b/>
          <w:bCs/>
          <w:lang w:val="tr-TR"/>
        </w:rPr>
        <w:t>Süreçsel / İş Kazanımları:</w:t>
      </w:r>
      <w:r w:rsidRPr="00D17436">
        <w:rPr>
          <w:lang w:val="tr-TR"/>
        </w:rPr>
        <w:t> 4. </w:t>
      </w:r>
      <w:r w:rsidRPr="00D17436">
        <w:rPr>
          <w:b/>
          <w:bCs/>
          <w:lang w:val="tr-TR"/>
        </w:rPr>
        <w:t>Sistem Mimarisi Tasarımı:</w:t>
      </w:r>
      <w:r w:rsidRPr="00D17436">
        <w:rPr>
          <w:lang w:val="tr-TR"/>
        </w:rPr>
        <w:t> Uygulamanın C4 modeli, NFR matrisleri (</w:t>
      </w:r>
      <w:proofErr w:type="spellStart"/>
      <w:r w:rsidRPr="00D17436">
        <w:rPr>
          <w:lang w:val="tr-TR"/>
        </w:rPr>
        <w:t>Non-Functional</w:t>
      </w:r>
      <w:proofErr w:type="spellEnd"/>
      <w:r w:rsidRPr="00D17436">
        <w:rPr>
          <w:lang w:val="tr-TR"/>
        </w:rPr>
        <w:t xml:space="preserve"> </w:t>
      </w:r>
      <w:proofErr w:type="spellStart"/>
      <w:r w:rsidRPr="00D17436">
        <w:rPr>
          <w:lang w:val="tr-TR"/>
        </w:rPr>
        <w:t>Requirements</w:t>
      </w:r>
      <w:proofErr w:type="spellEnd"/>
      <w:r w:rsidRPr="00D17436">
        <w:rPr>
          <w:lang w:val="tr-TR"/>
        </w:rPr>
        <w:t xml:space="preserve">) ve ADR (Architecture </w:t>
      </w:r>
      <w:proofErr w:type="spellStart"/>
      <w:r w:rsidRPr="00D17436">
        <w:rPr>
          <w:lang w:val="tr-TR"/>
        </w:rPr>
        <w:t>Decision</w:t>
      </w:r>
      <w:proofErr w:type="spellEnd"/>
      <w:r w:rsidRPr="00D17436">
        <w:rPr>
          <w:lang w:val="tr-TR"/>
        </w:rPr>
        <w:t xml:space="preserve"> </w:t>
      </w:r>
      <w:proofErr w:type="spellStart"/>
      <w:r w:rsidRPr="00D17436">
        <w:rPr>
          <w:lang w:val="tr-TR"/>
        </w:rPr>
        <w:t>Records</w:t>
      </w:r>
      <w:proofErr w:type="spellEnd"/>
      <w:r w:rsidRPr="00D17436">
        <w:rPr>
          <w:lang w:val="tr-TR"/>
        </w:rPr>
        <w:t>) tabloları üzerinden profesyonelce modellenmesi. 5. </w:t>
      </w:r>
      <w:r w:rsidRPr="00D17436">
        <w:rPr>
          <w:b/>
          <w:bCs/>
          <w:lang w:val="tr-TR"/>
        </w:rPr>
        <w:t>Ürün Stratejisi (GTM):</w:t>
      </w:r>
      <w:r w:rsidRPr="00D17436">
        <w:rPr>
          <w:lang w:val="tr-TR"/>
        </w:rPr>
        <w:t xml:space="preserve"> Yalnızca kod yazmak yerine; ürünün </w:t>
      </w:r>
      <w:proofErr w:type="spellStart"/>
      <w:r w:rsidRPr="00D17436">
        <w:rPr>
          <w:lang w:val="tr-TR"/>
        </w:rPr>
        <w:t>Unit</w:t>
      </w:r>
      <w:proofErr w:type="spellEnd"/>
      <w:r w:rsidRPr="00D17436">
        <w:rPr>
          <w:lang w:val="tr-TR"/>
        </w:rPr>
        <w:t xml:space="preserve"> </w:t>
      </w:r>
      <w:proofErr w:type="spellStart"/>
      <w:r w:rsidRPr="00D17436">
        <w:rPr>
          <w:lang w:val="tr-TR"/>
        </w:rPr>
        <w:t>Economics</w:t>
      </w:r>
      <w:proofErr w:type="spellEnd"/>
      <w:r w:rsidRPr="00D17436">
        <w:rPr>
          <w:lang w:val="tr-TR"/>
        </w:rPr>
        <w:t xml:space="preserve"> hesaplamaları, </w:t>
      </w:r>
      <w:proofErr w:type="spellStart"/>
      <w:r w:rsidRPr="00D17436">
        <w:rPr>
          <w:lang w:val="tr-TR"/>
        </w:rPr>
        <w:t>Go</w:t>
      </w:r>
      <w:proofErr w:type="spellEnd"/>
      <w:r w:rsidRPr="00D17436">
        <w:rPr>
          <w:lang w:val="tr-TR"/>
        </w:rPr>
        <w:t>-</w:t>
      </w:r>
      <w:proofErr w:type="spellStart"/>
      <w:r w:rsidRPr="00D17436">
        <w:rPr>
          <w:lang w:val="tr-TR"/>
        </w:rPr>
        <w:t>to</w:t>
      </w:r>
      <w:proofErr w:type="spellEnd"/>
      <w:r w:rsidRPr="00D17436">
        <w:rPr>
          <w:lang w:val="tr-TR"/>
        </w:rPr>
        <w:t xml:space="preserve">-Market (Piyasaya çıkış) stratejisi ve Business Model </w:t>
      </w:r>
      <w:proofErr w:type="spellStart"/>
      <w:r w:rsidRPr="00D17436">
        <w:rPr>
          <w:lang w:val="tr-TR"/>
        </w:rPr>
        <w:t>Canvas</w:t>
      </w:r>
      <w:proofErr w:type="spellEnd"/>
      <w:r w:rsidRPr="00D17436">
        <w:rPr>
          <w:lang w:val="tr-TR"/>
        </w:rPr>
        <w:t xml:space="preserve"> ile ticari bir ürüne dönüştürülmesi vizyonu.</w:t>
      </w:r>
    </w:p>
    <w:p w14:paraId="0CFDECFC" w14:textId="77777777" w:rsidR="00D17436" w:rsidRDefault="00D17436" w:rsidP="00D17436">
      <w:pPr>
        <w:ind w:firstLine="0"/>
      </w:pPr>
    </w:p>
    <w:p w14:paraId="7F0AA1D7" w14:textId="77777777" w:rsidR="00052761" w:rsidRDefault="0006423C">
      <w:pPr>
        <w:pStyle w:val="Balk1"/>
      </w:pPr>
      <w:bookmarkStart w:id="136" w:name="_Toc229383843"/>
      <w:r>
        <w:lastRenderedPageBreak/>
        <w:t>KAYNAKÇA</w:t>
      </w:r>
      <w:bookmarkEnd w:id="136"/>
    </w:p>
    <w:p w14:paraId="6AF0470A" w14:textId="315CA4E0" w:rsidR="00D17436" w:rsidRPr="00D17436" w:rsidRDefault="00D17436" w:rsidP="00D17436">
      <w:pPr>
        <w:ind w:firstLine="0"/>
        <w:rPr>
          <w:lang w:val="tr-TR"/>
        </w:rPr>
      </w:pPr>
      <w:r w:rsidRPr="00D17436">
        <w:rPr>
          <w:lang w:val="tr-TR"/>
        </w:rPr>
        <w:t>[1] Mozilla Foundation. (2023). </w:t>
      </w:r>
      <w:r w:rsidRPr="00D17436">
        <w:rPr>
          <w:i/>
          <w:iCs/>
          <w:lang w:val="tr-TR"/>
        </w:rPr>
        <w:t xml:space="preserve">Using Web </w:t>
      </w:r>
      <w:proofErr w:type="spellStart"/>
      <w:r w:rsidRPr="00D17436">
        <w:rPr>
          <w:i/>
          <w:iCs/>
          <w:lang w:val="tr-TR"/>
        </w:rPr>
        <w:t>Workers</w:t>
      </w:r>
      <w:proofErr w:type="spellEnd"/>
      <w:r w:rsidRPr="00D17436">
        <w:rPr>
          <w:i/>
          <w:iCs/>
          <w:lang w:val="tr-TR"/>
        </w:rPr>
        <w:t xml:space="preserve">: Web </w:t>
      </w:r>
      <w:proofErr w:type="spellStart"/>
      <w:r w:rsidRPr="00D17436">
        <w:rPr>
          <w:i/>
          <w:iCs/>
          <w:lang w:val="tr-TR"/>
        </w:rPr>
        <w:t>Workers</w:t>
      </w:r>
      <w:proofErr w:type="spellEnd"/>
      <w:r w:rsidRPr="00D17436">
        <w:rPr>
          <w:i/>
          <w:iCs/>
          <w:lang w:val="tr-TR"/>
        </w:rPr>
        <w:t xml:space="preserve"> API</w:t>
      </w:r>
      <w:r w:rsidRPr="00D17436">
        <w:rPr>
          <w:lang w:val="tr-TR"/>
        </w:rPr>
        <w:t>. MDN Web Docs. </w:t>
      </w:r>
      <w:hyperlink r:id="rId27" w:history="1">
        <w:r w:rsidRPr="00D17436">
          <w:rPr>
            <w:rStyle w:val="Kpr"/>
            <w:lang w:val="tr-TR"/>
          </w:rPr>
          <w:t>https://developer.mozilla.org/en-US/docs/Web/API/Web_Workers_API/Using_web_workers</w:t>
        </w:r>
      </w:hyperlink>
    </w:p>
    <w:p w14:paraId="1EE244D8" w14:textId="5FAAC969" w:rsidR="00D17436" w:rsidRPr="00D17436" w:rsidRDefault="00D17436" w:rsidP="00D17436">
      <w:pPr>
        <w:ind w:firstLine="0"/>
        <w:rPr>
          <w:lang w:val="tr-TR"/>
        </w:rPr>
      </w:pPr>
      <w:r w:rsidRPr="00D17436">
        <w:rPr>
          <w:lang w:val="tr-TR"/>
        </w:rPr>
        <w:t xml:space="preserve">[2] </w:t>
      </w:r>
      <w:proofErr w:type="spellStart"/>
      <w:r w:rsidRPr="00D17436">
        <w:rPr>
          <w:lang w:val="tr-TR"/>
        </w:rPr>
        <w:t>Holt</w:t>
      </w:r>
      <w:proofErr w:type="spellEnd"/>
      <w:r w:rsidRPr="00D17436">
        <w:rPr>
          <w:lang w:val="tr-TR"/>
        </w:rPr>
        <w:t>, M. (2023). </w:t>
      </w:r>
      <w:proofErr w:type="spellStart"/>
      <w:r w:rsidRPr="00D17436">
        <w:rPr>
          <w:i/>
          <w:iCs/>
          <w:lang w:val="tr-TR"/>
        </w:rPr>
        <w:t>PapaParse</w:t>
      </w:r>
      <w:proofErr w:type="spellEnd"/>
      <w:r w:rsidRPr="00D17436">
        <w:rPr>
          <w:i/>
          <w:iCs/>
          <w:lang w:val="tr-TR"/>
        </w:rPr>
        <w:t xml:space="preserve">: </w:t>
      </w:r>
      <w:proofErr w:type="spellStart"/>
      <w:r w:rsidRPr="00D17436">
        <w:rPr>
          <w:i/>
          <w:iCs/>
          <w:lang w:val="tr-TR"/>
        </w:rPr>
        <w:t>Powerful</w:t>
      </w:r>
      <w:proofErr w:type="spellEnd"/>
      <w:r w:rsidRPr="00D17436">
        <w:rPr>
          <w:i/>
          <w:iCs/>
          <w:lang w:val="tr-TR"/>
        </w:rPr>
        <w:t xml:space="preserve">, in-browser CSV </w:t>
      </w:r>
      <w:proofErr w:type="spellStart"/>
      <w:r w:rsidRPr="00D17436">
        <w:rPr>
          <w:i/>
          <w:iCs/>
          <w:lang w:val="tr-TR"/>
        </w:rPr>
        <w:t>parser</w:t>
      </w:r>
      <w:proofErr w:type="spellEnd"/>
      <w:r w:rsidRPr="00D17436">
        <w:rPr>
          <w:i/>
          <w:iCs/>
          <w:lang w:val="tr-TR"/>
        </w:rPr>
        <w:t xml:space="preserve"> </w:t>
      </w:r>
      <w:proofErr w:type="spellStart"/>
      <w:r w:rsidRPr="00D17436">
        <w:rPr>
          <w:i/>
          <w:iCs/>
          <w:lang w:val="tr-TR"/>
        </w:rPr>
        <w:t>for</w:t>
      </w:r>
      <w:proofErr w:type="spellEnd"/>
      <w:r w:rsidRPr="00D17436">
        <w:rPr>
          <w:i/>
          <w:iCs/>
          <w:lang w:val="tr-TR"/>
        </w:rPr>
        <w:t xml:space="preserve"> JavaScript</w:t>
      </w:r>
      <w:r w:rsidRPr="00D17436">
        <w:rPr>
          <w:lang w:val="tr-TR"/>
        </w:rPr>
        <w:t xml:space="preserve">. </w:t>
      </w:r>
      <w:proofErr w:type="spellStart"/>
      <w:r w:rsidRPr="00D17436">
        <w:rPr>
          <w:lang w:val="tr-TR"/>
        </w:rPr>
        <w:t>PapaParse</w:t>
      </w:r>
      <w:proofErr w:type="spellEnd"/>
      <w:r w:rsidRPr="00D17436">
        <w:rPr>
          <w:lang w:val="tr-TR"/>
        </w:rPr>
        <w:t xml:space="preserve"> </w:t>
      </w:r>
      <w:proofErr w:type="spellStart"/>
      <w:r w:rsidRPr="00D17436">
        <w:rPr>
          <w:lang w:val="tr-TR"/>
        </w:rPr>
        <w:t>Documentation</w:t>
      </w:r>
      <w:proofErr w:type="spellEnd"/>
      <w:r w:rsidRPr="00D17436">
        <w:rPr>
          <w:lang w:val="tr-TR"/>
        </w:rPr>
        <w:t>. </w:t>
      </w:r>
      <w:hyperlink r:id="rId28" w:history="1">
        <w:r w:rsidRPr="00D17436">
          <w:rPr>
            <w:rStyle w:val="Kpr"/>
            <w:lang w:val="tr-TR"/>
          </w:rPr>
          <w:t>https://www.papaparse.com/</w:t>
        </w:r>
      </w:hyperlink>
    </w:p>
    <w:p w14:paraId="6977CFD5" w14:textId="62540BFC" w:rsidR="00D17436" w:rsidRPr="00D17436" w:rsidRDefault="00D17436" w:rsidP="00D17436">
      <w:pPr>
        <w:ind w:firstLine="0"/>
        <w:rPr>
          <w:lang w:val="tr-TR"/>
        </w:rPr>
      </w:pPr>
      <w:r w:rsidRPr="00D17436">
        <w:rPr>
          <w:lang w:val="tr-TR"/>
        </w:rPr>
        <w:t xml:space="preserve">[3] Chart.js </w:t>
      </w:r>
      <w:proofErr w:type="spellStart"/>
      <w:r w:rsidRPr="00D17436">
        <w:rPr>
          <w:lang w:val="tr-TR"/>
        </w:rPr>
        <w:t>Contributors</w:t>
      </w:r>
      <w:proofErr w:type="spellEnd"/>
      <w:r w:rsidRPr="00D17436">
        <w:rPr>
          <w:lang w:val="tr-TR"/>
        </w:rPr>
        <w:t>. (2023). </w:t>
      </w:r>
      <w:r w:rsidRPr="00D17436">
        <w:rPr>
          <w:i/>
          <w:iCs/>
          <w:lang w:val="tr-TR"/>
        </w:rPr>
        <w:t xml:space="preserve">Chart.js: Simple yet </w:t>
      </w:r>
      <w:proofErr w:type="spellStart"/>
      <w:r w:rsidRPr="00D17436">
        <w:rPr>
          <w:i/>
          <w:iCs/>
          <w:lang w:val="tr-TR"/>
        </w:rPr>
        <w:t>flexible</w:t>
      </w:r>
      <w:proofErr w:type="spellEnd"/>
      <w:r w:rsidRPr="00D17436">
        <w:rPr>
          <w:i/>
          <w:iCs/>
          <w:lang w:val="tr-TR"/>
        </w:rPr>
        <w:t xml:space="preserve"> JavaScript </w:t>
      </w:r>
      <w:proofErr w:type="spellStart"/>
      <w:r w:rsidRPr="00D17436">
        <w:rPr>
          <w:i/>
          <w:iCs/>
          <w:lang w:val="tr-TR"/>
        </w:rPr>
        <w:t>charting</w:t>
      </w:r>
      <w:proofErr w:type="spellEnd"/>
      <w:r w:rsidRPr="00D17436">
        <w:rPr>
          <w:lang w:val="tr-TR"/>
        </w:rPr>
        <w:t xml:space="preserve">. Chart.js </w:t>
      </w:r>
      <w:proofErr w:type="spellStart"/>
      <w:r w:rsidRPr="00D17436">
        <w:rPr>
          <w:lang w:val="tr-TR"/>
        </w:rPr>
        <w:t>Documentation</w:t>
      </w:r>
      <w:proofErr w:type="spellEnd"/>
      <w:r w:rsidRPr="00D17436">
        <w:rPr>
          <w:lang w:val="tr-TR"/>
        </w:rPr>
        <w:t>. </w:t>
      </w:r>
      <w:hyperlink r:id="rId29" w:history="1">
        <w:r w:rsidRPr="00D17436">
          <w:rPr>
            <w:rStyle w:val="Kpr"/>
            <w:lang w:val="tr-TR"/>
          </w:rPr>
          <w:t>https://www.chartjs.org/docs/latest/</w:t>
        </w:r>
      </w:hyperlink>
    </w:p>
    <w:p w14:paraId="346D1584" w14:textId="79719F63" w:rsidR="00D17436" w:rsidRPr="00D17436" w:rsidRDefault="00D17436" w:rsidP="00D17436">
      <w:pPr>
        <w:ind w:firstLine="0"/>
        <w:rPr>
          <w:lang w:val="tr-TR"/>
        </w:rPr>
      </w:pPr>
      <w:r w:rsidRPr="00D17436">
        <w:rPr>
          <w:lang w:val="tr-TR"/>
        </w:rPr>
        <w:t xml:space="preserve">[4] </w:t>
      </w:r>
      <w:proofErr w:type="spellStart"/>
      <w:r w:rsidRPr="00D17436">
        <w:rPr>
          <w:lang w:val="tr-TR"/>
        </w:rPr>
        <w:t>You</w:t>
      </w:r>
      <w:proofErr w:type="spellEnd"/>
      <w:r w:rsidRPr="00D17436">
        <w:rPr>
          <w:lang w:val="tr-TR"/>
        </w:rPr>
        <w:t>, E. (2023). </w:t>
      </w:r>
      <w:proofErr w:type="spellStart"/>
      <w:r w:rsidRPr="00D17436">
        <w:rPr>
          <w:i/>
          <w:iCs/>
          <w:lang w:val="tr-TR"/>
        </w:rPr>
        <w:t>Vite</w:t>
      </w:r>
      <w:proofErr w:type="spellEnd"/>
      <w:r w:rsidRPr="00D17436">
        <w:rPr>
          <w:i/>
          <w:iCs/>
          <w:lang w:val="tr-TR"/>
        </w:rPr>
        <w:t xml:space="preserve">: </w:t>
      </w:r>
      <w:proofErr w:type="spellStart"/>
      <w:r w:rsidRPr="00D17436">
        <w:rPr>
          <w:i/>
          <w:iCs/>
          <w:lang w:val="tr-TR"/>
        </w:rPr>
        <w:t>Next</w:t>
      </w:r>
      <w:proofErr w:type="spellEnd"/>
      <w:r w:rsidRPr="00D17436">
        <w:rPr>
          <w:i/>
          <w:iCs/>
          <w:lang w:val="tr-TR"/>
        </w:rPr>
        <w:t xml:space="preserve"> </w:t>
      </w:r>
      <w:proofErr w:type="spellStart"/>
      <w:r w:rsidRPr="00D17436">
        <w:rPr>
          <w:i/>
          <w:iCs/>
          <w:lang w:val="tr-TR"/>
        </w:rPr>
        <w:t>Generation</w:t>
      </w:r>
      <w:proofErr w:type="spellEnd"/>
      <w:r w:rsidRPr="00D17436">
        <w:rPr>
          <w:i/>
          <w:iCs/>
          <w:lang w:val="tr-TR"/>
        </w:rPr>
        <w:t xml:space="preserve"> </w:t>
      </w:r>
      <w:proofErr w:type="spellStart"/>
      <w:r w:rsidRPr="00D17436">
        <w:rPr>
          <w:i/>
          <w:iCs/>
          <w:lang w:val="tr-TR"/>
        </w:rPr>
        <w:t>Frontend</w:t>
      </w:r>
      <w:proofErr w:type="spellEnd"/>
      <w:r w:rsidRPr="00D17436">
        <w:rPr>
          <w:i/>
          <w:iCs/>
          <w:lang w:val="tr-TR"/>
        </w:rPr>
        <w:t xml:space="preserve"> </w:t>
      </w:r>
      <w:proofErr w:type="spellStart"/>
      <w:r w:rsidRPr="00D17436">
        <w:rPr>
          <w:i/>
          <w:iCs/>
          <w:lang w:val="tr-TR"/>
        </w:rPr>
        <w:t>Tooling</w:t>
      </w:r>
      <w:proofErr w:type="spellEnd"/>
      <w:r w:rsidRPr="00D17436">
        <w:rPr>
          <w:lang w:val="tr-TR"/>
        </w:rPr>
        <w:t xml:space="preserve">. </w:t>
      </w:r>
      <w:proofErr w:type="spellStart"/>
      <w:r w:rsidRPr="00D17436">
        <w:rPr>
          <w:lang w:val="tr-TR"/>
        </w:rPr>
        <w:t>Vite</w:t>
      </w:r>
      <w:proofErr w:type="spellEnd"/>
      <w:r w:rsidRPr="00D17436">
        <w:rPr>
          <w:lang w:val="tr-TR"/>
        </w:rPr>
        <w:t xml:space="preserve"> </w:t>
      </w:r>
      <w:proofErr w:type="spellStart"/>
      <w:r w:rsidRPr="00D17436">
        <w:rPr>
          <w:lang w:val="tr-TR"/>
        </w:rPr>
        <w:t>Documentation</w:t>
      </w:r>
      <w:proofErr w:type="spellEnd"/>
      <w:r w:rsidRPr="00D17436">
        <w:rPr>
          <w:lang w:val="tr-TR"/>
        </w:rPr>
        <w:t>. </w:t>
      </w:r>
      <w:hyperlink r:id="rId30" w:history="1">
        <w:r w:rsidRPr="00D17436">
          <w:rPr>
            <w:rStyle w:val="Kpr"/>
            <w:lang w:val="tr-TR"/>
          </w:rPr>
          <w:t>https://vitejs.dev/</w:t>
        </w:r>
      </w:hyperlink>
    </w:p>
    <w:p w14:paraId="57DF3B73" w14:textId="71313386" w:rsidR="00D17436" w:rsidRPr="00D17436" w:rsidRDefault="00D17436" w:rsidP="00D17436">
      <w:pPr>
        <w:ind w:firstLine="0"/>
        <w:rPr>
          <w:lang w:val="tr-TR"/>
        </w:rPr>
      </w:pPr>
      <w:r w:rsidRPr="00D17436">
        <w:rPr>
          <w:lang w:val="tr-TR"/>
        </w:rPr>
        <w:t xml:space="preserve">[5] </w:t>
      </w:r>
      <w:proofErr w:type="spellStart"/>
      <w:r w:rsidRPr="00D17436">
        <w:rPr>
          <w:lang w:val="tr-TR"/>
        </w:rPr>
        <w:t>Vercel</w:t>
      </w:r>
      <w:proofErr w:type="spellEnd"/>
      <w:r w:rsidRPr="00D17436">
        <w:rPr>
          <w:lang w:val="tr-TR"/>
        </w:rPr>
        <w:t xml:space="preserve"> </w:t>
      </w:r>
      <w:proofErr w:type="spellStart"/>
      <w:r w:rsidRPr="00D17436">
        <w:rPr>
          <w:lang w:val="tr-TR"/>
        </w:rPr>
        <w:t>Inc</w:t>
      </w:r>
      <w:proofErr w:type="spellEnd"/>
      <w:r w:rsidRPr="00D17436">
        <w:rPr>
          <w:lang w:val="tr-TR"/>
        </w:rPr>
        <w:t>. (2023). </w:t>
      </w:r>
      <w:proofErr w:type="spellStart"/>
      <w:r w:rsidRPr="00D17436">
        <w:rPr>
          <w:i/>
          <w:iCs/>
          <w:lang w:val="tr-TR"/>
        </w:rPr>
        <w:t>Vercel</w:t>
      </w:r>
      <w:proofErr w:type="spellEnd"/>
      <w:r w:rsidRPr="00D17436">
        <w:rPr>
          <w:i/>
          <w:iCs/>
          <w:lang w:val="tr-TR"/>
        </w:rPr>
        <w:t xml:space="preserve"> </w:t>
      </w:r>
      <w:proofErr w:type="spellStart"/>
      <w:r w:rsidRPr="00D17436">
        <w:rPr>
          <w:i/>
          <w:iCs/>
          <w:lang w:val="tr-TR"/>
        </w:rPr>
        <w:t>Edge</w:t>
      </w:r>
      <w:proofErr w:type="spellEnd"/>
      <w:r w:rsidRPr="00D17436">
        <w:rPr>
          <w:i/>
          <w:iCs/>
          <w:lang w:val="tr-TR"/>
        </w:rPr>
        <w:t xml:space="preserve"> Network </w:t>
      </w:r>
      <w:proofErr w:type="spellStart"/>
      <w:r w:rsidRPr="00D17436">
        <w:rPr>
          <w:i/>
          <w:iCs/>
          <w:lang w:val="tr-TR"/>
        </w:rPr>
        <w:t>and</w:t>
      </w:r>
      <w:proofErr w:type="spellEnd"/>
      <w:r w:rsidRPr="00D17436">
        <w:rPr>
          <w:i/>
          <w:iCs/>
          <w:lang w:val="tr-TR"/>
        </w:rPr>
        <w:t xml:space="preserve"> Deployment Architecture</w:t>
      </w:r>
      <w:r w:rsidRPr="00D17436">
        <w:rPr>
          <w:lang w:val="tr-TR"/>
        </w:rPr>
        <w:t xml:space="preserve">. </w:t>
      </w:r>
      <w:proofErr w:type="spellStart"/>
      <w:r w:rsidRPr="00D17436">
        <w:rPr>
          <w:lang w:val="tr-TR"/>
        </w:rPr>
        <w:t>Vercel</w:t>
      </w:r>
      <w:proofErr w:type="spellEnd"/>
      <w:r w:rsidRPr="00D17436">
        <w:rPr>
          <w:lang w:val="tr-TR"/>
        </w:rPr>
        <w:t xml:space="preserve"> </w:t>
      </w:r>
      <w:proofErr w:type="spellStart"/>
      <w:r w:rsidRPr="00D17436">
        <w:rPr>
          <w:lang w:val="tr-TR"/>
        </w:rPr>
        <w:t>Docs</w:t>
      </w:r>
      <w:proofErr w:type="spellEnd"/>
      <w:r w:rsidRPr="00D17436">
        <w:rPr>
          <w:lang w:val="tr-TR"/>
        </w:rPr>
        <w:t>. </w:t>
      </w:r>
      <w:hyperlink r:id="rId31" w:history="1">
        <w:r w:rsidRPr="00D17436">
          <w:rPr>
            <w:rStyle w:val="Kpr"/>
            <w:lang w:val="tr-TR"/>
          </w:rPr>
          <w:t>https://vercel.com/docs</w:t>
        </w:r>
      </w:hyperlink>
    </w:p>
    <w:p w14:paraId="29F88418" w14:textId="1CE370C1" w:rsidR="00D17436" w:rsidRPr="00D17436" w:rsidRDefault="00D17436" w:rsidP="00D17436">
      <w:pPr>
        <w:ind w:firstLine="0"/>
        <w:rPr>
          <w:lang w:val="tr-TR"/>
        </w:rPr>
      </w:pPr>
      <w:r w:rsidRPr="00D17436">
        <w:rPr>
          <w:lang w:val="tr-TR"/>
        </w:rPr>
        <w:t>[6] OWASP Foundation. (2021). </w:t>
      </w:r>
      <w:r w:rsidRPr="00D17436">
        <w:rPr>
          <w:i/>
          <w:iCs/>
          <w:lang w:val="tr-TR"/>
        </w:rPr>
        <w:t>OWASP Top 10 — 2021 Edition</w:t>
      </w:r>
      <w:r w:rsidRPr="00D17436">
        <w:rPr>
          <w:lang w:val="tr-TR"/>
        </w:rPr>
        <w:t>. </w:t>
      </w:r>
      <w:hyperlink r:id="rId32" w:history="1">
        <w:r w:rsidRPr="00D17436">
          <w:rPr>
            <w:rStyle w:val="Kpr"/>
            <w:lang w:val="tr-TR"/>
          </w:rPr>
          <w:t>https://owasp.org/Top10/</w:t>
        </w:r>
      </w:hyperlink>
    </w:p>
    <w:p w14:paraId="3DF053FA" w14:textId="4EA94AD4" w:rsidR="00D17436" w:rsidRPr="00D17436" w:rsidRDefault="00D17436" w:rsidP="00D17436">
      <w:pPr>
        <w:ind w:firstLine="0"/>
        <w:rPr>
          <w:lang w:val="tr-TR"/>
        </w:rPr>
      </w:pPr>
      <w:r w:rsidRPr="00D17436">
        <w:rPr>
          <w:lang w:val="tr-TR"/>
        </w:rPr>
        <w:t xml:space="preserve">[7] Web Content Accessibility </w:t>
      </w:r>
      <w:proofErr w:type="spellStart"/>
      <w:r w:rsidRPr="00D17436">
        <w:rPr>
          <w:lang w:val="tr-TR"/>
        </w:rPr>
        <w:t>Guidelines</w:t>
      </w:r>
      <w:proofErr w:type="spellEnd"/>
      <w:r w:rsidRPr="00D17436">
        <w:rPr>
          <w:lang w:val="tr-TR"/>
        </w:rPr>
        <w:t xml:space="preserve"> (WCAG) 2.1. (2018). </w:t>
      </w:r>
      <w:r w:rsidRPr="00D17436">
        <w:rPr>
          <w:i/>
          <w:iCs/>
          <w:lang w:val="tr-TR"/>
        </w:rPr>
        <w:t xml:space="preserve">W3C </w:t>
      </w:r>
      <w:proofErr w:type="spellStart"/>
      <w:r w:rsidRPr="00D17436">
        <w:rPr>
          <w:i/>
          <w:iCs/>
          <w:lang w:val="tr-TR"/>
        </w:rPr>
        <w:t>Recommendation</w:t>
      </w:r>
      <w:proofErr w:type="spellEnd"/>
      <w:r w:rsidRPr="00D17436">
        <w:rPr>
          <w:lang w:val="tr-TR"/>
        </w:rPr>
        <w:t>. </w:t>
      </w:r>
      <w:hyperlink r:id="rId33" w:history="1">
        <w:r w:rsidRPr="00D17436">
          <w:rPr>
            <w:rStyle w:val="Kpr"/>
            <w:lang w:val="tr-TR"/>
          </w:rPr>
          <w:t>https://www.w3.org/TR/WCAG21/</w:t>
        </w:r>
      </w:hyperlink>
    </w:p>
    <w:p w14:paraId="47D26DB2" w14:textId="77777777" w:rsidR="00D17436" w:rsidRPr="00D17436" w:rsidRDefault="00D17436" w:rsidP="00D17436">
      <w:pPr>
        <w:ind w:firstLine="0"/>
        <w:rPr>
          <w:lang w:val="tr-TR"/>
        </w:rPr>
      </w:pPr>
      <w:r w:rsidRPr="00D17436">
        <w:rPr>
          <w:lang w:val="tr-TR"/>
        </w:rPr>
        <w:t xml:space="preserve">[8] </w:t>
      </w:r>
      <w:proofErr w:type="spellStart"/>
      <w:r w:rsidRPr="00D17436">
        <w:rPr>
          <w:lang w:val="tr-TR"/>
        </w:rPr>
        <w:t>Kleppmann</w:t>
      </w:r>
      <w:proofErr w:type="spellEnd"/>
      <w:r w:rsidRPr="00D17436">
        <w:rPr>
          <w:lang w:val="tr-TR"/>
        </w:rPr>
        <w:t>, M. (2017). </w:t>
      </w:r>
      <w:proofErr w:type="spellStart"/>
      <w:r w:rsidRPr="00D17436">
        <w:rPr>
          <w:i/>
          <w:iCs/>
          <w:lang w:val="tr-TR"/>
        </w:rPr>
        <w:t>Designing</w:t>
      </w:r>
      <w:proofErr w:type="spellEnd"/>
      <w:r w:rsidRPr="00D17436">
        <w:rPr>
          <w:i/>
          <w:iCs/>
          <w:lang w:val="tr-TR"/>
        </w:rPr>
        <w:t xml:space="preserve"> Data-</w:t>
      </w:r>
      <w:proofErr w:type="spellStart"/>
      <w:r w:rsidRPr="00D17436">
        <w:rPr>
          <w:i/>
          <w:iCs/>
          <w:lang w:val="tr-TR"/>
        </w:rPr>
        <w:t>Intensive</w:t>
      </w:r>
      <w:proofErr w:type="spellEnd"/>
      <w:r w:rsidRPr="00D17436">
        <w:rPr>
          <w:i/>
          <w:iCs/>
          <w:lang w:val="tr-TR"/>
        </w:rPr>
        <w:t xml:space="preserve"> Applications: </w:t>
      </w:r>
      <w:proofErr w:type="spellStart"/>
      <w:r w:rsidRPr="00D17436">
        <w:rPr>
          <w:i/>
          <w:iCs/>
          <w:lang w:val="tr-TR"/>
        </w:rPr>
        <w:t>The</w:t>
      </w:r>
      <w:proofErr w:type="spellEnd"/>
      <w:r w:rsidRPr="00D17436">
        <w:rPr>
          <w:i/>
          <w:iCs/>
          <w:lang w:val="tr-TR"/>
        </w:rPr>
        <w:t xml:space="preserve"> </w:t>
      </w:r>
      <w:proofErr w:type="spellStart"/>
      <w:r w:rsidRPr="00D17436">
        <w:rPr>
          <w:i/>
          <w:iCs/>
          <w:lang w:val="tr-TR"/>
        </w:rPr>
        <w:t>Big</w:t>
      </w:r>
      <w:proofErr w:type="spellEnd"/>
      <w:r w:rsidRPr="00D17436">
        <w:rPr>
          <w:i/>
          <w:iCs/>
          <w:lang w:val="tr-TR"/>
        </w:rPr>
        <w:t xml:space="preserve"> </w:t>
      </w:r>
      <w:proofErr w:type="spellStart"/>
      <w:r w:rsidRPr="00D17436">
        <w:rPr>
          <w:i/>
          <w:iCs/>
          <w:lang w:val="tr-TR"/>
        </w:rPr>
        <w:t>Ideas</w:t>
      </w:r>
      <w:proofErr w:type="spellEnd"/>
      <w:r w:rsidRPr="00D17436">
        <w:rPr>
          <w:i/>
          <w:iCs/>
          <w:lang w:val="tr-TR"/>
        </w:rPr>
        <w:t xml:space="preserve"> </w:t>
      </w:r>
      <w:proofErr w:type="spellStart"/>
      <w:r w:rsidRPr="00D17436">
        <w:rPr>
          <w:i/>
          <w:iCs/>
          <w:lang w:val="tr-TR"/>
        </w:rPr>
        <w:t>Behind</w:t>
      </w:r>
      <w:proofErr w:type="spellEnd"/>
      <w:r w:rsidRPr="00D17436">
        <w:rPr>
          <w:i/>
          <w:iCs/>
          <w:lang w:val="tr-TR"/>
        </w:rPr>
        <w:t xml:space="preserve"> </w:t>
      </w:r>
      <w:proofErr w:type="spellStart"/>
      <w:r w:rsidRPr="00D17436">
        <w:rPr>
          <w:i/>
          <w:iCs/>
          <w:lang w:val="tr-TR"/>
        </w:rPr>
        <w:t>Reliable</w:t>
      </w:r>
      <w:proofErr w:type="spellEnd"/>
      <w:r w:rsidRPr="00D17436">
        <w:rPr>
          <w:i/>
          <w:iCs/>
          <w:lang w:val="tr-TR"/>
        </w:rPr>
        <w:t xml:space="preserve">, </w:t>
      </w:r>
      <w:proofErr w:type="spellStart"/>
      <w:r w:rsidRPr="00D17436">
        <w:rPr>
          <w:i/>
          <w:iCs/>
          <w:lang w:val="tr-TR"/>
        </w:rPr>
        <w:t>Scalable</w:t>
      </w:r>
      <w:proofErr w:type="spellEnd"/>
      <w:r w:rsidRPr="00D17436">
        <w:rPr>
          <w:i/>
          <w:iCs/>
          <w:lang w:val="tr-TR"/>
        </w:rPr>
        <w:t xml:space="preserve">, </w:t>
      </w:r>
      <w:proofErr w:type="spellStart"/>
      <w:r w:rsidRPr="00D17436">
        <w:rPr>
          <w:i/>
          <w:iCs/>
          <w:lang w:val="tr-TR"/>
        </w:rPr>
        <w:t>and</w:t>
      </w:r>
      <w:proofErr w:type="spellEnd"/>
      <w:r w:rsidRPr="00D17436">
        <w:rPr>
          <w:i/>
          <w:iCs/>
          <w:lang w:val="tr-TR"/>
        </w:rPr>
        <w:t xml:space="preserve"> </w:t>
      </w:r>
      <w:proofErr w:type="spellStart"/>
      <w:r w:rsidRPr="00D17436">
        <w:rPr>
          <w:i/>
          <w:iCs/>
          <w:lang w:val="tr-TR"/>
        </w:rPr>
        <w:t>Maintainable</w:t>
      </w:r>
      <w:proofErr w:type="spellEnd"/>
      <w:r w:rsidRPr="00D17436">
        <w:rPr>
          <w:i/>
          <w:iCs/>
          <w:lang w:val="tr-TR"/>
        </w:rPr>
        <w:t xml:space="preserve"> </w:t>
      </w:r>
      <w:proofErr w:type="spellStart"/>
      <w:r w:rsidRPr="00D17436">
        <w:rPr>
          <w:i/>
          <w:iCs/>
          <w:lang w:val="tr-TR"/>
        </w:rPr>
        <w:t>Systems</w:t>
      </w:r>
      <w:proofErr w:type="spellEnd"/>
      <w:r w:rsidRPr="00D17436">
        <w:rPr>
          <w:lang w:val="tr-TR"/>
        </w:rPr>
        <w:t>. O'Reilly Media.</w:t>
      </w:r>
    </w:p>
    <w:p w14:paraId="6EC71144" w14:textId="77777777" w:rsidR="00D17436" w:rsidRPr="00D17436" w:rsidRDefault="00D17436" w:rsidP="00D17436">
      <w:pPr>
        <w:ind w:firstLine="0"/>
        <w:rPr>
          <w:lang w:val="tr-TR"/>
        </w:rPr>
      </w:pPr>
      <w:r w:rsidRPr="00D17436">
        <w:rPr>
          <w:lang w:val="tr-TR"/>
        </w:rPr>
        <w:t xml:space="preserve">[9] </w:t>
      </w:r>
      <w:proofErr w:type="spellStart"/>
      <w:r w:rsidRPr="00D17436">
        <w:rPr>
          <w:lang w:val="tr-TR"/>
        </w:rPr>
        <w:t>Cagan</w:t>
      </w:r>
      <w:proofErr w:type="spellEnd"/>
      <w:r w:rsidRPr="00D17436">
        <w:rPr>
          <w:lang w:val="tr-TR"/>
        </w:rPr>
        <w:t>, M. (2018). </w:t>
      </w:r>
      <w:proofErr w:type="spellStart"/>
      <w:r w:rsidRPr="00D17436">
        <w:rPr>
          <w:i/>
          <w:iCs/>
          <w:lang w:val="tr-TR"/>
        </w:rPr>
        <w:t>Inspired</w:t>
      </w:r>
      <w:proofErr w:type="spellEnd"/>
      <w:r w:rsidRPr="00D17436">
        <w:rPr>
          <w:i/>
          <w:iCs/>
          <w:lang w:val="tr-TR"/>
        </w:rPr>
        <w:t xml:space="preserve">: How </w:t>
      </w:r>
      <w:proofErr w:type="spellStart"/>
      <w:r w:rsidRPr="00D17436">
        <w:rPr>
          <w:i/>
          <w:iCs/>
          <w:lang w:val="tr-TR"/>
        </w:rPr>
        <w:t>to</w:t>
      </w:r>
      <w:proofErr w:type="spellEnd"/>
      <w:r w:rsidRPr="00D17436">
        <w:rPr>
          <w:i/>
          <w:iCs/>
          <w:lang w:val="tr-TR"/>
        </w:rPr>
        <w:t xml:space="preserve"> </w:t>
      </w:r>
      <w:proofErr w:type="spellStart"/>
      <w:r w:rsidRPr="00D17436">
        <w:rPr>
          <w:i/>
          <w:iCs/>
          <w:lang w:val="tr-TR"/>
        </w:rPr>
        <w:t>Create</w:t>
      </w:r>
      <w:proofErr w:type="spellEnd"/>
      <w:r w:rsidRPr="00D17436">
        <w:rPr>
          <w:i/>
          <w:iCs/>
          <w:lang w:val="tr-TR"/>
        </w:rPr>
        <w:t xml:space="preserve"> </w:t>
      </w:r>
      <w:proofErr w:type="spellStart"/>
      <w:r w:rsidRPr="00D17436">
        <w:rPr>
          <w:i/>
          <w:iCs/>
          <w:lang w:val="tr-TR"/>
        </w:rPr>
        <w:t>Tech</w:t>
      </w:r>
      <w:proofErr w:type="spellEnd"/>
      <w:r w:rsidRPr="00D17436">
        <w:rPr>
          <w:i/>
          <w:iCs/>
          <w:lang w:val="tr-TR"/>
        </w:rPr>
        <w:t xml:space="preserve"> </w:t>
      </w:r>
      <w:proofErr w:type="spellStart"/>
      <w:r w:rsidRPr="00D17436">
        <w:rPr>
          <w:i/>
          <w:iCs/>
          <w:lang w:val="tr-TR"/>
        </w:rPr>
        <w:t>Products</w:t>
      </w:r>
      <w:proofErr w:type="spellEnd"/>
      <w:r w:rsidRPr="00D17436">
        <w:rPr>
          <w:i/>
          <w:iCs/>
          <w:lang w:val="tr-TR"/>
        </w:rPr>
        <w:t xml:space="preserve"> </w:t>
      </w:r>
      <w:proofErr w:type="spellStart"/>
      <w:r w:rsidRPr="00D17436">
        <w:rPr>
          <w:i/>
          <w:iCs/>
          <w:lang w:val="tr-TR"/>
        </w:rPr>
        <w:t>Customers</w:t>
      </w:r>
      <w:proofErr w:type="spellEnd"/>
      <w:r w:rsidRPr="00D17436">
        <w:rPr>
          <w:i/>
          <w:iCs/>
          <w:lang w:val="tr-TR"/>
        </w:rPr>
        <w:t xml:space="preserve"> </w:t>
      </w:r>
      <w:proofErr w:type="spellStart"/>
      <w:r w:rsidRPr="00D17436">
        <w:rPr>
          <w:i/>
          <w:iCs/>
          <w:lang w:val="tr-TR"/>
        </w:rPr>
        <w:t>Love</w:t>
      </w:r>
      <w:proofErr w:type="spellEnd"/>
      <w:r w:rsidRPr="00D17436">
        <w:rPr>
          <w:lang w:val="tr-TR"/>
        </w:rPr>
        <w:t xml:space="preserve"> (2nd ed.). </w:t>
      </w:r>
      <w:proofErr w:type="spellStart"/>
      <w:r w:rsidRPr="00D17436">
        <w:rPr>
          <w:lang w:val="tr-TR"/>
        </w:rPr>
        <w:t>Wiley</w:t>
      </w:r>
      <w:proofErr w:type="spellEnd"/>
      <w:r w:rsidRPr="00D17436">
        <w:rPr>
          <w:lang w:val="tr-TR"/>
        </w:rPr>
        <w:t>.</w:t>
      </w:r>
    </w:p>
    <w:p w14:paraId="65EE421B" w14:textId="77777777" w:rsidR="00D17436" w:rsidRPr="00D17436" w:rsidRDefault="00D17436" w:rsidP="00D17436">
      <w:pPr>
        <w:ind w:firstLine="0"/>
        <w:rPr>
          <w:lang w:val="tr-TR"/>
        </w:rPr>
      </w:pPr>
      <w:r w:rsidRPr="00D17436">
        <w:rPr>
          <w:lang w:val="tr-TR"/>
        </w:rPr>
        <w:t xml:space="preserve">[10] </w:t>
      </w:r>
      <w:proofErr w:type="spellStart"/>
      <w:r w:rsidRPr="00D17436">
        <w:rPr>
          <w:lang w:val="tr-TR"/>
        </w:rPr>
        <w:t>Osterwalder</w:t>
      </w:r>
      <w:proofErr w:type="spellEnd"/>
      <w:r w:rsidRPr="00D17436">
        <w:rPr>
          <w:lang w:val="tr-TR"/>
        </w:rPr>
        <w:t xml:space="preserve">, A. &amp; </w:t>
      </w:r>
      <w:proofErr w:type="spellStart"/>
      <w:r w:rsidRPr="00D17436">
        <w:rPr>
          <w:lang w:val="tr-TR"/>
        </w:rPr>
        <w:t>Pigneur</w:t>
      </w:r>
      <w:proofErr w:type="spellEnd"/>
      <w:r w:rsidRPr="00D17436">
        <w:rPr>
          <w:lang w:val="tr-TR"/>
        </w:rPr>
        <w:t>, Y. (2010). </w:t>
      </w:r>
      <w:r w:rsidRPr="00D17436">
        <w:rPr>
          <w:i/>
          <w:iCs/>
          <w:lang w:val="tr-TR"/>
        </w:rPr>
        <w:t xml:space="preserve">Business Model </w:t>
      </w:r>
      <w:proofErr w:type="spellStart"/>
      <w:r w:rsidRPr="00D17436">
        <w:rPr>
          <w:i/>
          <w:iCs/>
          <w:lang w:val="tr-TR"/>
        </w:rPr>
        <w:t>Generation</w:t>
      </w:r>
      <w:proofErr w:type="spellEnd"/>
      <w:r w:rsidRPr="00D17436">
        <w:rPr>
          <w:i/>
          <w:iCs/>
          <w:lang w:val="tr-TR"/>
        </w:rPr>
        <w:t xml:space="preserve">: A </w:t>
      </w:r>
      <w:proofErr w:type="spellStart"/>
      <w:r w:rsidRPr="00D17436">
        <w:rPr>
          <w:i/>
          <w:iCs/>
          <w:lang w:val="tr-TR"/>
        </w:rPr>
        <w:t>Handbook</w:t>
      </w:r>
      <w:proofErr w:type="spellEnd"/>
      <w:r w:rsidRPr="00D17436">
        <w:rPr>
          <w:i/>
          <w:iCs/>
          <w:lang w:val="tr-TR"/>
        </w:rPr>
        <w:t xml:space="preserve"> </w:t>
      </w:r>
      <w:proofErr w:type="spellStart"/>
      <w:r w:rsidRPr="00D17436">
        <w:rPr>
          <w:i/>
          <w:iCs/>
          <w:lang w:val="tr-TR"/>
        </w:rPr>
        <w:t>for</w:t>
      </w:r>
      <w:proofErr w:type="spellEnd"/>
      <w:r w:rsidRPr="00D17436">
        <w:rPr>
          <w:i/>
          <w:iCs/>
          <w:lang w:val="tr-TR"/>
        </w:rPr>
        <w:t xml:space="preserve"> </w:t>
      </w:r>
      <w:proofErr w:type="spellStart"/>
      <w:r w:rsidRPr="00D17436">
        <w:rPr>
          <w:i/>
          <w:iCs/>
          <w:lang w:val="tr-TR"/>
        </w:rPr>
        <w:t>Visionaries</w:t>
      </w:r>
      <w:proofErr w:type="spellEnd"/>
      <w:r w:rsidRPr="00D17436">
        <w:rPr>
          <w:i/>
          <w:iCs/>
          <w:lang w:val="tr-TR"/>
        </w:rPr>
        <w:t xml:space="preserve">, Game </w:t>
      </w:r>
      <w:proofErr w:type="spellStart"/>
      <w:r w:rsidRPr="00D17436">
        <w:rPr>
          <w:i/>
          <w:iCs/>
          <w:lang w:val="tr-TR"/>
        </w:rPr>
        <w:t>Changers</w:t>
      </w:r>
      <w:proofErr w:type="spellEnd"/>
      <w:r w:rsidRPr="00D17436">
        <w:rPr>
          <w:i/>
          <w:iCs/>
          <w:lang w:val="tr-TR"/>
        </w:rPr>
        <w:t xml:space="preserve">, </w:t>
      </w:r>
      <w:proofErr w:type="spellStart"/>
      <w:r w:rsidRPr="00D17436">
        <w:rPr>
          <w:i/>
          <w:iCs/>
          <w:lang w:val="tr-TR"/>
        </w:rPr>
        <w:t>and</w:t>
      </w:r>
      <w:proofErr w:type="spellEnd"/>
      <w:r w:rsidRPr="00D17436">
        <w:rPr>
          <w:i/>
          <w:iCs/>
          <w:lang w:val="tr-TR"/>
        </w:rPr>
        <w:t xml:space="preserve"> </w:t>
      </w:r>
      <w:proofErr w:type="spellStart"/>
      <w:r w:rsidRPr="00D17436">
        <w:rPr>
          <w:i/>
          <w:iCs/>
          <w:lang w:val="tr-TR"/>
        </w:rPr>
        <w:t>Challengers</w:t>
      </w:r>
      <w:proofErr w:type="spellEnd"/>
      <w:r w:rsidRPr="00D17436">
        <w:rPr>
          <w:lang w:val="tr-TR"/>
        </w:rPr>
        <w:t xml:space="preserve">. </w:t>
      </w:r>
      <w:proofErr w:type="spellStart"/>
      <w:r w:rsidRPr="00D17436">
        <w:rPr>
          <w:lang w:val="tr-TR"/>
        </w:rPr>
        <w:t>Wiley</w:t>
      </w:r>
      <w:proofErr w:type="spellEnd"/>
      <w:r w:rsidRPr="00D17436">
        <w:rPr>
          <w:lang w:val="tr-TR"/>
        </w:rPr>
        <w:t>.</w:t>
      </w:r>
    </w:p>
    <w:p w14:paraId="1450140B" w14:textId="77777777" w:rsidR="00D17436" w:rsidRDefault="00D17436" w:rsidP="00D17436">
      <w:pPr>
        <w:ind w:firstLine="0"/>
      </w:pPr>
    </w:p>
    <w:p w14:paraId="7571E7A2" w14:textId="77777777" w:rsidR="00052761" w:rsidRDefault="0006423C">
      <w:pPr>
        <w:pStyle w:val="Balk1"/>
      </w:pPr>
      <w:bookmarkStart w:id="137" w:name="_Toc229383844"/>
      <w:r>
        <w:lastRenderedPageBreak/>
        <w:t>EKLER</w:t>
      </w:r>
      <w:bookmarkEnd w:id="137"/>
    </w:p>
    <w:p w14:paraId="2DD02877" w14:textId="77777777" w:rsidR="00052761" w:rsidRDefault="0006423C">
      <w:pPr>
        <w:pStyle w:val="Balk2"/>
      </w:pPr>
      <w:bookmarkStart w:id="138" w:name="_Toc229383845"/>
      <w:r>
        <w:t xml:space="preserve">EK A — Tam </w:t>
      </w:r>
      <w:proofErr w:type="spellStart"/>
      <w:r>
        <w:t>Ekran</w:t>
      </w:r>
      <w:proofErr w:type="spellEnd"/>
      <w:r>
        <w:t xml:space="preserve"> </w:t>
      </w:r>
      <w:proofErr w:type="spellStart"/>
      <w:r>
        <w:t>Görüntüleri</w:t>
      </w:r>
      <w:proofErr w:type="spellEnd"/>
      <w:r>
        <w:t xml:space="preserve"> </w:t>
      </w:r>
      <w:proofErr w:type="spellStart"/>
      <w:r>
        <w:t>Arşivi</w:t>
      </w:r>
      <w:bookmarkEnd w:id="138"/>
      <w:proofErr w:type="spellEnd"/>
    </w:p>
    <w:p w14:paraId="6D535618" w14:textId="77777777" w:rsidR="00D64A4E" w:rsidRPr="00D64A4E" w:rsidRDefault="00D64A4E" w:rsidP="00D64A4E">
      <w:pPr>
        <w:ind w:firstLine="0"/>
        <w:rPr>
          <w:lang w:val="tr-TR"/>
        </w:rPr>
      </w:pPr>
      <w:r w:rsidRPr="00D64A4E">
        <w:rPr>
          <w:lang w:val="tr-TR"/>
        </w:rPr>
        <w:t xml:space="preserve">Uygulamanın </w:t>
      </w:r>
      <w:proofErr w:type="spellStart"/>
      <w:r w:rsidRPr="00D64A4E">
        <w:rPr>
          <w:lang w:val="tr-TR"/>
        </w:rPr>
        <w:t>GitHub</w:t>
      </w:r>
      <w:proofErr w:type="spellEnd"/>
      <w:r w:rsidRPr="00D64A4E">
        <w:rPr>
          <w:lang w:val="tr-TR"/>
        </w:rPr>
        <w:t xml:space="preserve"> deposunda (repo/</w:t>
      </w:r>
      <w:proofErr w:type="spellStart"/>
      <w:r w:rsidRPr="00D64A4E">
        <w:rPr>
          <w:lang w:val="tr-TR"/>
        </w:rPr>
        <w:t>docs</w:t>
      </w:r>
      <w:proofErr w:type="spellEnd"/>
      <w:r w:rsidRPr="00D64A4E">
        <w:rPr>
          <w:lang w:val="tr-TR"/>
        </w:rPr>
        <w:t>/</w:t>
      </w:r>
      <w:proofErr w:type="spellStart"/>
      <w:r w:rsidRPr="00D64A4E">
        <w:rPr>
          <w:lang w:val="tr-TR"/>
        </w:rPr>
        <w:t>screenshots</w:t>
      </w:r>
      <w:proofErr w:type="spellEnd"/>
      <w:r w:rsidRPr="00D64A4E">
        <w:rPr>
          <w:lang w:val="tr-TR"/>
        </w:rPr>
        <w:t>/) barındırılan tüm arayüz görselleri ve açıklamaları aşağıdadır:</w:t>
      </w:r>
    </w:p>
    <w:p w14:paraId="311AB61B" w14:textId="77777777" w:rsidR="00D64A4E" w:rsidRDefault="00D64A4E" w:rsidP="000D235A">
      <w:pPr>
        <w:ind w:left="720" w:firstLine="0"/>
        <w:jc w:val="center"/>
        <w:rPr>
          <w:i/>
          <w:iCs/>
          <w:sz w:val="20"/>
          <w:szCs w:val="20"/>
          <w:lang w:val="tr-TR"/>
        </w:rPr>
      </w:pPr>
      <w:r w:rsidRPr="000D235A">
        <w:rPr>
          <w:b/>
          <w:bCs/>
          <w:i/>
          <w:iCs/>
          <w:sz w:val="20"/>
          <w:szCs w:val="20"/>
          <w:lang w:val="tr-TR"/>
        </w:rPr>
        <w:t>Görsel 1 (landing.png):</w:t>
      </w:r>
      <w:r w:rsidRPr="000D235A">
        <w:rPr>
          <w:i/>
          <w:iCs/>
          <w:sz w:val="20"/>
          <w:szCs w:val="20"/>
          <w:lang w:val="tr-TR"/>
        </w:rPr>
        <w:t xml:space="preserve"> Uygulamanın ana giriş sayfası ve Drag &amp; </w:t>
      </w:r>
      <w:proofErr w:type="spellStart"/>
      <w:r w:rsidRPr="000D235A">
        <w:rPr>
          <w:i/>
          <w:iCs/>
          <w:sz w:val="20"/>
          <w:szCs w:val="20"/>
          <w:lang w:val="tr-TR"/>
        </w:rPr>
        <w:t>Drop</w:t>
      </w:r>
      <w:proofErr w:type="spellEnd"/>
      <w:r w:rsidRPr="000D235A">
        <w:rPr>
          <w:i/>
          <w:iCs/>
          <w:sz w:val="20"/>
          <w:szCs w:val="20"/>
          <w:lang w:val="tr-TR"/>
        </w:rPr>
        <w:t xml:space="preserve"> (Sürükle-Bırak) dosya yükleme alanı.</w:t>
      </w:r>
    </w:p>
    <w:p w14:paraId="31859DDB" w14:textId="76472ACC" w:rsidR="00D64A4E" w:rsidRDefault="000D235A" w:rsidP="000D235A">
      <w:pPr>
        <w:ind w:left="720" w:firstLine="0"/>
        <w:jc w:val="center"/>
        <w:rPr>
          <w:sz w:val="20"/>
          <w:szCs w:val="20"/>
          <w:lang w:val="tr-TR"/>
        </w:rPr>
      </w:pPr>
      <w:r w:rsidRPr="000D235A">
        <w:rPr>
          <w:noProof/>
          <w:sz w:val="20"/>
          <w:szCs w:val="20"/>
          <w:lang w:val="tr-TR"/>
        </w:rPr>
        <w:drawing>
          <wp:inline distT="0" distB="0" distL="0" distR="0" wp14:anchorId="2341C075" wp14:editId="2B2C5EDE">
            <wp:extent cx="3151909" cy="2141921"/>
            <wp:effectExtent l="0" t="0" r="0" b="0"/>
            <wp:docPr id="2805928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92883" name=""/>
                    <pic:cNvPicPr/>
                  </pic:nvPicPr>
                  <pic:blipFill>
                    <a:blip r:embed="rId16"/>
                    <a:stretch>
                      <a:fillRect/>
                    </a:stretch>
                  </pic:blipFill>
                  <pic:spPr>
                    <a:xfrm>
                      <a:off x="0" y="0"/>
                      <a:ext cx="3157110" cy="2145455"/>
                    </a:xfrm>
                    <a:prstGeom prst="rect">
                      <a:avLst/>
                    </a:prstGeom>
                  </pic:spPr>
                </pic:pic>
              </a:graphicData>
            </a:graphic>
          </wp:inline>
        </w:drawing>
      </w:r>
    </w:p>
    <w:p w14:paraId="71E13A5E" w14:textId="77777777" w:rsidR="00424852" w:rsidRPr="00D64A4E" w:rsidRDefault="00424852" w:rsidP="000D235A">
      <w:pPr>
        <w:ind w:left="720" w:firstLine="0"/>
        <w:jc w:val="center"/>
        <w:rPr>
          <w:sz w:val="20"/>
          <w:szCs w:val="20"/>
          <w:lang w:val="tr-TR"/>
        </w:rPr>
      </w:pPr>
    </w:p>
    <w:p w14:paraId="7722D39D" w14:textId="77777777" w:rsidR="00424852" w:rsidRPr="00424852" w:rsidRDefault="00424852" w:rsidP="00424852">
      <w:pPr>
        <w:ind w:left="720" w:firstLine="0"/>
        <w:jc w:val="center"/>
        <w:rPr>
          <w:i/>
          <w:iCs/>
          <w:sz w:val="20"/>
          <w:szCs w:val="20"/>
          <w:lang w:val="tr-TR"/>
        </w:rPr>
      </w:pPr>
      <w:r w:rsidRPr="00424852">
        <w:rPr>
          <w:b/>
          <w:bCs/>
          <w:i/>
          <w:iCs/>
          <w:sz w:val="20"/>
          <w:szCs w:val="20"/>
          <w:lang w:val="tr-TR"/>
        </w:rPr>
        <w:t>Görsel 2 (02-dashboard.png):</w:t>
      </w:r>
      <w:r w:rsidRPr="00424852">
        <w:rPr>
          <w:i/>
          <w:iCs/>
          <w:sz w:val="20"/>
          <w:szCs w:val="20"/>
          <w:lang w:val="tr-TR"/>
        </w:rPr>
        <w:t xml:space="preserve"> Devasa verilerin Web </w:t>
      </w:r>
      <w:proofErr w:type="spellStart"/>
      <w:r w:rsidRPr="00424852">
        <w:rPr>
          <w:i/>
          <w:iCs/>
          <w:sz w:val="20"/>
          <w:szCs w:val="20"/>
          <w:lang w:val="tr-TR"/>
        </w:rPr>
        <w:t>Worker</w:t>
      </w:r>
      <w:proofErr w:type="spellEnd"/>
      <w:r w:rsidRPr="00424852">
        <w:rPr>
          <w:i/>
          <w:iCs/>
          <w:sz w:val="20"/>
          <w:szCs w:val="20"/>
          <w:lang w:val="tr-TR"/>
        </w:rPr>
        <w:t xml:space="preserve"> ile işlenmesinin ardından hesaplanan istatistiklerin listelendiği ana kontrol paneli.</w:t>
      </w:r>
    </w:p>
    <w:p w14:paraId="0162E46E" w14:textId="168B6103" w:rsidR="00424852" w:rsidRDefault="00424852" w:rsidP="00424852">
      <w:pPr>
        <w:ind w:left="720" w:firstLine="0"/>
        <w:jc w:val="center"/>
        <w:rPr>
          <w:sz w:val="20"/>
          <w:szCs w:val="20"/>
          <w:lang w:val="tr-TR"/>
        </w:rPr>
      </w:pPr>
      <w:r w:rsidRPr="00424852">
        <w:rPr>
          <w:noProof/>
          <w:sz w:val="20"/>
          <w:szCs w:val="20"/>
          <w:lang w:val="tr-TR"/>
        </w:rPr>
        <w:drawing>
          <wp:inline distT="0" distB="0" distL="0" distR="0" wp14:anchorId="7C156C1B" wp14:editId="49FFAFBA">
            <wp:extent cx="3172690" cy="2156043"/>
            <wp:effectExtent l="0" t="0" r="8890" b="0"/>
            <wp:docPr id="3741225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22531" name=""/>
                    <pic:cNvPicPr/>
                  </pic:nvPicPr>
                  <pic:blipFill>
                    <a:blip r:embed="rId17"/>
                    <a:stretch>
                      <a:fillRect/>
                    </a:stretch>
                  </pic:blipFill>
                  <pic:spPr>
                    <a:xfrm>
                      <a:off x="0" y="0"/>
                      <a:ext cx="3178672" cy="2160108"/>
                    </a:xfrm>
                    <a:prstGeom prst="rect">
                      <a:avLst/>
                    </a:prstGeom>
                  </pic:spPr>
                </pic:pic>
              </a:graphicData>
            </a:graphic>
          </wp:inline>
        </w:drawing>
      </w:r>
    </w:p>
    <w:p w14:paraId="6F626783" w14:textId="77777777" w:rsidR="00424852" w:rsidRDefault="00424852" w:rsidP="00424852">
      <w:pPr>
        <w:ind w:left="720" w:firstLine="0"/>
        <w:jc w:val="center"/>
        <w:rPr>
          <w:sz w:val="20"/>
          <w:szCs w:val="20"/>
          <w:lang w:val="tr-TR"/>
        </w:rPr>
      </w:pPr>
    </w:p>
    <w:p w14:paraId="3D7C64A2" w14:textId="77777777" w:rsidR="00424852" w:rsidRDefault="00424852" w:rsidP="00424852">
      <w:pPr>
        <w:ind w:left="720" w:firstLine="0"/>
        <w:jc w:val="center"/>
        <w:rPr>
          <w:sz w:val="20"/>
          <w:szCs w:val="20"/>
          <w:lang w:val="tr-TR"/>
        </w:rPr>
      </w:pPr>
    </w:p>
    <w:p w14:paraId="339793D4" w14:textId="77777777" w:rsidR="00424852" w:rsidRDefault="00424852" w:rsidP="00424852">
      <w:pPr>
        <w:ind w:left="720" w:firstLine="0"/>
        <w:jc w:val="center"/>
        <w:rPr>
          <w:sz w:val="20"/>
          <w:szCs w:val="20"/>
          <w:lang w:val="tr-TR"/>
        </w:rPr>
      </w:pPr>
    </w:p>
    <w:p w14:paraId="2BE587D5" w14:textId="77777777" w:rsidR="00424852" w:rsidRPr="00424852" w:rsidRDefault="00424852" w:rsidP="00424852">
      <w:pPr>
        <w:ind w:left="720" w:firstLine="0"/>
        <w:jc w:val="center"/>
        <w:rPr>
          <w:sz w:val="20"/>
          <w:szCs w:val="20"/>
          <w:lang w:val="tr-TR"/>
        </w:rPr>
      </w:pPr>
    </w:p>
    <w:p w14:paraId="0E1D2792" w14:textId="77777777" w:rsidR="00424852" w:rsidRDefault="00424852" w:rsidP="00424852">
      <w:pPr>
        <w:ind w:left="720" w:firstLine="0"/>
        <w:jc w:val="center"/>
        <w:rPr>
          <w:i/>
          <w:iCs/>
          <w:sz w:val="20"/>
          <w:szCs w:val="20"/>
          <w:lang w:val="tr-TR"/>
        </w:rPr>
      </w:pPr>
      <w:r w:rsidRPr="00424852">
        <w:rPr>
          <w:b/>
          <w:bCs/>
          <w:i/>
          <w:iCs/>
          <w:sz w:val="20"/>
          <w:szCs w:val="20"/>
          <w:lang w:val="tr-TR"/>
        </w:rPr>
        <w:lastRenderedPageBreak/>
        <w:t>Görsel 3 (03-histogram.png):</w:t>
      </w:r>
      <w:r w:rsidRPr="00424852">
        <w:rPr>
          <w:i/>
          <w:iCs/>
          <w:sz w:val="20"/>
          <w:szCs w:val="20"/>
          <w:lang w:val="tr-TR"/>
        </w:rPr>
        <w:t> Chart.js ile çizilen ve seçilen sayısal sütunun değer dağılımını gösteren detaylı analiz grafiği.</w:t>
      </w:r>
    </w:p>
    <w:p w14:paraId="439B6FF9" w14:textId="3EC41455" w:rsidR="00424852" w:rsidRDefault="00424852" w:rsidP="00424852">
      <w:pPr>
        <w:ind w:left="720" w:firstLine="0"/>
        <w:jc w:val="center"/>
        <w:rPr>
          <w:i/>
          <w:iCs/>
          <w:sz w:val="20"/>
          <w:szCs w:val="20"/>
          <w:lang w:val="tr-TR"/>
        </w:rPr>
      </w:pPr>
      <w:r w:rsidRPr="00424852">
        <w:rPr>
          <w:i/>
          <w:iCs/>
          <w:noProof/>
          <w:sz w:val="20"/>
          <w:szCs w:val="20"/>
          <w:lang w:val="tr-TR"/>
        </w:rPr>
        <w:drawing>
          <wp:inline distT="0" distB="0" distL="0" distR="0" wp14:anchorId="034CDE05" wp14:editId="4D0847C1">
            <wp:extent cx="3338946" cy="2269023"/>
            <wp:effectExtent l="0" t="0" r="0" b="0"/>
            <wp:docPr id="13990208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20886" name=""/>
                    <pic:cNvPicPr/>
                  </pic:nvPicPr>
                  <pic:blipFill>
                    <a:blip r:embed="rId34"/>
                    <a:stretch>
                      <a:fillRect/>
                    </a:stretch>
                  </pic:blipFill>
                  <pic:spPr>
                    <a:xfrm>
                      <a:off x="0" y="0"/>
                      <a:ext cx="3355296" cy="2280134"/>
                    </a:xfrm>
                    <a:prstGeom prst="rect">
                      <a:avLst/>
                    </a:prstGeom>
                  </pic:spPr>
                </pic:pic>
              </a:graphicData>
            </a:graphic>
          </wp:inline>
        </w:drawing>
      </w:r>
    </w:p>
    <w:p w14:paraId="3C22E41F" w14:textId="77777777" w:rsidR="00424852" w:rsidRPr="00424852" w:rsidRDefault="00424852" w:rsidP="00424852">
      <w:pPr>
        <w:ind w:left="720" w:firstLine="0"/>
        <w:jc w:val="center"/>
        <w:rPr>
          <w:i/>
          <w:iCs/>
          <w:sz w:val="20"/>
          <w:szCs w:val="20"/>
          <w:lang w:val="tr-TR"/>
        </w:rPr>
      </w:pPr>
    </w:p>
    <w:p w14:paraId="0F83D77F" w14:textId="77777777" w:rsidR="00424852" w:rsidRDefault="00424852" w:rsidP="00424852">
      <w:pPr>
        <w:ind w:left="720" w:firstLine="0"/>
        <w:jc w:val="center"/>
        <w:rPr>
          <w:i/>
          <w:iCs/>
          <w:sz w:val="20"/>
          <w:szCs w:val="20"/>
          <w:lang w:val="tr-TR"/>
        </w:rPr>
      </w:pPr>
      <w:r w:rsidRPr="00424852">
        <w:rPr>
          <w:b/>
          <w:bCs/>
          <w:i/>
          <w:iCs/>
          <w:sz w:val="20"/>
          <w:szCs w:val="20"/>
          <w:lang w:val="tr-TR"/>
        </w:rPr>
        <w:t>Görsel 4 (Chrome_DevTools_Lighthouse.png):</w:t>
      </w:r>
      <w:r w:rsidRPr="00424852">
        <w:rPr>
          <w:i/>
          <w:iCs/>
          <w:sz w:val="20"/>
          <w:szCs w:val="20"/>
          <w:lang w:val="tr-TR"/>
        </w:rPr>
        <w:t xml:space="preserve"> Uygulamanın Erişilebilirlik (Accessibility) standartlarını tam (%100) oranında karşıladığını kanıtlayan </w:t>
      </w:r>
      <w:proofErr w:type="spellStart"/>
      <w:r w:rsidRPr="00424852">
        <w:rPr>
          <w:i/>
          <w:iCs/>
          <w:sz w:val="20"/>
          <w:szCs w:val="20"/>
          <w:lang w:val="tr-TR"/>
        </w:rPr>
        <w:t>Lighthouse</w:t>
      </w:r>
      <w:proofErr w:type="spellEnd"/>
      <w:r w:rsidRPr="00424852">
        <w:rPr>
          <w:i/>
          <w:iCs/>
          <w:sz w:val="20"/>
          <w:szCs w:val="20"/>
          <w:lang w:val="tr-TR"/>
        </w:rPr>
        <w:t xml:space="preserve"> performans ölçümü.</w:t>
      </w:r>
    </w:p>
    <w:p w14:paraId="1D0AB49F" w14:textId="0DA05BE2" w:rsidR="00424852" w:rsidRDefault="00B478BF" w:rsidP="00424852">
      <w:pPr>
        <w:ind w:left="720" w:firstLine="0"/>
        <w:jc w:val="center"/>
        <w:rPr>
          <w:i/>
          <w:iCs/>
          <w:sz w:val="20"/>
          <w:szCs w:val="20"/>
          <w:lang w:val="tr-TR"/>
        </w:rPr>
      </w:pPr>
      <w:r w:rsidRPr="00B478BF">
        <w:rPr>
          <w:i/>
          <w:iCs/>
          <w:noProof/>
          <w:sz w:val="20"/>
          <w:szCs w:val="20"/>
          <w:lang w:val="tr-TR"/>
        </w:rPr>
        <w:drawing>
          <wp:inline distT="0" distB="0" distL="0" distR="0" wp14:anchorId="5BF1B674" wp14:editId="6B2558F9">
            <wp:extent cx="3796146" cy="1938677"/>
            <wp:effectExtent l="0" t="0" r="0" b="4445"/>
            <wp:docPr id="7336656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65678" name=""/>
                    <pic:cNvPicPr/>
                  </pic:nvPicPr>
                  <pic:blipFill>
                    <a:blip r:embed="rId18"/>
                    <a:stretch>
                      <a:fillRect/>
                    </a:stretch>
                  </pic:blipFill>
                  <pic:spPr>
                    <a:xfrm>
                      <a:off x="0" y="0"/>
                      <a:ext cx="3819872" cy="1950794"/>
                    </a:xfrm>
                    <a:prstGeom prst="rect">
                      <a:avLst/>
                    </a:prstGeom>
                  </pic:spPr>
                </pic:pic>
              </a:graphicData>
            </a:graphic>
          </wp:inline>
        </w:drawing>
      </w:r>
    </w:p>
    <w:p w14:paraId="4A0841A6" w14:textId="77777777" w:rsidR="00B478BF" w:rsidRPr="00424852" w:rsidRDefault="00B478BF" w:rsidP="00424852">
      <w:pPr>
        <w:ind w:left="720" w:firstLine="0"/>
        <w:jc w:val="center"/>
        <w:rPr>
          <w:i/>
          <w:iCs/>
          <w:sz w:val="20"/>
          <w:szCs w:val="20"/>
          <w:lang w:val="tr-TR"/>
        </w:rPr>
      </w:pPr>
    </w:p>
    <w:p w14:paraId="4FEED33D" w14:textId="77777777" w:rsidR="00424852" w:rsidRDefault="00424852" w:rsidP="00B478BF">
      <w:pPr>
        <w:ind w:left="720" w:firstLine="0"/>
        <w:jc w:val="center"/>
        <w:rPr>
          <w:i/>
          <w:iCs/>
          <w:sz w:val="20"/>
          <w:szCs w:val="20"/>
          <w:lang w:val="tr-TR"/>
        </w:rPr>
      </w:pPr>
      <w:r w:rsidRPr="00B478BF">
        <w:rPr>
          <w:b/>
          <w:bCs/>
          <w:i/>
          <w:iCs/>
          <w:sz w:val="20"/>
          <w:szCs w:val="20"/>
          <w:lang w:val="tr-TR"/>
        </w:rPr>
        <w:t>Görsel 5 (Vercel_Deployment.png):</w:t>
      </w:r>
      <w:r w:rsidRPr="00B478BF">
        <w:rPr>
          <w:i/>
          <w:iCs/>
          <w:sz w:val="20"/>
          <w:szCs w:val="20"/>
          <w:lang w:val="tr-TR"/>
        </w:rPr>
        <w:t> Projenin CI/CD süreçlerinden geçip internette (</w:t>
      </w:r>
      <w:proofErr w:type="spellStart"/>
      <w:r w:rsidRPr="00B478BF">
        <w:rPr>
          <w:i/>
          <w:iCs/>
          <w:sz w:val="20"/>
          <w:szCs w:val="20"/>
          <w:lang w:val="tr-TR"/>
        </w:rPr>
        <w:t>Vercel</w:t>
      </w:r>
      <w:proofErr w:type="spellEnd"/>
      <w:r w:rsidRPr="00B478BF">
        <w:rPr>
          <w:i/>
          <w:iCs/>
          <w:sz w:val="20"/>
          <w:szCs w:val="20"/>
          <w:lang w:val="tr-TR"/>
        </w:rPr>
        <w:t>) canlı ortama başarıyla aktarıldığını gösteren panel görüntüsü.</w:t>
      </w:r>
    </w:p>
    <w:p w14:paraId="479BE678" w14:textId="14AF2A4E" w:rsidR="00B478BF" w:rsidRDefault="00215420" w:rsidP="00B478BF">
      <w:pPr>
        <w:ind w:left="720" w:firstLine="0"/>
        <w:jc w:val="center"/>
        <w:rPr>
          <w:i/>
          <w:iCs/>
          <w:sz w:val="20"/>
          <w:szCs w:val="20"/>
          <w:lang w:val="tr-TR"/>
        </w:rPr>
      </w:pPr>
      <w:r w:rsidRPr="00215420">
        <w:rPr>
          <w:i/>
          <w:iCs/>
          <w:noProof/>
          <w:sz w:val="20"/>
          <w:szCs w:val="20"/>
          <w:lang w:val="tr-TR"/>
        </w:rPr>
        <w:drawing>
          <wp:inline distT="0" distB="0" distL="0" distR="0" wp14:anchorId="1EF6B95F" wp14:editId="1E388E93">
            <wp:extent cx="4163290" cy="1905635"/>
            <wp:effectExtent l="0" t="0" r="8890" b="0"/>
            <wp:docPr id="9696712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71258" name=""/>
                    <pic:cNvPicPr/>
                  </pic:nvPicPr>
                  <pic:blipFill>
                    <a:blip r:embed="rId35"/>
                    <a:stretch>
                      <a:fillRect/>
                    </a:stretch>
                  </pic:blipFill>
                  <pic:spPr>
                    <a:xfrm>
                      <a:off x="0" y="0"/>
                      <a:ext cx="4167083" cy="1907371"/>
                    </a:xfrm>
                    <a:prstGeom prst="rect">
                      <a:avLst/>
                    </a:prstGeom>
                  </pic:spPr>
                </pic:pic>
              </a:graphicData>
            </a:graphic>
          </wp:inline>
        </w:drawing>
      </w:r>
    </w:p>
    <w:p w14:paraId="0E297C72" w14:textId="77777777" w:rsidR="00215420" w:rsidRPr="00B478BF" w:rsidRDefault="00215420" w:rsidP="00B478BF">
      <w:pPr>
        <w:ind w:left="720" w:firstLine="0"/>
        <w:jc w:val="center"/>
        <w:rPr>
          <w:i/>
          <w:iCs/>
          <w:sz w:val="20"/>
          <w:szCs w:val="20"/>
          <w:lang w:val="tr-TR"/>
        </w:rPr>
      </w:pPr>
    </w:p>
    <w:p w14:paraId="625CCCF1" w14:textId="77777777" w:rsidR="005E200D" w:rsidRDefault="005E200D" w:rsidP="005E200D">
      <w:pPr>
        <w:ind w:left="720" w:firstLine="0"/>
        <w:jc w:val="center"/>
        <w:rPr>
          <w:i/>
          <w:iCs/>
          <w:sz w:val="20"/>
          <w:szCs w:val="20"/>
          <w:lang w:val="tr-TR"/>
        </w:rPr>
      </w:pPr>
      <w:r w:rsidRPr="005E200D">
        <w:rPr>
          <w:b/>
          <w:bCs/>
          <w:i/>
          <w:iCs/>
          <w:sz w:val="20"/>
          <w:szCs w:val="20"/>
          <w:lang w:val="tr-TR"/>
        </w:rPr>
        <w:lastRenderedPageBreak/>
        <w:t>Görsel 6 (</w:t>
      </w:r>
      <w:proofErr w:type="spellStart"/>
      <w:r w:rsidRPr="005E200D">
        <w:rPr>
          <w:b/>
          <w:bCs/>
          <w:i/>
          <w:iCs/>
          <w:sz w:val="20"/>
          <w:szCs w:val="20"/>
          <w:lang w:val="tr-TR"/>
        </w:rPr>
        <w:t>competitors</w:t>
      </w:r>
      <w:proofErr w:type="spellEnd"/>
      <w:r w:rsidRPr="005E200D">
        <w:rPr>
          <w:b/>
          <w:bCs/>
          <w:i/>
          <w:iCs/>
          <w:sz w:val="20"/>
          <w:szCs w:val="20"/>
          <w:lang w:val="tr-TR"/>
        </w:rPr>
        <w:t>/ms_excel.png):</w:t>
      </w:r>
      <w:r w:rsidRPr="005E200D">
        <w:rPr>
          <w:i/>
          <w:iCs/>
          <w:sz w:val="20"/>
          <w:szCs w:val="20"/>
          <w:lang w:val="tr-TR"/>
        </w:rPr>
        <w:t> Rakip analizi bölümünde referans gösterilen MS Excel büyük veri donma durumu ekran görüntüsü.</w:t>
      </w:r>
    </w:p>
    <w:p w14:paraId="37693B33" w14:textId="727E977F" w:rsidR="005E200D" w:rsidRDefault="005E200D" w:rsidP="005E200D">
      <w:pPr>
        <w:ind w:left="720" w:firstLine="0"/>
        <w:jc w:val="center"/>
        <w:rPr>
          <w:i/>
          <w:iCs/>
          <w:sz w:val="20"/>
          <w:szCs w:val="20"/>
          <w:lang w:val="tr-TR"/>
        </w:rPr>
      </w:pPr>
      <w:r w:rsidRPr="005E200D">
        <w:rPr>
          <w:i/>
          <w:iCs/>
          <w:noProof/>
          <w:sz w:val="20"/>
          <w:szCs w:val="20"/>
          <w:lang w:val="tr-TR"/>
        </w:rPr>
        <w:drawing>
          <wp:inline distT="0" distB="0" distL="0" distR="0" wp14:anchorId="7D86DB51" wp14:editId="5766688C">
            <wp:extent cx="3685309" cy="1879139"/>
            <wp:effectExtent l="0" t="0" r="0" b="6985"/>
            <wp:docPr id="177473375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33751" name=""/>
                    <pic:cNvPicPr/>
                  </pic:nvPicPr>
                  <pic:blipFill>
                    <a:blip r:embed="rId36"/>
                    <a:stretch>
                      <a:fillRect/>
                    </a:stretch>
                  </pic:blipFill>
                  <pic:spPr>
                    <a:xfrm>
                      <a:off x="0" y="0"/>
                      <a:ext cx="3691081" cy="1882082"/>
                    </a:xfrm>
                    <a:prstGeom prst="rect">
                      <a:avLst/>
                    </a:prstGeom>
                  </pic:spPr>
                </pic:pic>
              </a:graphicData>
            </a:graphic>
          </wp:inline>
        </w:drawing>
      </w:r>
    </w:p>
    <w:p w14:paraId="4DDFD349" w14:textId="77777777" w:rsidR="005E200D" w:rsidRPr="005E200D" w:rsidRDefault="005E200D" w:rsidP="005E200D">
      <w:pPr>
        <w:ind w:left="720" w:firstLine="0"/>
        <w:jc w:val="center"/>
        <w:rPr>
          <w:i/>
          <w:iCs/>
          <w:sz w:val="20"/>
          <w:szCs w:val="20"/>
          <w:lang w:val="tr-TR"/>
        </w:rPr>
      </w:pPr>
    </w:p>
    <w:p w14:paraId="1D2F12B8" w14:textId="77777777" w:rsidR="005E200D" w:rsidRDefault="005E200D" w:rsidP="005E200D">
      <w:pPr>
        <w:ind w:left="720" w:firstLine="0"/>
        <w:jc w:val="center"/>
        <w:rPr>
          <w:i/>
          <w:iCs/>
          <w:sz w:val="20"/>
          <w:szCs w:val="20"/>
          <w:lang w:val="tr-TR"/>
        </w:rPr>
      </w:pPr>
      <w:r w:rsidRPr="005E200D">
        <w:rPr>
          <w:b/>
          <w:bCs/>
          <w:i/>
          <w:iCs/>
          <w:sz w:val="20"/>
          <w:szCs w:val="20"/>
          <w:lang w:val="tr-TR"/>
        </w:rPr>
        <w:t>Görsel 7 (</w:t>
      </w:r>
      <w:proofErr w:type="spellStart"/>
      <w:r w:rsidRPr="005E200D">
        <w:rPr>
          <w:b/>
          <w:bCs/>
          <w:i/>
          <w:iCs/>
          <w:sz w:val="20"/>
          <w:szCs w:val="20"/>
          <w:lang w:val="tr-TR"/>
        </w:rPr>
        <w:t>competitors</w:t>
      </w:r>
      <w:proofErr w:type="spellEnd"/>
      <w:r w:rsidRPr="005E200D">
        <w:rPr>
          <w:b/>
          <w:bCs/>
          <w:i/>
          <w:iCs/>
          <w:sz w:val="20"/>
          <w:szCs w:val="20"/>
          <w:lang w:val="tr-TR"/>
        </w:rPr>
        <w:t>/google_sheets.png):</w:t>
      </w:r>
      <w:r w:rsidRPr="005E200D">
        <w:rPr>
          <w:i/>
          <w:iCs/>
          <w:sz w:val="20"/>
          <w:szCs w:val="20"/>
          <w:lang w:val="tr-TR"/>
        </w:rPr>
        <w:t xml:space="preserve"> Rakip analizi bölümünde referans gösterilen Google </w:t>
      </w:r>
      <w:proofErr w:type="spellStart"/>
      <w:r w:rsidRPr="005E200D">
        <w:rPr>
          <w:i/>
          <w:iCs/>
          <w:sz w:val="20"/>
          <w:szCs w:val="20"/>
          <w:lang w:val="tr-TR"/>
        </w:rPr>
        <w:t>Sheets</w:t>
      </w:r>
      <w:proofErr w:type="spellEnd"/>
      <w:r w:rsidRPr="005E200D">
        <w:rPr>
          <w:i/>
          <w:iCs/>
          <w:sz w:val="20"/>
          <w:szCs w:val="20"/>
          <w:lang w:val="tr-TR"/>
        </w:rPr>
        <w:t xml:space="preserve"> satır sınırı ekran görüntüsü.</w:t>
      </w:r>
    </w:p>
    <w:p w14:paraId="4C07DF0A" w14:textId="735166C3" w:rsidR="005E200D" w:rsidRPr="005E200D" w:rsidRDefault="00EB2227" w:rsidP="005E200D">
      <w:pPr>
        <w:ind w:left="720" w:firstLine="0"/>
        <w:jc w:val="center"/>
        <w:rPr>
          <w:i/>
          <w:iCs/>
          <w:sz w:val="20"/>
          <w:szCs w:val="20"/>
          <w:lang w:val="tr-TR"/>
        </w:rPr>
      </w:pPr>
      <w:r w:rsidRPr="00EB2227">
        <w:rPr>
          <w:i/>
          <w:iCs/>
          <w:noProof/>
          <w:sz w:val="20"/>
          <w:szCs w:val="20"/>
          <w:lang w:val="tr-TR"/>
        </w:rPr>
        <w:drawing>
          <wp:inline distT="0" distB="0" distL="0" distR="0" wp14:anchorId="14E049AB" wp14:editId="53F3A9BF">
            <wp:extent cx="3345873" cy="2596134"/>
            <wp:effectExtent l="0" t="0" r="6985" b="0"/>
            <wp:docPr id="17855009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00942" name=""/>
                    <pic:cNvPicPr/>
                  </pic:nvPicPr>
                  <pic:blipFill>
                    <a:blip r:embed="rId37"/>
                    <a:stretch>
                      <a:fillRect/>
                    </a:stretch>
                  </pic:blipFill>
                  <pic:spPr>
                    <a:xfrm>
                      <a:off x="0" y="0"/>
                      <a:ext cx="3356336" cy="2604253"/>
                    </a:xfrm>
                    <a:prstGeom prst="rect">
                      <a:avLst/>
                    </a:prstGeom>
                  </pic:spPr>
                </pic:pic>
              </a:graphicData>
            </a:graphic>
          </wp:inline>
        </w:drawing>
      </w:r>
    </w:p>
    <w:p w14:paraId="05315442" w14:textId="77777777" w:rsidR="00EB2227" w:rsidRDefault="00EB2227" w:rsidP="005E200D">
      <w:pPr>
        <w:ind w:left="720" w:firstLine="0"/>
        <w:rPr>
          <w:b/>
          <w:bCs/>
          <w:i/>
          <w:iCs/>
          <w:sz w:val="20"/>
          <w:szCs w:val="20"/>
          <w:lang w:val="tr-TR"/>
        </w:rPr>
      </w:pPr>
    </w:p>
    <w:p w14:paraId="31EDD62A" w14:textId="45C3D78F" w:rsidR="005E200D" w:rsidRDefault="005E200D" w:rsidP="00EB2227">
      <w:pPr>
        <w:ind w:left="720" w:firstLine="0"/>
        <w:jc w:val="center"/>
        <w:rPr>
          <w:i/>
          <w:iCs/>
          <w:sz w:val="20"/>
          <w:szCs w:val="20"/>
          <w:lang w:val="tr-TR"/>
        </w:rPr>
      </w:pPr>
      <w:r w:rsidRPr="005E200D">
        <w:rPr>
          <w:b/>
          <w:bCs/>
          <w:i/>
          <w:iCs/>
          <w:sz w:val="20"/>
          <w:szCs w:val="20"/>
          <w:lang w:val="tr-TR"/>
        </w:rPr>
        <w:t>Görsel 8 (</w:t>
      </w:r>
      <w:proofErr w:type="spellStart"/>
      <w:r w:rsidRPr="005E200D">
        <w:rPr>
          <w:b/>
          <w:bCs/>
          <w:i/>
          <w:iCs/>
          <w:sz w:val="20"/>
          <w:szCs w:val="20"/>
          <w:lang w:val="tr-TR"/>
        </w:rPr>
        <w:t>competitors</w:t>
      </w:r>
      <w:proofErr w:type="spellEnd"/>
      <w:r w:rsidRPr="005E200D">
        <w:rPr>
          <w:b/>
          <w:bCs/>
          <w:i/>
          <w:iCs/>
          <w:sz w:val="20"/>
          <w:szCs w:val="20"/>
          <w:lang w:val="tr-TR"/>
        </w:rPr>
        <w:t>/observable.png):</w:t>
      </w:r>
      <w:r w:rsidRPr="005E200D">
        <w:rPr>
          <w:i/>
          <w:iCs/>
          <w:sz w:val="20"/>
          <w:szCs w:val="20"/>
          <w:lang w:val="tr-TR"/>
        </w:rPr>
        <w:t xml:space="preserve"> Rakip analizi bölümünde referans gösterilen </w:t>
      </w:r>
      <w:proofErr w:type="spellStart"/>
      <w:r w:rsidRPr="005E200D">
        <w:rPr>
          <w:i/>
          <w:iCs/>
          <w:sz w:val="20"/>
          <w:szCs w:val="20"/>
          <w:lang w:val="tr-TR"/>
        </w:rPr>
        <w:t>ObservableHQ</w:t>
      </w:r>
      <w:proofErr w:type="spellEnd"/>
      <w:r w:rsidRPr="005E200D">
        <w:rPr>
          <w:i/>
          <w:iCs/>
          <w:sz w:val="20"/>
          <w:szCs w:val="20"/>
          <w:lang w:val="tr-TR"/>
        </w:rPr>
        <w:t xml:space="preserve"> arayüzü ekran görüntüsü.</w:t>
      </w:r>
    </w:p>
    <w:p w14:paraId="74E400AF" w14:textId="2AF5E118" w:rsidR="00EB2227" w:rsidRPr="005E200D" w:rsidRDefault="00EB2227" w:rsidP="00EB2227">
      <w:pPr>
        <w:ind w:left="720" w:firstLine="0"/>
        <w:jc w:val="center"/>
        <w:rPr>
          <w:i/>
          <w:iCs/>
          <w:sz w:val="20"/>
          <w:szCs w:val="20"/>
          <w:lang w:val="tr-TR"/>
        </w:rPr>
      </w:pPr>
      <w:r w:rsidRPr="00EB2227">
        <w:rPr>
          <w:i/>
          <w:iCs/>
          <w:noProof/>
          <w:sz w:val="20"/>
          <w:szCs w:val="20"/>
          <w:lang w:val="tr-TR"/>
        </w:rPr>
        <w:drawing>
          <wp:inline distT="0" distB="0" distL="0" distR="0" wp14:anchorId="35C918C8" wp14:editId="18F49989">
            <wp:extent cx="2930236" cy="1793553"/>
            <wp:effectExtent l="0" t="0" r="3810" b="0"/>
            <wp:docPr id="1773621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2150" name=""/>
                    <pic:cNvPicPr/>
                  </pic:nvPicPr>
                  <pic:blipFill>
                    <a:blip r:embed="rId38"/>
                    <a:stretch>
                      <a:fillRect/>
                    </a:stretch>
                  </pic:blipFill>
                  <pic:spPr>
                    <a:xfrm>
                      <a:off x="0" y="0"/>
                      <a:ext cx="2933400" cy="1795489"/>
                    </a:xfrm>
                    <a:prstGeom prst="rect">
                      <a:avLst/>
                    </a:prstGeom>
                  </pic:spPr>
                </pic:pic>
              </a:graphicData>
            </a:graphic>
          </wp:inline>
        </w:drawing>
      </w:r>
    </w:p>
    <w:p w14:paraId="1CBB4492" w14:textId="77777777" w:rsidR="00D64A4E" w:rsidRDefault="00D64A4E" w:rsidP="00D64A4E">
      <w:pPr>
        <w:ind w:firstLine="0"/>
      </w:pPr>
    </w:p>
    <w:p w14:paraId="7E801DBA" w14:textId="77777777" w:rsidR="00052761" w:rsidRDefault="0006423C">
      <w:pPr>
        <w:pStyle w:val="Balk2"/>
      </w:pPr>
      <w:bookmarkStart w:id="139" w:name="_Toc229383846"/>
      <w:r>
        <w:t xml:space="preserve">EK B — </w:t>
      </w:r>
      <w:proofErr w:type="spellStart"/>
      <w:r>
        <w:t>OpenAPI</w:t>
      </w:r>
      <w:proofErr w:type="spellEnd"/>
      <w:r>
        <w:t xml:space="preserve"> </w:t>
      </w:r>
      <w:proofErr w:type="spellStart"/>
      <w:r>
        <w:t>Spesifikasyonu</w:t>
      </w:r>
      <w:proofErr w:type="spellEnd"/>
      <w:r>
        <w:t xml:space="preserve"> </w:t>
      </w:r>
      <w:proofErr w:type="spellStart"/>
      <w:r>
        <w:t>Çıktısı</w:t>
      </w:r>
      <w:bookmarkEnd w:id="139"/>
      <w:proofErr w:type="spellEnd"/>
    </w:p>
    <w:p w14:paraId="3C360CAB" w14:textId="0EB5FD15" w:rsidR="00EB2227" w:rsidRDefault="00EB2227" w:rsidP="00EB2227">
      <w:pPr>
        <w:ind w:firstLine="0"/>
      </w:pPr>
      <w:proofErr w:type="spellStart"/>
      <w:r w:rsidRPr="00EB2227">
        <w:t>Geleneksel</w:t>
      </w:r>
      <w:proofErr w:type="spellEnd"/>
      <w:r w:rsidRPr="00EB2227">
        <w:t xml:space="preserve"> </w:t>
      </w:r>
      <w:proofErr w:type="spellStart"/>
      <w:r w:rsidRPr="00EB2227">
        <w:t>bir</w:t>
      </w:r>
      <w:proofErr w:type="spellEnd"/>
      <w:r w:rsidRPr="00EB2227">
        <w:t xml:space="preserve"> REST API </w:t>
      </w:r>
      <w:proofErr w:type="spellStart"/>
      <w:r w:rsidRPr="00EB2227">
        <w:t>yerine</w:t>
      </w:r>
      <w:proofErr w:type="spellEnd"/>
      <w:r w:rsidRPr="00EB2227">
        <w:t xml:space="preserve"> </w:t>
      </w:r>
      <w:proofErr w:type="spellStart"/>
      <w:r w:rsidRPr="00EB2227">
        <w:t>kullanılan</w:t>
      </w:r>
      <w:proofErr w:type="spellEnd"/>
      <w:r w:rsidRPr="00EB2227">
        <w:t xml:space="preserve"> Web Worker Event-Driven (Olay </w:t>
      </w:r>
      <w:proofErr w:type="spellStart"/>
      <w:r w:rsidRPr="00EB2227">
        <w:t>Güdümlü</w:t>
      </w:r>
      <w:proofErr w:type="spellEnd"/>
      <w:r w:rsidRPr="00EB2227">
        <w:t xml:space="preserve">) </w:t>
      </w:r>
      <w:proofErr w:type="spellStart"/>
      <w:r w:rsidRPr="00EB2227">
        <w:t>haberleşme</w:t>
      </w:r>
      <w:proofErr w:type="spellEnd"/>
      <w:r w:rsidRPr="00EB2227">
        <w:t xml:space="preserve"> </w:t>
      </w:r>
      <w:proofErr w:type="spellStart"/>
      <w:r w:rsidRPr="00EB2227">
        <w:t>protokolünün</w:t>
      </w:r>
      <w:proofErr w:type="spellEnd"/>
      <w:r w:rsidRPr="00EB2227">
        <w:t xml:space="preserve"> </w:t>
      </w:r>
      <w:proofErr w:type="spellStart"/>
      <w:r w:rsidRPr="00EB2227">
        <w:t>OpenAPI</w:t>
      </w:r>
      <w:proofErr w:type="spellEnd"/>
      <w:r w:rsidRPr="00EB2227">
        <w:t xml:space="preserve"> 3.1.0 </w:t>
      </w:r>
      <w:proofErr w:type="spellStart"/>
      <w:r w:rsidRPr="00EB2227">
        <w:t>formatındaki</w:t>
      </w:r>
      <w:proofErr w:type="spellEnd"/>
      <w:r w:rsidRPr="00EB2227">
        <w:t xml:space="preserve"> YAML </w:t>
      </w:r>
      <w:proofErr w:type="spellStart"/>
      <w:r w:rsidRPr="00EB2227">
        <w:t>spesifikasyonu</w:t>
      </w:r>
      <w:proofErr w:type="spellEnd"/>
      <w:r w:rsidRPr="00EB2227">
        <w:t xml:space="preserve"> </w:t>
      </w:r>
      <w:proofErr w:type="spellStart"/>
      <w:r w:rsidRPr="00EB2227">
        <w:t>aşağıdadır</w:t>
      </w:r>
      <w:proofErr w:type="spellEnd"/>
      <w:r w:rsidRPr="00EB2227">
        <w:t>. (</w:t>
      </w:r>
      <w:proofErr w:type="spellStart"/>
      <w:r w:rsidRPr="00EB2227">
        <w:t>Dosyanın</w:t>
      </w:r>
      <w:proofErr w:type="spellEnd"/>
      <w:r w:rsidRPr="00EB2227">
        <w:t xml:space="preserve"> tam </w:t>
      </w:r>
      <w:proofErr w:type="spellStart"/>
      <w:r w:rsidRPr="00EB2227">
        <w:t>hali</w:t>
      </w:r>
      <w:proofErr w:type="spellEnd"/>
      <w:r w:rsidRPr="00EB2227">
        <w:t xml:space="preserve"> GitHub </w:t>
      </w:r>
      <w:proofErr w:type="spellStart"/>
      <w:r w:rsidRPr="00EB2227">
        <w:t>deposunda</w:t>
      </w:r>
      <w:proofErr w:type="spellEnd"/>
      <w:r w:rsidRPr="00EB2227">
        <w:t> </w:t>
      </w:r>
      <w:proofErr w:type="spellStart"/>
      <w:proofErr w:type="gramStart"/>
      <w:r w:rsidRPr="00EB2227">
        <w:t>openapi.yaml</w:t>
      </w:r>
      <w:proofErr w:type="spellEnd"/>
      <w:proofErr w:type="gramEnd"/>
      <w:r w:rsidRPr="00EB2227">
        <w:t> </w:t>
      </w:r>
      <w:proofErr w:type="spellStart"/>
      <w:r w:rsidRPr="00EB2227">
        <w:t>adıyla</w:t>
      </w:r>
      <w:proofErr w:type="spellEnd"/>
      <w:r w:rsidRPr="00EB2227">
        <w:t xml:space="preserve"> </w:t>
      </w:r>
      <w:proofErr w:type="spellStart"/>
      <w:r w:rsidRPr="00EB2227">
        <w:t>yer</w:t>
      </w:r>
      <w:proofErr w:type="spellEnd"/>
      <w:r w:rsidRPr="00EB2227">
        <w:t xml:space="preserve"> </w:t>
      </w:r>
      <w:proofErr w:type="spellStart"/>
      <w:r w:rsidRPr="00EB2227">
        <w:t>almaktadır</w:t>
      </w:r>
      <w:proofErr w:type="spellEnd"/>
      <w:r w:rsidRPr="00EB2227">
        <w:t>).</w:t>
      </w:r>
    </w:p>
    <w:p w14:paraId="3D258DE3"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openapi</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3.1.0</w:t>
      </w:r>
    </w:p>
    <w:p w14:paraId="64C10A31"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info</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5CB0D3A3"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title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 xml:space="preserve">Web </w:t>
      </w:r>
      <w:proofErr w:type="spellStart"/>
      <w:r w:rsidRPr="0079447E">
        <w:rPr>
          <w:rFonts w:ascii="Courier New" w:hAnsi="Courier New" w:cs="Courier New"/>
          <w:color w:val="CE9178"/>
          <w:sz w:val="17"/>
          <w:szCs w:val="17"/>
          <w:bdr w:val="single" w:sz="2" w:space="0" w:color="E5E7EB" w:frame="1"/>
          <w:lang w:val="tr-TR" w:eastAsia="tr-TR"/>
        </w:rPr>
        <w:t>Workers</w:t>
      </w:r>
      <w:proofErr w:type="spellEnd"/>
      <w:r w:rsidRPr="0079447E">
        <w:rPr>
          <w:rFonts w:ascii="Courier New" w:hAnsi="Courier New" w:cs="Courier New"/>
          <w:color w:val="CE9178"/>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Big</w:t>
      </w:r>
      <w:proofErr w:type="spellEnd"/>
      <w:r w:rsidRPr="0079447E">
        <w:rPr>
          <w:rFonts w:ascii="Courier New" w:hAnsi="Courier New" w:cs="Courier New"/>
          <w:color w:val="CE9178"/>
          <w:sz w:val="17"/>
          <w:szCs w:val="17"/>
          <w:bdr w:val="single" w:sz="2" w:space="0" w:color="E5E7EB" w:frame="1"/>
          <w:lang w:val="tr-TR" w:eastAsia="tr-TR"/>
        </w:rPr>
        <w:t xml:space="preserve"> Data </w:t>
      </w:r>
      <w:proofErr w:type="gramStart"/>
      <w:r w:rsidRPr="0079447E">
        <w:rPr>
          <w:rFonts w:ascii="Courier New" w:hAnsi="Courier New" w:cs="Courier New"/>
          <w:color w:val="CE9178"/>
          <w:sz w:val="17"/>
          <w:szCs w:val="17"/>
          <w:bdr w:val="single" w:sz="2" w:space="0" w:color="E5E7EB" w:frame="1"/>
          <w:lang w:val="tr-TR" w:eastAsia="tr-TR"/>
        </w:rPr>
        <w:t>Analyzer -</w:t>
      </w:r>
      <w:proofErr w:type="gramEnd"/>
      <w:r w:rsidRPr="0079447E">
        <w:rPr>
          <w:rFonts w:ascii="Courier New" w:hAnsi="Courier New" w:cs="Courier New"/>
          <w:color w:val="CE9178"/>
          <w:sz w:val="17"/>
          <w:szCs w:val="17"/>
          <w:bdr w:val="single" w:sz="2" w:space="0" w:color="E5E7EB" w:frame="1"/>
          <w:lang w:val="tr-TR" w:eastAsia="tr-TR"/>
        </w:rPr>
        <w:t xml:space="preserve"> Message API</w:t>
      </w:r>
    </w:p>
    <w:p w14:paraId="06B40C41"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description</w:t>
      </w:r>
      <w:proofErr w:type="spell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586C0"/>
          <w:sz w:val="17"/>
          <w:szCs w:val="17"/>
          <w:bdr w:val="single" w:sz="2" w:space="0" w:color="E5E7EB" w:frame="1"/>
          <w:lang w:val="tr-TR" w:eastAsia="tr-TR"/>
        </w:rPr>
        <w:t>&gt;</w:t>
      </w:r>
      <w:proofErr w:type="gramEnd"/>
    </w:p>
    <w:p w14:paraId="4446CCA4"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r w:rsidRPr="0079447E">
        <w:rPr>
          <w:rFonts w:ascii="Courier New" w:hAnsi="Courier New" w:cs="Courier New"/>
          <w:color w:val="CE9178"/>
          <w:sz w:val="17"/>
          <w:szCs w:val="17"/>
          <w:bdr w:val="single" w:sz="2" w:space="0" w:color="E5E7EB" w:frame="1"/>
          <w:lang w:val="tr-TR" w:eastAsia="tr-TR"/>
        </w:rPr>
        <w:t>Proje tamamen istemci (</w:t>
      </w:r>
      <w:proofErr w:type="spellStart"/>
      <w:r w:rsidRPr="0079447E">
        <w:rPr>
          <w:rFonts w:ascii="Courier New" w:hAnsi="Courier New" w:cs="Courier New"/>
          <w:color w:val="CE9178"/>
          <w:sz w:val="17"/>
          <w:szCs w:val="17"/>
          <w:bdr w:val="single" w:sz="2" w:space="0" w:color="E5E7EB" w:frame="1"/>
          <w:lang w:val="tr-TR" w:eastAsia="tr-TR"/>
        </w:rPr>
        <w:t>client-side</w:t>
      </w:r>
      <w:proofErr w:type="spellEnd"/>
      <w:r w:rsidRPr="0079447E">
        <w:rPr>
          <w:rFonts w:ascii="Courier New" w:hAnsi="Courier New" w:cs="Courier New"/>
          <w:color w:val="CE9178"/>
          <w:sz w:val="17"/>
          <w:szCs w:val="17"/>
          <w:bdr w:val="single" w:sz="2" w:space="0" w:color="E5E7EB" w:frame="1"/>
          <w:lang w:val="tr-TR" w:eastAsia="tr-TR"/>
        </w:rPr>
        <w:t>) tarafında çalıştığı için geleneksel bir HTTP REST API</w:t>
      </w:r>
    </w:p>
    <w:p w14:paraId="6B257DCD"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gramStart"/>
      <w:r w:rsidRPr="0079447E">
        <w:rPr>
          <w:rFonts w:ascii="Courier New" w:hAnsi="Courier New" w:cs="Courier New"/>
          <w:color w:val="CE9178"/>
          <w:sz w:val="17"/>
          <w:szCs w:val="17"/>
          <w:bdr w:val="single" w:sz="2" w:space="0" w:color="E5E7EB" w:frame="1"/>
          <w:lang w:val="tr-TR" w:eastAsia="tr-TR"/>
        </w:rPr>
        <w:t>kullanılmamaktadır</w:t>
      </w:r>
      <w:proofErr w:type="gramEnd"/>
      <w:r w:rsidRPr="0079447E">
        <w:rPr>
          <w:rFonts w:ascii="Courier New" w:hAnsi="Courier New" w:cs="Courier New"/>
          <w:color w:val="CE9178"/>
          <w:sz w:val="17"/>
          <w:szCs w:val="17"/>
          <w:bdr w:val="single" w:sz="2" w:space="0" w:color="E5E7EB" w:frame="1"/>
          <w:lang w:val="tr-TR" w:eastAsia="tr-TR"/>
        </w:rPr>
        <w:t xml:space="preserve">. Bu belge, Main </w:t>
      </w:r>
      <w:proofErr w:type="spellStart"/>
      <w:r w:rsidRPr="0079447E">
        <w:rPr>
          <w:rFonts w:ascii="Courier New" w:hAnsi="Courier New" w:cs="Courier New"/>
          <w:color w:val="CE9178"/>
          <w:sz w:val="17"/>
          <w:szCs w:val="17"/>
          <w:bdr w:val="single" w:sz="2" w:space="0" w:color="E5E7EB" w:frame="1"/>
          <w:lang w:val="tr-TR" w:eastAsia="tr-TR"/>
        </w:rPr>
        <w:t>Thread</w:t>
      </w:r>
      <w:proofErr w:type="spellEnd"/>
      <w:r w:rsidRPr="0079447E">
        <w:rPr>
          <w:rFonts w:ascii="Courier New" w:hAnsi="Courier New" w:cs="Courier New"/>
          <w:color w:val="CE9178"/>
          <w:sz w:val="17"/>
          <w:szCs w:val="17"/>
          <w:bdr w:val="single" w:sz="2" w:space="0" w:color="E5E7EB" w:frame="1"/>
          <w:lang w:val="tr-TR" w:eastAsia="tr-TR"/>
        </w:rPr>
        <w:t xml:space="preserve"> (UI) ile Web </w:t>
      </w:r>
      <w:proofErr w:type="spellStart"/>
      <w:r w:rsidRPr="0079447E">
        <w:rPr>
          <w:rFonts w:ascii="Courier New" w:hAnsi="Courier New" w:cs="Courier New"/>
          <w:color w:val="CE9178"/>
          <w:sz w:val="17"/>
          <w:szCs w:val="17"/>
          <w:bdr w:val="single" w:sz="2" w:space="0" w:color="E5E7EB" w:frame="1"/>
          <w:lang w:val="tr-TR" w:eastAsia="tr-TR"/>
        </w:rPr>
        <w:t>Worker</w:t>
      </w:r>
      <w:proofErr w:type="spellEnd"/>
      <w:r w:rsidRPr="0079447E">
        <w:rPr>
          <w:rFonts w:ascii="Courier New" w:hAnsi="Courier New" w:cs="Courier New"/>
          <w:color w:val="CE9178"/>
          <w:sz w:val="17"/>
          <w:szCs w:val="17"/>
          <w:bdr w:val="single" w:sz="2" w:space="0" w:color="E5E7EB" w:frame="1"/>
          <w:lang w:val="tr-TR" w:eastAsia="tr-TR"/>
        </w:rPr>
        <w:t xml:space="preserve"> arasında geçen asenkron</w:t>
      </w:r>
    </w:p>
    <w:p w14:paraId="18581397"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r w:rsidRPr="0079447E">
        <w:rPr>
          <w:rFonts w:ascii="Courier New" w:hAnsi="Courier New" w:cs="Courier New"/>
          <w:color w:val="CE9178"/>
          <w:sz w:val="17"/>
          <w:szCs w:val="17"/>
          <w:bdr w:val="single" w:sz="2" w:space="0" w:color="E5E7EB" w:frame="1"/>
          <w:lang w:val="tr-TR" w:eastAsia="tr-TR"/>
        </w:rPr>
        <w:t>(</w:t>
      </w:r>
      <w:proofErr w:type="spellStart"/>
      <w:r w:rsidRPr="0079447E">
        <w:rPr>
          <w:rFonts w:ascii="Courier New" w:hAnsi="Courier New" w:cs="Courier New"/>
          <w:color w:val="CE9178"/>
          <w:sz w:val="17"/>
          <w:szCs w:val="17"/>
          <w:bdr w:val="single" w:sz="2" w:space="0" w:color="E5E7EB" w:frame="1"/>
          <w:lang w:val="tr-TR" w:eastAsia="tr-TR"/>
        </w:rPr>
        <w:t>Event-Driven</w:t>
      </w:r>
      <w:proofErr w:type="spellEnd"/>
      <w:r w:rsidRPr="0079447E">
        <w:rPr>
          <w:rFonts w:ascii="Courier New" w:hAnsi="Courier New" w:cs="Courier New"/>
          <w:color w:val="CE9178"/>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postMessage</w:t>
      </w:r>
      <w:proofErr w:type="spellEnd"/>
      <w:r w:rsidRPr="0079447E">
        <w:rPr>
          <w:rFonts w:ascii="Courier New" w:hAnsi="Courier New" w:cs="Courier New"/>
          <w:color w:val="CE9178"/>
          <w:sz w:val="17"/>
          <w:szCs w:val="17"/>
          <w:bdr w:val="single" w:sz="2" w:space="0" w:color="E5E7EB" w:frame="1"/>
          <w:lang w:val="tr-TR" w:eastAsia="tr-TR"/>
        </w:rPr>
        <w:t xml:space="preserve"> haberleşme protokolünü açıklar.</w:t>
      </w:r>
    </w:p>
    <w:p w14:paraId="05F453E9"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version</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1.0.0</w:t>
      </w:r>
    </w:p>
    <w:p w14:paraId="0943D323"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paths</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0A078FC1"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worker</w:t>
      </w:r>
      <w:proofErr w:type="spell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parse</w:t>
      </w:r>
      <w:proofErr w:type="spellEnd"/>
      <w:r w:rsidRPr="0079447E">
        <w:rPr>
          <w:rFonts w:ascii="Courier New" w:hAnsi="Courier New" w:cs="Courier New"/>
          <w:color w:val="569CD6"/>
          <w:sz w:val="17"/>
          <w:szCs w:val="17"/>
          <w:bdr w:val="single" w:sz="2" w:space="0" w:color="E5E7EB" w:frame="1"/>
          <w:lang w:val="tr-TR" w:eastAsia="tr-TR"/>
        </w:rPr>
        <w:t>/start</w:t>
      </w:r>
      <w:r w:rsidRPr="0079447E">
        <w:rPr>
          <w:rFonts w:ascii="Courier New" w:hAnsi="Courier New" w:cs="Courier New"/>
          <w:color w:val="CCCCCC"/>
          <w:sz w:val="17"/>
          <w:szCs w:val="17"/>
          <w:bdr w:val="single" w:sz="2" w:space="0" w:color="E5E7EB" w:frame="1"/>
          <w:lang w:val="tr-TR" w:eastAsia="tr-TR"/>
        </w:rPr>
        <w:t>:</w:t>
      </w:r>
    </w:p>
    <w:p w14:paraId="5F228EC4"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gramStart"/>
      <w:r w:rsidRPr="0079447E">
        <w:rPr>
          <w:rFonts w:ascii="Courier New" w:hAnsi="Courier New" w:cs="Courier New"/>
          <w:color w:val="569CD6"/>
          <w:sz w:val="17"/>
          <w:szCs w:val="17"/>
          <w:bdr w:val="single" w:sz="2" w:space="0" w:color="E5E7EB" w:frame="1"/>
          <w:lang w:val="tr-TR" w:eastAsia="tr-TR"/>
        </w:rPr>
        <w:t>post</w:t>
      </w:r>
      <w:proofErr w:type="gramEnd"/>
      <w:r w:rsidRPr="0079447E">
        <w:rPr>
          <w:rFonts w:ascii="Courier New" w:hAnsi="Courier New" w:cs="Courier New"/>
          <w:color w:val="CCCCCC"/>
          <w:sz w:val="17"/>
          <w:szCs w:val="17"/>
          <w:bdr w:val="single" w:sz="2" w:space="0" w:color="E5E7EB" w:frame="1"/>
          <w:lang w:val="tr-TR" w:eastAsia="tr-TR"/>
        </w:rPr>
        <w:t>:</w:t>
      </w:r>
    </w:p>
    <w:p w14:paraId="4BCBE31F"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summary</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CSV Dosyasını işlemeye başla</w:t>
      </w:r>
    </w:p>
    <w:p w14:paraId="67D50802"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requestBody</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72A11635"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content</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28DDD528"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application</w:t>
      </w:r>
      <w:proofErr w:type="spellEnd"/>
      <w:proofErr w:type="gram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json</w:t>
      </w:r>
      <w:proofErr w:type="spellEnd"/>
      <w:r w:rsidRPr="0079447E">
        <w:rPr>
          <w:rFonts w:ascii="Courier New" w:hAnsi="Courier New" w:cs="Courier New"/>
          <w:color w:val="CCCCCC"/>
          <w:sz w:val="17"/>
          <w:szCs w:val="17"/>
          <w:bdr w:val="single" w:sz="2" w:space="0" w:color="E5E7EB" w:frame="1"/>
          <w:lang w:val="tr-TR" w:eastAsia="tr-TR"/>
        </w:rPr>
        <w:t>:</w:t>
      </w:r>
    </w:p>
    <w:p w14:paraId="61473A91"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schema</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049EC11E"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object</w:t>
      </w:r>
      <w:proofErr w:type="spellEnd"/>
    </w:p>
    <w:p w14:paraId="596359B7"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properties</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537595B3"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action</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60FCD429"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string</w:t>
      </w:r>
      <w:proofErr w:type="spellEnd"/>
    </w:p>
    <w:p w14:paraId="5E640475"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example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"PARSE_START"</w:t>
      </w:r>
    </w:p>
    <w:p w14:paraId="3E0BD4FF"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gramStart"/>
      <w:r w:rsidRPr="0079447E">
        <w:rPr>
          <w:rFonts w:ascii="Courier New" w:hAnsi="Courier New" w:cs="Courier New"/>
          <w:color w:val="569CD6"/>
          <w:sz w:val="17"/>
          <w:szCs w:val="17"/>
          <w:bdr w:val="single" w:sz="2" w:space="0" w:color="E5E7EB" w:frame="1"/>
          <w:lang w:val="tr-TR" w:eastAsia="tr-TR"/>
        </w:rPr>
        <w:t>file</w:t>
      </w:r>
      <w:proofErr w:type="gramEnd"/>
      <w:r w:rsidRPr="0079447E">
        <w:rPr>
          <w:rFonts w:ascii="Courier New" w:hAnsi="Courier New" w:cs="Courier New"/>
          <w:color w:val="CCCCCC"/>
          <w:sz w:val="17"/>
          <w:szCs w:val="17"/>
          <w:bdr w:val="single" w:sz="2" w:space="0" w:color="E5E7EB" w:frame="1"/>
          <w:lang w:val="tr-TR" w:eastAsia="tr-TR"/>
        </w:rPr>
        <w:t>:</w:t>
      </w:r>
    </w:p>
    <w:p w14:paraId="66F701F7"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string</w:t>
      </w:r>
      <w:proofErr w:type="spellEnd"/>
    </w:p>
    <w:p w14:paraId="2D135DF0"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gramStart"/>
      <w:r w:rsidRPr="0079447E">
        <w:rPr>
          <w:rFonts w:ascii="Courier New" w:hAnsi="Courier New" w:cs="Courier New"/>
          <w:color w:val="569CD6"/>
          <w:sz w:val="17"/>
          <w:szCs w:val="17"/>
          <w:bdr w:val="single" w:sz="2" w:space="0" w:color="E5E7EB" w:frame="1"/>
          <w:lang w:val="tr-TR" w:eastAsia="tr-TR"/>
        </w:rPr>
        <w:t>format</w:t>
      </w:r>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binary</w:t>
      </w:r>
      <w:proofErr w:type="spellEnd"/>
    </w:p>
    <w:p w14:paraId="5B0787AB"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worker</w:t>
      </w:r>
      <w:proofErr w:type="spell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parse</w:t>
      </w:r>
      <w:proofErr w:type="spell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progress</w:t>
      </w:r>
      <w:proofErr w:type="spellEnd"/>
      <w:r w:rsidRPr="0079447E">
        <w:rPr>
          <w:rFonts w:ascii="Courier New" w:hAnsi="Courier New" w:cs="Courier New"/>
          <w:color w:val="CCCCCC"/>
          <w:sz w:val="17"/>
          <w:szCs w:val="17"/>
          <w:bdr w:val="single" w:sz="2" w:space="0" w:color="E5E7EB" w:frame="1"/>
          <w:lang w:val="tr-TR" w:eastAsia="tr-TR"/>
        </w:rPr>
        <w:t>:</w:t>
      </w:r>
    </w:p>
    <w:p w14:paraId="4AEC8FE6"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get</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70595028"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summary</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İlerleme durumunu al</w:t>
      </w:r>
    </w:p>
    <w:p w14:paraId="2D64F410"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responses</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14F3C216"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r w:rsidRPr="0079447E">
        <w:rPr>
          <w:rFonts w:ascii="Courier New" w:hAnsi="Courier New" w:cs="Courier New"/>
          <w:color w:val="569CD6"/>
          <w:sz w:val="17"/>
          <w:szCs w:val="17"/>
          <w:bdr w:val="single" w:sz="2" w:space="0" w:color="E5E7EB" w:frame="1"/>
          <w:lang w:val="tr-TR" w:eastAsia="tr-TR"/>
        </w:rPr>
        <w:t>'200'</w:t>
      </w:r>
      <w:r w:rsidRPr="0079447E">
        <w:rPr>
          <w:rFonts w:ascii="Courier New" w:hAnsi="Courier New" w:cs="Courier New"/>
          <w:color w:val="CCCCCC"/>
          <w:sz w:val="17"/>
          <w:szCs w:val="17"/>
          <w:bdr w:val="single" w:sz="2" w:space="0" w:color="E5E7EB" w:frame="1"/>
          <w:lang w:val="tr-TR" w:eastAsia="tr-TR"/>
        </w:rPr>
        <w:t>:</w:t>
      </w:r>
    </w:p>
    <w:p w14:paraId="66698947"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description</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Yüzdelik ilerleme durumu</w:t>
      </w:r>
    </w:p>
    <w:p w14:paraId="79C446FA"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content</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79E3CB05"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application</w:t>
      </w:r>
      <w:proofErr w:type="spellEnd"/>
      <w:proofErr w:type="gram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json</w:t>
      </w:r>
      <w:proofErr w:type="spellEnd"/>
      <w:r w:rsidRPr="0079447E">
        <w:rPr>
          <w:rFonts w:ascii="Courier New" w:hAnsi="Courier New" w:cs="Courier New"/>
          <w:color w:val="CCCCCC"/>
          <w:sz w:val="17"/>
          <w:szCs w:val="17"/>
          <w:bdr w:val="single" w:sz="2" w:space="0" w:color="E5E7EB" w:frame="1"/>
          <w:lang w:val="tr-TR" w:eastAsia="tr-TR"/>
        </w:rPr>
        <w:t>:</w:t>
      </w:r>
    </w:p>
    <w:p w14:paraId="32F075BB"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schema</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4DE14499"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object</w:t>
      </w:r>
      <w:proofErr w:type="spellEnd"/>
    </w:p>
    <w:p w14:paraId="56118E3A"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properties</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7A8A2F71"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224B033B"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string</w:t>
      </w:r>
      <w:proofErr w:type="spellEnd"/>
    </w:p>
    <w:p w14:paraId="32C7A79B"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example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w:t>
      </w:r>
      <w:proofErr w:type="spellStart"/>
      <w:r w:rsidRPr="0079447E">
        <w:rPr>
          <w:rFonts w:ascii="Courier New" w:hAnsi="Courier New" w:cs="Courier New"/>
          <w:color w:val="CE9178"/>
          <w:sz w:val="17"/>
          <w:szCs w:val="17"/>
          <w:bdr w:val="single" w:sz="2" w:space="0" w:color="E5E7EB" w:frame="1"/>
          <w:lang w:val="tr-TR" w:eastAsia="tr-TR"/>
        </w:rPr>
        <w:t>progress</w:t>
      </w:r>
      <w:proofErr w:type="spellEnd"/>
      <w:r w:rsidRPr="0079447E">
        <w:rPr>
          <w:rFonts w:ascii="Courier New" w:hAnsi="Courier New" w:cs="Courier New"/>
          <w:color w:val="CE9178"/>
          <w:sz w:val="17"/>
          <w:szCs w:val="17"/>
          <w:bdr w:val="single" w:sz="2" w:space="0" w:color="E5E7EB" w:frame="1"/>
          <w:lang w:val="tr-TR" w:eastAsia="tr-TR"/>
        </w:rPr>
        <w:t>"</w:t>
      </w:r>
    </w:p>
    <w:p w14:paraId="3075AF7D"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progress</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2DDA2182"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integer</w:t>
      </w:r>
      <w:proofErr w:type="spellEnd"/>
    </w:p>
    <w:p w14:paraId="24443C90"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example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B5CEA8"/>
          <w:sz w:val="17"/>
          <w:szCs w:val="17"/>
          <w:bdr w:val="single" w:sz="2" w:space="0" w:color="E5E7EB" w:frame="1"/>
          <w:lang w:val="tr-TR" w:eastAsia="tr-TR"/>
        </w:rPr>
        <w:t>45</w:t>
      </w:r>
    </w:p>
    <w:p w14:paraId="68D42CF6"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worker</w:t>
      </w:r>
      <w:proofErr w:type="spell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parse</w:t>
      </w:r>
      <w:proofErr w:type="spell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success</w:t>
      </w:r>
      <w:proofErr w:type="spellEnd"/>
      <w:r w:rsidRPr="0079447E">
        <w:rPr>
          <w:rFonts w:ascii="Courier New" w:hAnsi="Courier New" w:cs="Courier New"/>
          <w:color w:val="CCCCCC"/>
          <w:sz w:val="17"/>
          <w:szCs w:val="17"/>
          <w:bdr w:val="single" w:sz="2" w:space="0" w:color="E5E7EB" w:frame="1"/>
          <w:lang w:val="tr-TR" w:eastAsia="tr-TR"/>
        </w:rPr>
        <w:t>:</w:t>
      </w:r>
    </w:p>
    <w:p w14:paraId="2ECDD29A"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get</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291533BD"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summary</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İşlem bitimi verileri</w:t>
      </w:r>
    </w:p>
    <w:p w14:paraId="2D6EB2AD"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responses</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0AC96899"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r w:rsidRPr="0079447E">
        <w:rPr>
          <w:rFonts w:ascii="Courier New" w:hAnsi="Courier New" w:cs="Courier New"/>
          <w:color w:val="569CD6"/>
          <w:sz w:val="17"/>
          <w:szCs w:val="17"/>
          <w:bdr w:val="single" w:sz="2" w:space="0" w:color="E5E7EB" w:frame="1"/>
          <w:lang w:val="tr-TR" w:eastAsia="tr-TR"/>
        </w:rPr>
        <w:t>'200'</w:t>
      </w:r>
      <w:r w:rsidRPr="0079447E">
        <w:rPr>
          <w:rFonts w:ascii="Courier New" w:hAnsi="Courier New" w:cs="Courier New"/>
          <w:color w:val="CCCCCC"/>
          <w:sz w:val="17"/>
          <w:szCs w:val="17"/>
          <w:bdr w:val="single" w:sz="2" w:space="0" w:color="E5E7EB" w:frame="1"/>
          <w:lang w:val="tr-TR" w:eastAsia="tr-TR"/>
        </w:rPr>
        <w:t>:</w:t>
      </w:r>
    </w:p>
    <w:p w14:paraId="6BBE6F93"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description</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Parse</w:t>
      </w:r>
      <w:proofErr w:type="spellEnd"/>
      <w:r w:rsidRPr="0079447E">
        <w:rPr>
          <w:rFonts w:ascii="Courier New" w:hAnsi="Courier New" w:cs="Courier New"/>
          <w:color w:val="CE9178"/>
          <w:sz w:val="17"/>
          <w:szCs w:val="17"/>
          <w:bdr w:val="single" w:sz="2" w:space="0" w:color="E5E7EB" w:frame="1"/>
          <w:lang w:val="tr-TR" w:eastAsia="tr-TR"/>
        </w:rPr>
        <w:t xml:space="preserve"> edilmiş satırlar ve istatistikler</w:t>
      </w:r>
    </w:p>
    <w:p w14:paraId="03CB4AE0"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content</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29041937"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application</w:t>
      </w:r>
      <w:proofErr w:type="spellEnd"/>
      <w:proofErr w:type="gram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json</w:t>
      </w:r>
      <w:proofErr w:type="spellEnd"/>
      <w:r w:rsidRPr="0079447E">
        <w:rPr>
          <w:rFonts w:ascii="Courier New" w:hAnsi="Courier New" w:cs="Courier New"/>
          <w:color w:val="CCCCCC"/>
          <w:sz w:val="17"/>
          <w:szCs w:val="17"/>
          <w:bdr w:val="single" w:sz="2" w:space="0" w:color="E5E7EB" w:frame="1"/>
          <w:lang w:val="tr-TR" w:eastAsia="tr-TR"/>
        </w:rPr>
        <w:t>:</w:t>
      </w:r>
    </w:p>
    <w:p w14:paraId="1D482268"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schema</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735CB7EF"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object</w:t>
      </w:r>
      <w:proofErr w:type="spellEnd"/>
    </w:p>
    <w:p w14:paraId="470948F4"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properties</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4A409FAB"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2C3A3398"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type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proofErr w:type="spellStart"/>
      <w:r w:rsidRPr="0079447E">
        <w:rPr>
          <w:rFonts w:ascii="Courier New" w:hAnsi="Courier New" w:cs="Courier New"/>
          <w:color w:val="CE9178"/>
          <w:sz w:val="17"/>
          <w:szCs w:val="17"/>
          <w:bdr w:val="single" w:sz="2" w:space="0" w:color="E5E7EB" w:frame="1"/>
          <w:lang w:val="tr-TR" w:eastAsia="tr-TR"/>
        </w:rPr>
        <w:t>string</w:t>
      </w:r>
      <w:proofErr w:type="spellEnd"/>
    </w:p>
    <w:p w14:paraId="4FDA2B34"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example</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w:t>
      </w:r>
      <w:proofErr w:type="spellStart"/>
      <w:r w:rsidRPr="0079447E">
        <w:rPr>
          <w:rFonts w:ascii="Courier New" w:hAnsi="Courier New" w:cs="Courier New"/>
          <w:color w:val="CE9178"/>
          <w:sz w:val="17"/>
          <w:szCs w:val="17"/>
          <w:bdr w:val="single" w:sz="2" w:space="0" w:color="E5E7EB" w:frame="1"/>
          <w:lang w:val="tr-TR" w:eastAsia="tr-TR"/>
        </w:rPr>
        <w:t>success</w:t>
      </w:r>
      <w:proofErr w:type="spellEnd"/>
      <w:r w:rsidRPr="0079447E">
        <w:rPr>
          <w:rFonts w:ascii="Courier New" w:hAnsi="Courier New" w:cs="Courier New"/>
          <w:color w:val="CE9178"/>
          <w:sz w:val="17"/>
          <w:szCs w:val="17"/>
          <w:bdr w:val="single" w:sz="2" w:space="0" w:color="E5E7EB" w:frame="1"/>
          <w:lang w:val="tr-TR" w:eastAsia="tr-TR"/>
        </w:rPr>
        <w:t>"</w:t>
      </w:r>
    </w:p>
    <w:p w14:paraId="7FB853B0"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r w:rsidRPr="0079447E">
        <w:rPr>
          <w:rFonts w:ascii="Courier New" w:hAnsi="Courier New" w:cs="Courier New"/>
          <w:color w:val="569CD6"/>
          <w:sz w:val="17"/>
          <w:szCs w:val="17"/>
          <w:bdr w:val="single" w:sz="2" w:space="0" w:color="E5E7EB" w:frame="1"/>
          <w:lang w:val="tr-TR" w:eastAsia="tr-TR"/>
        </w:rPr>
        <w:lastRenderedPageBreak/>
        <w:t>/</w:t>
      </w:r>
      <w:proofErr w:type="spellStart"/>
      <w:r w:rsidRPr="0079447E">
        <w:rPr>
          <w:rFonts w:ascii="Courier New" w:hAnsi="Courier New" w:cs="Courier New"/>
          <w:color w:val="569CD6"/>
          <w:sz w:val="17"/>
          <w:szCs w:val="17"/>
          <w:bdr w:val="single" w:sz="2" w:space="0" w:color="E5E7EB" w:frame="1"/>
          <w:lang w:val="tr-TR" w:eastAsia="tr-TR"/>
        </w:rPr>
        <w:t>worker</w:t>
      </w:r>
      <w:proofErr w:type="spell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parse</w:t>
      </w:r>
      <w:proofErr w:type="spellEnd"/>
      <w:r w:rsidRPr="0079447E">
        <w:rPr>
          <w:rFonts w:ascii="Courier New" w:hAnsi="Courier New" w:cs="Courier New"/>
          <w:color w:val="569CD6"/>
          <w:sz w:val="17"/>
          <w:szCs w:val="17"/>
          <w:bdr w:val="single" w:sz="2" w:space="0" w:color="E5E7EB" w:frame="1"/>
          <w:lang w:val="tr-TR" w:eastAsia="tr-TR"/>
        </w:rPr>
        <w:t>/</w:t>
      </w:r>
      <w:proofErr w:type="spellStart"/>
      <w:r w:rsidRPr="0079447E">
        <w:rPr>
          <w:rFonts w:ascii="Courier New" w:hAnsi="Courier New" w:cs="Courier New"/>
          <w:color w:val="569CD6"/>
          <w:sz w:val="17"/>
          <w:szCs w:val="17"/>
          <w:bdr w:val="single" w:sz="2" w:space="0" w:color="E5E7EB" w:frame="1"/>
          <w:lang w:val="tr-TR" w:eastAsia="tr-TR"/>
        </w:rPr>
        <w:t>error</w:t>
      </w:r>
      <w:proofErr w:type="spellEnd"/>
      <w:r w:rsidRPr="0079447E">
        <w:rPr>
          <w:rFonts w:ascii="Courier New" w:hAnsi="Courier New" w:cs="Courier New"/>
          <w:color w:val="CCCCCC"/>
          <w:sz w:val="17"/>
          <w:szCs w:val="17"/>
          <w:bdr w:val="single" w:sz="2" w:space="0" w:color="E5E7EB" w:frame="1"/>
          <w:lang w:val="tr-TR" w:eastAsia="tr-TR"/>
        </w:rPr>
        <w:t>:</w:t>
      </w:r>
    </w:p>
    <w:p w14:paraId="5D6F730F"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get</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179DE47D"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summary</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Hata durumu</w:t>
      </w:r>
    </w:p>
    <w:p w14:paraId="1F534151"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responses</w:t>
      </w:r>
      <w:proofErr w:type="spellEnd"/>
      <w:proofErr w:type="gramEnd"/>
      <w:r w:rsidRPr="0079447E">
        <w:rPr>
          <w:rFonts w:ascii="Courier New" w:hAnsi="Courier New" w:cs="Courier New"/>
          <w:color w:val="CCCCCC"/>
          <w:sz w:val="17"/>
          <w:szCs w:val="17"/>
          <w:bdr w:val="single" w:sz="2" w:space="0" w:color="E5E7EB" w:frame="1"/>
          <w:lang w:val="tr-TR" w:eastAsia="tr-TR"/>
        </w:rPr>
        <w:t>:</w:t>
      </w:r>
    </w:p>
    <w:p w14:paraId="57FD72DA"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r w:rsidRPr="0079447E">
        <w:rPr>
          <w:rFonts w:ascii="Courier New" w:hAnsi="Courier New" w:cs="Courier New"/>
          <w:color w:val="569CD6"/>
          <w:sz w:val="17"/>
          <w:szCs w:val="17"/>
          <w:bdr w:val="single" w:sz="2" w:space="0" w:color="E5E7EB" w:frame="1"/>
          <w:lang w:val="tr-TR" w:eastAsia="tr-TR"/>
        </w:rPr>
        <w:t>'400'</w:t>
      </w:r>
      <w:r w:rsidRPr="0079447E">
        <w:rPr>
          <w:rFonts w:ascii="Courier New" w:hAnsi="Courier New" w:cs="Courier New"/>
          <w:color w:val="CCCCCC"/>
          <w:sz w:val="17"/>
          <w:szCs w:val="17"/>
          <w:bdr w:val="single" w:sz="2" w:space="0" w:color="E5E7EB" w:frame="1"/>
          <w:lang w:val="tr-TR" w:eastAsia="tr-TR"/>
        </w:rPr>
        <w:t>:</w:t>
      </w:r>
    </w:p>
    <w:p w14:paraId="312BF867" w14:textId="77777777" w:rsidR="0079447E" w:rsidRPr="0079447E" w:rsidRDefault="0079447E" w:rsidP="0079447E">
      <w:pPr>
        <w:spacing w:after="0" w:line="240" w:lineRule="auto"/>
        <w:ind w:firstLine="0"/>
        <w:jc w:val="left"/>
        <w:rPr>
          <w:rFonts w:ascii="Courier New" w:hAnsi="Courier New" w:cs="Courier New"/>
          <w:color w:val="CCCCCC"/>
          <w:sz w:val="17"/>
          <w:szCs w:val="17"/>
          <w:lang w:val="tr-TR" w:eastAsia="tr-TR"/>
        </w:rPr>
      </w:pPr>
      <w:proofErr w:type="spellStart"/>
      <w:proofErr w:type="gramStart"/>
      <w:r w:rsidRPr="0079447E">
        <w:rPr>
          <w:rFonts w:ascii="Courier New" w:hAnsi="Courier New" w:cs="Courier New"/>
          <w:color w:val="569CD6"/>
          <w:sz w:val="17"/>
          <w:szCs w:val="17"/>
          <w:bdr w:val="single" w:sz="2" w:space="0" w:color="E5E7EB" w:frame="1"/>
          <w:lang w:val="tr-TR" w:eastAsia="tr-TR"/>
        </w:rPr>
        <w:t>description</w:t>
      </w:r>
      <w:proofErr w:type="spellEnd"/>
      <w:proofErr w:type="gramEnd"/>
      <w:r w:rsidRPr="0079447E">
        <w:rPr>
          <w:rFonts w:ascii="Courier New" w:hAnsi="Courier New" w:cs="Courier New"/>
          <w:color w:val="CCCCCC"/>
          <w:sz w:val="17"/>
          <w:szCs w:val="17"/>
          <w:bdr w:val="single" w:sz="2" w:space="0" w:color="E5E7EB" w:frame="1"/>
          <w:lang w:val="tr-TR" w:eastAsia="tr-TR"/>
        </w:rPr>
        <w:t xml:space="preserve">: </w:t>
      </w:r>
      <w:r w:rsidRPr="0079447E">
        <w:rPr>
          <w:rFonts w:ascii="Courier New" w:hAnsi="Courier New" w:cs="Courier New"/>
          <w:color w:val="CE9178"/>
          <w:sz w:val="17"/>
          <w:szCs w:val="17"/>
          <w:bdr w:val="single" w:sz="2" w:space="0" w:color="E5E7EB" w:frame="1"/>
          <w:lang w:val="tr-TR" w:eastAsia="tr-TR"/>
        </w:rPr>
        <w:t>Dosya okuma veya format hatası</w:t>
      </w:r>
    </w:p>
    <w:p w14:paraId="7497A9F2" w14:textId="77777777" w:rsidR="00EB2227" w:rsidRDefault="00EB2227" w:rsidP="00EB2227">
      <w:pPr>
        <w:ind w:firstLine="0"/>
      </w:pPr>
    </w:p>
    <w:p w14:paraId="17116F2D" w14:textId="77777777" w:rsidR="00052761" w:rsidRDefault="0006423C">
      <w:pPr>
        <w:pStyle w:val="Balk2"/>
      </w:pPr>
      <w:bookmarkStart w:id="140" w:name="_Toc229383847"/>
      <w:r>
        <w:t xml:space="preserve">EK C — </w:t>
      </w:r>
      <w:proofErr w:type="spellStart"/>
      <w:r>
        <w:t>Kod</w:t>
      </w:r>
      <w:proofErr w:type="spellEnd"/>
      <w:r>
        <w:t xml:space="preserve"> </w:t>
      </w:r>
      <w:proofErr w:type="spellStart"/>
      <w:r>
        <w:t>Örnekleri</w:t>
      </w:r>
      <w:bookmarkEnd w:id="140"/>
      <w:proofErr w:type="spellEnd"/>
    </w:p>
    <w:p w14:paraId="12E2D72F" w14:textId="77777777" w:rsidR="00052761" w:rsidRDefault="0006423C">
      <w:r>
        <w:t>[</w:t>
      </w:r>
      <w:proofErr w:type="spellStart"/>
      <w:r>
        <w:t>Projedeki</w:t>
      </w:r>
      <w:proofErr w:type="spellEnd"/>
      <w:r>
        <w:t xml:space="preserve"> </w:t>
      </w:r>
      <w:proofErr w:type="spellStart"/>
      <w:r>
        <w:t>en</w:t>
      </w:r>
      <w:proofErr w:type="spellEnd"/>
      <w:r>
        <w:t xml:space="preserve"> </w:t>
      </w:r>
      <w:proofErr w:type="spellStart"/>
      <w:r>
        <w:t>kritik</w:t>
      </w:r>
      <w:proofErr w:type="spellEnd"/>
      <w:r>
        <w:t xml:space="preserve"> 3 </w:t>
      </w:r>
      <w:proofErr w:type="spellStart"/>
      <w:r>
        <w:t>kod</w:t>
      </w:r>
      <w:proofErr w:type="spellEnd"/>
      <w:r>
        <w:t xml:space="preserve"> </w:t>
      </w:r>
      <w:proofErr w:type="spellStart"/>
      <w:r>
        <w:t>parçasını</w:t>
      </w:r>
      <w:proofErr w:type="spellEnd"/>
      <w:r>
        <w:t xml:space="preserve"> (</w:t>
      </w:r>
      <w:proofErr w:type="spellStart"/>
      <w:r>
        <w:t>örn</w:t>
      </w:r>
      <w:proofErr w:type="spellEnd"/>
      <w:r>
        <w:t xml:space="preserve">. auth middleware, </w:t>
      </w:r>
      <w:proofErr w:type="spellStart"/>
      <w:r>
        <w:t>kritik</w:t>
      </w:r>
      <w:proofErr w:type="spellEnd"/>
      <w:r>
        <w:t xml:space="preserve"> </w:t>
      </w:r>
      <w:proofErr w:type="spellStart"/>
      <w:r>
        <w:t>algoritma</w:t>
      </w:r>
      <w:proofErr w:type="spellEnd"/>
      <w:r>
        <w:t xml:space="preserve">, </w:t>
      </w:r>
      <w:proofErr w:type="spellStart"/>
      <w:r>
        <w:t>performans</w:t>
      </w:r>
      <w:proofErr w:type="spellEnd"/>
      <w:r>
        <w:t xml:space="preserve">-optimize </w:t>
      </w:r>
      <w:proofErr w:type="spellStart"/>
      <w:r>
        <w:t>edilmiş</w:t>
      </w:r>
      <w:proofErr w:type="spellEnd"/>
      <w:r>
        <w:t xml:space="preserve"> </w:t>
      </w:r>
      <w:proofErr w:type="spellStart"/>
      <w:r>
        <w:t>sorgu</w:t>
      </w:r>
      <w:proofErr w:type="spellEnd"/>
      <w:r>
        <w:t xml:space="preserve">) </w:t>
      </w:r>
      <w:proofErr w:type="spellStart"/>
      <w:r>
        <w:t>seçip</w:t>
      </w:r>
      <w:proofErr w:type="spellEnd"/>
      <w:r>
        <w:t xml:space="preserve"> </w:t>
      </w:r>
      <w:proofErr w:type="spellStart"/>
      <w:r>
        <w:t>kod</w:t>
      </w:r>
      <w:proofErr w:type="spellEnd"/>
      <w:r>
        <w:t xml:space="preserve"> </w:t>
      </w:r>
      <w:proofErr w:type="spellStart"/>
      <w:r>
        <w:t>bloğu</w:t>
      </w:r>
      <w:proofErr w:type="spellEnd"/>
      <w:r>
        <w:t xml:space="preserve"> </w:t>
      </w:r>
      <w:proofErr w:type="spellStart"/>
      <w:r>
        <w:t>olarak</w:t>
      </w:r>
      <w:proofErr w:type="spellEnd"/>
      <w:r>
        <w:t xml:space="preserve"> </w:t>
      </w:r>
      <w:proofErr w:type="spellStart"/>
      <w:r>
        <w:t>ekleyiniz</w:t>
      </w:r>
      <w:proofErr w:type="spellEnd"/>
      <w:r>
        <w:t xml:space="preserve">. AI </w:t>
      </w:r>
      <w:proofErr w:type="spellStart"/>
      <w:r>
        <w:t>üretmiş</w:t>
      </w:r>
      <w:proofErr w:type="spellEnd"/>
      <w:r>
        <w:t xml:space="preserve"> </w:t>
      </w:r>
      <w:proofErr w:type="spellStart"/>
      <w:r>
        <w:t>olsa</w:t>
      </w:r>
      <w:proofErr w:type="spellEnd"/>
      <w:r>
        <w:t xml:space="preserve"> bile </w:t>
      </w:r>
      <w:proofErr w:type="spellStart"/>
      <w:r>
        <w:t>kendi</w:t>
      </w:r>
      <w:proofErr w:type="spellEnd"/>
      <w:r>
        <w:t xml:space="preserve"> </w:t>
      </w:r>
      <w:proofErr w:type="spellStart"/>
      <w:r>
        <w:t>yorumunuzu</w:t>
      </w:r>
      <w:proofErr w:type="spellEnd"/>
      <w:r>
        <w:t xml:space="preserve"> </w:t>
      </w:r>
      <w:proofErr w:type="spellStart"/>
      <w:r>
        <w:t>ve</w:t>
      </w:r>
      <w:proofErr w:type="spellEnd"/>
      <w:r>
        <w:t xml:space="preserve"> </w:t>
      </w:r>
      <w:proofErr w:type="spellStart"/>
      <w:r>
        <w:t>gözden</w:t>
      </w:r>
      <w:proofErr w:type="spellEnd"/>
      <w:r>
        <w:t xml:space="preserve"> </w:t>
      </w:r>
      <w:proofErr w:type="spellStart"/>
      <w:r>
        <w:t>geçirme</w:t>
      </w:r>
      <w:proofErr w:type="spellEnd"/>
      <w:r>
        <w:t xml:space="preserve"> </w:t>
      </w:r>
      <w:proofErr w:type="spellStart"/>
      <w:r>
        <w:t>notunuzu</w:t>
      </w:r>
      <w:proofErr w:type="spellEnd"/>
      <w:r>
        <w:t xml:space="preserve"> </w:t>
      </w:r>
      <w:proofErr w:type="spellStart"/>
      <w:r>
        <w:t>ekleyiniz</w:t>
      </w:r>
      <w:proofErr w:type="spellEnd"/>
      <w:r>
        <w:t>.]</w:t>
      </w:r>
    </w:p>
    <w:p w14:paraId="4B66FB1B" w14:textId="1004F5F9" w:rsidR="0079447E" w:rsidRDefault="0079447E" w:rsidP="0079447E">
      <w:pPr>
        <w:ind w:firstLine="0"/>
      </w:pPr>
      <w:r w:rsidRPr="0079447E">
        <w:rPr>
          <w:b/>
          <w:bCs/>
        </w:rPr>
        <w:t xml:space="preserve">1. Web Worker </w:t>
      </w:r>
      <w:proofErr w:type="spellStart"/>
      <w:r w:rsidRPr="0079447E">
        <w:rPr>
          <w:b/>
          <w:bCs/>
        </w:rPr>
        <w:t>Üzerinde</w:t>
      </w:r>
      <w:proofErr w:type="spellEnd"/>
      <w:r w:rsidRPr="0079447E">
        <w:rPr>
          <w:b/>
          <w:bCs/>
        </w:rPr>
        <w:t xml:space="preserve"> Dosya </w:t>
      </w:r>
      <w:proofErr w:type="spellStart"/>
      <w:r w:rsidRPr="0079447E">
        <w:rPr>
          <w:b/>
          <w:bCs/>
        </w:rPr>
        <w:t>Parçalama</w:t>
      </w:r>
      <w:proofErr w:type="spellEnd"/>
      <w:r w:rsidRPr="0079447E">
        <w:rPr>
          <w:b/>
          <w:bCs/>
        </w:rPr>
        <w:t xml:space="preserve"> (Streaming) </w:t>
      </w:r>
      <w:proofErr w:type="spellStart"/>
      <w:r w:rsidRPr="0079447E">
        <w:rPr>
          <w:b/>
          <w:bCs/>
        </w:rPr>
        <w:t>Mantığı</w:t>
      </w:r>
      <w:proofErr w:type="spellEnd"/>
      <w:r w:rsidRPr="0079447E">
        <w:rPr>
          <w:b/>
          <w:bCs/>
        </w:rPr>
        <w:t xml:space="preserve"> (csvWorker.js)</w:t>
      </w:r>
    </w:p>
    <w:p w14:paraId="2839EA7C" w14:textId="77777777" w:rsidR="0079447E" w:rsidRPr="0079447E" w:rsidRDefault="0079447E" w:rsidP="0079447E">
      <w:pPr>
        <w:pStyle w:val="CodeBlock"/>
        <w:rPr>
          <w:lang w:val="tr-TR"/>
        </w:rPr>
      </w:pPr>
      <w:proofErr w:type="spellStart"/>
      <w:r w:rsidRPr="0079447E">
        <w:rPr>
          <w:lang w:val="tr-TR"/>
        </w:rPr>
        <w:t>Papa.parse</w:t>
      </w:r>
      <w:proofErr w:type="spellEnd"/>
      <w:r w:rsidRPr="0079447E">
        <w:rPr>
          <w:lang w:val="tr-TR"/>
        </w:rPr>
        <w:t>(file, {</w:t>
      </w:r>
    </w:p>
    <w:p w14:paraId="50E55BFB" w14:textId="77777777" w:rsidR="0079447E" w:rsidRPr="0079447E" w:rsidRDefault="0079447E" w:rsidP="0079447E">
      <w:pPr>
        <w:pStyle w:val="CodeBlock"/>
        <w:rPr>
          <w:lang w:val="tr-TR"/>
        </w:rPr>
      </w:pPr>
      <w:proofErr w:type="spellStart"/>
      <w:proofErr w:type="gramStart"/>
      <w:r w:rsidRPr="0079447E">
        <w:rPr>
          <w:lang w:val="tr-TR"/>
        </w:rPr>
        <w:t>header</w:t>
      </w:r>
      <w:proofErr w:type="spellEnd"/>
      <w:proofErr w:type="gramEnd"/>
      <w:r w:rsidRPr="0079447E">
        <w:rPr>
          <w:lang w:val="tr-TR"/>
        </w:rPr>
        <w:t xml:space="preserve">: </w:t>
      </w:r>
      <w:proofErr w:type="spellStart"/>
      <w:r w:rsidRPr="0079447E">
        <w:rPr>
          <w:lang w:val="tr-TR"/>
        </w:rPr>
        <w:t>true</w:t>
      </w:r>
      <w:proofErr w:type="spellEnd"/>
      <w:r w:rsidRPr="0079447E">
        <w:rPr>
          <w:lang w:val="tr-TR"/>
        </w:rPr>
        <w:t>,</w:t>
      </w:r>
    </w:p>
    <w:p w14:paraId="0A068A39" w14:textId="77777777" w:rsidR="0079447E" w:rsidRPr="0079447E" w:rsidRDefault="0079447E" w:rsidP="0079447E">
      <w:pPr>
        <w:pStyle w:val="CodeBlock"/>
        <w:rPr>
          <w:lang w:val="tr-TR"/>
        </w:rPr>
      </w:pPr>
      <w:proofErr w:type="spellStart"/>
      <w:proofErr w:type="gramStart"/>
      <w:r w:rsidRPr="0079447E">
        <w:rPr>
          <w:lang w:val="tr-TR"/>
        </w:rPr>
        <w:t>skipEmptyLines</w:t>
      </w:r>
      <w:proofErr w:type="spellEnd"/>
      <w:proofErr w:type="gramEnd"/>
      <w:r w:rsidRPr="0079447E">
        <w:rPr>
          <w:lang w:val="tr-TR"/>
        </w:rPr>
        <w:t xml:space="preserve">: </w:t>
      </w:r>
      <w:proofErr w:type="spellStart"/>
      <w:r w:rsidRPr="0079447E">
        <w:rPr>
          <w:lang w:val="tr-TR"/>
        </w:rPr>
        <w:t>true</w:t>
      </w:r>
      <w:proofErr w:type="spellEnd"/>
      <w:r w:rsidRPr="0079447E">
        <w:rPr>
          <w:lang w:val="tr-TR"/>
        </w:rPr>
        <w:t>,</w:t>
      </w:r>
    </w:p>
    <w:p w14:paraId="37F15E9C" w14:textId="77777777" w:rsidR="0079447E" w:rsidRPr="0079447E" w:rsidRDefault="0079447E" w:rsidP="0079447E">
      <w:pPr>
        <w:pStyle w:val="CodeBlock"/>
        <w:rPr>
          <w:lang w:val="tr-TR"/>
        </w:rPr>
      </w:pPr>
      <w:r w:rsidRPr="0079447E">
        <w:rPr>
          <w:lang w:val="tr-TR"/>
        </w:rPr>
        <w:t xml:space="preserve">// Tüm dosyayı </w:t>
      </w:r>
      <w:proofErr w:type="spellStart"/>
      <w:r w:rsidRPr="0079447E">
        <w:rPr>
          <w:lang w:val="tr-TR"/>
        </w:rPr>
        <w:t>RAM'e</w:t>
      </w:r>
      <w:proofErr w:type="spellEnd"/>
      <w:r w:rsidRPr="0079447E">
        <w:rPr>
          <w:lang w:val="tr-TR"/>
        </w:rPr>
        <w:t xml:space="preserve"> almamak için satır </w:t>
      </w:r>
      <w:proofErr w:type="spellStart"/>
      <w:r w:rsidRPr="0079447E">
        <w:rPr>
          <w:lang w:val="tr-TR"/>
        </w:rPr>
        <w:t>satır</w:t>
      </w:r>
      <w:proofErr w:type="spellEnd"/>
      <w:r w:rsidRPr="0079447E">
        <w:rPr>
          <w:lang w:val="tr-TR"/>
        </w:rPr>
        <w:t xml:space="preserve"> okuma (step)</w:t>
      </w:r>
    </w:p>
    <w:p w14:paraId="41C75F76" w14:textId="77777777" w:rsidR="0079447E" w:rsidRPr="0079447E" w:rsidRDefault="0079447E" w:rsidP="0079447E">
      <w:pPr>
        <w:pStyle w:val="CodeBlock"/>
        <w:rPr>
          <w:lang w:val="tr-TR"/>
        </w:rPr>
      </w:pPr>
      <w:proofErr w:type="gramStart"/>
      <w:r w:rsidRPr="0079447E">
        <w:rPr>
          <w:lang w:val="tr-TR"/>
        </w:rPr>
        <w:t>step</w:t>
      </w:r>
      <w:proofErr w:type="gramEnd"/>
      <w:r w:rsidRPr="0079447E">
        <w:rPr>
          <w:lang w:val="tr-TR"/>
        </w:rPr>
        <w:t>: (</w:t>
      </w:r>
      <w:proofErr w:type="spellStart"/>
      <w:r w:rsidRPr="0079447E">
        <w:rPr>
          <w:lang w:val="tr-TR"/>
        </w:rPr>
        <w:t>results</w:t>
      </w:r>
      <w:proofErr w:type="spellEnd"/>
      <w:r w:rsidRPr="0079447E">
        <w:rPr>
          <w:lang w:val="tr-TR"/>
        </w:rPr>
        <w:t>) =&gt; {</w:t>
      </w:r>
    </w:p>
    <w:p w14:paraId="18A61513" w14:textId="77777777" w:rsidR="0079447E" w:rsidRPr="0079447E" w:rsidRDefault="0079447E" w:rsidP="0079447E">
      <w:pPr>
        <w:pStyle w:val="CodeBlock"/>
        <w:rPr>
          <w:lang w:val="tr-TR"/>
        </w:rPr>
      </w:pPr>
      <w:proofErr w:type="spellStart"/>
      <w:proofErr w:type="gramStart"/>
      <w:r w:rsidRPr="0079447E">
        <w:rPr>
          <w:lang w:val="tr-TR"/>
        </w:rPr>
        <w:t>processedRows</w:t>
      </w:r>
      <w:proofErr w:type="spellEnd"/>
      <w:proofErr w:type="gramEnd"/>
      <w:r w:rsidRPr="0079447E">
        <w:rPr>
          <w:lang w:val="tr-TR"/>
        </w:rPr>
        <w:t>++;</w:t>
      </w:r>
    </w:p>
    <w:p w14:paraId="36834043" w14:textId="77777777" w:rsidR="0079447E" w:rsidRPr="0079447E" w:rsidRDefault="0079447E" w:rsidP="0079447E">
      <w:pPr>
        <w:pStyle w:val="CodeBlock"/>
        <w:rPr>
          <w:lang w:val="tr-TR"/>
        </w:rPr>
      </w:pPr>
      <w:proofErr w:type="spellStart"/>
      <w:proofErr w:type="gramStart"/>
      <w:r w:rsidRPr="0079447E">
        <w:rPr>
          <w:lang w:val="tr-TR"/>
        </w:rPr>
        <w:t>rows.push</w:t>
      </w:r>
      <w:proofErr w:type="spellEnd"/>
      <w:proofErr w:type="gramEnd"/>
      <w:r w:rsidRPr="0079447E">
        <w:rPr>
          <w:lang w:val="tr-TR"/>
        </w:rPr>
        <w:t>(</w:t>
      </w:r>
      <w:proofErr w:type="spellStart"/>
      <w:r w:rsidRPr="0079447E">
        <w:rPr>
          <w:lang w:val="tr-TR"/>
        </w:rPr>
        <w:t>results.</w:t>
      </w:r>
      <w:proofErr w:type="gramStart"/>
      <w:r w:rsidRPr="0079447E">
        <w:rPr>
          <w:lang w:val="tr-TR"/>
        </w:rPr>
        <w:t>data</w:t>
      </w:r>
      <w:proofErr w:type="spellEnd"/>
      <w:proofErr w:type="gramEnd"/>
      <w:r w:rsidRPr="0079447E">
        <w:rPr>
          <w:lang w:val="tr-TR"/>
        </w:rPr>
        <w:t>);</w:t>
      </w:r>
    </w:p>
    <w:p w14:paraId="64451351" w14:textId="77777777" w:rsidR="0079447E" w:rsidRPr="0079447E" w:rsidRDefault="0079447E" w:rsidP="0079447E">
      <w:pPr>
        <w:pStyle w:val="CodeBlock"/>
        <w:rPr>
          <w:lang w:val="tr-TR"/>
        </w:rPr>
      </w:pPr>
      <w:r w:rsidRPr="0079447E">
        <w:rPr>
          <w:lang w:val="tr-TR"/>
        </w:rPr>
        <w:t>// Her 1000 satırda bir ana iş parçacığına (UI) mesaj gönder</w:t>
      </w:r>
    </w:p>
    <w:p w14:paraId="4903077B" w14:textId="77777777" w:rsidR="0079447E" w:rsidRPr="0079447E" w:rsidRDefault="0079447E" w:rsidP="0079447E">
      <w:pPr>
        <w:pStyle w:val="CodeBlock"/>
        <w:rPr>
          <w:lang w:val="tr-TR"/>
        </w:rPr>
      </w:pPr>
      <w:proofErr w:type="spellStart"/>
      <w:proofErr w:type="gramStart"/>
      <w:r w:rsidRPr="0079447E">
        <w:rPr>
          <w:lang w:val="tr-TR"/>
        </w:rPr>
        <w:t>if</w:t>
      </w:r>
      <w:proofErr w:type="spellEnd"/>
      <w:proofErr w:type="gramEnd"/>
      <w:r w:rsidRPr="0079447E">
        <w:rPr>
          <w:lang w:val="tr-TR"/>
        </w:rPr>
        <w:t xml:space="preserve"> (</w:t>
      </w:r>
      <w:proofErr w:type="spellStart"/>
      <w:r w:rsidRPr="0079447E">
        <w:rPr>
          <w:lang w:val="tr-TR"/>
        </w:rPr>
        <w:t>processedRows</w:t>
      </w:r>
      <w:proofErr w:type="spellEnd"/>
      <w:r w:rsidRPr="0079447E">
        <w:rPr>
          <w:lang w:val="tr-TR"/>
        </w:rPr>
        <w:t xml:space="preserve"> % </w:t>
      </w:r>
      <w:proofErr w:type="gramStart"/>
      <w:r w:rsidRPr="0079447E">
        <w:rPr>
          <w:lang w:val="tr-TR"/>
        </w:rPr>
        <w:t>1000 !</w:t>
      </w:r>
      <w:proofErr w:type="gramEnd"/>
      <w:r w:rsidRPr="0079447E">
        <w:rPr>
          <w:lang w:val="tr-TR"/>
        </w:rPr>
        <w:t xml:space="preserve">== 0) </w:t>
      </w:r>
      <w:proofErr w:type="spellStart"/>
      <w:r w:rsidRPr="0079447E">
        <w:rPr>
          <w:lang w:val="tr-TR"/>
        </w:rPr>
        <w:t>return</w:t>
      </w:r>
      <w:proofErr w:type="spellEnd"/>
      <w:r w:rsidRPr="0079447E">
        <w:rPr>
          <w:lang w:val="tr-TR"/>
        </w:rPr>
        <w:t>;</w:t>
      </w:r>
    </w:p>
    <w:p w14:paraId="1442D998" w14:textId="77777777" w:rsidR="0079447E" w:rsidRPr="0079447E" w:rsidRDefault="0079447E" w:rsidP="0079447E">
      <w:pPr>
        <w:pStyle w:val="CodeBlock"/>
        <w:rPr>
          <w:lang w:val="tr-TR"/>
        </w:rPr>
      </w:pPr>
      <w:proofErr w:type="spellStart"/>
      <w:proofErr w:type="gramStart"/>
      <w:r w:rsidRPr="0079447E">
        <w:rPr>
          <w:lang w:val="tr-TR"/>
        </w:rPr>
        <w:t>const</w:t>
      </w:r>
      <w:proofErr w:type="spellEnd"/>
      <w:proofErr w:type="gramEnd"/>
      <w:r w:rsidRPr="0079447E">
        <w:rPr>
          <w:lang w:val="tr-TR"/>
        </w:rPr>
        <w:t xml:space="preserve"> </w:t>
      </w:r>
      <w:proofErr w:type="spellStart"/>
      <w:r w:rsidRPr="0079447E">
        <w:rPr>
          <w:lang w:val="tr-TR"/>
        </w:rPr>
        <w:t>progress</w:t>
      </w:r>
      <w:proofErr w:type="spellEnd"/>
      <w:r w:rsidRPr="0079447E">
        <w:rPr>
          <w:lang w:val="tr-TR"/>
        </w:rPr>
        <w:t xml:space="preserve"> = </w:t>
      </w:r>
      <w:proofErr w:type="spellStart"/>
      <w:proofErr w:type="gramStart"/>
      <w:r w:rsidRPr="0079447E">
        <w:rPr>
          <w:lang w:val="tr-TR"/>
        </w:rPr>
        <w:t>Math.min</w:t>
      </w:r>
      <w:proofErr w:type="spellEnd"/>
      <w:r w:rsidRPr="0079447E">
        <w:rPr>
          <w:lang w:val="tr-TR"/>
        </w:rPr>
        <w:t>(</w:t>
      </w:r>
      <w:proofErr w:type="spellStart"/>
      <w:proofErr w:type="gramEnd"/>
      <w:r w:rsidRPr="0079447E">
        <w:rPr>
          <w:lang w:val="tr-TR"/>
        </w:rPr>
        <w:t>Math.floor</w:t>
      </w:r>
      <w:proofErr w:type="spellEnd"/>
      <w:r w:rsidRPr="0079447E">
        <w:rPr>
          <w:lang w:val="tr-TR"/>
        </w:rPr>
        <w:t>((</w:t>
      </w:r>
      <w:proofErr w:type="spellStart"/>
      <w:r w:rsidRPr="0079447E">
        <w:rPr>
          <w:lang w:val="tr-TR"/>
        </w:rPr>
        <w:t>processedRows</w:t>
      </w:r>
      <w:proofErr w:type="spellEnd"/>
      <w:r w:rsidRPr="0079447E">
        <w:rPr>
          <w:lang w:val="tr-TR"/>
        </w:rPr>
        <w:t xml:space="preserve"> / </w:t>
      </w:r>
      <w:proofErr w:type="spellStart"/>
      <w:r w:rsidRPr="0079447E">
        <w:rPr>
          <w:lang w:val="tr-TR"/>
        </w:rPr>
        <w:t>estimatedTotal</w:t>
      </w:r>
      <w:proofErr w:type="spellEnd"/>
      <w:r w:rsidRPr="0079447E">
        <w:rPr>
          <w:lang w:val="tr-TR"/>
        </w:rPr>
        <w:t>) * 100), 99);</w:t>
      </w:r>
    </w:p>
    <w:p w14:paraId="63A262E0" w14:textId="77777777" w:rsidR="0079447E" w:rsidRPr="0079447E" w:rsidRDefault="0079447E" w:rsidP="0079447E">
      <w:pPr>
        <w:pStyle w:val="CodeBlock"/>
        <w:rPr>
          <w:lang w:val="tr-TR"/>
        </w:rPr>
      </w:pPr>
      <w:proofErr w:type="spellStart"/>
      <w:proofErr w:type="gramStart"/>
      <w:r w:rsidRPr="0079447E">
        <w:rPr>
          <w:lang w:val="tr-TR"/>
        </w:rPr>
        <w:t>self.postMessage</w:t>
      </w:r>
      <w:proofErr w:type="spellEnd"/>
      <w:r w:rsidRPr="0079447E">
        <w:rPr>
          <w:lang w:val="tr-TR"/>
        </w:rPr>
        <w:t xml:space="preserve">({ </w:t>
      </w:r>
      <w:proofErr w:type="spellStart"/>
      <w:r w:rsidRPr="0079447E">
        <w:rPr>
          <w:lang w:val="tr-TR"/>
        </w:rPr>
        <w:t>type</w:t>
      </w:r>
      <w:proofErr w:type="spellEnd"/>
      <w:proofErr w:type="gramEnd"/>
      <w:r w:rsidRPr="0079447E">
        <w:rPr>
          <w:lang w:val="tr-TR"/>
        </w:rPr>
        <w:t>: '</w:t>
      </w:r>
      <w:proofErr w:type="spellStart"/>
      <w:r w:rsidRPr="0079447E">
        <w:rPr>
          <w:lang w:val="tr-TR"/>
        </w:rPr>
        <w:t>progress</w:t>
      </w:r>
      <w:proofErr w:type="spellEnd"/>
      <w:r w:rsidRPr="0079447E">
        <w:rPr>
          <w:lang w:val="tr-TR"/>
        </w:rPr>
        <w:t xml:space="preserve">', </w:t>
      </w:r>
      <w:proofErr w:type="spellStart"/>
      <w:proofErr w:type="gramStart"/>
      <w:r w:rsidRPr="0079447E">
        <w:rPr>
          <w:lang w:val="tr-TR"/>
        </w:rPr>
        <w:t>progress</w:t>
      </w:r>
      <w:proofErr w:type="spellEnd"/>
      <w:r w:rsidRPr="0079447E">
        <w:rPr>
          <w:lang w:val="tr-TR"/>
        </w:rPr>
        <w:t xml:space="preserve"> }</w:t>
      </w:r>
      <w:proofErr w:type="gramEnd"/>
      <w:r w:rsidRPr="0079447E">
        <w:rPr>
          <w:lang w:val="tr-TR"/>
        </w:rPr>
        <w:t>);</w:t>
      </w:r>
    </w:p>
    <w:p w14:paraId="67B8103A" w14:textId="77777777" w:rsidR="0079447E" w:rsidRPr="0079447E" w:rsidRDefault="0079447E" w:rsidP="0079447E">
      <w:pPr>
        <w:pStyle w:val="CodeBlock"/>
        <w:rPr>
          <w:lang w:val="tr-TR"/>
        </w:rPr>
      </w:pPr>
      <w:r w:rsidRPr="0079447E">
        <w:rPr>
          <w:lang w:val="tr-TR"/>
        </w:rPr>
        <w:t>},</w:t>
      </w:r>
    </w:p>
    <w:p w14:paraId="1B536DA5" w14:textId="77777777" w:rsidR="0079447E" w:rsidRPr="0079447E" w:rsidRDefault="0079447E" w:rsidP="0079447E">
      <w:pPr>
        <w:pStyle w:val="CodeBlock"/>
        <w:rPr>
          <w:lang w:val="tr-TR"/>
        </w:rPr>
      </w:pPr>
      <w:r w:rsidRPr="0079447E">
        <w:rPr>
          <w:lang w:val="tr-TR"/>
        </w:rPr>
        <w:t>// İşlem bitince istatistikleri hesaplamaya başla</w:t>
      </w:r>
    </w:p>
    <w:p w14:paraId="6AA20DFC" w14:textId="77777777" w:rsidR="0079447E" w:rsidRPr="0079447E" w:rsidRDefault="0079447E" w:rsidP="0079447E">
      <w:pPr>
        <w:pStyle w:val="CodeBlock"/>
        <w:rPr>
          <w:lang w:val="tr-TR"/>
        </w:rPr>
      </w:pPr>
      <w:proofErr w:type="spellStart"/>
      <w:proofErr w:type="gramStart"/>
      <w:r w:rsidRPr="0079447E">
        <w:rPr>
          <w:lang w:val="tr-TR"/>
        </w:rPr>
        <w:t>complete</w:t>
      </w:r>
      <w:proofErr w:type="spellEnd"/>
      <w:proofErr w:type="gramEnd"/>
      <w:r w:rsidRPr="0079447E">
        <w:rPr>
          <w:lang w:val="tr-TR"/>
        </w:rPr>
        <w:t xml:space="preserve">: () =&gt; </w:t>
      </w:r>
      <w:proofErr w:type="gramStart"/>
      <w:r w:rsidRPr="0079447E">
        <w:rPr>
          <w:lang w:val="tr-TR"/>
        </w:rPr>
        <w:t>{ /</w:t>
      </w:r>
      <w:proofErr w:type="gramEnd"/>
      <w:r w:rsidRPr="0079447E">
        <w:rPr>
          <w:lang w:val="tr-TR"/>
        </w:rPr>
        <w:t>* ... *</w:t>
      </w:r>
      <w:proofErr w:type="gramStart"/>
      <w:r w:rsidRPr="0079447E">
        <w:rPr>
          <w:lang w:val="tr-TR"/>
        </w:rPr>
        <w:t>/ }</w:t>
      </w:r>
      <w:proofErr w:type="gramEnd"/>
    </w:p>
    <w:p w14:paraId="55DE00B5" w14:textId="77777777" w:rsidR="00416B47" w:rsidRDefault="0079447E" w:rsidP="00416B47">
      <w:pPr>
        <w:pStyle w:val="CodeBlock"/>
        <w:rPr>
          <w:lang w:val="tr-TR"/>
        </w:rPr>
      </w:pPr>
      <w:r w:rsidRPr="0079447E">
        <w:rPr>
          <w:lang w:val="tr-TR"/>
        </w:rPr>
        <w:t>});</w:t>
      </w:r>
    </w:p>
    <w:p w14:paraId="3B96663E" w14:textId="77777777" w:rsidR="00416B47" w:rsidRDefault="00416B47" w:rsidP="00416B47">
      <w:pPr>
        <w:pStyle w:val="CodeBlock"/>
        <w:rPr>
          <w:lang w:val="tr-TR"/>
        </w:rPr>
      </w:pPr>
    </w:p>
    <w:p w14:paraId="634EF6EE" w14:textId="40CE0B5B" w:rsidR="0079447E" w:rsidRPr="00416B47" w:rsidRDefault="0079447E" w:rsidP="00416B47">
      <w:pPr>
        <w:pStyle w:val="CodeBlock"/>
        <w:rPr>
          <w:lang w:val="tr-TR"/>
        </w:rPr>
      </w:pPr>
      <w:proofErr w:type="spellStart"/>
      <w:r w:rsidRPr="00416B47">
        <w:rPr>
          <w:b/>
          <w:bCs/>
          <w:szCs w:val="20"/>
        </w:rPr>
        <w:t>Gözden</w:t>
      </w:r>
      <w:proofErr w:type="spellEnd"/>
      <w:r w:rsidRPr="00416B47">
        <w:rPr>
          <w:b/>
          <w:bCs/>
          <w:szCs w:val="20"/>
        </w:rPr>
        <w:t xml:space="preserve"> </w:t>
      </w:r>
      <w:proofErr w:type="spellStart"/>
      <w:r w:rsidRPr="00416B47">
        <w:rPr>
          <w:b/>
          <w:bCs/>
          <w:szCs w:val="20"/>
        </w:rPr>
        <w:t>Geçirme</w:t>
      </w:r>
      <w:proofErr w:type="spellEnd"/>
      <w:r w:rsidRPr="00416B47">
        <w:rPr>
          <w:b/>
          <w:bCs/>
          <w:szCs w:val="20"/>
        </w:rPr>
        <w:t xml:space="preserve"> </w:t>
      </w:r>
      <w:proofErr w:type="spellStart"/>
      <w:r w:rsidRPr="00416B47">
        <w:rPr>
          <w:b/>
          <w:bCs/>
          <w:szCs w:val="20"/>
        </w:rPr>
        <w:t>Notu</w:t>
      </w:r>
      <w:proofErr w:type="spellEnd"/>
      <w:r w:rsidRPr="00416B47">
        <w:rPr>
          <w:b/>
          <w:bCs/>
          <w:szCs w:val="20"/>
        </w:rPr>
        <w:t>:</w:t>
      </w:r>
      <w:r w:rsidRPr="00416B47">
        <w:rPr>
          <w:szCs w:val="20"/>
        </w:rPr>
        <w:t xml:space="preserve"> Bu </w:t>
      </w:r>
      <w:proofErr w:type="spellStart"/>
      <w:r w:rsidRPr="00416B47">
        <w:rPr>
          <w:szCs w:val="20"/>
        </w:rPr>
        <w:t>fonksiyon</w:t>
      </w:r>
      <w:proofErr w:type="spellEnd"/>
      <w:r w:rsidRPr="00416B47">
        <w:rPr>
          <w:szCs w:val="20"/>
        </w:rPr>
        <w:t xml:space="preserve"> AI </w:t>
      </w:r>
      <w:proofErr w:type="spellStart"/>
      <w:r w:rsidRPr="00416B47">
        <w:rPr>
          <w:szCs w:val="20"/>
        </w:rPr>
        <w:t>ile</w:t>
      </w:r>
      <w:proofErr w:type="spellEnd"/>
      <w:r w:rsidRPr="00416B47">
        <w:rPr>
          <w:szCs w:val="20"/>
        </w:rPr>
        <w:t xml:space="preserve"> (Google Gemini) pair-programming </w:t>
      </w:r>
      <w:proofErr w:type="spellStart"/>
      <w:r w:rsidRPr="00416B47">
        <w:rPr>
          <w:szCs w:val="20"/>
        </w:rPr>
        <w:t>yapılarak</w:t>
      </w:r>
      <w:proofErr w:type="spellEnd"/>
      <w:r w:rsidRPr="00416B47">
        <w:rPr>
          <w:szCs w:val="20"/>
        </w:rPr>
        <w:t xml:space="preserve"> </w:t>
      </w:r>
      <w:proofErr w:type="spellStart"/>
      <w:r w:rsidRPr="00416B47">
        <w:rPr>
          <w:szCs w:val="20"/>
        </w:rPr>
        <w:t>yazılmıştır</w:t>
      </w:r>
      <w:proofErr w:type="spellEnd"/>
      <w:r w:rsidRPr="00416B47">
        <w:rPr>
          <w:szCs w:val="20"/>
        </w:rPr>
        <w:t xml:space="preserve">. </w:t>
      </w:r>
      <w:proofErr w:type="spellStart"/>
      <w:r w:rsidRPr="00416B47">
        <w:rPr>
          <w:szCs w:val="20"/>
        </w:rPr>
        <w:t>Başlangıçta</w:t>
      </w:r>
      <w:proofErr w:type="spellEnd"/>
      <w:r w:rsidRPr="00416B47">
        <w:rPr>
          <w:szCs w:val="20"/>
        </w:rPr>
        <w:t xml:space="preserve"> </w:t>
      </w:r>
      <w:proofErr w:type="spellStart"/>
      <w:r w:rsidRPr="00416B47">
        <w:rPr>
          <w:szCs w:val="20"/>
        </w:rPr>
        <w:t>tüm</w:t>
      </w:r>
      <w:proofErr w:type="spellEnd"/>
      <w:r w:rsidRPr="00416B47">
        <w:rPr>
          <w:szCs w:val="20"/>
        </w:rPr>
        <w:t xml:space="preserve"> </w:t>
      </w:r>
      <w:proofErr w:type="spellStart"/>
      <w:r w:rsidRPr="00416B47">
        <w:rPr>
          <w:szCs w:val="20"/>
        </w:rPr>
        <w:t>dosya</w:t>
      </w:r>
      <w:proofErr w:type="spellEnd"/>
      <w:r w:rsidRPr="00416B47">
        <w:rPr>
          <w:szCs w:val="20"/>
        </w:rPr>
        <w:t> complete </w:t>
      </w:r>
      <w:proofErr w:type="spellStart"/>
      <w:r w:rsidRPr="00416B47">
        <w:rPr>
          <w:szCs w:val="20"/>
        </w:rPr>
        <w:t>fonksiyonunda</w:t>
      </w:r>
      <w:proofErr w:type="spellEnd"/>
      <w:r w:rsidRPr="00416B47">
        <w:rPr>
          <w:szCs w:val="20"/>
        </w:rPr>
        <w:t xml:space="preserve"> </w:t>
      </w:r>
      <w:proofErr w:type="spellStart"/>
      <w:r w:rsidRPr="00416B47">
        <w:rPr>
          <w:szCs w:val="20"/>
        </w:rPr>
        <w:t>tek</w:t>
      </w:r>
      <w:proofErr w:type="spellEnd"/>
      <w:r w:rsidRPr="00416B47">
        <w:rPr>
          <w:szCs w:val="20"/>
        </w:rPr>
        <w:t xml:space="preserve"> </w:t>
      </w:r>
      <w:proofErr w:type="spellStart"/>
      <w:r w:rsidRPr="00416B47">
        <w:rPr>
          <w:szCs w:val="20"/>
        </w:rPr>
        <w:t>seferde</w:t>
      </w:r>
      <w:proofErr w:type="spellEnd"/>
      <w:r w:rsidRPr="00416B47">
        <w:rPr>
          <w:szCs w:val="20"/>
        </w:rPr>
        <w:t xml:space="preserve"> </w:t>
      </w:r>
      <w:proofErr w:type="spellStart"/>
      <w:r w:rsidRPr="00416B47">
        <w:rPr>
          <w:szCs w:val="20"/>
        </w:rPr>
        <w:t>RAM'e</w:t>
      </w:r>
      <w:proofErr w:type="spellEnd"/>
      <w:r w:rsidRPr="00416B47">
        <w:rPr>
          <w:szCs w:val="20"/>
        </w:rPr>
        <w:t xml:space="preserve"> </w:t>
      </w:r>
      <w:proofErr w:type="spellStart"/>
      <w:r w:rsidRPr="00416B47">
        <w:rPr>
          <w:szCs w:val="20"/>
        </w:rPr>
        <w:t>alınıyordu</w:t>
      </w:r>
      <w:proofErr w:type="spellEnd"/>
      <w:r w:rsidRPr="00416B47">
        <w:rPr>
          <w:szCs w:val="20"/>
        </w:rPr>
        <w:t xml:space="preserve">, </w:t>
      </w:r>
      <w:proofErr w:type="spellStart"/>
      <w:r w:rsidRPr="00416B47">
        <w:rPr>
          <w:szCs w:val="20"/>
        </w:rPr>
        <w:t>bu</w:t>
      </w:r>
      <w:proofErr w:type="spellEnd"/>
      <w:r w:rsidRPr="00416B47">
        <w:rPr>
          <w:szCs w:val="20"/>
        </w:rPr>
        <w:t xml:space="preserve"> da 50 MB </w:t>
      </w:r>
      <w:proofErr w:type="spellStart"/>
      <w:r w:rsidRPr="00416B47">
        <w:rPr>
          <w:szCs w:val="20"/>
        </w:rPr>
        <w:t>üzeri</w:t>
      </w:r>
      <w:proofErr w:type="spellEnd"/>
      <w:r w:rsidRPr="00416B47">
        <w:rPr>
          <w:szCs w:val="20"/>
        </w:rPr>
        <w:t xml:space="preserve"> </w:t>
      </w:r>
      <w:proofErr w:type="spellStart"/>
      <w:r w:rsidRPr="00416B47">
        <w:rPr>
          <w:szCs w:val="20"/>
        </w:rPr>
        <w:t>dosyalarda</w:t>
      </w:r>
      <w:proofErr w:type="spellEnd"/>
      <w:r w:rsidRPr="00416B47">
        <w:rPr>
          <w:szCs w:val="20"/>
        </w:rPr>
        <w:t xml:space="preserve"> Out-Of-Memory </w:t>
      </w:r>
      <w:proofErr w:type="spellStart"/>
      <w:r w:rsidRPr="00416B47">
        <w:rPr>
          <w:szCs w:val="20"/>
        </w:rPr>
        <w:t>hatasına</w:t>
      </w:r>
      <w:proofErr w:type="spellEnd"/>
      <w:r w:rsidRPr="00416B47">
        <w:rPr>
          <w:szCs w:val="20"/>
        </w:rPr>
        <w:t xml:space="preserve"> </w:t>
      </w:r>
      <w:proofErr w:type="spellStart"/>
      <w:r w:rsidRPr="00416B47">
        <w:rPr>
          <w:szCs w:val="20"/>
        </w:rPr>
        <w:t>neden</w:t>
      </w:r>
      <w:proofErr w:type="spellEnd"/>
      <w:r w:rsidRPr="00416B47">
        <w:rPr>
          <w:szCs w:val="20"/>
        </w:rPr>
        <w:t xml:space="preserve"> </w:t>
      </w:r>
      <w:proofErr w:type="spellStart"/>
      <w:r w:rsidRPr="00416B47">
        <w:rPr>
          <w:szCs w:val="20"/>
        </w:rPr>
        <w:t>oluyordu</w:t>
      </w:r>
      <w:proofErr w:type="spellEnd"/>
      <w:r w:rsidRPr="00416B47">
        <w:rPr>
          <w:szCs w:val="20"/>
        </w:rPr>
        <w:t xml:space="preserve">. </w:t>
      </w:r>
      <w:proofErr w:type="spellStart"/>
      <w:r w:rsidRPr="00416B47">
        <w:rPr>
          <w:szCs w:val="20"/>
        </w:rPr>
        <w:t>Gözden</w:t>
      </w:r>
      <w:proofErr w:type="spellEnd"/>
      <w:r w:rsidRPr="00416B47">
        <w:rPr>
          <w:szCs w:val="20"/>
        </w:rPr>
        <w:t xml:space="preserve"> </w:t>
      </w:r>
      <w:proofErr w:type="spellStart"/>
      <w:r w:rsidRPr="00416B47">
        <w:rPr>
          <w:szCs w:val="20"/>
        </w:rPr>
        <w:t>geçirme</w:t>
      </w:r>
      <w:proofErr w:type="spellEnd"/>
      <w:r w:rsidRPr="00416B47">
        <w:rPr>
          <w:szCs w:val="20"/>
        </w:rPr>
        <w:t xml:space="preserve"> </w:t>
      </w:r>
      <w:proofErr w:type="spellStart"/>
      <w:r w:rsidRPr="00416B47">
        <w:rPr>
          <w:szCs w:val="20"/>
        </w:rPr>
        <w:t>sonrasında</w:t>
      </w:r>
      <w:proofErr w:type="spellEnd"/>
      <w:r w:rsidRPr="00416B47">
        <w:rPr>
          <w:szCs w:val="20"/>
        </w:rPr>
        <w:t xml:space="preserve"> </w:t>
      </w:r>
      <w:proofErr w:type="spellStart"/>
      <w:r w:rsidRPr="00416B47">
        <w:rPr>
          <w:szCs w:val="20"/>
        </w:rPr>
        <w:t>kod</w:t>
      </w:r>
      <w:proofErr w:type="spellEnd"/>
      <w:r w:rsidRPr="00416B47">
        <w:rPr>
          <w:szCs w:val="20"/>
        </w:rPr>
        <w:t xml:space="preserve">, </w:t>
      </w:r>
      <w:proofErr w:type="spellStart"/>
      <w:r w:rsidRPr="00416B47">
        <w:rPr>
          <w:szCs w:val="20"/>
        </w:rPr>
        <w:t>PapaParse'ın</w:t>
      </w:r>
      <w:proofErr w:type="spellEnd"/>
      <w:r w:rsidRPr="00416B47">
        <w:rPr>
          <w:szCs w:val="20"/>
        </w:rPr>
        <w:t> step </w:t>
      </w:r>
      <w:proofErr w:type="spellStart"/>
      <w:r w:rsidRPr="00416B47">
        <w:rPr>
          <w:szCs w:val="20"/>
        </w:rPr>
        <w:t>özelliği</w:t>
      </w:r>
      <w:proofErr w:type="spellEnd"/>
      <w:r w:rsidRPr="00416B47">
        <w:rPr>
          <w:szCs w:val="20"/>
        </w:rPr>
        <w:t xml:space="preserve"> </w:t>
      </w:r>
      <w:proofErr w:type="spellStart"/>
      <w:r w:rsidRPr="00416B47">
        <w:rPr>
          <w:szCs w:val="20"/>
        </w:rPr>
        <w:t>kullanılarak</w:t>
      </w:r>
      <w:proofErr w:type="spellEnd"/>
      <w:r w:rsidRPr="00416B47">
        <w:rPr>
          <w:szCs w:val="20"/>
        </w:rPr>
        <w:t xml:space="preserve"> "Streaming" </w:t>
      </w:r>
      <w:proofErr w:type="spellStart"/>
      <w:r w:rsidRPr="00416B47">
        <w:rPr>
          <w:szCs w:val="20"/>
        </w:rPr>
        <w:t>mantığına</w:t>
      </w:r>
      <w:proofErr w:type="spellEnd"/>
      <w:r w:rsidRPr="00416B47">
        <w:rPr>
          <w:szCs w:val="20"/>
        </w:rPr>
        <w:t xml:space="preserve"> </w:t>
      </w:r>
      <w:proofErr w:type="spellStart"/>
      <w:r w:rsidRPr="00416B47">
        <w:rPr>
          <w:szCs w:val="20"/>
        </w:rPr>
        <w:t>çevrilmiş</w:t>
      </w:r>
      <w:proofErr w:type="spellEnd"/>
      <w:r w:rsidRPr="00416B47">
        <w:rPr>
          <w:szCs w:val="20"/>
        </w:rPr>
        <w:t xml:space="preserve"> </w:t>
      </w:r>
      <w:proofErr w:type="spellStart"/>
      <w:r w:rsidRPr="00416B47">
        <w:rPr>
          <w:szCs w:val="20"/>
        </w:rPr>
        <w:t>ve</w:t>
      </w:r>
      <w:proofErr w:type="spellEnd"/>
      <w:r w:rsidRPr="00416B47">
        <w:rPr>
          <w:szCs w:val="20"/>
        </w:rPr>
        <w:t xml:space="preserve"> %100 CPU </w:t>
      </w:r>
      <w:proofErr w:type="spellStart"/>
      <w:r w:rsidRPr="00416B47">
        <w:rPr>
          <w:szCs w:val="20"/>
        </w:rPr>
        <w:t>verimliliğine</w:t>
      </w:r>
      <w:proofErr w:type="spellEnd"/>
      <w:r w:rsidRPr="00416B47">
        <w:rPr>
          <w:szCs w:val="20"/>
        </w:rPr>
        <w:t xml:space="preserve"> </w:t>
      </w:r>
      <w:proofErr w:type="spellStart"/>
      <w:r w:rsidRPr="00416B47">
        <w:rPr>
          <w:szCs w:val="20"/>
        </w:rPr>
        <w:t>ulaşılmıştır</w:t>
      </w:r>
      <w:proofErr w:type="spellEnd"/>
      <w:r w:rsidRPr="00416B47">
        <w:rPr>
          <w:szCs w:val="20"/>
        </w:rPr>
        <w:t>.</w:t>
      </w:r>
    </w:p>
    <w:p w14:paraId="2BD7937D" w14:textId="77777777" w:rsidR="0079447E" w:rsidRDefault="0079447E" w:rsidP="0079447E">
      <w:pPr>
        <w:pStyle w:val="CodeBlock"/>
        <w:ind w:left="0"/>
      </w:pPr>
    </w:p>
    <w:p w14:paraId="650FA516" w14:textId="77777777" w:rsidR="0079447E" w:rsidRDefault="0079447E" w:rsidP="0079447E">
      <w:pPr>
        <w:pStyle w:val="CodeBlock"/>
        <w:ind w:left="0"/>
      </w:pPr>
    </w:p>
    <w:p w14:paraId="5905FF81" w14:textId="77777777" w:rsidR="0079447E" w:rsidRDefault="0079447E" w:rsidP="0079447E">
      <w:pPr>
        <w:pStyle w:val="CodeBlock"/>
        <w:ind w:left="0"/>
      </w:pPr>
    </w:p>
    <w:p w14:paraId="5142D0F3" w14:textId="77777777" w:rsidR="0079447E" w:rsidRDefault="0079447E" w:rsidP="0079447E">
      <w:pPr>
        <w:pStyle w:val="CodeBlock"/>
        <w:ind w:left="0"/>
      </w:pPr>
    </w:p>
    <w:p w14:paraId="1D8A2F45" w14:textId="77777777" w:rsidR="0079447E" w:rsidRDefault="0079447E" w:rsidP="0079447E">
      <w:pPr>
        <w:pStyle w:val="CodeBlock"/>
        <w:ind w:left="0"/>
      </w:pPr>
    </w:p>
    <w:p w14:paraId="2889A880" w14:textId="77777777" w:rsidR="0079447E" w:rsidRDefault="0079447E" w:rsidP="0079447E">
      <w:pPr>
        <w:pStyle w:val="CodeBlock"/>
        <w:ind w:left="0"/>
      </w:pPr>
    </w:p>
    <w:p w14:paraId="034913F2" w14:textId="77777777" w:rsidR="0079447E" w:rsidRPr="00416B47" w:rsidRDefault="0079447E" w:rsidP="0079447E">
      <w:pPr>
        <w:pStyle w:val="CodeBlock"/>
        <w:ind w:left="0"/>
        <w:rPr>
          <w:sz w:val="24"/>
          <w:szCs w:val="24"/>
        </w:rPr>
      </w:pPr>
    </w:p>
    <w:p w14:paraId="760787B7" w14:textId="7C6F89FD" w:rsidR="0079447E" w:rsidRPr="00416B47" w:rsidRDefault="0079447E" w:rsidP="0079447E">
      <w:pPr>
        <w:pStyle w:val="CodeBlock"/>
        <w:numPr>
          <w:ilvl w:val="0"/>
          <w:numId w:val="10"/>
        </w:numPr>
        <w:rPr>
          <w:rFonts w:ascii="Times New Roman" w:hAnsi="Times New Roman" w:cs="Times New Roman"/>
          <w:b/>
          <w:bCs/>
          <w:sz w:val="24"/>
          <w:szCs w:val="24"/>
        </w:rPr>
      </w:pPr>
      <w:r w:rsidRPr="00416B47">
        <w:rPr>
          <w:rFonts w:ascii="Times New Roman" w:hAnsi="Times New Roman" w:cs="Times New Roman"/>
          <w:b/>
          <w:bCs/>
          <w:sz w:val="24"/>
          <w:szCs w:val="24"/>
        </w:rPr>
        <w:t xml:space="preserve">Arka </w:t>
      </w:r>
      <w:proofErr w:type="spellStart"/>
      <w:r w:rsidRPr="00416B47">
        <w:rPr>
          <w:rFonts w:ascii="Times New Roman" w:hAnsi="Times New Roman" w:cs="Times New Roman"/>
          <w:b/>
          <w:bCs/>
          <w:sz w:val="24"/>
          <w:szCs w:val="24"/>
        </w:rPr>
        <w:t>Planda</w:t>
      </w:r>
      <w:proofErr w:type="spellEnd"/>
      <w:r w:rsidRPr="00416B47">
        <w:rPr>
          <w:rFonts w:ascii="Times New Roman" w:hAnsi="Times New Roman" w:cs="Times New Roman"/>
          <w:b/>
          <w:bCs/>
          <w:sz w:val="24"/>
          <w:szCs w:val="24"/>
        </w:rPr>
        <w:t xml:space="preserve"> </w:t>
      </w:r>
      <w:proofErr w:type="spellStart"/>
      <w:r w:rsidRPr="00416B47">
        <w:rPr>
          <w:rFonts w:ascii="Times New Roman" w:hAnsi="Times New Roman" w:cs="Times New Roman"/>
          <w:b/>
          <w:bCs/>
          <w:sz w:val="24"/>
          <w:szCs w:val="24"/>
        </w:rPr>
        <w:t>Matematiksel</w:t>
      </w:r>
      <w:proofErr w:type="spellEnd"/>
      <w:r w:rsidRPr="00416B47">
        <w:rPr>
          <w:rFonts w:ascii="Times New Roman" w:hAnsi="Times New Roman" w:cs="Times New Roman"/>
          <w:b/>
          <w:bCs/>
          <w:sz w:val="24"/>
          <w:szCs w:val="24"/>
        </w:rPr>
        <w:t xml:space="preserve"> </w:t>
      </w:r>
      <w:proofErr w:type="spellStart"/>
      <w:r w:rsidRPr="00416B47">
        <w:rPr>
          <w:rFonts w:ascii="Times New Roman" w:hAnsi="Times New Roman" w:cs="Times New Roman"/>
          <w:b/>
          <w:bCs/>
          <w:sz w:val="24"/>
          <w:szCs w:val="24"/>
        </w:rPr>
        <w:t>İstatistik</w:t>
      </w:r>
      <w:proofErr w:type="spellEnd"/>
      <w:r w:rsidRPr="00416B47">
        <w:rPr>
          <w:rFonts w:ascii="Times New Roman" w:hAnsi="Times New Roman" w:cs="Times New Roman"/>
          <w:b/>
          <w:bCs/>
          <w:sz w:val="24"/>
          <w:szCs w:val="24"/>
        </w:rPr>
        <w:t xml:space="preserve"> </w:t>
      </w:r>
      <w:proofErr w:type="spellStart"/>
      <w:r w:rsidRPr="00416B47">
        <w:rPr>
          <w:rFonts w:ascii="Times New Roman" w:hAnsi="Times New Roman" w:cs="Times New Roman"/>
          <w:b/>
          <w:bCs/>
          <w:sz w:val="24"/>
          <w:szCs w:val="24"/>
        </w:rPr>
        <w:t>Hesaplama</w:t>
      </w:r>
      <w:proofErr w:type="spellEnd"/>
      <w:r w:rsidRPr="00416B47">
        <w:rPr>
          <w:rFonts w:ascii="Times New Roman" w:hAnsi="Times New Roman" w:cs="Times New Roman"/>
          <w:b/>
          <w:bCs/>
          <w:sz w:val="24"/>
          <w:szCs w:val="24"/>
        </w:rPr>
        <w:t xml:space="preserve"> </w:t>
      </w:r>
      <w:proofErr w:type="spellStart"/>
      <w:r w:rsidRPr="00416B47">
        <w:rPr>
          <w:rFonts w:ascii="Times New Roman" w:hAnsi="Times New Roman" w:cs="Times New Roman"/>
          <w:b/>
          <w:bCs/>
          <w:sz w:val="24"/>
          <w:szCs w:val="24"/>
        </w:rPr>
        <w:t>Algoritması</w:t>
      </w:r>
      <w:proofErr w:type="spellEnd"/>
      <w:r w:rsidRPr="00416B47">
        <w:rPr>
          <w:rFonts w:ascii="Times New Roman" w:hAnsi="Times New Roman" w:cs="Times New Roman"/>
          <w:b/>
          <w:bCs/>
          <w:sz w:val="24"/>
          <w:szCs w:val="24"/>
        </w:rPr>
        <w:t xml:space="preserve"> (csvWorker.js)</w:t>
      </w:r>
    </w:p>
    <w:p w14:paraId="31CEE5C9" w14:textId="77777777" w:rsidR="00416B47" w:rsidRDefault="00416B47" w:rsidP="00416B47">
      <w:pPr>
        <w:pStyle w:val="CodeBlock"/>
        <w:ind w:left="720"/>
      </w:pPr>
      <w:r>
        <w:t xml:space="preserve">// </w:t>
      </w:r>
      <w:proofErr w:type="spellStart"/>
      <w:r>
        <w:t>Medyan</w:t>
      </w:r>
      <w:proofErr w:type="spellEnd"/>
      <w:r>
        <w:t xml:space="preserve"> (Median) </w:t>
      </w:r>
      <w:proofErr w:type="spellStart"/>
      <w:r>
        <w:t>Hesaplama</w:t>
      </w:r>
      <w:proofErr w:type="spellEnd"/>
      <w:r>
        <w:t xml:space="preserve"> </w:t>
      </w:r>
      <w:proofErr w:type="spellStart"/>
      <w:r>
        <w:t>Algoritması</w:t>
      </w:r>
      <w:proofErr w:type="spellEnd"/>
    </w:p>
    <w:p w14:paraId="69521CAB" w14:textId="77777777" w:rsidR="00416B47" w:rsidRDefault="00416B47" w:rsidP="00416B47">
      <w:pPr>
        <w:pStyle w:val="CodeBlock"/>
        <w:ind w:left="720"/>
      </w:pPr>
      <w:r>
        <w:t>const sorted = [...values</w:t>
      </w:r>
      <w:proofErr w:type="gramStart"/>
      <w:r>
        <w:t>].sort</w:t>
      </w:r>
      <w:proofErr w:type="gramEnd"/>
      <w:r>
        <w:t>((a, b) =&gt; a - b);</w:t>
      </w:r>
    </w:p>
    <w:p w14:paraId="0E22C55C" w14:textId="77777777" w:rsidR="00416B47" w:rsidRDefault="00416B47" w:rsidP="00416B47">
      <w:pPr>
        <w:pStyle w:val="CodeBlock"/>
        <w:ind w:left="720"/>
      </w:pPr>
      <w:r>
        <w:t xml:space="preserve">const </w:t>
      </w:r>
      <w:proofErr w:type="spellStart"/>
      <w:r>
        <w:t>midIndex</w:t>
      </w:r>
      <w:proofErr w:type="spellEnd"/>
      <w:r>
        <w:t xml:space="preserve"> = </w:t>
      </w:r>
      <w:proofErr w:type="spellStart"/>
      <w:r>
        <w:t>Math.floor</w:t>
      </w:r>
      <w:proofErr w:type="spellEnd"/>
      <w:r>
        <w:t>(</w:t>
      </w:r>
      <w:proofErr w:type="spellStart"/>
      <w:proofErr w:type="gramStart"/>
      <w:r>
        <w:t>sorted.length</w:t>
      </w:r>
      <w:proofErr w:type="spellEnd"/>
      <w:proofErr w:type="gramEnd"/>
      <w:r>
        <w:t xml:space="preserve"> / 2);</w:t>
      </w:r>
    </w:p>
    <w:p w14:paraId="66FA09D9" w14:textId="77777777" w:rsidR="00416B47" w:rsidRDefault="00416B47" w:rsidP="00416B47">
      <w:pPr>
        <w:pStyle w:val="CodeBlock"/>
        <w:ind w:left="720"/>
      </w:pPr>
      <w:r>
        <w:t xml:space="preserve">const median = </w:t>
      </w:r>
      <w:proofErr w:type="spellStart"/>
      <w:proofErr w:type="gramStart"/>
      <w:r>
        <w:t>sorted.length</w:t>
      </w:r>
      <w:proofErr w:type="spellEnd"/>
      <w:proofErr w:type="gramEnd"/>
      <w:r>
        <w:t xml:space="preserve"> % 2 === 0</w:t>
      </w:r>
    </w:p>
    <w:p w14:paraId="2158C936" w14:textId="77777777" w:rsidR="00416B47" w:rsidRDefault="00416B47" w:rsidP="00416B47">
      <w:pPr>
        <w:pStyle w:val="CodeBlock"/>
        <w:ind w:left="720"/>
      </w:pPr>
      <w:r>
        <w:t xml:space="preserve">  ? (</w:t>
      </w:r>
      <w:proofErr w:type="gramStart"/>
      <w:r>
        <w:t>sorted[</w:t>
      </w:r>
      <w:proofErr w:type="spellStart"/>
      <w:proofErr w:type="gramEnd"/>
      <w:r>
        <w:t>midIndex</w:t>
      </w:r>
      <w:proofErr w:type="spellEnd"/>
      <w:r>
        <w:t xml:space="preserve"> - 1] + sorted[</w:t>
      </w:r>
      <w:proofErr w:type="spellStart"/>
      <w:r>
        <w:t>midIndex</w:t>
      </w:r>
      <w:proofErr w:type="spellEnd"/>
      <w:r>
        <w:t>]) / 2</w:t>
      </w:r>
    </w:p>
    <w:p w14:paraId="662BEE5D" w14:textId="77777777" w:rsidR="00416B47" w:rsidRDefault="00416B47" w:rsidP="00416B47">
      <w:pPr>
        <w:pStyle w:val="CodeBlock"/>
        <w:ind w:left="720"/>
      </w:pPr>
      <w:r>
        <w:t xml:space="preserve">  : sorted[</w:t>
      </w:r>
      <w:proofErr w:type="spellStart"/>
      <w:r>
        <w:t>midIndex</w:t>
      </w:r>
      <w:proofErr w:type="spellEnd"/>
      <w:r>
        <w:t>];</w:t>
      </w:r>
    </w:p>
    <w:p w14:paraId="3E644625" w14:textId="77777777" w:rsidR="00416B47" w:rsidRDefault="00416B47" w:rsidP="00416B47">
      <w:pPr>
        <w:pStyle w:val="CodeBlock"/>
        <w:ind w:left="720"/>
      </w:pPr>
      <w:r>
        <w:t xml:space="preserve">// </w:t>
      </w:r>
      <w:proofErr w:type="spellStart"/>
      <w:r>
        <w:t>Standart</w:t>
      </w:r>
      <w:proofErr w:type="spellEnd"/>
      <w:r>
        <w:t xml:space="preserve"> </w:t>
      </w:r>
      <w:proofErr w:type="spellStart"/>
      <w:r>
        <w:t>Sapma</w:t>
      </w:r>
      <w:proofErr w:type="spellEnd"/>
      <w:r>
        <w:t xml:space="preserve"> (Standard Deviation) </w:t>
      </w:r>
      <w:proofErr w:type="spellStart"/>
      <w:r>
        <w:t>Hesaplama</w:t>
      </w:r>
      <w:proofErr w:type="spellEnd"/>
      <w:r>
        <w:t xml:space="preserve"> </w:t>
      </w:r>
      <w:proofErr w:type="spellStart"/>
      <w:r>
        <w:t>Algoritması</w:t>
      </w:r>
      <w:proofErr w:type="spellEnd"/>
    </w:p>
    <w:p w14:paraId="27E3C38C" w14:textId="77777777" w:rsidR="00416B47" w:rsidRDefault="00416B47" w:rsidP="00416B47">
      <w:pPr>
        <w:pStyle w:val="CodeBlock"/>
        <w:ind w:left="720"/>
      </w:pPr>
      <w:r>
        <w:t xml:space="preserve">const variance = </w:t>
      </w:r>
      <w:proofErr w:type="spellStart"/>
      <w:proofErr w:type="gramStart"/>
      <w:r>
        <w:t>values.reduce</w:t>
      </w:r>
      <w:proofErr w:type="spellEnd"/>
      <w:proofErr w:type="gramEnd"/>
      <w:r>
        <w:t>(</w:t>
      </w:r>
    </w:p>
    <w:p w14:paraId="67D19DFC" w14:textId="77777777" w:rsidR="00416B47" w:rsidRDefault="00416B47" w:rsidP="00416B47">
      <w:pPr>
        <w:pStyle w:val="CodeBlock"/>
        <w:ind w:left="720"/>
      </w:pPr>
      <w:r>
        <w:t xml:space="preserve">  (acc, v) =&gt; acc + </w:t>
      </w:r>
      <w:proofErr w:type="spellStart"/>
      <w:proofErr w:type="gramStart"/>
      <w:r>
        <w:t>Math.pow</w:t>
      </w:r>
      <w:proofErr w:type="spellEnd"/>
      <w:r>
        <w:t>(</w:t>
      </w:r>
      <w:proofErr w:type="gramEnd"/>
      <w:r>
        <w:t>v - average, 2), 0</w:t>
      </w:r>
    </w:p>
    <w:p w14:paraId="6FA6BB5D" w14:textId="77777777" w:rsidR="00416B47" w:rsidRDefault="00416B47" w:rsidP="00416B47">
      <w:pPr>
        <w:pStyle w:val="CodeBlock"/>
        <w:ind w:left="720"/>
      </w:pPr>
      <w:r>
        <w:t xml:space="preserve">) / </w:t>
      </w:r>
      <w:proofErr w:type="spellStart"/>
      <w:proofErr w:type="gramStart"/>
      <w:r>
        <w:t>values.length</w:t>
      </w:r>
      <w:proofErr w:type="spellEnd"/>
      <w:proofErr w:type="gramEnd"/>
      <w:r>
        <w:t>;</w:t>
      </w:r>
    </w:p>
    <w:p w14:paraId="7A5A7CB8" w14:textId="6A6ED16C" w:rsidR="0079447E" w:rsidRDefault="00416B47" w:rsidP="00416B47">
      <w:pPr>
        <w:pStyle w:val="CodeBlock"/>
        <w:ind w:left="720"/>
      </w:pPr>
      <w:r>
        <w:t xml:space="preserve">const </w:t>
      </w:r>
      <w:proofErr w:type="spellStart"/>
      <w:r>
        <w:t>standardDeviation</w:t>
      </w:r>
      <w:proofErr w:type="spellEnd"/>
      <w:r>
        <w:t xml:space="preserve"> = </w:t>
      </w:r>
      <w:proofErr w:type="spellStart"/>
      <w:r>
        <w:t>Math.sqrt</w:t>
      </w:r>
      <w:proofErr w:type="spellEnd"/>
      <w:r>
        <w:t>(variance);</w:t>
      </w:r>
    </w:p>
    <w:p w14:paraId="0D5911EE" w14:textId="174AD0FF" w:rsidR="00416B47" w:rsidRDefault="00416B47" w:rsidP="00416B47">
      <w:pPr>
        <w:pStyle w:val="CodeBlock"/>
        <w:ind w:left="720"/>
      </w:pPr>
    </w:p>
    <w:p w14:paraId="020BDF3F" w14:textId="2D5E83E3" w:rsidR="00416B47" w:rsidRDefault="00416B47" w:rsidP="00416B47">
      <w:pPr>
        <w:pStyle w:val="CodeBlock"/>
        <w:ind w:left="720"/>
      </w:pPr>
      <w:proofErr w:type="spellStart"/>
      <w:r w:rsidRPr="00416B47">
        <w:rPr>
          <w:b/>
          <w:bCs/>
        </w:rPr>
        <w:t>Gözden</w:t>
      </w:r>
      <w:proofErr w:type="spellEnd"/>
      <w:r w:rsidRPr="00416B47">
        <w:rPr>
          <w:b/>
          <w:bCs/>
        </w:rPr>
        <w:t xml:space="preserve"> </w:t>
      </w:r>
      <w:proofErr w:type="spellStart"/>
      <w:r w:rsidRPr="00416B47">
        <w:rPr>
          <w:b/>
          <w:bCs/>
        </w:rPr>
        <w:t>Geçirme</w:t>
      </w:r>
      <w:proofErr w:type="spellEnd"/>
      <w:r w:rsidRPr="00416B47">
        <w:rPr>
          <w:b/>
          <w:bCs/>
        </w:rPr>
        <w:t xml:space="preserve"> </w:t>
      </w:r>
      <w:proofErr w:type="spellStart"/>
      <w:r w:rsidRPr="00416B47">
        <w:rPr>
          <w:b/>
          <w:bCs/>
        </w:rPr>
        <w:t>Notu</w:t>
      </w:r>
      <w:proofErr w:type="spellEnd"/>
      <w:r w:rsidRPr="00416B47">
        <w:rPr>
          <w:b/>
          <w:bCs/>
        </w:rPr>
        <w:t>:</w:t>
      </w:r>
      <w:r w:rsidRPr="00416B47">
        <w:t xml:space="preserve"> Bu </w:t>
      </w:r>
      <w:proofErr w:type="spellStart"/>
      <w:r w:rsidRPr="00416B47">
        <w:t>algoritmalar</w:t>
      </w:r>
      <w:proofErr w:type="spellEnd"/>
      <w:r w:rsidRPr="00416B47">
        <w:t xml:space="preserve"> </w:t>
      </w:r>
      <w:proofErr w:type="spellStart"/>
      <w:r w:rsidRPr="00416B47">
        <w:t>tamamen</w:t>
      </w:r>
      <w:proofErr w:type="spellEnd"/>
      <w:r w:rsidRPr="00416B47">
        <w:t xml:space="preserve"> Vanilla JS (</w:t>
      </w:r>
      <w:proofErr w:type="spellStart"/>
      <w:r w:rsidRPr="00416B47">
        <w:t>sıfır</w:t>
      </w:r>
      <w:proofErr w:type="spellEnd"/>
      <w:r w:rsidRPr="00416B47">
        <w:t xml:space="preserve"> </w:t>
      </w:r>
      <w:proofErr w:type="spellStart"/>
      <w:r w:rsidRPr="00416B47">
        <w:t>kütüphane</w:t>
      </w:r>
      <w:proofErr w:type="spellEnd"/>
      <w:r w:rsidRPr="00416B47">
        <w:t xml:space="preserve">) </w:t>
      </w:r>
      <w:proofErr w:type="spellStart"/>
      <w:r w:rsidRPr="00416B47">
        <w:t>ile</w:t>
      </w:r>
      <w:proofErr w:type="spellEnd"/>
      <w:r w:rsidRPr="00416B47">
        <w:t xml:space="preserve"> </w:t>
      </w:r>
      <w:proofErr w:type="spellStart"/>
      <w:r w:rsidRPr="00416B47">
        <w:t>yazılmıştır</w:t>
      </w:r>
      <w:proofErr w:type="spellEnd"/>
      <w:r w:rsidRPr="00416B47">
        <w:t xml:space="preserve">. </w:t>
      </w:r>
      <w:proofErr w:type="spellStart"/>
      <w:r w:rsidRPr="00416B47">
        <w:t>Medyan</w:t>
      </w:r>
      <w:proofErr w:type="spellEnd"/>
      <w:r w:rsidRPr="00416B47">
        <w:t xml:space="preserve"> </w:t>
      </w:r>
      <w:proofErr w:type="spellStart"/>
      <w:r w:rsidRPr="00416B47">
        <w:t>hesaplanırken</w:t>
      </w:r>
      <w:proofErr w:type="spellEnd"/>
      <w:r w:rsidRPr="00416B47">
        <w:t xml:space="preserve"> </w:t>
      </w:r>
      <w:proofErr w:type="spellStart"/>
      <w:r w:rsidRPr="00416B47">
        <w:t>dizinin</w:t>
      </w:r>
      <w:proofErr w:type="spellEnd"/>
      <w:r w:rsidRPr="00416B47">
        <w:t xml:space="preserve"> </w:t>
      </w:r>
      <w:proofErr w:type="spellStart"/>
      <w:proofErr w:type="gramStart"/>
      <w:r w:rsidRPr="00416B47">
        <w:t>önce</w:t>
      </w:r>
      <w:proofErr w:type="spellEnd"/>
      <w:r w:rsidRPr="00416B47">
        <w:t> .sort</w:t>
      </w:r>
      <w:proofErr w:type="gramEnd"/>
      <w:r w:rsidRPr="00416B47">
        <w:t>() </w:t>
      </w:r>
      <w:proofErr w:type="spellStart"/>
      <w:r w:rsidRPr="00416B47">
        <w:t>ile</w:t>
      </w:r>
      <w:proofErr w:type="spellEnd"/>
      <w:r w:rsidRPr="00416B47">
        <w:t xml:space="preserve"> </w:t>
      </w:r>
      <w:proofErr w:type="spellStart"/>
      <w:r w:rsidRPr="00416B47">
        <w:t>küçükten</w:t>
      </w:r>
      <w:proofErr w:type="spellEnd"/>
      <w:r w:rsidRPr="00416B47">
        <w:t xml:space="preserve"> </w:t>
      </w:r>
      <w:proofErr w:type="spellStart"/>
      <w:r w:rsidRPr="00416B47">
        <w:t>büyüğe</w:t>
      </w:r>
      <w:proofErr w:type="spellEnd"/>
      <w:r w:rsidRPr="00416B47">
        <w:t xml:space="preserve"> </w:t>
      </w:r>
      <w:proofErr w:type="spellStart"/>
      <w:r w:rsidRPr="00416B47">
        <w:t>sıralanması</w:t>
      </w:r>
      <w:proofErr w:type="spellEnd"/>
      <w:r w:rsidRPr="00416B47">
        <w:t xml:space="preserve"> </w:t>
      </w:r>
      <w:proofErr w:type="spellStart"/>
      <w:r w:rsidRPr="00416B47">
        <w:t>ve</w:t>
      </w:r>
      <w:proofErr w:type="spellEnd"/>
      <w:r w:rsidRPr="00416B47">
        <w:t xml:space="preserve"> </w:t>
      </w:r>
      <w:proofErr w:type="spellStart"/>
      <w:r w:rsidRPr="00416B47">
        <w:t>dizinin</w:t>
      </w:r>
      <w:proofErr w:type="spellEnd"/>
      <w:r w:rsidRPr="00416B47">
        <w:t xml:space="preserve"> </w:t>
      </w:r>
      <w:proofErr w:type="spellStart"/>
      <w:r w:rsidRPr="00416B47">
        <w:t>çift</w:t>
      </w:r>
      <w:proofErr w:type="spellEnd"/>
      <w:r w:rsidRPr="00416B47">
        <w:t>/</w:t>
      </w:r>
      <w:proofErr w:type="spellStart"/>
      <w:r w:rsidRPr="00416B47">
        <w:t>tek</w:t>
      </w:r>
      <w:proofErr w:type="spellEnd"/>
      <w:r w:rsidRPr="00416B47">
        <w:t xml:space="preserve"> </w:t>
      </w:r>
      <w:proofErr w:type="spellStart"/>
      <w:r w:rsidRPr="00416B47">
        <w:t>sayı</w:t>
      </w:r>
      <w:proofErr w:type="spellEnd"/>
      <w:r w:rsidRPr="00416B47">
        <w:t xml:space="preserve"> </w:t>
      </w:r>
      <w:proofErr w:type="spellStart"/>
      <w:r w:rsidRPr="00416B47">
        <w:t>uzunluğuna</w:t>
      </w:r>
      <w:proofErr w:type="spellEnd"/>
      <w:r w:rsidRPr="00416B47">
        <w:t xml:space="preserve"> </w:t>
      </w:r>
      <w:proofErr w:type="spellStart"/>
      <w:r w:rsidRPr="00416B47">
        <w:t>göre</w:t>
      </w:r>
      <w:proofErr w:type="spellEnd"/>
      <w:r w:rsidRPr="00416B47">
        <w:t xml:space="preserve"> </w:t>
      </w:r>
      <w:proofErr w:type="spellStart"/>
      <w:r w:rsidRPr="00416B47">
        <w:t>ortadaki</w:t>
      </w:r>
      <w:proofErr w:type="spellEnd"/>
      <w:r w:rsidRPr="00416B47">
        <w:t xml:space="preserve"> </w:t>
      </w:r>
      <w:proofErr w:type="spellStart"/>
      <w:r w:rsidRPr="00416B47">
        <w:t>elemanın</w:t>
      </w:r>
      <w:proofErr w:type="spellEnd"/>
      <w:r w:rsidRPr="00416B47">
        <w:t xml:space="preserve"> </w:t>
      </w:r>
      <w:proofErr w:type="spellStart"/>
      <w:r w:rsidRPr="00416B47">
        <w:t>bulunması</w:t>
      </w:r>
      <w:proofErr w:type="spellEnd"/>
      <w:r w:rsidRPr="00416B47">
        <w:t xml:space="preserve"> </w:t>
      </w:r>
      <w:proofErr w:type="spellStart"/>
      <w:r w:rsidRPr="00416B47">
        <w:t>formülü</w:t>
      </w:r>
      <w:proofErr w:type="spellEnd"/>
      <w:r w:rsidRPr="00416B47">
        <w:t xml:space="preserve"> </w:t>
      </w:r>
      <w:proofErr w:type="spellStart"/>
      <w:r w:rsidRPr="00416B47">
        <w:t>kullanılmıştır</w:t>
      </w:r>
      <w:proofErr w:type="spellEnd"/>
      <w:r w:rsidRPr="00416B47">
        <w:t xml:space="preserve">. </w:t>
      </w:r>
      <w:proofErr w:type="spellStart"/>
      <w:r w:rsidRPr="00416B47">
        <w:t>Standart</w:t>
      </w:r>
      <w:proofErr w:type="spellEnd"/>
      <w:r w:rsidRPr="00416B47">
        <w:t xml:space="preserve"> </w:t>
      </w:r>
      <w:proofErr w:type="spellStart"/>
      <w:r w:rsidRPr="00416B47">
        <w:t>sapma</w:t>
      </w:r>
      <w:proofErr w:type="spellEnd"/>
      <w:r w:rsidRPr="00416B47">
        <w:t xml:space="preserve"> </w:t>
      </w:r>
      <w:proofErr w:type="spellStart"/>
      <w:r w:rsidRPr="00416B47">
        <w:t>için</w:t>
      </w:r>
      <w:proofErr w:type="spellEnd"/>
      <w:r w:rsidRPr="00416B47">
        <w:t xml:space="preserve"> </w:t>
      </w:r>
      <w:proofErr w:type="spellStart"/>
      <w:r w:rsidRPr="00416B47">
        <w:t>ise</w:t>
      </w:r>
      <w:proofErr w:type="spellEnd"/>
      <w:r w:rsidRPr="00416B47">
        <w:t xml:space="preserve"> </w:t>
      </w:r>
      <w:proofErr w:type="spellStart"/>
      <w:r w:rsidRPr="00416B47">
        <w:t>klasik</w:t>
      </w:r>
      <w:proofErr w:type="spellEnd"/>
      <w:r w:rsidRPr="00416B47">
        <w:t xml:space="preserve"> </w:t>
      </w:r>
      <w:proofErr w:type="spellStart"/>
      <w:r w:rsidRPr="00416B47">
        <w:t>Varyans</w:t>
      </w:r>
      <w:proofErr w:type="spellEnd"/>
      <w:r w:rsidRPr="00416B47">
        <w:t xml:space="preserve"> </w:t>
      </w:r>
      <w:proofErr w:type="spellStart"/>
      <w:r w:rsidRPr="00416B47">
        <w:t>karekökü</w:t>
      </w:r>
      <w:proofErr w:type="spellEnd"/>
      <w:r w:rsidRPr="00416B47">
        <w:t xml:space="preserve"> </w:t>
      </w:r>
      <w:proofErr w:type="spellStart"/>
      <w:r w:rsidRPr="00416B47">
        <w:t>formülü</w:t>
      </w:r>
      <w:proofErr w:type="spellEnd"/>
      <w:r w:rsidRPr="00416B47">
        <w:t xml:space="preserve"> </w:t>
      </w:r>
      <w:proofErr w:type="spellStart"/>
      <w:r w:rsidRPr="00416B47">
        <w:t>koda</w:t>
      </w:r>
      <w:proofErr w:type="spellEnd"/>
      <w:r w:rsidRPr="00416B47">
        <w:t xml:space="preserve"> </w:t>
      </w:r>
      <w:proofErr w:type="spellStart"/>
      <w:r w:rsidRPr="00416B47">
        <w:t>başarılı</w:t>
      </w:r>
      <w:proofErr w:type="spellEnd"/>
      <w:r w:rsidRPr="00416B47">
        <w:t xml:space="preserve"> </w:t>
      </w:r>
      <w:proofErr w:type="spellStart"/>
      <w:r w:rsidRPr="00416B47">
        <w:t>bir</w:t>
      </w:r>
      <w:proofErr w:type="spellEnd"/>
      <w:r w:rsidRPr="00416B47">
        <w:t xml:space="preserve"> </w:t>
      </w:r>
      <w:proofErr w:type="spellStart"/>
      <w:r w:rsidRPr="00416B47">
        <w:t>şekilde</w:t>
      </w:r>
      <w:proofErr w:type="spellEnd"/>
      <w:r w:rsidRPr="00416B47">
        <w:t xml:space="preserve"> </w:t>
      </w:r>
      <w:proofErr w:type="spellStart"/>
      <w:r w:rsidRPr="00416B47">
        <w:t>entegre</w:t>
      </w:r>
      <w:proofErr w:type="spellEnd"/>
      <w:r w:rsidRPr="00416B47">
        <w:t xml:space="preserve"> </w:t>
      </w:r>
      <w:proofErr w:type="spellStart"/>
      <w:r w:rsidRPr="00416B47">
        <w:t>edilmiştir</w:t>
      </w:r>
      <w:proofErr w:type="spellEnd"/>
      <w:r w:rsidRPr="00416B47">
        <w:t>.</w:t>
      </w:r>
    </w:p>
    <w:p w14:paraId="2991180F" w14:textId="77777777" w:rsidR="00416B47" w:rsidRDefault="00416B47" w:rsidP="00416B47">
      <w:pPr>
        <w:pStyle w:val="CodeBlock"/>
        <w:ind w:left="720"/>
      </w:pPr>
    </w:p>
    <w:p w14:paraId="5635DDD5" w14:textId="77777777" w:rsidR="00416B47" w:rsidRDefault="00416B47" w:rsidP="00416B47">
      <w:pPr>
        <w:pStyle w:val="CodeBlock"/>
        <w:ind w:left="720"/>
      </w:pPr>
    </w:p>
    <w:p w14:paraId="29770912" w14:textId="660E7B58" w:rsidR="00416B47" w:rsidRPr="00FE7E5B" w:rsidRDefault="00416B47" w:rsidP="00FE7E5B">
      <w:pPr>
        <w:pStyle w:val="CodeBlock"/>
        <w:ind w:left="720"/>
        <w:rPr>
          <w:rFonts w:ascii="Times New Roman" w:hAnsi="Times New Roman" w:cs="Times New Roman"/>
          <w:sz w:val="24"/>
          <w:szCs w:val="24"/>
          <w:lang w:val="tr-TR"/>
        </w:rPr>
      </w:pPr>
      <w:r w:rsidRPr="00FE7E5B">
        <w:rPr>
          <w:rFonts w:ascii="Times New Roman" w:hAnsi="Times New Roman" w:cs="Times New Roman"/>
          <w:b/>
          <w:bCs/>
          <w:sz w:val="24"/>
          <w:szCs w:val="24"/>
          <w:lang w:val="tr-TR"/>
        </w:rPr>
        <w:t xml:space="preserve">3. Ana İş Parçacığında (UI) </w:t>
      </w:r>
      <w:proofErr w:type="spellStart"/>
      <w:r w:rsidRPr="00FE7E5B">
        <w:rPr>
          <w:rFonts w:ascii="Times New Roman" w:hAnsi="Times New Roman" w:cs="Times New Roman"/>
          <w:b/>
          <w:bCs/>
          <w:sz w:val="24"/>
          <w:szCs w:val="24"/>
          <w:lang w:val="tr-TR"/>
        </w:rPr>
        <w:t>Worker</w:t>
      </w:r>
      <w:proofErr w:type="spellEnd"/>
      <w:r w:rsidRPr="00FE7E5B">
        <w:rPr>
          <w:rFonts w:ascii="Times New Roman" w:hAnsi="Times New Roman" w:cs="Times New Roman"/>
          <w:b/>
          <w:bCs/>
          <w:sz w:val="24"/>
          <w:szCs w:val="24"/>
          <w:lang w:val="tr-TR"/>
        </w:rPr>
        <w:t xml:space="preserve"> Mesajlarının Dinlenmesi (main.js)</w:t>
      </w:r>
    </w:p>
    <w:p w14:paraId="068C37C4" w14:textId="77777777" w:rsidR="00FE7E5B" w:rsidRPr="00FE7E5B" w:rsidRDefault="00416B47" w:rsidP="00FE7E5B">
      <w:pPr>
        <w:pStyle w:val="CodeBlock"/>
        <w:ind w:left="720"/>
        <w:rPr>
          <w:lang w:val="tr-TR"/>
        </w:rPr>
      </w:pPr>
      <w:r w:rsidRPr="00416B47">
        <w:rPr>
          <w:lang w:val="tr-TR"/>
        </w:rPr>
        <w:br/>
      </w:r>
      <w:r w:rsidR="00FE7E5B" w:rsidRPr="00FE7E5B">
        <w:rPr>
          <w:lang w:val="tr-TR"/>
        </w:rPr>
        <w:t xml:space="preserve">// Main </w:t>
      </w:r>
      <w:proofErr w:type="spellStart"/>
      <w:r w:rsidR="00FE7E5B" w:rsidRPr="00FE7E5B">
        <w:rPr>
          <w:lang w:val="tr-TR"/>
        </w:rPr>
        <w:t>Thread</w:t>
      </w:r>
      <w:proofErr w:type="spellEnd"/>
      <w:r w:rsidR="00FE7E5B" w:rsidRPr="00FE7E5B">
        <w:rPr>
          <w:lang w:val="tr-TR"/>
        </w:rPr>
        <w:t xml:space="preserve"> üzerinden </w:t>
      </w:r>
      <w:proofErr w:type="spellStart"/>
      <w:r w:rsidR="00FE7E5B" w:rsidRPr="00FE7E5B">
        <w:rPr>
          <w:lang w:val="tr-TR"/>
        </w:rPr>
        <w:t>Worker</w:t>
      </w:r>
      <w:proofErr w:type="spellEnd"/>
      <w:r w:rsidR="00FE7E5B" w:rsidRPr="00FE7E5B">
        <w:rPr>
          <w:lang w:val="tr-TR"/>
        </w:rPr>
        <w:t xml:space="preserve"> başlatılır</w:t>
      </w:r>
    </w:p>
    <w:p w14:paraId="4C4404FD" w14:textId="77777777" w:rsidR="00FE7E5B" w:rsidRPr="00FE7E5B" w:rsidRDefault="00FE7E5B" w:rsidP="00FE7E5B">
      <w:pPr>
        <w:pStyle w:val="CodeBlock"/>
        <w:ind w:left="720"/>
        <w:rPr>
          <w:lang w:val="tr-TR"/>
        </w:rPr>
      </w:pPr>
      <w:proofErr w:type="spellStart"/>
      <w:proofErr w:type="gramStart"/>
      <w:r w:rsidRPr="00FE7E5B">
        <w:rPr>
          <w:lang w:val="tr-TR"/>
        </w:rPr>
        <w:t>const</w:t>
      </w:r>
      <w:proofErr w:type="spellEnd"/>
      <w:proofErr w:type="gramEnd"/>
      <w:r w:rsidRPr="00FE7E5B">
        <w:rPr>
          <w:lang w:val="tr-TR"/>
        </w:rPr>
        <w:t xml:space="preserve"> </w:t>
      </w:r>
      <w:proofErr w:type="spellStart"/>
      <w:r w:rsidRPr="00FE7E5B">
        <w:rPr>
          <w:lang w:val="tr-TR"/>
        </w:rPr>
        <w:t>worker</w:t>
      </w:r>
      <w:proofErr w:type="spellEnd"/>
      <w:r w:rsidRPr="00FE7E5B">
        <w:rPr>
          <w:lang w:val="tr-TR"/>
        </w:rPr>
        <w:t xml:space="preserve"> = </w:t>
      </w:r>
      <w:proofErr w:type="spellStart"/>
      <w:r w:rsidRPr="00FE7E5B">
        <w:rPr>
          <w:lang w:val="tr-TR"/>
        </w:rPr>
        <w:t>new</w:t>
      </w:r>
      <w:proofErr w:type="spellEnd"/>
      <w:r w:rsidRPr="00FE7E5B">
        <w:rPr>
          <w:lang w:val="tr-TR"/>
        </w:rPr>
        <w:t xml:space="preserve"> </w:t>
      </w:r>
      <w:proofErr w:type="spellStart"/>
      <w:proofErr w:type="gramStart"/>
      <w:r w:rsidRPr="00FE7E5B">
        <w:rPr>
          <w:lang w:val="tr-TR"/>
        </w:rPr>
        <w:t>Worker</w:t>
      </w:r>
      <w:proofErr w:type="spellEnd"/>
      <w:r w:rsidRPr="00FE7E5B">
        <w:rPr>
          <w:lang w:val="tr-TR"/>
        </w:rPr>
        <w:t>(</w:t>
      </w:r>
      <w:proofErr w:type="spellStart"/>
      <w:proofErr w:type="gramEnd"/>
      <w:r w:rsidRPr="00FE7E5B">
        <w:rPr>
          <w:lang w:val="tr-TR"/>
        </w:rPr>
        <w:t>new</w:t>
      </w:r>
      <w:proofErr w:type="spellEnd"/>
      <w:r w:rsidRPr="00FE7E5B">
        <w:rPr>
          <w:lang w:val="tr-TR"/>
        </w:rPr>
        <w:t xml:space="preserve"> </w:t>
      </w:r>
      <w:proofErr w:type="gramStart"/>
      <w:r w:rsidRPr="00FE7E5B">
        <w:rPr>
          <w:lang w:val="tr-TR"/>
        </w:rPr>
        <w:t>URL(</w:t>
      </w:r>
      <w:proofErr w:type="gramEnd"/>
      <w:r w:rsidRPr="00FE7E5B">
        <w:rPr>
          <w:lang w:val="tr-TR"/>
        </w:rPr>
        <w:t>'../</w:t>
      </w:r>
      <w:proofErr w:type="spellStart"/>
      <w:r w:rsidRPr="00FE7E5B">
        <w:rPr>
          <w:lang w:val="tr-TR"/>
        </w:rPr>
        <w:t>workers</w:t>
      </w:r>
      <w:proofErr w:type="spellEnd"/>
      <w:r w:rsidRPr="00FE7E5B">
        <w:rPr>
          <w:lang w:val="tr-TR"/>
        </w:rPr>
        <w:t>/csvWorker.js', import.meta.url), {</w:t>
      </w:r>
    </w:p>
    <w:p w14:paraId="68802CE2" w14:textId="77777777" w:rsidR="00FE7E5B" w:rsidRPr="00FE7E5B" w:rsidRDefault="00FE7E5B" w:rsidP="00FE7E5B">
      <w:pPr>
        <w:pStyle w:val="CodeBlock"/>
        <w:ind w:left="720"/>
        <w:rPr>
          <w:lang w:val="tr-TR"/>
        </w:rPr>
      </w:pPr>
      <w:proofErr w:type="spellStart"/>
      <w:proofErr w:type="gramStart"/>
      <w:r w:rsidRPr="00FE7E5B">
        <w:rPr>
          <w:lang w:val="tr-TR"/>
        </w:rPr>
        <w:t>type</w:t>
      </w:r>
      <w:proofErr w:type="spellEnd"/>
      <w:proofErr w:type="gramEnd"/>
      <w:r w:rsidRPr="00FE7E5B">
        <w:rPr>
          <w:lang w:val="tr-TR"/>
        </w:rPr>
        <w:t>: '</w:t>
      </w:r>
      <w:proofErr w:type="spellStart"/>
      <w:r w:rsidRPr="00FE7E5B">
        <w:rPr>
          <w:lang w:val="tr-TR"/>
        </w:rPr>
        <w:t>module</w:t>
      </w:r>
      <w:proofErr w:type="spellEnd"/>
      <w:r w:rsidRPr="00FE7E5B">
        <w:rPr>
          <w:lang w:val="tr-TR"/>
        </w:rPr>
        <w:t>'</w:t>
      </w:r>
    </w:p>
    <w:p w14:paraId="1846C52D" w14:textId="77777777" w:rsidR="00FE7E5B" w:rsidRPr="00FE7E5B" w:rsidRDefault="00FE7E5B" w:rsidP="00FE7E5B">
      <w:pPr>
        <w:pStyle w:val="CodeBlock"/>
        <w:ind w:left="720"/>
        <w:rPr>
          <w:lang w:val="tr-TR"/>
        </w:rPr>
      </w:pPr>
      <w:r w:rsidRPr="00FE7E5B">
        <w:rPr>
          <w:lang w:val="tr-TR"/>
        </w:rPr>
        <w:t>});</w:t>
      </w:r>
    </w:p>
    <w:p w14:paraId="6E07187A" w14:textId="77777777" w:rsidR="00FE7E5B" w:rsidRPr="00FE7E5B" w:rsidRDefault="00FE7E5B" w:rsidP="00FE7E5B">
      <w:pPr>
        <w:pStyle w:val="CodeBlock"/>
        <w:ind w:left="720"/>
        <w:rPr>
          <w:lang w:val="tr-TR"/>
        </w:rPr>
      </w:pPr>
      <w:proofErr w:type="spellStart"/>
      <w:proofErr w:type="gramStart"/>
      <w:r w:rsidRPr="00FE7E5B">
        <w:rPr>
          <w:lang w:val="tr-TR"/>
        </w:rPr>
        <w:t>worker.onmessage</w:t>
      </w:r>
      <w:proofErr w:type="spellEnd"/>
      <w:proofErr w:type="gramEnd"/>
      <w:r w:rsidRPr="00FE7E5B">
        <w:rPr>
          <w:lang w:val="tr-TR"/>
        </w:rPr>
        <w:t xml:space="preserve"> = (</w:t>
      </w:r>
      <w:proofErr w:type="spellStart"/>
      <w:r w:rsidRPr="00FE7E5B">
        <w:rPr>
          <w:lang w:val="tr-TR"/>
        </w:rPr>
        <w:t>event</w:t>
      </w:r>
      <w:proofErr w:type="spellEnd"/>
      <w:r w:rsidRPr="00FE7E5B">
        <w:rPr>
          <w:lang w:val="tr-TR"/>
        </w:rPr>
        <w:t>) =&gt; {</w:t>
      </w:r>
    </w:p>
    <w:p w14:paraId="2142E4F4" w14:textId="77777777" w:rsidR="00FE7E5B" w:rsidRPr="00FE7E5B" w:rsidRDefault="00FE7E5B" w:rsidP="00FE7E5B">
      <w:pPr>
        <w:pStyle w:val="CodeBlock"/>
        <w:ind w:left="720"/>
        <w:rPr>
          <w:lang w:val="tr-TR"/>
        </w:rPr>
      </w:pPr>
      <w:proofErr w:type="spellStart"/>
      <w:proofErr w:type="gramStart"/>
      <w:r w:rsidRPr="00FE7E5B">
        <w:rPr>
          <w:lang w:val="tr-TR"/>
        </w:rPr>
        <w:t>const</w:t>
      </w:r>
      <w:proofErr w:type="spellEnd"/>
      <w:proofErr w:type="gramEnd"/>
      <w:r w:rsidRPr="00FE7E5B">
        <w:rPr>
          <w:lang w:val="tr-TR"/>
        </w:rPr>
        <w:t xml:space="preserve"> </w:t>
      </w:r>
      <w:proofErr w:type="gramStart"/>
      <w:r w:rsidRPr="00FE7E5B">
        <w:rPr>
          <w:lang w:val="tr-TR"/>
        </w:rPr>
        <w:t xml:space="preserve">{ </w:t>
      </w:r>
      <w:proofErr w:type="spellStart"/>
      <w:r w:rsidRPr="00FE7E5B">
        <w:rPr>
          <w:lang w:val="tr-TR"/>
        </w:rPr>
        <w:t>type</w:t>
      </w:r>
      <w:proofErr w:type="spellEnd"/>
      <w:proofErr w:type="gramEnd"/>
      <w:r w:rsidRPr="00FE7E5B">
        <w:rPr>
          <w:lang w:val="tr-TR"/>
        </w:rPr>
        <w:t xml:space="preserve">, </w:t>
      </w:r>
      <w:proofErr w:type="spellStart"/>
      <w:r w:rsidRPr="00FE7E5B">
        <w:rPr>
          <w:lang w:val="tr-TR"/>
        </w:rPr>
        <w:t>progress</w:t>
      </w:r>
      <w:proofErr w:type="spellEnd"/>
      <w:r w:rsidRPr="00FE7E5B">
        <w:rPr>
          <w:lang w:val="tr-TR"/>
        </w:rPr>
        <w:t xml:space="preserve">, </w:t>
      </w:r>
      <w:proofErr w:type="spellStart"/>
      <w:r w:rsidRPr="00FE7E5B">
        <w:rPr>
          <w:lang w:val="tr-TR"/>
        </w:rPr>
        <w:t>rows</w:t>
      </w:r>
      <w:proofErr w:type="spellEnd"/>
      <w:r w:rsidRPr="00FE7E5B">
        <w:rPr>
          <w:lang w:val="tr-TR"/>
        </w:rPr>
        <w:t xml:space="preserve">, </w:t>
      </w:r>
      <w:proofErr w:type="spellStart"/>
      <w:r w:rsidRPr="00FE7E5B">
        <w:rPr>
          <w:lang w:val="tr-TR"/>
        </w:rPr>
        <w:t>stats</w:t>
      </w:r>
      <w:proofErr w:type="spellEnd"/>
      <w:r w:rsidRPr="00FE7E5B">
        <w:rPr>
          <w:lang w:val="tr-TR"/>
        </w:rPr>
        <w:t xml:space="preserve">, </w:t>
      </w:r>
      <w:proofErr w:type="spellStart"/>
      <w:proofErr w:type="gramStart"/>
      <w:r w:rsidRPr="00FE7E5B">
        <w:rPr>
          <w:lang w:val="tr-TR"/>
        </w:rPr>
        <w:t>message</w:t>
      </w:r>
      <w:proofErr w:type="spellEnd"/>
      <w:r w:rsidRPr="00FE7E5B">
        <w:rPr>
          <w:lang w:val="tr-TR"/>
        </w:rPr>
        <w:t xml:space="preserve"> }</w:t>
      </w:r>
      <w:proofErr w:type="gramEnd"/>
      <w:r w:rsidRPr="00FE7E5B">
        <w:rPr>
          <w:lang w:val="tr-TR"/>
        </w:rPr>
        <w:t xml:space="preserve"> = </w:t>
      </w:r>
      <w:proofErr w:type="spellStart"/>
      <w:r w:rsidRPr="00FE7E5B">
        <w:rPr>
          <w:lang w:val="tr-TR"/>
        </w:rPr>
        <w:t>event.</w:t>
      </w:r>
      <w:proofErr w:type="gramStart"/>
      <w:r w:rsidRPr="00FE7E5B">
        <w:rPr>
          <w:lang w:val="tr-TR"/>
        </w:rPr>
        <w:t>data</w:t>
      </w:r>
      <w:proofErr w:type="spellEnd"/>
      <w:proofErr w:type="gramEnd"/>
      <w:r w:rsidRPr="00FE7E5B">
        <w:rPr>
          <w:lang w:val="tr-TR"/>
        </w:rPr>
        <w:t>;</w:t>
      </w:r>
    </w:p>
    <w:p w14:paraId="1E561605" w14:textId="77777777" w:rsidR="00FE7E5B" w:rsidRPr="00FE7E5B" w:rsidRDefault="00FE7E5B" w:rsidP="00FE7E5B">
      <w:pPr>
        <w:pStyle w:val="CodeBlock"/>
        <w:ind w:left="720"/>
        <w:rPr>
          <w:lang w:val="tr-TR"/>
        </w:rPr>
      </w:pPr>
      <w:proofErr w:type="spellStart"/>
      <w:proofErr w:type="gramStart"/>
      <w:r w:rsidRPr="00FE7E5B">
        <w:rPr>
          <w:lang w:val="tr-TR"/>
        </w:rPr>
        <w:t>if</w:t>
      </w:r>
      <w:proofErr w:type="spellEnd"/>
      <w:proofErr w:type="gramEnd"/>
      <w:r w:rsidRPr="00FE7E5B">
        <w:rPr>
          <w:lang w:val="tr-TR"/>
        </w:rPr>
        <w:t xml:space="preserve"> (</w:t>
      </w:r>
      <w:proofErr w:type="spellStart"/>
      <w:r w:rsidRPr="00FE7E5B">
        <w:rPr>
          <w:lang w:val="tr-TR"/>
        </w:rPr>
        <w:t>type</w:t>
      </w:r>
      <w:proofErr w:type="spellEnd"/>
      <w:r w:rsidRPr="00FE7E5B">
        <w:rPr>
          <w:lang w:val="tr-TR"/>
        </w:rPr>
        <w:t xml:space="preserve"> === '</w:t>
      </w:r>
      <w:proofErr w:type="spellStart"/>
      <w:r w:rsidRPr="00FE7E5B">
        <w:rPr>
          <w:lang w:val="tr-TR"/>
        </w:rPr>
        <w:t>progress</w:t>
      </w:r>
      <w:proofErr w:type="spellEnd"/>
      <w:r w:rsidRPr="00FE7E5B">
        <w:rPr>
          <w:lang w:val="tr-TR"/>
        </w:rPr>
        <w:t>') {</w:t>
      </w:r>
    </w:p>
    <w:p w14:paraId="67978C30" w14:textId="77777777" w:rsidR="00FE7E5B" w:rsidRPr="00FE7E5B" w:rsidRDefault="00FE7E5B" w:rsidP="00FE7E5B">
      <w:pPr>
        <w:pStyle w:val="CodeBlock"/>
        <w:ind w:left="720"/>
        <w:rPr>
          <w:lang w:val="tr-TR"/>
        </w:rPr>
      </w:pPr>
      <w:proofErr w:type="spellStart"/>
      <w:proofErr w:type="gramStart"/>
      <w:r w:rsidRPr="00FE7E5B">
        <w:rPr>
          <w:lang w:val="tr-TR"/>
        </w:rPr>
        <w:t>updateProgressBanner</w:t>
      </w:r>
      <w:proofErr w:type="spellEnd"/>
      <w:proofErr w:type="gramEnd"/>
      <w:r w:rsidRPr="00FE7E5B">
        <w:rPr>
          <w:lang w:val="tr-TR"/>
        </w:rPr>
        <w:t>(</w:t>
      </w:r>
      <w:proofErr w:type="spellStart"/>
      <w:r w:rsidRPr="00FE7E5B">
        <w:rPr>
          <w:lang w:val="tr-TR"/>
        </w:rPr>
        <w:t>progress</w:t>
      </w:r>
      <w:proofErr w:type="spellEnd"/>
      <w:r w:rsidRPr="00FE7E5B">
        <w:rPr>
          <w:lang w:val="tr-TR"/>
        </w:rPr>
        <w:t>);</w:t>
      </w:r>
    </w:p>
    <w:p w14:paraId="3BEA0D7E" w14:textId="77777777" w:rsidR="00FE7E5B" w:rsidRPr="00FE7E5B" w:rsidRDefault="00FE7E5B" w:rsidP="00FE7E5B">
      <w:pPr>
        <w:pStyle w:val="CodeBlock"/>
        <w:ind w:left="720"/>
        <w:rPr>
          <w:lang w:val="tr-TR"/>
        </w:rPr>
      </w:pPr>
      <w:r w:rsidRPr="00FE7E5B">
        <w:rPr>
          <w:lang w:val="tr-TR"/>
        </w:rPr>
        <w:t xml:space="preserve">} else </w:t>
      </w:r>
      <w:proofErr w:type="spellStart"/>
      <w:r w:rsidRPr="00FE7E5B">
        <w:rPr>
          <w:lang w:val="tr-TR"/>
        </w:rPr>
        <w:t>if</w:t>
      </w:r>
      <w:proofErr w:type="spellEnd"/>
      <w:r w:rsidRPr="00FE7E5B">
        <w:rPr>
          <w:lang w:val="tr-TR"/>
        </w:rPr>
        <w:t xml:space="preserve"> (</w:t>
      </w:r>
      <w:proofErr w:type="spellStart"/>
      <w:r w:rsidRPr="00FE7E5B">
        <w:rPr>
          <w:lang w:val="tr-TR"/>
        </w:rPr>
        <w:t>type</w:t>
      </w:r>
      <w:proofErr w:type="spellEnd"/>
      <w:r w:rsidRPr="00FE7E5B">
        <w:rPr>
          <w:lang w:val="tr-TR"/>
        </w:rPr>
        <w:t xml:space="preserve"> === '</w:t>
      </w:r>
      <w:proofErr w:type="spellStart"/>
      <w:r w:rsidRPr="00FE7E5B">
        <w:rPr>
          <w:lang w:val="tr-TR"/>
        </w:rPr>
        <w:t>complete</w:t>
      </w:r>
      <w:proofErr w:type="spellEnd"/>
      <w:r w:rsidRPr="00FE7E5B">
        <w:rPr>
          <w:lang w:val="tr-TR"/>
        </w:rPr>
        <w:t>') {</w:t>
      </w:r>
    </w:p>
    <w:p w14:paraId="1D145E83" w14:textId="77777777" w:rsidR="00FE7E5B" w:rsidRPr="00FE7E5B" w:rsidRDefault="00FE7E5B" w:rsidP="00FE7E5B">
      <w:pPr>
        <w:pStyle w:val="CodeBlock"/>
        <w:ind w:left="720"/>
        <w:rPr>
          <w:lang w:val="tr-TR"/>
        </w:rPr>
      </w:pPr>
      <w:proofErr w:type="spellStart"/>
      <w:proofErr w:type="gramStart"/>
      <w:r w:rsidRPr="00FE7E5B">
        <w:rPr>
          <w:lang w:val="tr-TR"/>
        </w:rPr>
        <w:t>hideLoadingOverlay</w:t>
      </w:r>
      <w:proofErr w:type="spellEnd"/>
      <w:r w:rsidRPr="00FE7E5B">
        <w:rPr>
          <w:lang w:val="tr-TR"/>
        </w:rPr>
        <w:t>(</w:t>
      </w:r>
      <w:proofErr w:type="gramEnd"/>
      <w:r w:rsidRPr="00FE7E5B">
        <w:rPr>
          <w:lang w:val="tr-TR"/>
        </w:rPr>
        <w:t>);</w:t>
      </w:r>
    </w:p>
    <w:p w14:paraId="317A82DC" w14:textId="77777777" w:rsidR="00FE7E5B" w:rsidRPr="00FE7E5B" w:rsidRDefault="00FE7E5B" w:rsidP="00FE7E5B">
      <w:pPr>
        <w:pStyle w:val="CodeBlock"/>
        <w:ind w:left="720"/>
        <w:rPr>
          <w:lang w:val="tr-TR"/>
        </w:rPr>
      </w:pPr>
      <w:proofErr w:type="spellStart"/>
      <w:proofErr w:type="gramStart"/>
      <w:r w:rsidRPr="00FE7E5B">
        <w:rPr>
          <w:lang w:val="tr-TR"/>
        </w:rPr>
        <w:t>currentDataset</w:t>
      </w:r>
      <w:proofErr w:type="spellEnd"/>
      <w:proofErr w:type="gramEnd"/>
      <w:r w:rsidRPr="00FE7E5B">
        <w:rPr>
          <w:lang w:val="tr-TR"/>
        </w:rPr>
        <w:t xml:space="preserve"> = </w:t>
      </w:r>
      <w:proofErr w:type="spellStart"/>
      <w:r w:rsidRPr="00FE7E5B">
        <w:rPr>
          <w:lang w:val="tr-TR"/>
        </w:rPr>
        <w:t>rows</w:t>
      </w:r>
      <w:proofErr w:type="spellEnd"/>
      <w:r w:rsidRPr="00FE7E5B">
        <w:rPr>
          <w:lang w:val="tr-TR"/>
        </w:rPr>
        <w:t>;</w:t>
      </w:r>
    </w:p>
    <w:p w14:paraId="43FAFF66" w14:textId="77777777" w:rsidR="00FE7E5B" w:rsidRPr="00FE7E5B" w:rsidRDefault="00FE7E5B" w:rsidP="00FE7E5B">
      <w:pPr>
        <w:pStyle w:val="CodeBlock"/>
        <w:ind w:left="720"/>
        <w:rPr>
          <w:lang w:val="tr-TR"/>
        </w:rPr>
      </w:pPr>
      <w:proofErr w:type="spellStart"/>
      <w:proofErr w:type="gramStart"/>
      <w:r w:rsidRPr="00FE7E5B">
        <w:rPr>
          <w:lang w:val="tr-TR"/>
        </w:rPr>
        <w:t>currentStats</w:t>
      </w:r>
      <w:proofErr w:type="spellEnd"/>
      <w:proofErr w:type="gramEnd"/>
      <w:r w:rsidRPr="00FE7E5B">
        <w:rPr>
          <w:lang w:val="tr-TR"/>
        </w:rPr>
        <w:t xml:space="preserve"> = </w:t>
      </w:r>
      <w:proofErr w:type="spellStart"/>
      <w:r w:rsidRPr="00FE7E5B">
        <w:rPr>
          <w:lang w:val="tr-TR"/>
        </w:rPr>
        <w:t>stats</w:t>
      </w:r>
      <w:proofErr w:type="spellEnd"/>
      <w:r w:rsidRPr="00FE7E5B">
        <w:rPr>
          <w:lang w:val="tr-TR"/>
        </w:rPr>
        <w:t>;</w:t>
      </w:r>
    </w:p>
    <w:p w14:paraId="0F24BEDB" w14:textId="77777777" w:rsidR="00FE7E5B" w:rsidRPr="00FE7E5B" w:rsidRDefault="00FE7E5B" w:rsidP="00FE7E5B">
      <w:pPr>
        <w:pStyle w:val="CodeBlock"/>
        <w:ind w:left="720"/>
        <w:rPr>
          <w:lang w:val="tr-TR"/>
        </w:rPr>
      </w:pPr>
      <w:proofErr w:type="spellStart"/>
      <w:proofErr w:type="gramStart"/>
      <w:r w:rsidRPr="00FE7E5B">
        <w:rPr>
          <w:lang w:val="tr-TR"/>
        </w:rPr>
        <w:t>renderDashboard</w:t>
      </w:r>
      <w:proofErr w:type="spellEnd"/>
      <w:r w:rsidRPr="00FE7E5B">
        <w:rPr>
          <w:lang w:val="tr-TR"/>
        </w:rPr>
        <w:t>(</w:t>
      </w:r>
      <w:proofErr w:type="gramEnd"/>
      <w:r w:rsidRPr="00FE7E5B">
        <w:rPr>
          <w:lang w:val="tr-TR"/>
        </w:rPr>
        <w:t>);</w:t>
      </w:r>
    </w:p>
    <w:p w14:paraId="0FBA8006" w14:textId="77777777" w:rsidR="00FE7E5B" w:rsidRPr="00FE7E5B" w:rsidRDefault="00FE7E5B" w:rsidP="00FE7E5B">
      <w:pPr>
        <w:pStyle w:val="CodeBlock"/>
        <w:ind w:left="720"/>
        <w:rPr>
          <w:lang w:val="tr-TR"/>
        </w:rPr>
      </w:pPr>
      <w:r w:rsidRPr="00FE7E5B">
        <w:rPr>
          <w:lang w:val="tr-TR"/>
        </w:rPr>
        <w:t xml:space="preserve">} else </w:t>
      </w:r>
      <w:proofErr w:type="spellStart"/>
      <w:r w:rsidRPr="00FE7E5B">
        <w:rPr>
          <w:lang w:val="tr-TR"/>
        </w:rPr>
        <w:t>if</w:t>
      </w:r>
      <w:proofErr w:type="spellEnd"/>
      <w:r w:rsidRPr="00FE7E5B">
        <w:rPr>
          <w:lang w:val="tr-TR"/>
        </w:rPr>
        <w:t xml:space="preserve"> (</w:t>
      </w:r>
      <w:proofErr w:type="spellStart"/>
      <w:r w:rsidRPr="00FE7E5B">
        <w:rPr>
          <w:lang w:val="tr-TR"/>
        </w:rPr>
        <w:t>type</w:t>
      </w:r>
      <w:proofErr w:type="spellEnd"/>
      <w:r w:rsidRPr="00FE7E5B">
        <w:rPr>
          <w:lang w:val="tr-TR"/>
        </w:rPr>
        <w:t xml:space="preserve"> === '</w:t>
      </w:r>
      <w:proofErr w:type="spellStart"/>
      <w:r w:rsidRPr="00FE7E5B">
        <w:rPr>
          <w:lang w:val="tr-TR"/>
        </w:rPr>
        <w:t>error</w:t>
      </w:r>
      <w:proofErr w:type="spellEnd"/>
      <w:r w:rsidRPr="00FE7E5B">
        <w:rPr>
          <w:lang w:val="tr-TR"/>
        </w:rPr>
        <w:t>') {</w:t>
      </w:r>
    </w:p>
    <w:p w14:paraId="00CE1CF5" w14:textId="77777777" w:rsidR="00FE7E5B" w:rsidRPr="00FE7E5B" w:rsidRDefault="00FE7E5B" w:rsidP="00FE7E5B">
      <w:pPr>
        <w:pStyle w:val="CodeBlock"/>
        <w:ind w:left="720"/>
        <w:rPr>
          <w:lang w:val="tr-TR"/>
        </w:rPr>
      </w:pPr>
      <w:proofErr w:type="spellStart"/>
      <w:proofErr w:type="gramStart"/>
      <w:r w:rsidRPr="00FE7E5B">
        <w:rPr>
          <w:lang w:val="tr-TR"/>
        </w:rPr>
        <w:t>showError</w:t>
      </w:r>
      <w:proofErr w:type="spellEnd"/>
      <w:proofErr w:type="gramEnd"/>
      <w:r w:rsidRPr="00FE7E5B">
        <w:rPr>
          <w:lang w:val="tr-TR"/>
        </w:rPr>
        <w:t>(</w:t>
      </w:r>
      <w:proofErr w:type="spellStart"/>
      <w:r w:rsidRPr="00FE7E5B">
        <w:rPr>
          <w:lang w:val="tr-TR"/>
        </w:rPr>
        <w:t>message</w:t>
      </w:r>
      <w:proofErr w:type="spellEnd"/>
      <w:r w:rsidRPr="00FE7E5B">
        <w:rPr>
          <w:lang w:val="tr-TR"/>
        </w:rPr>
        <w:t>);</w:t>
      </w:r>
    </w:p>
    <w:p w14:paraId="7E398E02" w14:textId="77777777" w:rsidR="00FE7E5B" w:rsidRPr="00FE7E5B" w:rsidRDefault="00FE7E5B" w:rsidP="00FE7E5B">
      <w:pPr>
        <w:pStyle w:val="CodeBlock"/>
        <w:ind w:left="720"/>
        <w:rPr>
          <w:lang w:val="tr-TR"/>
        </w:rPr>
      </w:pPr>
      <w:r w:rsidRPr="00FE7E5B">
        <w:rPr>
          <w:lang w:val="tr-TR"/>
        </w:rPr>
        <w:t>}</w:t>
      </w:r>
    </w:p>
    <w:p w14:paraId="0109ECF9" w14:textId="77777777" w:rsidR="00FE7E5B" w:rsidRPr="00FE7E5B" w:rsidRDefault="00FE7E5B" w:rsidP="00FE7E5B">
      <w:pPr>
        <w:pStyle w:val="CodeBlock"/>
        <w:ind w:left="720"/>
        <w:rPr>
          <w:lang w:val="tr-TR"/>
        </w:rPr>
      </w:pPr>
      <w:r w:rsidRPr="00FE7E5B">
        <w:rPr>
          <w:lang w:val="tr-TR"/>
        </w:rPr>
        <w:t>};</w:t>
      </w:r>
    </w:p>
    <w:p w14:paraId="76411511" w14:textId="0A4C7D5E" w:rsidR="00416B47" w:rsidRDefault="00FE7E5B" w:rsidP="00416B47">
      <w:pPr>
        <w:pStyle w:val="CodeBlock"/>
        <w:ind w:left="720"/>
      </w:pPr>
      <w:proofErr w:type="spellStart"/>
      <w:r w:rsidRPr="00FE7E5B">
        <w:rPr>
          <w:b/>
          <w:bCs/>
        </w:rPr>
        <w:lastRenderedPageBreak/>
        <w:t>Gözden</w:t>
      </w:r>
      <w:proofErr w:type="spellEnd"/>
      <w:r w:rsidRPr="00FE7E5B">
        <w:rPr>
          <w:b/>
          <w:bCs/>
        </w:rPr>
        <w:t xml:space="preserve"> </w:t>
      </w:r>
      <w:proofErr w:type="spellStart"/>
      <w:r w:rsidRPr="00FE7E5B">
        <w:rPr>
          <w:b/>
          <w:bCs/>
        </w:rPr>
        <w:t>Geçirme</w:t>
      </w:r>
      <w:proofErr w:type="spellEnd"/>
      <w:r w:rsidRPr="00FE7E5B">
        <w:rPr>
          <w:b/>
          <w:bCs/>
        </w:rPr>
        <w:t xml:space="preserve"> </w:t>
      </w:r>
      <w:proofErr w:type="spellStart"/>
      <w:r w:rsidRPr="00FE7E5B">
        <w:rPr>
          <w:b/>
          <w:bCs/>
        </w:rPr>
        <w:t>Notu</w:t>
      </w:r>
      <w:proofErr w:type="spellEnd"/>
      <w:r w:rsidRPr="00FE7E5B">
        <w:rPr>
          <w:b/>
          <w:bCs/>
        </w:rPr>
        <w:t>:</w:t>
      </w:r>
      <w:r w:rsidRPr="00FE7E5B">
        <w:t xml:space="preserve"> AI </w:t>
      </w:r>
      <w:proofErr w:type="spellStart"/>
      <w:r w:rsidRPr="00FE7E5B">
        <w:t>tarafından</w:t>
      </w:r>
      <w:proofErr w:type="spellEnd"/>
      <w:r w:rsidRPr="00FE7E5B">
        <w:t xml:space="preserve"> </w:t>
      </w:r>
      <w:proofErr w:type="spellStart"/>
      <w:r w:rsidRPr="00FE7E5B">
        <w:t>önerilen</w:t>
      </w:r>
      <w:proofErr w:type="spellEnd"/>
      <w:r w:rsidRPr="00FE7E5B">
        <w:t xml:space="preserve"> </w:t>
      </w:r>
      <w:proofErr w:type="spellStart"/>
      <w:r w:rsidRPr="00FE7E5B">
        <w:t>eski</w:t>
      </w:r>
      <w:proofErr w:type="spellEnd"/>
      <w:r w:rsidRPr="00FE7E5B">
        <w:t xml:space="preserve"> </w:t>
      </w:r>
      <w:proofErr w:type="spellStart"/>
      <w:r w:rsidRPr="00FE7E5B">
        <w:t>usül</w:t>
      </w:r>
      <w:proofErr w:type="spellEnd"/>
      <w:r w:rsidRPr="00FE7E5B">
        <w:t> new Worker('path') </w:t>
      </w:r>
      <w:proofErr w:type="spellStart"/>
      <w:r w:rsidRPr="00FE7E5B">
        <w:t>kullanımı</w:t>
      </w:r>
      <w:proofErr w:type="spellEnd"/>
      <w:r w:rsidRPr="00FE7E5B">
        <w:t xml:space="preserve"> </w:t>
      </w:r>
      <w:proofErr w:type="spellStart"/>
      <w:r w:rsidRPr="00FE7E5B">
        <w:t>yerine</w:t>
      </w:r>
      <w:proofErr w:type="spellEnd"/>
      <w:r w:rsidRPr="00FE7E5B">
        <w:t xml:space="preserve">, ES </w:t>
      </w:r>
      <w:proofErr w:type="spellStart"/>
      <w:r w:rsidRPr="00FE7E5B">
        <w:t>Modüllerini</w:t>
      </w:r>
      <w:proofErr w:type="spellEnd"/>
      <w:r w:rsidRPr="00FE7E5B">
        <w:t xml:space="preserve"> </w:t>
      </w:r>
      <w:proofErr w:type="spellStart"/>
      <w:r w:rsidRPr="00FE7E5B">
        <w:t>destekleyen</w:t>
      </w:r>
      <w:proofErr w:type="spellEnd"/>
      <w:r w:rsidRPr="00FE7E5B">
        <w:t xml:space="preserve"> </w:t>
      </w:r>
      <w:proofErr w:type="spellStart"/>
      <w:r w:rsidRPr="00FE7E5B">
        <w:t>ve</w:t>
      </w:r>
      <w:proofErr w:type="spellEnd"/>
      <w:r w:rsidRPr="00FE7E5B">
        <w:t xml:space="preserve"> Vite bundler </w:t>
      </w:r>
      <w:proofErr w:type="spellStart"/>
      <w:r w:rsidRPr="00FE7E5B">
        <w:t>ile</w:t>
      </w:r>
      <w:proofErr w:type="spellEnd"/>
      <w:r w:rsidRPr="00FE7E5B">
        <w:t xml:space="preserve"> %100 </w:t>
      </w:r>
      <w:proofErr w:type="spellStart"/>
      <w:r w:rsidRPr="00FE7E5B">
        <w:t>uyumlu</w:t>
      </w:r>
      <w:proofErr w:type="spellEnd"/>
      <w:r w:rsidRPr="00FE7E5B">
        <w:t xml:space="preserve"> </w:t>
      </w:r>
      <w:proofErr w:type="spellStart"/>
      <w:r w:rsidRPr="00FE7E5B">
        <w:t>çalışan</w:t>
      </w:r>
      <w:proofErr w:type="spellEnd"/>
      <w:r w:rsidRPr="00FE7E5B">
        <w:t xml:space="preserve"> modern new </w:t>
      </w:r>
      <w:proofErr w:type="gramStart"/>
      <w:r w:rsidRPr="00FE7E5B">
        <w:t>URL(</w:t>
      </w:r>
      <w:proofErr w:type="gramEnd"/>
      <w:r w:rsidRPr="00FE7E5B">
        <w:t>..., import.meta.url) </w:t>
      </w:r>
      <w:proofErr w:type="spellStart"/>
      <w:r w:rsidRPr="00FE7E5B">
        <w:t>syntax'ına</w:t>
      </w:r>
      <w:proofErr w:type="spellEnd"/>
      <w:r w:rsidRPr="00FE7E5B">
        <w:t xml:space="preserve"> </w:t>
      </w:r>
      <w:proofErr w:type="spellStart"/>
      <w:r w:rsidRPr="00FE7E5B">
        <w:t>geçiş</w:t>
      </w:r>
      <w:proofErr w:type="spellEnd"/>
      <w:r w:rsidRPr="00FE7E5B">
        <w:t xml:space="preserve"> </w:t>
      </w:r>
      <w:proofErr w:type="spellStart"/>
      <w:r w:rsidRPr="00FE7E5B">
        <w:t>yapılmıştır</w:t>
      </w:r>
      <w:proofErr w:type="spellEnd"/>
      <w:r w:rsidRPr="00FE7E5B">
        <w:t xml:space="preserve">. Event </w:t>
      </w:r>
      <w:proofErr w:type="spellStart"/>
      <w:r w:rsidRPr="00FE7E5B">
        <w:t>dinleyicisi</w:t>
      </w:r>
      <w:proofErr w:type="spellEnd"/>
      <w:r w:rsidRPr="00FE7E5B">
        <w:t xml:space="preserve"> </w:t>
      </w:r>
      <w:proofErr w:type="spellStart"/>
      <w:r w:rsidRPr="00FE7E5B">
        <w:t>üzerinden</w:t>
      </w:r>
      <w:proofErr w:type="spellEnd"/>
      <w:r w:rsidRPr="00FE7E5B">
        <w:t xml:space="preserve"> State (durum) </w:t>
      </w:r>
      <w:proofErr w:type="spellStart"/>
      <w:r w:rsidRPr="00FE7E5B">
        <w:t>yönetimi</w:t>
      </w:r>
      <w:proofErr w:type="spellEnd"/>
      <w:r w:rsidRPr="00FE7E5B">
        <w:t xml:space="preserve"> </w:t>
      </w:r>
      <w:proofErr w:type="spellStart"/>
      <w:r w:rsidRPr="00FE7E5B">
        <w:t>başarıyla</w:t>
      </w:r>
      <w:proofErr w:type="spellEnd"/>
      <w:r w:rsidRPr="00FE7E5B">
        <w:t xml:space="preserve"> </w:t>
      </w:r>
      <w:proofErr w:type="spellStart"/>
      <w:r w:rsidRPr="00FE7E5B">
        <w:t>kurgulanmıştır</w:t>
      </w:r>
      <w:proofErr w:type="spellEnd"/>
      <w:r w:rsidRPr="00FE7E5B">
        <w:t>.</w:t>
      </w:r>
    </w:p>
    <w:sectPr w:rsidR="00416B47" w:rsidSect="00034616">
      <w:headerReference w:type="default" r:id="rId39"/>
      <w:footerReference w:type="default" r:id="rId40"/>
      <w:pgSz w:w="11906" w:h="16838"/>
      <w:pgMar w:top="1417" w:right="1417" w:bottom="1417"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88FAD" w14:textId="77777777" w:rsidR="0006423C" w:rsidRDefault="0006423C">
      <w:pPr>
        <w:spacing w:after="0" w:line="240" w:lineRule="auto"/>
      </w:pPr>
      <w:r>
        <w:separator/>
      </w:r>
    </w:p>
  </w:endnote>
  <w:endnote w:type="continuationSeparator" w:id="0">
    <w:p w14:paraId="13D5C4D1" w14:textId="77777777" w:rsidR="0006423C" w:rsidRDefault="00064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89CA" w14:textId="77777777" w:rsidR="00052761" w:rsidRDefault="0006423C">
    <w:pPr>
      <w:pStyle w:val="AltBilgi"/>
      <w:ind w:firstLine="0"/>
      <w:jc w:val="center"/>
    </w:pPr>
    <w:proofErr w:type="spellStart"/>
    <w:r>
      <w:rPr>
        <w:sz w:val="20"/>
      </w:rPr>
      <w:t>Sayfa</w:t>
    </w:r>
    <w:proofErr w:type="spellEnd"/>
    <w:r>
      <w:rPr>
        <w:sz w:val="20"/>
      </w:rPr>
      <w:t xml:space="preserve"> </w:t>
    </w:r>
    <w:r>
      <w:fldChar w:fldCharType="begin"/>
    </w:r>
    <w:r>
      <w:instrText xml:space="preserve"> PAGE </w:instrText>
    </w:r>
    <w:r>
      <w:fldChar w:fldCharType="separate"/>
    </w:r>
    <w:r>
      <w:t>1</w:t>
    </w:r>
    <w:r>
      <w:fldChar w:fldCharType="end"/>
    </w:r>
    <w:r>
      <w:rPr>
        <w:sz w:val="20"/>
      </w:rPr>
      <w:t xml:space="preserve"> / </w:t>
    </w:r>
    <w:fldSimple w:instr=" NUMPAGES ">
      <w:r w:rsidR="00052761">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79EEA" w14:textId="77777777" w:rsidR="0006423C" w:rsidRDefault="0006423C">
      <w:pPr>
        <w:spacing w:after="0" w:line="240" w:lineRule="auto"/>
      </w:pPr>
      <w:r>
        <w:separator/>
      </w:r>
    </w:p>
  </w:footnote>
  <w:footnote w:type="continuationSeparator" w:id="0">
    <w:p w14:paraId="4F862A54" w14:textId="77777777" w:rsidR="0006423C" w:rsidRDefault="00064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B5807" w14:textId="77777777" w:rsidR="00052761" w:rsidRDefault="0006423C">
    <w:pPr>
      <w:pStyle w:val="stBilgi"/>
      <w:pBdr>
        <w:bottom w:val="single" w:sz="6" w:space="1" w:color="7F7F7F"/>
      </w:pBdr>
      <w:tabs>
        <w:tab w:val="right" w:pos="8787"/>
      </w:tabs>
      <w:ind w:firstLine="0"/>
    </w:pPr>
    <w:r>
      <w:rPr>
        <w:sz w:val="18"/>
      </w:rPr>
      <w:t xml:space="preserve">BMU1208 Web </w:t>
    </w:r>
    <w:proofErr w:type="spellStart"/>
    <w:r>
      <w:rPr>
        <w:sz w:val="18"/>
      </w:rPr>
      <w:t>Tabanlı</w:t>
    </w:r>
    <w:proofErr w:type="spellEnd"/>
    <w:r>
      <w:rPr>
        <w:sz w:val="18"/>
      </w:rPr>
      <w:t xml:space="preserve"> </w:t>
    </w:r>
    <w:proofErr w:type="spellStart"/>
    <w:r>
      <w:rPr>
        <w:sz w:val="18"/>
      </w:rPr>
      <w:t>Programlama</w:t>
    </w:r>
    <w:proofErr w:type="spellEnd"/>
    <w:r>
      <w:rPr>
        <w:sz w:val="18"/>
      </w:rPr>
      <w:t xml:space="preserve"> · Final </w:t>
    </w:r>
    <w:proofErr w:type="spellStart"/>
    <w:r>
      <w:rPr>
        <w:sz w:val="18"/>
      </w:rPr>
      <w:t>Projesi</w:t>
    </w:r>
    <w:proofErr w:type="spellEnd"/>
    <w:r>
      <w:tab/>
    </w:r>
    <w:r>
      <w:rPr>
        <w:i/>
        <w:sz w:val="18"/>
      </w:rPr>
      <w:t>İLAYDA ÖZTÜRK · 23080410302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05F64A8"/>
    <w:multiLevelType w:val="multilevel"/>
    <w:tmpl w:val="BE9C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677DBA"/>
    <w:multiLevelType w:val="multilevel"/>
    <w:tmpl w:val="17C8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3B7A7B"/>
    <w:multiLevelType w:val="multilevel"/>
    <w:tmpl w:val="1FB8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A26746"/>
    <w:multiLevelType w:val="multilevel"/>
    <w:tmpl w:val="6356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781134"/>
    <w:multiLevelType w:val="multilevel"/>
    <w:tmpl w:val="6A7ED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8C07DD"/>
    <w:multiLevelType w:val="multilevel"/>
    <w:tmpl w:val="9710A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517FB0"/>
    <w:multiLevelType w:val="multilevel"/>
    <w:tmpl w:val="9A7291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4E7B11"/>
    <w:multiLevelType w:val="multilevel"/>
    <w:tmpl w:val="358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977790"/>
    <w:multiLevelType w:val="multilevel"/>
    <w:tmpl w:val="39EE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82667B"/>
    <w:multiLevelType w:val="multilevel"/>
    <w:tmpl w:val="ACB670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4E6825"/>
    <w:multiLevelType w:val="multilevel"/>
    <w:tmpl w:val="4A12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5345BC"/>
    <w:multiLevelType w:val="multilevel"/>
    <w:tmpl w:val="1882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3E5E15"/>
    <w:multiLevelType w:val="multilevel"/>
    <w:tmpl w:val="1A0A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A84978"/>
    <w:multiLevelType w:val="multilevel"/>
    <w:tmpl w:val="7614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A34EE2"/>
    <w:multiLevelType w:val="multilevel"/>
    <w:tmpl w:val="FC6690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DB107A"/>
    <w:multiLevelType w:val="multilevel"/>
    <w:tmpl w:val="AFE0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A80FE0"/>
    <w:multiLevelType w:val="multilevel"/>
    <w:tmpl w:val="5BA6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484F16"/>
    <w:multiLevelType w:val="multilevel"/>
    <w:tmpl w:val="6D3AE6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3736E1"/>
    <w:multiLevelType w:val="multilevel"/>
    <w:tmpl w:val="083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FE7460"/>
    <w:multiLevelType w:val="multilevel"/>
    <w:tmpl w:val="C5E8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001838"/>
    <w:multiLevelType w:val="multilevel"/>
    <w:tmpl w:val="B044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AD2C8B"/>
    <w:multiLevelType w:val="multilevel"/>
    <w:tmpl w:val="FD8E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D7D51FC"/>
    <w:multiLevelType w:val="multilevel"/>
    <w:tmpl w:val="FA92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BE6D31"/>
    <w:multiLevelType w:val="multilevel"/>
    <w:tmpl w:val="5AC8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2DA7FBB"/>
    <w:multiLevelType w:val="multilevel"/>
    <w:tmpl w:val="E7F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6F2D40"/>
    <w:multiLevelType w:val="multilevel"/>
    <w:tmpl w:val="3EC6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F637349"/>
    <w:multiLevelType w:val="multilevel"/>
    <w:tmpl w:val="F702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D31D49"/>
    <w:multiLevelType w:val="multilevel"/>
    <w:tmpl w:val="5EA6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67072B3"/>
    <w:multiLevelType w:val="multilevel"/>
    <w:tmpl w:val="247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571287"/>
    <w:multiLevelType w:val="multilevel"/>
    <w:tmpl w:val="0D38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444817"/>
    <w:multiLevelType w:val="multilevel"/>
    <w:tmpl w:val="B3F2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216228"/>
    <w:multiLevelType w:val="multilevel"/>
    <w:tmpl w:val="B636E4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2802AA"/>
    <w:multiLevelType w:val="multilevel"/>
    <w:tmpl w:val="C652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6487733">
    <w:abstractNumId w:val="8"/>
  </w:num>
  <w:num w:numId="2" w16cid:durableId="726496870">
    <w:abstractNumId w:val="6"/>
  </w:num>
  <w:num w:numId="3" w16cid:durableId="1966932649">
    <w:abstractNumId w:val="5"/>
  </w:num>
  <w:num w:numId="4" w16cid:durableId="1251350203">
    <w:abstractNumId w:val="4"/>
  </w:num>
  <w:num w:numId="5" w16cid:durableId="1069881862">
    <w:abstractNumId w:val="7"/>
  </w:num>
  <w:num w:numId="6" w16cid:durableId="666445525">
    <w:abstractNumId w:val="3"/>
  </w:num>
  <w:num w:numId="7" w16cid:durableId="1127970363">
    <w:abstractNumId w:val="2"/>
  </w:num>
  <w:num w:numId="8" w16cid:durableId="1272978054">
    <w:abstractNumId w:val="1"/>
  </w:num>
  <w:num w:numId="9" w16cid:durableId="1842348319">
    <w:abstractNumId w:val="0"/>
  </w:num>
  <w:num w:numId="10" w16cid:durableId="609892863">
    <w:abstractNumId w:val="13"/>
  </w:num>
  <w:num w:numId="11" w16cid:durableId="1405570979">
    <w:abstractNumId w:val="28"/>
  </w:num>
  <w:num w:numId="12" w16cid:durableId="765149101">
    <w:abstractNumId w:val="30"/>
  </w:num>
  <w:num w:numId="13" w16cid:durableId="1214729248">
    <w:abstractNumId w:val="20"/>
  </w:num>
  <w:num w:numId="14" w16cid:durableId="1152336627">
    <w:abstractNumId w:val="14"/>
  </w:num>
  <w:num w:numId="15" w16cid:durableId="424424945">
    <w:abstractNumId w:val="23"/>
  </w:num>
  <w:num w:numId="16" w16cid:durableId="1442187956">
    <w:abstractNumId w:val="35"/>
  </w:num>
  <w:num w:numId="17" w16cid:durableId="1989362429">
    <w:abstractNumId w:val="10"/>
  </w:num>
  <w:num w:numId="18" w16cid:durableId="69740545">
    <w:abstractNumId w:val="18"/>
  </w:num>
  <w:num w:numId="19" w16cid:durableId="127822208">
    <w:abstractNumId w:val="40"/>
  </w:num>
  <w:num w:numId="20" w16cid:durableId="893546674">
    <w:abstractNumId w:val="15"/>
  </w:num>
  <w:num w:numId="21" w16cid:durableId="1678850755">
    <w:abstractNumId w:val="37"/>
  </w:num>
  <w:num w:numId="22" w16cid:durableId="1605184987">
    <w:abstractNumId w:val="26"/>
  </w:num>
  <w:num w:numId="23" w16cid:durableId="780104731">
    <w:abstractNumId w:val="16"/>
  </w:num>
  <w:num w:numId="24" w16cid:durableId="585699139">
    <w:abstractNumId w:val="22"/>
  </w:num>
  <w:num w:numId="25" w16cid:durableId="802312270">
    <w:abstractNumId w:val="19"/>
  </w:num>
  <w:num w:numId="26" w16cid:durableId="2142110786">
    <w:abstractNumId w:val="34"/>
  </w:num>
  <w:num w:numId="27" w16cid:durableId="471945807">
    <w:abstractNumId w:val="17"/>
  </w:num>
  <w:num w:numId="28" w16cid:durableId="1056010644">
    <w:abstractNumId w:val="31"/>
  </w:num>
  <w:num w:numId="29" w16cid:durableId="698165623">
    <w:abstractNumId w:val="39"/>
  </w:num>
  <w:num w:numId="30" w16cid:durableId="538206099">
    <w:abstractNumId w:val="32"/>
  </w:num>
  <w:num w:numId="31" w16cid:durableId="1221214598">
    <w:abstractNumId w:val="36"/>
  </w:num>
  <w:num w:numId="32" w16cid:durableId="810252880">
    <w:abstractNumId w:val="41"/>
  </w:num>
  <w:num w:numId="33" w16cid:durableId="1687437757">
    <w:abstractNumId w:val="25"/>
  </w:num>
  <w:num w:numId="34" w16cid:durableId="680742386">
    <w:abstractNumId w:val="38"/>
  </w:num>
  <w:num w:numId="35" w16cid:durableId="83504023">
    <w:abstractNumId w:val="33"/>
  </w:num>
  <w:num w:numId="36" w16cid:durableId="1611625957">
    <w:abstractNumId w:val="9"/>
  </w:num>
  <w:num w:numId="37" w16cid:durableId="295457013">
    <w:abstractNumId w:val="21"/>
  </w:num>
  <w:num w:numId="38" w16cid:durableId="830828822">
    <w:abstractNumId w:val="29"/>
  </w:num>
  <w:num w:numId="39" w16cid:durableId="734353642">
    <w:abstractNumId w:val="24"/>
  </w:num>
  <w:num w:numId="40" w16cid:durableId="2062436053">
    <w:abstractNumId w:val="27"/>
  </w:num>
  <w:num w:numId="41" w16cid:durableId="1056010974">
    <w:abstractNumId w:val="11"/>
  </w:num>
  <w:num w:numId="42" w16cid:durableId="14494670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D60"/>
    <w:rsid w:val="00034616"/>
    <w:rsid w:val="000459F5"/>
    <w:rsid w:val="00052761"/>
    <w:rsid w:val="0006063C"/>
    <w:rsid w:val="0006423C"/>
    <w:rsid w:val="000778F2"/>
    <w:rsid w:val="000A2BFD"/>
    <w:rsid w:val="000A63C8"/>
    <w:rsid w:val="000B33C6"/>
    <w:rsid w:val="000B7C13"/>
    <w:rsid w:val="000D235A"/>
    <w:rsid w:val="000E6E06"/>
    <w:rsid w:val="0013096E"/>
    <w:rsid w:val="0014681B"/>
    <w:rsid w:val="0015074B"/>
    <w:rsid w:val="00155876"/>
    <w:rsid w:val="00171078"/>
    <w:rsid w:val="001862F4"/>
    <w:rsid w:val="001B38C4"/>
    <w:rsid w:val="001D5FAF"/>
    <w:rsid w:val="001D6524"/>
    <w:rsid w:val="001D7698"/>
    <w:rsid w:val="001E7A37"/>
    <w:rsid w:val="001F1571"/>
    <w:rsid w:val="00215420"/>
    <w:rsid w:val="00273331"/>
    <w:rsid w:val="0029639D"/>
    <w:rsid w:val="002A3632"/>
    <w:rsid w:val="002A748D"/>
    <w:rsid w:val="003064BB"/>
    <w:rsid w:val="00316E6B"/>
    <w:rsid w:val="00326F90"/>
    <w:rsid w:val="00340131"/>
    <w:rsid w:val="00367857"/>
    <w:rsid w:val="003A6F89"/>
    <w:rsid w:val="003A7BA8"/>
    <w:rsid w:val="003C54DB"/>
    <w:rsid w:val="00404F6D"/>
    <w:rsid w:val="0041225C"/>
    <w:rsid w:val="00416B47"/>
    <w:rsid w:val="00424852"/>
    <w:rsid w:val="004326C3"/>
    <w:rsid w:val="00433638"/>
    <w:rsid w:val="004425F3"/>
    <w:rsid w:val="0044545A"/>
    <w:rsid w:val="00454E6A"/>
    <w:rsid w:val="0046031A"/>
    <w:rsid w:val="00474D77"/>
    <w:rsid w:val="00480F22"/>
    <w:rsid w:val="00492DFC"/>
    <w:rsid w:val="004A22D7"/>
    <w:rsid w:val="004D5D72"/>
    <w:rsid w:val="00506E73"/>
    <w:rsid w:val="00510D1B"/>
    <w:rsid w:val="00514B01"/>
    <w:rsid w:val="00516EDC"/>
    <w:rsid w:val="00560AF3"/>
    <w:rsid w:val="00565315"/>
    <w:rsid w:val="0056657C"/>
    <w:rsid w:val="00586311"/>
    <w:rsid w:val="005B16C9"/>
    <w:rsid w:val="005E200D"/>
    <w:rsid w:val="005E3D55"/>
    <w:rsid w:val="0061663A"/>
    <w:rsid w:val="00616959"/>
    <w:rsid w:val="00630F20"/>
    <w:rsid w:val="00637E2E"/>
    <w:rsid w:val="006463DF"/>
    <w:rsid w:val="0065039B"/>
    <w:rsid w:val="00654E75"/>
    <w:rsid w:val="006605F1"/>
    <w:rsid w:val="006A30A6"/>
    <w:rsid w:val="006B772E"/>
    <w:rsid w:val="006E01CC"/>
    <w:rsid w:val="006F2559"/>
    <w:rsid w:val="00731728"/>
    <w:rsid w:val="007320A7"/>
    <w:rsid w:val="00733487"/>
    <w:rsid w:val="0076603C"/>
    <w:rsid w:val="007856BF"/>
    <w:rsid w:val="0079447E"/>
    <w:rsid w:val="007B054A"/>
    <w:rsid w:val="007B124E"/>
    <w:rsid w:val="007B2211"/>
    <w:rsid w:val="007B3965"/>
    <w:rsid w:val="007E07F6"/>
    <w:rsid w:val="007E7346"/>
    <w:rsid w:val="008208BF"/>
    <w:rsid w:val="00861339"/>
    <w:rsid w:val="00871B81"/>
    <w:rsid w:val="00876BF5"/>
    <w:rsid w:val="008A7EC1"/>
    <w:rsid w:val="008C5E60"/>
    <w:rsid w:val="008D545B"/>
    <w:rsid w:val="008F0CF5"/>
    <w:rsid w:val="008F23C6"/>
    <w:rsid w:val="00901265"/>
    <w:rsid w:val="009072C1"/>
    <w:rsid w:val="00907D91"/>
    <w:rsid w:val="0091498F"/>
    <w:rsid w:val="0094586A"/>
    <w:rsid w:val="0094687B"/>
    <w:rsid w:val="0097601D"/>
    <w:rsid w:val="00976DE9"/>
    <w:rsid w:val="00981FE9"/>
    <w:rsid w:val="009A580B"/>
    <w:rsid w:val="009C204B"/>
    <w:rsid w:val="00A05BC4"/>
    <w:rsid w:val="00A232EA"/>
    <w:rsid w:val="00A34F1D"/>
    <w:rsid w:val="00A41433"/>
    <w:rsid w:val="00A44A54"/>
    <w:rsid w:val="00AA1D8D"/>
    <w:rsid w:val="00AB5670"/>
    <w:rsid w:val="00B04640"/>
    <w:rsid w:val="00B120F7"/>
    <w:rsid w:val="00B13A96"/>
    <w:rsid w:val="00B16435"/>
    <w:rsid w:val="00B47730"/>
    <w:rsid w:val="00B478BF"/>
    <w:rsid w:val="00BA0D11"/>
    <w:rsid w:val="00BB19C4"/>
    <w:rsid w:val="00BC0B67"/>
    <w:rsid w:val="00BD06B0"/>
    <w:rsid w:val="00BD3892"/>
    <w:rsid w:val="00BD6866"/>
    <w:rsid w:val="00BE0F21"/>
    <w:rsid w:val="00BF116F"/>
    <w:rsid w:val="00C03763"/>
    <w:rsid w:val="00C132C4"/>
    <w:rsid w:val="00C21D70"/>
    <w:rsid w:val="00C378B8"/>
    <w:rsid w:val="00C4500F"/>
    <w:rsid w:val="00C81F20"/>
    <w:rsid w:val="00C85CDB"/>
    <w:rsid w:val="00C917B5"/>
    <w:rsid w:val="00C9220B"/>
    <w:rsid w:val="00CB0664"/>
    <w:rsid w:val="00CC76A0"/>
    <w:rsid w:val="00CD741E"/>
    <w:rsid w:val="00D14FCC"/>
    <w:rsid w:val="00D17436"/>
    <w:rsid w:val="00D20898"/>
    <w:rsid w:val="00D64A4E"/>
    <w:rsid w:val="00D7219A"/>
    <w:rsid w:val="00D8089A"/>
    <w:rsid w:val="00DC7664"/>
    <w:rsid w:val="00E03108"/>
    <w:rsid w:val="00E561EF"/>
    <w:rsid w:val="00EB2227"/>
    <w:rsid w:val="00ED1562"/>
    <w:rsid w:val="00EE2D3A"/>
    <w:rsid w:val="00F05442"/>
    <w:rsid w:val="00F063A5"/>
    <w:rsid w:val="00F1234D"/>
    <w:rsid w:val="00F2130F"/>
    <w:rsid w:val="00F52E93"/>
    <w:rsid w:val="00F53E18"/>
    <w:rsid w:val="00F736D9"/>
    <w:rsid w:val="00FC693F"/>
    <w:rsid w:val="00FD582A"/>
    <w:rsid w:val="00FE65EB"/>
    <w:rsid w:val="00FE7E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56466"/>
  <w14:defaultImageDpi w14:val="300"/>
  <w15:docId w15:val="{B3F64E7B-19FF-43B5-9CE7-8695E6BBC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339"/>
    <w:pPr>
      <w:spacing w:after="120" w:line="360" w:lineRule="auto"/>
      <w:ind w:firstLine="709"/>
      <w:jc w:val="both"/>
    </w:pPr>
    <w:rPr>
      <w:rFonts w:ascii="Times New Roman" w:eastAsia="Times New Roman" w:hAnsi="Times New Roman" w:cs="Times New Roman"/>
      <w:sz w:val="24"/>
    </w:rPr>
  </w:style>
  <w:style w:type="paragraph" w:styleId="Balk1">
    <w:name w:val="heading 1"/>
    <w:basedOn w:val="Normal"/>
    <w:next w:val="Normal"/>
    <w:link w:val="Balk1Char"/>
    <w:uiPriority w:val="9"/>
    <w:qFormat/>
    <w:rsid w:val="00FC693F"/>
    <w:pPr>
      <w:keepNext/>
      <w:keepLines/>
      <w:pageBreakBefore/>
      <w:spacing w:before="480" w:after="240"/>
      <w:ind w:firstLine="0"/>
      <w:outlineLvl w:val="0"/>
    </w:pPr>
    <w:rPr>
      <w:rFonts w:asciiTheme="majorHAnsi" w:eastAsiaTheme="majorEastAsia" w:hAnsiTheme="majorHAnsi" w:cstheme="majorBidi"/>
      <w:b/>
      <w:bCs/>
      <w:color w:val="1F4E78"/>
      <w:sz w:val="28"/>
      <w:szCs w:val="28"/>
    </w:rPr>
  </w:style>
  <w:style w:type="paragraph" w:styleId="Balk2">
    <w:name w:val="heading 2"/>
    <w:basedOn w:val="Normal"/>
    <w:next w:val="Normal"/>
    <w:link w:val="Balk2Char"/>
    <w:uiPriority w:val="9"/>
    <w:unhideWhenUsed/>
    <w:qFormat/>
    <w:rsid w:val="00FC693F"/>
    <w:pPr>
      <w:keepNext/>
      <w:keepLines/>
      <w:spacing w:before="240"/>
      <w:ind w:firstLine="0"/>
      <w:outlineLvl w:val="1"/>
    </w:pPr>
    <w:rPr>
      <w:rFonts w:asciiTheme="majorHAnsi" w:eastAsiaTheme="majorEastAsia" w:hAnsiTheme="majorHAnsi" w:cstheme="majorBidi"/>
      <w:b/>
      <w:bCs/>
      <w:color w:val="1F4E78"/>
      <w:szCs w:val="26"/>
    </w:rPr>
  </w:style>
  <w:style w:type="paragraph" w:styleId="Balk3">
    <w:name w:val="heading 3"/>
    <w:basedOn w:val="Normal"/>
    <w:next w:val="Normal"/>
    <w:link w:val="Balk3Char"/>
    <w:uiPriority w:val="9"/>
    <w:unhideWhenUsed/>
    <w:qFormat/>
    <w:rsid w:val="00FC693F"/>
    <w:pPr>
      <w:keepNext/>
      <w:keepLines/>
      <w:spacing w:before="160" w:after="80"/>
      <w:ind w:firstLine="0"/>
      <w:outlineLvl w:val="2"/>
    </w:pPr>
    <w:rPr>
      <w:rFonts w:asciiTheme="majorHAnsi" w:eastAsiaTheme="majorEastAsia" w:hAnsiTheme="majorHAnsi" w:cstheme="majorBidi"/>
      <w:b/>
      <w:bCs/>
      <w:i/>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unhideWhenUsed/>
    <w:qFormat/>
    <w:rsid w:val="00FC693F"/>
    <w:pPr>
      <w:spacing w:before="80" w:after="240" w:line="240" w:lineRule="auto"/>
      <w:ind w:firstLine="0"/>
      <w:jc w:val="center"/>
    </w:pPr>
    <w:rPr>
      <w:b/>
      <w:bCs/>
      <w:i/>
      <w:color w:val="4F81BD" w:themeColor="accent1"/>
      <w:sz w:val="20"/>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567"/>
    </w:pPr>
    <w:rPr>
      <w:rFonts w:ascii="Consolas" w:hAnsi="Consolas"/>
      <w:sz w:val="20"/>
    </w:rPr>
  </w:style>
  <w:style w:type="paragraph" w:styleId="T1">
    <w:name w:val="toc 1"/>
    <w:basedOn w:val="Normal"/>
    <w:next w:val="Normal"/>
    <w:autoRedefine/>
    <w:uiPriority w:val="39"/>
    <w:unhideWhenUsed/>
    <w:rsid w:val="00C917B5"/>
    <w:pPr>
      <w:spacing w:after="100"/>
    </w:pPr>
  </w:style>
  <w:style w:type="paragraph" w:styleId="T2">
    <w:name w:val="toc 2"/>
    <w:basedOn w:val="Normal"/>
    <w:next w:val="Normal"/>
    <w:autoRedefine/>
    <w:uiPriority w:val="39"/>
    <w:unhideWhenUsed/>
    <w:rsid w:val="00C917B5"/>
    <w:pPr>
      <w:spacing w:after="100"/>
      <w:ind w:left="240"/>
    </w:pPr>
  </w:style>
  <w:style w:type="paragraph" w:styleId="T3">
    <w:name w:val="toc 3"/>
    <w:basedOn w:val="Normal"/>
    <w:next w:val="Normal"/>
    <w:autoRedefine/>
    <w:uiPriority w:val="39"/>
    <w:unhideWhenUsed/>
    <w:rsid w:val="00C917B5"/>
    <w:pPr>
      <w:spacing w:after="100"/>
      <w:ind w:left="480"/>
    </w:pPr>
  </w:style>
  <w:style w:type="character" w:styleId="Kpr">
    <w:name w:val="Hyperlink"/>
    <w:basedOn w:val="VarsaylanParagrafYazTipi"/>
    <w:uiPriority w:val="99"/>
    <w:unhideWhenUsed/>
    <w:rsid w:val="00C917B5"/>
    <w:rPr>
      <w:color w:val="0000FF" w:themeColor="hyperlink"/>
      <w:u w:val="single"/>
    </w:rPr>
  </w:style>
  <w:style w:type="paragraph" w:styleId="ekillerTablosu">
    <w:name w:val="table of figures"/>
    <w:basedOn w:val="Normal"/>
    <w:next w:val="Normal"/>
    <w:uiPriority w:val="99"/>
    <w:unhideWhenUsed/>
    <w:rsid w:val="00C917B5"/>
    <w:pPr>
      <w:spacing w:after="0"/>
    </w:pPr>
  </w:style>
  <w:style w:type="paragraph" w:styleId="NormalWeb">
    <w:name w:val="Normal (Web)"/>
    <w:basedOn w:val="Normal"/>
    <w:uiPriority w:val="99"/>
    <w:semiHidden/>
    <w:unhideWhenUsed/>
    <w:rsid w:val="0014681B"/>
    <w:rPr>
      <w:szCs w:val="24"/>
    </w:rPr>
  </w:style>
  <w:style w:type="character" w:styleId="HTMLKodu">
    <w:name w:val="HTML Code"/>
    <w:basedOn w:val="VarsaylanParagrafYazTipi"/>
    <w:uiPriority w:val="99"/>
    <w:semiHidden/>
    <w:unhideWhenUsed/>
    <w:rsid w:val="00D20898"/>
    <w:rPr>
      <w:rFonts w:ascii="Courier New" w:eastAsia="Times New Roman" w:hAnsi="Courier New" w:cs="Courier New"/>
      <w:sz w:val="20"/>
      <w:szCs w:val="20"/>
    </w:rPr>
  </w:style>
  <w:style w:type="character" w:styleId="zmlenmeyenBahsetme">
    <w:name w:val="Unresolved Mention"/>
    <w:basedOn w:val="VarsaylanParagrafYazTipi"/>
    <w:uiPriority w:val="99"/>
    <w:semiHidden/>
    <w:unhideWhenUsed/>
    <w:rsid w:val="0046031A"/>
    <w:rPr>
      <w:color w:val="605E5C"/>
      <w:shd w:val="clear" w:color="auto" w:fill="E1DFDD"/>
    </w:rPr>
  </w:style>
  <w:style w:type="character" w:styleId="zlenenKpr">
    <w:name w:val="FollowedHyperlink"/>
    <w:basedOn w:val="VarsaylanParagrafYazTipi"/>
    <w:uiPriority w:val="99"/>
    <w:semiHidden/>
    <w:unhideWhenUsed/>
    <w:rsid w:val="0046031A"/>
    <w:rPr>
      <w:color w:val="800080" w:themeColor="followedHyperlink"/>
      <w:u w:val="single"/>
    </w:rPr>
  </w:style>
  <w:style w:type="character" w:customStyle="1" w:styleId="mtk5">
    <w:name w:val="mtk5"/>
    <w:basedOn w:val="VarsaylanParagrafYazTipi"/>
    <w:rsid w:val="00416B47"/>
  </w:style>
  <w:style w:type="character" w:customStyle="1" w:styleId="mtk6">
    <w:name w:val="mtk6"/>
    <w:basedOn w:val="VarsaylanParagrafYazTipi"/>
    <w:rsid w:val="00416B47"/>
  </w:style>
  <w:style w:type="character" w:customStyle="1" w:styleId="mtk1">
    <w:name w:val="mtk1"/>
    <w:basedOn w:val="VarsaylanParagrafYazTipi"/>
    <w:rsid w:val="00416B47"/>
  </w:style>
  <w:style w:type="character" w:customStyle="1" w:styleId="mtk19">
    <w:name w:val="mtk19"/>
    <w:basedOn w:val="VarsaylanParagrafYazTipi"/>
    <w:rsid w:val="00416B47"/>
  </w:style>
  <w:style w:type="character" w:customStyle="1" w:styleId="mtk3">
    <w:name w:val="mtk3"/>
    <w:basedOn w:val="VarsaylanParagrafYazTipi"/>
    <w:rsid w:val="00416B47"/>
  </w:style>
  <w:style w:type="character" w:customStyle="1" w:styleId="mtk10">
    <w:name w:val="mtk10"/>
    <w:basedOn w:val="VarsaylanParagrafYazTipi"/>
    <w:rsid w:val="00416B47"/>
  </w:style>
  <w:style w:type="character" w:customStyle="1" w:styleId="mtk16">
    <w:name w:val="mtk16"/>
    <w:basedOn w:val="VarsaylanParagrafYazTipi"/>
    <w:rsid w:val="00416B47"/>
  </w:style>
  <w:style w:type="character" w:customStyle="1" w:styleId="mtk7">
    <w:name w:val="mtk7"/>
    <w:basedOn w:val="VarsaylanParagrafYazTipi"/>
    <w:rsid w:val="00416B47"/>
  </w:style>
  <w:style w:type="paragraph" w:styleId="T4">
    <w:name w:val="toc 4"/>
    <w:basedOn w:val="Normal"/>
    <w:next w:val="Normal"/>
    <w:autoRedefine/>
    <w:uiPriority w:val="39"/>
    <w:unhideWhenUsed/>
    <w:rsid w:val="00907D91"/>
    <w:pPr>
      <w:spacing w:after="100" w:line="278" w:lineRule="auto"/>
      <w:ind w:left="720" w:firstLine="0"/>
      <w:jc w:val="left"/>
    </w:pPr>
    <w:rPr>
      <w:rFonts w:asciiTheme="minorHAnsi" w:eastAsiaTheme="minorEastAsia" w:hAnsiTheme="minorHAnsi" w:cstheme="minorBidi"/>
      <w:kern w:val="2"/>
      <w:szCs w:val="24"/>
      <w:lang w:val="tr-TR" w:eastAsia="tr-TR"/>
      <w14:ligatures w14:val="standardContextual"/>
    </w:rPr>
  </w:style>
  <w:style w:type="paragraph" w:styleId="T5">
    <w:name w:val="toc 5"/>
    <w:basedOn w:val="Normal"/>
    <w:next w:val="Normal"/>
    <w:autoRedefine/>
    <w:uiPriority w:val="39"/>
    <w:unhideWhenUsed/>
    <w:rsid w:val="00907D91"/>
    <w:pPr>
      <w:spacing w:after="100" w:line="278" w:lineRule="auto"/>
      <w:ind w:left="960" w:firstLine="0"/>
      <w:jc w:val="left"/>
    </w:pPr>
    <w:rPr>
      <w:rFonts w:asciiTheme="minorHAnsi" w:eastAsiaTheme="minorEastAsia" w:hAnsiTheme="minorHAnsi" w:cstheme="minorBidi"/>
      <w:kern w:val="2"/>
      <w:szCs w:val="24"/>
      <w:lang w:val="tr-TR" w:eastAsia="tr-TR"/>
      <w14:ligatures w14:val="standardContextual"/>
    </w:rPr>
  </w:style>
  <w:style w:type="paragraph" w:styleId="T6">
    <w:name w:val="toc 6"/>
    <w:basedOn w:val="Normal"/>
    <w:next w:val="Normal"/>
    <w:autoRedefine/>
    <w:uiPriority w:val="39"/>
    <w:unhideWhenUsed/>
    <w:rsid w:val="00907D91"/>
    <w:pPr>
      <w:spacing w:after="100" w:line="278" w:lineRule="auto"/>
      <w:ind w:left="1200" w:firstLine="0"/>
      <w:jc w:val="left"/>
    </w:pPr>
    <w:rPr>
      <w:rFonts w:asciiTheme="minorHAnsi" w:eastAsiaTheme="minorEastAsia" w:hAnsiTheme="minorHAnsi" w:cstheme="minorBidi"/>
      <w:kern w:val="2"/>
      <w:szCs w:val="24"/>
      <w:lang w:val="tr-TR" w:eastAsia="tr-TR"/>
      <w14:ligatures w14:val="standardContextual"/>
    </w:rPr>
  </w:style>
  <w:style w:type="paragraph" w:styleId="T7">
    <w:name w:val="toc 7"/>
    <w:basedOn w:val="Normal"/>
    <w:next w:val="Normal"/>
    <w:autoRedefine/>
    <w:uiPriority w:val="39"/>
    <w:unhideWhenUsed/>
    <w:rsid w:val="00907D91"/>
    <w:pPr>
      <w:spacing w:after="100" w:line="278" w:lineRule="auto"/>
      <w:ind w:left="1440" w:firstLine="0"/>
      <w:jc w:val="left"/>
    </w:pPr>
    <w:rPr>
      <w:rFonts w:asciiTheme="minorHAnsi" w:eastAsiaTheme="minorEastAsia" w:hAnsiTheme="minorHAnsi" w:cstheme="minorBidi"/>
      <w:kern w:val="2"/>
      <w:szCs w:val="24"/>
      <w:lang w:val="tr-TR" w:eastAsia="tr-TR"/>
      <w14:ligatures w14:val="standardContextual"/>
    </w:rPr>
  </w:style>
  <w:style w:type="paragraph" w:styleId="T8">
    <w:name w:val="toc 8"/>
    <w:basedOn w:val="Normal"/>
    <w:next w:val="Normal"/>
    <w:autoRedefine/>
    <w:uiPriority w:val="39"/>
    <w:unhideWhenUsed/>
    <w:rsid w:val="00907D91"/>
    <w:pPr>
      <w:spacing w:after="100" w:line="278" w:lineRule="auto"/>
      <w:ind w:left="1680" w:firstLine="0"/>
      <w:jc w:val="left"/>
    </w:pPr>
    <w:rPr>
      <w:rFonts w:asciiTheme="minorHAnsi" w:eastAsiaTheme="minorEastAsia" w:hAnsiTheme="minorHAnsi" w:cstheme="minorBidi"/>
      <w:kern w:val="2"/>
      <w:szCs w:val="24"/>
      <w:lang w:val="tr-TR" w:eastAsia="tr-TR"/>
      <w14:ligatures w14:val="standardContextual"/>
    </w:rPr>
  </w:style>
  <w:style w:type="paragraph" w:styleId="T9">
    <w:name w:val="toc 9"/>
    <w:basedOn w:val="Normal"/>
    <w:next w:val="Normal"/>
    <w:autoRedefine/>
    <w:uiPriority w:val="39"/>
    <w:unhideWhenUsed/>
    <w:rsid w:val="00907D91"/>
    <w:pPr>
      <w:spacing w:after="100" w:line="278" w:lineRule="auto"/>
      <w:ind w:left="1920" w:firstLine="0"/>
      <w:jc w:val="left"/>
    </w:pPr>
    <w:rPr>
      <w:rFonts w:asciiTheme="minorHAnsi" w:eastAsiaTheme="minorEastAsia" w:hAnsiTheme="minorHAnsi" w:cstheme="minorBidi"/>
      <w:kern w:val="2"/>
      <w:szCs w:val="24"/>
      <w:lang w:val="tr-TR" w:eastAsia="tr-T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eb-workers-big-data-analyzer.vercel.app" TargetMode="External"/><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chartjs.org/docs/latest/"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owasp.org/Top10/" TargetMode="External"/><Relationship Id="rId37" Type="http://schemas.openxmlformats.org/officeDocument/2006/relationships/image" Target="media/image22.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papaparse.com/" TargetMode="External"/><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vercel.com/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eveloper.mozilla.org/en-US/docs/Web/API/Web_Workers_API/Using_web_workers" TargetMode="External"/><Relationship Id="rId30" Type="http://schemas.openxmlformats.org/officeDocument/2006/relationships/hyperlink" Target="https://vitejs.dev/" TargetMode="External"/><Relationship Id="rId35"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w3.org/TR/WCAG21/" TargetMode="External"/><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69</Pages>
  <Words>10999</Words>
  <Characters>73145</Characters>
  <Application>Microsoft Office Word</Application>
  <DocSecurity>0</DocSecurity>
  <Lines>2522</Lines>
  <Paragraphs>1752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ilayda öztürk</cp:lastModifiedBy>
  <cp:revision>2</cp:revision>
  <dcterms:created xsi:type="dcterms:W3CDTF">2026-05-11T06:25:00Z</dcterms:created>
  <dcterms:modified xsi:type="dcterms:W3CDTF">2026-05-11T06:25:00Z</dcterms:modified>
  <cp:category/>
</cp:coreProperties>
</file>