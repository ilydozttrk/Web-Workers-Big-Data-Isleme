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153A" w14:textId="77777777" w:rsidR="00052761" w:rsidRDefault="003836EC">
      <w:pPr>
        <w:spacing w:after="240"/>
        <w:ind w:firstLine="0"/>
        <w:jc w:val="center"/>
      </w:pPr>
      <w:r>
        <w:rPr>
          <w:noProof/>
        </w:rPr>
        <w:drawing>
          <wp:inline distT="0" distB="0" distL="0" distR="0" wp14:anchorId="170134C2" wp14:editId="2451AD67">
            <wp:extent cx="1368000" cy="1487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u-logo.png"/>
                    <pic:cNvPicPr/>
                  </pic:nvPicPr>
                  <pic:blipFill>
                    <a:blip r:embed="rId8"/>
                    <a:stretch>
                      <a:fillRect/>
                    </a:stretch>
                  </pic:blipFill>
                  <pic:spPr>
                    <a:xfrm>
                      <a:off x="0" y="0"/>
                      <a:ext cx="1368000" cy="1487174"/>
                    </a:xfrm>
                    <a:prstGeom prst="rect">
                      <a:avLst/>
                    </a:prstGeom>
                  </pic:spPr>
                </pic:pic>
              </a:graphicData>
            </a:graphic>
          </wp:inline>
        </w:drawing>
      </w:r>
    </w:p>
    <w:p w14:paraId="64361ECC" w14:textId="77777777" w:rsidR="00052761" w:rsidRDefault="003836EC">
      <w:pPr>
        <w:spacing w:after="0"/>
        <w:ind w:firstLine="0"/>
        <w:jc w:val="center"/>
      </w:pPr>
      <w:r>
        <w:rPr>
          <w:b/>
          <w:sz w:val="28"/>
        </w:rPr>
        <w:t>T.C.</w:t>
      </w:r>
      <w:r>
        <w:rPr>
          <w:b/>
          <w:sz w:val="28"/>
        </w:rPr>
        <w:br/>
        <w:t>BİTLİS EREN ÜNİVERSİTESİ</w:t>
      </w:r>
    </w:p>
    <w:p w14:paraId="0B4851F4" w14:textId="77777777" w:rsidR="00052761" w:rsidRDefault="003836EC">
      <w:pPr>
        <w:spacing w:after="0"/>
        <w:ind w:firstLine="0"/>
        <w:jc w:val="center"/>
      </w:pPr>
      <w:r>
        <w:rPr>
          <w:b/>
          <w:sz w:val="26"/>
        </w:rPr>
        <w:t>MÜHENDİSLİK-MİMARLIK FAKÜLTESİ</w:t>
      </w:r>
    </w:p>
    <w:p w14:paraId="707CA8F2" w14:textId="77777777" w:rsidR="00052761" w:rsidRDefault="003836EC">
      <w:pPr>
        <w:spacing w:after="720"/>
        <w:ind w:firstLine="0"/>
        <w:jc w:val="center"/>
      </w:pPr>
      <w:r>
        <w:rPr>
          <w:b/>
          <w:sz w:val="26"/>
        </w:rPr>
        <w:t>BİLGİSAYAR MÜHENDİSLİĞİ BÖLÜMÜ</w:t>
      </w:r>
    </w:p>
    <w:p w14:paraId="796A4BAA" w14:textId="77777777" w:rsidR="00052761" w:rsidRDefault="003836EC">
      <w:pPr>
        <w:ind w:firstLine="0"/>
        <w:jc w:val="center"/>
      </w:pPr>
      <w:r>
        <w:rPr>
          <w:b/>
        </w:rPr>
        <w:t>BMU1208 — WEB TABANLI PROGRAMLAMA</w:t>
      </w:r>
    </w:p>
    <w:p w14:paraId="7DE5AD6B" w14:textId="77777777" w:rsidR="00052761" w:rsidRDefault="003836EC">
      <w:pPr>
        <w:spacing w:after="960"/>
        <w:ind w:firstLine="0"/>
        <w:jc w:val="center"/>
      </w:pPr>
      <w:r>
        <w:rPr>
          <w:b/>
          <w:color w:val="1F4E78"/>
          <w:sz w:val="32"/>
        </w:rPr>
        <w:t>FİNAL PROJESİ</w:t>
      </w:r>
    </w:p>
    <w:p w14:paraId="6F3ADB07" w14:textId="77777777" w:rsidR="00052761" w:rsidRDefault="003836EC">
      <w:pPr>
        <w:spacing w:after="240"/>
        <w:ind w:firstLine="0"/>
        <w:jc w:val="center"/>
      </w:pPr>
      <w:r>
        <w:rPr>
          <w:b/>
          <w:sz w:val="36"/>
        </w:rPr>
        <w:t>WEB WORKERS BIG DATA İŞLEME</w:t>
      </w:r>
    </w:p>
    <w:p w14:paraId="3FF190CE" w14:textId="77777777" w:rsidR="00052761" w:rsidRDefault="003836EC">
      <w:pPr>
        <w:spacing w:after="960"/>
        <w:ind w:firstLine="0"/>
        <w:jc w:val="center"/>
      </w:pPr>
      <w:r>
        <w:rPr>
          <w:i/>
          <w:color w:val="595959"/>
          <w:sz w:val="22"/>
        </w:rPr>
        <w:t xml:space="preserve">«Web Workers </w:t>
      </w:r>
      <w:proofErr w:type="spellStart"/>
      <w:r>
        <w:rPr>
          <w:i/>
          <w:color w:val="595959"/>
          <w:sz w:val="22"/>
        </w:rPr>
        <w:t>ile</w:t>
      </w:r>
      <w:proofErr w:type="spellEnd"/>
      <w:r>
        <w:rPr>
          <w:i/>
          <w:color w:val="595959"/>
          <w:sz w:val="22"/>
        </w:rPr>
        <w:t xml:space="preserve"> 1 </w:t>
      </w:r>
      <w:proofErr w:type="spellStart"/>
      <w:r>
        <w:rPr>
          <w:i/>
          <w:color w:val="595959"/>
          <w:sz w:val="22"/>
        </w:rPr>
        <w:t>milyon</w:t>
      </w:r>
      <w:proofErr w:type="spellEnd"/>
      <w:r>
        <w:rPr>
          <w:i/>
          <w:color w:val="595959"/>
          <w:sz w:val="22"/>
        </w:rPr>
        <w:t xml:space="preserve"> </w:t>
      </w:r>
      <w:proofErr w:type="spellStart"/>
      <w:r>
        <w:rPr>
          <w:i/>
          <w:color w:val="595959"/>
          <w:sz w:val="22"/>
        </w:rPr>
        <w:t>satır</w:t>
      </w:r>
      <w:proofErr w:type="spellEnd"/>
      <w:r>
        <w:rPr>
          <w:i/>
          <w:color w:val="595959"/>
          <w:sz w:val="22"/>
        </w:rPr>
        <w:t xml:space="preserve"> </w:t>
      </w:r>
      <w:proofErr w:type="spellStart"/>
      <w:r>
        <w:rPr>
          <w:i/>
          <w:color w:val="595959"/>
          <w:sz w:val="22"/>
        </w:rPr>
        <w:t>CSV'yi</w:t>
      </w:r>
      <w:proofErr w:type="spellEnd"/>
      <w:r>
        <w:rPr>
          <w:i/>
          <w:color w:val="595959"/>
          <w:sz w:val="22"/>
        </w:rPr>
        <w:t xml:space="preserve"> UI </w:t>
      </w:r>
      <w:proofErr w:type="spellStart"/>
      <w:r>
        <w:rPr>
          <w:i/>
          <w:color w:val="595959"/>
          <w:sz w:val="22"/>
        </w:rPr>
        <w:t>donmadan</w:t>
      </w:r>
      <w:proofErr w:type="spellEnd"/>
      <w:r>
        <w:rPr>
          <w:i/>
          <w:color w:val="595959"/>
          <w:sz w:val="22"/>
        </w:rPr>
        <w:t xml:space="preserve"> </w:t>
      </w:r>
      <w:proofErr w:type="spellStart"/>
      <w:r>
        <w:rPr>
          <w:i/>
          <w:color w:val="595959"/>
          <w:sz w:val="22"/>
        </w:rPr>
        <w:t>işle</w:t>
      </w:r>
      <w:proofErr w:type="spellEnd"/>
      <w:r>
        <w:rPr>
          <w:i/>
          <w:color w:val="595959"/>
          <w:sz w:val="22"/>
        </w:rPr>
        <w:t>»</w:t>
      </w:r>
    </w:p>
    <w:p w14:paraId="314D1304" w14:textId="77777777" w:rsidR="00052761" w:rsidRDefault="003836EC">
      <w:pPr>
        <w:spacing w:after="0"/>
        <w:ind w:firstLine="0"/>
        <w:jc w:val="center"/>
      </w:pPr>
      <w:proofErr w:type="spellStart"/>
      <w:r>
        <w:rPr>
          <w:color w:val="595959"/>
          <w:sz w:val="22"/>
        </w:rPr>
        <w:t>Hazırlayan</w:t>
      </w:r>
      <w:proofErr w:type="spellEnd"/>
    </w:p>
    <w:p w14:paraId="74DF54AB" w14:textId="77777777" w:rsidR="00052761" w:rsidRDefault="003836EC">
      <w:pPr>
        <w:spacing w:after="0"/>
        <w:ind w:firstLine="0"/>
        <w:jc w:val="center"/>
      </w:pPr>
      <w:r>
        <w:rPr>
          <w:b/>
          <w:sz w:val="26"/>
        </w:rPr>
        <w:t>İLAYDA ÖZTÜRK</w:t>
      </w:r>
    </w:p>
    <w:p w14:paraId="36C02A9E" w14:textId="77777777" w:rsidR="00052761" w:rsidRDefault="003836EC">
      <w:pPr>
        <w:spacing w:after="720"/>
        <w:ind w:firstLine="0"/>
        <w:jc w:val="center"/>
      </w:pPr>
      <w:proofErr w:type="spellStart"/>
      <w:r>
        <w:rPr>
          <w:sz w:val="22"/>
        </w:rPr>
        <w:t>Öğrenci</w:t>
      </w:r>
      <w:proofErr w:type="spellEnd"/>
      <w:r>
        <w:rPr>
          <w:sz w:val="22"/>
        </w:rPr>
        <w:t xml:space="preserve"> No: 23080410302</w:t>
      </w:r>
    </w:p>
    <w:p w14:paraId="052FCB0A" w14:textId="77777777" w:rsidR="00052761" w:rsidRDefault="003836EC">
      <w:pPr>
        <w:spacing w:after="0"/>
        <w:ind w:firstLine="0"/>
        <w:jc w:val="center"/>
      </w:pPr>
      <w:r>
        <w:rPr>
          <w:color w:val="595959"/>
          <w:sz w:val="22"/>
        </w:rPr>
        <w:t xml:space="preserve">Ders </w:t>
      </w:r>
      <w:proofErr w:type="spellStart"/>
      <w:r>
        <w:rPr>
          <w:color w:val="595959"/>
          <w:sz w:val="22"/>
        </w:rPr>
        <w:t>Yürütücüsü</w:t>
      </w:r>
      <w:proofErr w:type="spellEnd"/>
    </w:p>
    <w:p w14:paraId="158CF7BB" w14:textId="77777777" w:rsidR="00052761" w:rsidRDefault="003836EC">
      <w:pPr>
        <w:spacing w:after="1200"/>
        <w:ind w:firstLine="0"/>
        <w:jc w:val="center"/>
      </w:pPr>
      <w:r>
        <w:rPr>
          <w:b/>
        </w:rPr>
        <w:t xml:space="preserve">Dr. </w:t>
      </w:r>
      <w:proofErr w:type="spellStart"/>
      <w:r>
        <w:rPr>
          <w:b/>
        </w:rPr>
        <w:t>Öğr</w:t>
      </w:r>
      <w:proofErr w:type="spellEnd"/>
      <w:r>
        <w:rPr>
          <w:b/>
        </w:rPr>
        <w:t xml:space="preserve">. </w:t>
      </w:r>
      <w:proofErr w:type="gramStart"/>
      <w:r>
        <w:rPr>
          <w:b/>
        </w:rPr>
        <w:t>Üyesi</w:t>
      </w:r>
      <w:proofErr w:type="gramEnd"/>
      <w:r>
        <w:rPr>
          <w:b/>
        </w:rPr>
        <w:t xml:space="preserve"> Davut ARI</w:t>
      </w:r>
    </w:p>
    <w:p w14:paraId="4DC256A8" w14:textId="2A2896F4" w:rsidR="00052761" w:rsidRDefault="003836EC" w:rsidP="00FE65EB">
      <w:pPr>
        <w:ind w:firstLine="0"/>
        <w:jc w:val="center"/>
      </w:pPr>
      <w:r>
        <w:rPr>
          <w:b/>
          <w:sz w:val="22"/>
        </w:rPr>
        <w:t>BİTLİS — 2025-2026 BAHAR</w:t>
      </w:r>
    </w:p>
    <w:p w14:paraId="3383555B" w14:textId="77777777" w:rsidR="00052761" w:rsidRDefault="003836EC">
      <w:pPr>
        <w:spacing w:before="960" w:after="720"/>
        <w:ind w:firstLine="0"/>
        <w:jc w:val="center"/>
      </w:pPr>
      <w:r>
        <w:rPr>
          <w:b/>
          <w:sz w:val="28"/>
        </w:rPr>
        <w:lastRenderedPageBreak/>
        <w:t>BEYAN</w:t>
      </w:r>
    </w:p>
    <w:p w14:paraId="506E543B" w14:textId="77777777" w:rsidR="00052761" w:rsidRDefault="003836EC">
      <w:pPr>
        <w:spacing w:after="720"/>
      </w:pPr>
      <w:r>
        <w:t xml:space="preserve">Bu </w:t>
      </w:r>
      <w:proofErr w:type="spellStart"/>
      <w:r>
        <w:t>raporda</w:t>
      </w:r>
      <w:proofErr w:type="spellEnd"/>
      <w:r>
        <w:t xml:space="preserve"> </w:t>
      </w:r>
      <w:proofErr w:type="spellStart"/>
      <w:r>
        <w:t>sunulan</w:t>
      </w:r>
      <w:proofErr w:type="spellEnd"/>
      <w:r>
        <w:t xml:space="preserve"> «Web Workers Big Data </w:t>
      </w:r>
      <w:proofErr w:type="spellStart"/>
      <w:r>
        <w:t>İşleme</w:t>
      </w:r>
      <w:proofErr w:type="spellEnd"/>
      <w:r>
        <w:t xml:space="preserve">» </w:t>
      </w:r>
      <w:proofErr w:type="spellStart"/>
      <w:r>
        <w:t>başlıklı</w:t>
      </w:r>
      <w:proofErr w:type="spellEnd"/>
      <w:r>
        <w:t xml:space="preserve"> </w:t>
      </w:r>
      <w:proofErr w:type="spellStart"/>
      <w:r>
        <w:t>çalışmanın</w:t>
      </w:r>
      <w:proofErr w:type="spellEnd"/>
      <w:r>
        <w:t xml:space="preserve"> </w:t>
      </w:r>
      <w:proofErr w:type="spellStart"/>
      <w:r>
        <w:t>tamamen</w:t>
      </w:r>
      <w:proofErr w:type="spellEnd"/>
      <w:r>
        <w:t xml:space="preserve"> </w:t>
      </w:r>
      <w:proofErr w:type="spellStart"/>
      <w:r>
        <w:t>tarafımdan</w:t>
      </w:r>
      <w:proofErr w:type="spellEnd"/>
      <w:r>
        <w:t xml:space="preserve"> </w:t>
      </w:r>
      <w:proofErr w:type="spellStart"/>
      <w:r>
        <w:t>hazırlanmış</w:t>
      </w:r>
      <w:proofErr w:type="spellEnd"/>
      <w:r>
        <w:t xml:space="preserve">, </w:t>
      </w:r>
      <w:proofErr w:type="spellStart"/>
      <w:r>
        <w:t>bilimsel</w:t>
      </w:r>
      <w:proofErr w:type="spellEnd"/>
      <w:r>
        <w:t xml:space="preserve"> </w:t>
      </w:r>
      <w:proofErr w:type="spellStart"/>
      <w:r>
        <w:t>etik</w:t>
      </w:r>
      <w:proofErr w:type="spellEnd"/>
      <w:r>
        <w:t xml:space="preserve"> </w:t>
      </w:r>
      <w:proofErr w:type="spellStart"/>
      <w:r>
        <w:t>kurallarına</w:t>
      </w:r>
      <w:proofErr w:type="spellEnd"/>
      <w:r>
        <w:t xml:space="preserve"> </w:t>
      </w:r>
      <w:proofErr w:type="spellStart"/>
      <w:r>
        <w:t>uygun</w:t>
      </w:r>
      <w:proofErr w:type="spellEnd"/>
      <w:r>
        <w:t xml:space="preserve"> </w:t>
      </w:r>
      <w:proofErr w:type="spellStart"/>
      <w:r>
        <w:t>olarak</w:t>
      </w:r>
      <w:proofErr w:type="spellEnd"/>
      <w:r>
        <w:t xml:space="preserve"> </w:t>
      </w:r>
      <w:proofErr w:type="spellStart"/>
      <w:r>
        <w:t>yürütülmüş</w:t>
      </w:r>
      <w:proofErr w:type="spellEnd"/>
      <w:r>
        <w:t xml:space="preserve"> </w:t>
      </w:r>
      <w:proofErr w:type="spellStart"/>
      <w:r>
        <w:t>ve</w:t>
      </w:r>
      <w:proofErr w:type="spellEnd"/>
      <w:r>
        <w:t xml:space="preserve"> </w:t>
      </w:r>
      <w:proofErr w:type="spellStart"/>
      <w:r>
        <w:t>tüm</w:t>
      </w:r>
      <w:proofErr w:type="spellEnd"/>
      <w:r>
        <w:t xml:space="preserve"> </w:t>
      </w:r>
      <w:proofErr w:type="spellStart"/>
      <w:r>
        <w:t>alıntılar</w:t>
      </w:r>
      <w:proofErr w:type="spellEnd"/>
      <w:r>
        <w:t xml:space="preserve"> </w:t>
      </w:r>
      <w:proofErr w:type="spellStart"/>
      <w:r>
        <w:t>ile</w:t>
      </w:r>
      <w:proofErr w:type="spellEnd"/>
      <w:r>
        <w:t xml:space="preserve"> </w:t>
      </w:r>
      <w:proofErr w:type="spellStart"/>
      <w:r>
        <w:t>kaynaklar</w:t>
      </w:r>
      <w:proofErr w:type="spellEnd"/>
      <w:r>
        <w:t xml:space="preserve"> </w:t>
      </w:r>
      <w:proofErr w:type="spellStart"/>
      <w:r>
        <w:t>kaynakça</w:t>
      </w:r>
      <w:proofErr w:type="spellEnd"/>
      <w:r>
        <w:t xml:space="preserve"> </w:t>
      </w:r>
      <w:proofErr w:type="spellStart"/>
      <w:r>
        <w:t>bölümünde</w:t>
      </w:r>
      <w:proofErr w:type="spellEnd"/>
      <w:r>
        <w:t xml:space="preserve"> </w:t>
      </w:r>
      <w:proofErr w:type="spellStart"/>
      <w:r>
        <w:t>açıkça</w:t>
      </w:r>
      <w:proofErr w:type="spellEnd"/>
      <w:r>
        <w:t xml:space="preserve"> </w:t>
      </w:r>
      <w:proofErr w:type="spellStart"/>
      <w:r>
        <w:t>belirtilmiş</w:t>
      </w:r>
      <w:proofErr w:type="spellEnd"/>
      <w:r>
        <w:t xml:space="preserve"> </w:t>
      </w:r>
      <w:proofErr w:type="spellStart"/>
      <w:r>
        <w:t>olduğunu</w:t>
      </w:r>
      <w:proofErr w:type="spellEnd"/>
      <w:r>
        <w:t xml:space="preserve"> </w:t>
      </w:r>
      <w:proofErr w:type="spellStart"/>
      <w:r>
        <w:t>beyan</w:t>
      </w:r>
      <w:proofErr w:type="spellEnd"/>
      <w:r>
        <w:t xml:space="preserve"> </w:t>
      </w:r>
      <w:proofErr w:type="spellStart"/>
      <w:r>
        <w:t>ederim</w:t>
      </w:r>
      <w:proofErr w:type="spellEnd"/>
      <w:r>
        <w:t>.</w:t>
      </w:r>
      <w:r>
        <w:br/>
      </w:r>
      <w:r>
        <w:br/>
      </w:r>
      <w:proofErr w:type="spellStart"/>
      <w:r>
        <w:t>Geliştirme</w:t>
      </w:r>
      <w:proofErr w:type="spellEnd"/>
      <w:r>
        <w:t xml:space="preserve"> </w:t>
      </w:r>
      <w:proofErr w:type="spellStart"/>
      <w:r>
        <w:t>sürecinde</w:t>
      </w:r>
      <w:proofErr w:type="spellEnd"/>
      <w:r>
        <w:t xml:space="preserve"> </w:t>
      </w:r>
      <w:proofErr w:type="spellStart"/>
      <w:r>
        <w:t>yapay</w:t>
      </w:r>
      <w:proofErr w:type="spellEnd"/>
      <w:r>
        <w:t xml:space="preserve"> </w:t>
      </w:r>
      <w:proofErr w:type="spellStart"/>
      <w:r>
        <w:t>zekâ</w:t>
      </w:r>
      <w:proofErr w:type="spellEnd"/>
      <w:r>
        <w:t xml:space="preserve"> </w:t>
      </w:r>
      <w:proofErr w:type="spellStart"/>
      <w:r>
        <w:t>destekli</w:t>
      </w:r>
      <w:proofErr w:type="spellEnd"/>
      <w:r>
        <w:t xml:space="preserve"> </w:t>
      </w:r>
      <w:proofErr w:type="spellStart"/>
      <w:r>
        <w:t>araçlardan</w:t>
      </w:r>
      <w:proofErr w:type="spellEnd"/>
      <w:r>
        <w:t xml:space="preserve"> (Claude Code, GitHub Copilot, Cursor vb.) </w:t>
      </w:r>
      <w:proofErr w:type="spellStart"/>
      <w:r>
        <w:t>yardım</w:t>
      </w:r>
      <w:proofErr w:type="spellEnd"/>
      <w:r>
        <w:t xml:space="preserve"> </w:t>
      </w:r>
      <w:proofErr w:type="spellStart"/>
      <w:r>
        <w:t>alınmış</w:t>
      </w:r>
      <w:proofErr w:type="spellEnd"/>
      <w:r>
        <w:t xml:space="preserve"> </w:t>
      </w:r>
      <w:proofErr w:type="spellStart"/>
      <w:r>
        <w:t>olmakla</w:t>
      </w:r>
      <w:proofErr w:type="spellEnd"/>
      <w:r>
        <w:t xml:space="preserve"> </w:t>
      </w:r>
      <w:proofErr w:type="spellStart"/>
      <w:r>
        <w:t>birlikte</w:t>
      </w:r>
      <w:proofErr w:type="spellEnd"/>
      <w:r>
        <w:t xml:space="preserve">; </w:t>
      </w:r>
      <w:proofErr w:type="spellStart"/>
      <w:r>
        <w:t>mimari</w:t>
      </w:r>
      <w:proofErr w:type="spellEnd"/>
      <w:r>
        <w:t xml:space="preserve"> </w:t>
      </w:r>
      <w:proofErr w:type="spellStart"/>
      <w:r>
        <w:t>kararlar</w:t>
      </w:r>
      <w:proofErr w:type="spellEnd"/>
      <w:r>
        <w:t xml:space="preserve">, </w:t>
      </w:r>
      <w:proofErr w:type="spellStart"/>
      <w:r>
        <w:t>kullanılan</w:t>
      </w:r>
      <w:proofErr w:type="spellEnd"/>
      <w:r>
        <w:t xml:space="preserve"> </w:t>
      </w:r>
      <w:proofErr w:type="spellStart"/>
      <w:r>
        <w:t>teknoloji</w:t>
      </w:r>
      <w:proofErr w:type="spellEnd"/>
      <w:r>
        <w:t xml:space="preserve"> </w:t>
      </w:r>
      <w:proofErr w:type="spellStart"/>
      <w:r>
        <w:t>seçimleri</w:t>
      </w:r>
      <w:proofErr w:type="spellEnd"/>
      <w:r>
        <w:t xml:space="preserve">, </w:t>
      </w:r>
      <w:proofErr w:type="spellStart"/>
      <w:r>
        <w:t>ürün</w:t>
      </w:r>
      <w:proofErr w:type="spellEnd"/>
      <w:r>
        <w:t xml:space="preserve"> </w:t>
      </w:r>
      <w:proofErr w:type="spellStart"/>
      <w:r>
        <w:t>yönetimi</w:t>
      </w:r>
      <w:proofErr w:type="spellEnd"/>
      <w:r>
        <w:t xml:space="preserve"> </w:t>
      </w:r>
      <w:proofErr w:type="spellStart"/>
      <w:r>
        <w:t>belgesi</w:t>
      </w:r>
      <w:proofErr w:type="spellEnd"/>
      <w:r>
        <w:t xml:space="preserve"> (PRD), </w:t>
      </w:r>
      <w:proofErr w:type="spellStart"/>
      <w:r>
        <w:t>kullanıcı</w:t>
      </w:r>
      <w:proofErr w:type="spellEnd"/>
      <w:r>
        <w:t xml:space="preserve"> </w:t>
      </w:r>
      <w:proofErr w:type="spellStart"/>
      <w:r>
        <w:t>araştırması</w:t>
      </w:r>
      <w:proofErr w:type="spellEnd"/>
      <w:r>
        <w:t xml:space="preserve"> </w:t>
      </w:r>
      <w:proofErr w:type="spellStart"/>
      <w:r>
        <w:t>ve</w:t>
      </w:r>
      <w:proofErr w:type="spellEnd"/>
      <w:r>
        <w:t xml:space="preserve"> </w:t>
      </w:r>
      <w:proofErr w:type="spellStart"/>
      <w:r>
        <w:t>iş</w:t>
      </w:r>
      <w:proofErr w:type="spellEnd"/>
      <w:r>
        <w:t xml:space="preserve"> </w:t>
      </w:r>
      <w:proofErr w:type="spellStart"/>
      <w:r>
        <w:t>modeli</w:t>
      </w:r>
      <w:proofErr w:type="spellEnd"/>
      <w:r>
        <w:t xml:space="preserve"> </w:t>
      </w:r>
      <w:proofErr w:type="spellStart"/>
      <w:r>
        <w:t>değerlendirmeleri</w:t>
      </w:r>
      <w:proofErr w:type="spellEnd"/>
      <w:r>
        <w:t xml:space="preserve"> </w:t>
      </w:r>
      <w:proofErr w:type="spellStart"/>
      <w:r>
        <w:t>tamamen</w:t>
      </w:r>
      <w:proofErr w:type="spellEnd"/>
      <w:r>
        <w:t xml:space="preserve"> </w:t>
      </w:r>
      <w:proofErr w:type="spellStart"/>
      <w:r>
        <w:t>kendi</w:t>
      </w:r>
      <w:proofErr w:type="spellEnd"/>
      <w:r>
        <w:t xml:space="preserve"> </w:t>
      </w:r>
      <w:proofErr w:type="spellStart"/>
      <w:r>
        <w:t>araştırmam</w:t>
      </w:r>
      <w:proofErr w:type="spellEnd"/>
      <w:r>
        <w:t xml:space="preserve"> </w:t>
      </w:r>
      <w:proofErr w:type="spellStart"/>
      <w:r>
        <w:t>ve</w:t>
      </w:r>
      <w:proofErr w:type="spellEnd"/>
      <w:r>
        <w:t xml:space="preserve"> </w:t>
      </w:r>
      <w:proofErr w:type="spellStart"/>
      <w:r>
        <w:t>takdirim</w:t>
      </w:r>
      <w:proofErr w:type="spellEnd"/>
      <w:r>
        <w:t xml:space="preserve"> </w:t>
      </w:r>
      <w:proofErr w:type="spellStart"/>
      <w:r>
        <w:t>sonucu</w:t>
      </w:r>
      <w:proofErr w:type="spellEnd"/>
      <w:r>
        <w:t xml:space="preserve"> </w:t>
      </w:r>
      <w:proofErr w:type="spellStart"/>
      <w:r>
        <w:t>oluşturulmuştur</w:t>
      </w:r>
      <w:proofErr w:type="spellEnd"/>
      <w:r>
        <w:t xml:space="preserve">. AI </w:t>
      </w:r>
      <w:proofErr w:type="spellStart"/>
      <w:r>
        <w:t>araçlarından</w:t>
      </w:r>
      <w:proofErr w:type="spellEnd"/>
      <w:r>
        <w:t xml:space="preserve"> </w:t>
      </w:r>
      <w:proofErr w:type="spellStart"/>
      <w:r>
        <w:t>üretilen</w:t>
      </w:r>
      <w:proofErr w:type="spellEnd"/>
      <w:r>
        <w:t xml:space="preserve"> </w:t>
      </w:r>
      <w:proofErr w:type="spellStart"/>
      <w:r>
        <w:t>kod</w:t>
      </w:r>
      <w:proofErr w:type="spellEnd"/>
      <w:r>
        <w:t xml:space="preserve"> </w:t>
      </w:r>
      <w:proofErr w:type="spellStart"/>
      <w:r>
        <w:t>parçaları</w:t>
      </w:r>
      <w:proofErr w:type="spellEnd"/>
      <w:r>
        <w:t xml:space="preserve"> </w:t>
      </w:r>
      <w:proofErr w:type="spellStart"/>
      <w:r>
        <w:t>gözden</w:t>
      </w:r>
      <w:proofErr w:type="spellEnd"/>
      <w:r>
        <w:t xml:space="preserve"> </w:t>
      </w:r>
      <w:proofErr w:type="spellStart"/>
      <w:r>
        <w:t>geçirilmiş</w:t>
      </w:r>
      <w:proofErr w:type="spellEnd"/>
      <w:r>
        <w:t xml:space="preserve">, </w:t>
      </w:r>
      <w:proofErr w:type="spellStart"/>
      <w:r>
        <w:t>gerekli</w:t>
      </w:r>
      <w:proofErr w:type="spellEnd"/>
      <w:r>
        <w:t xml:space="preserve"> </w:t>
      </w:r>
      <w:proofErr w:type="spellStart"/>
      <w:r>
        <w:t>iyileştirmeler</w:t>
      </w:r>
      <w:proofErr w:type="spellEnd"/>
      <w:r>
        <w:t xml:space="preserve"> </w:t>
      </w:r>
      <w:proofErr w:type="spellStart"/>
      <w:r>
        <w:t>yapılmış</w:t>
      </w:r>
      <w:proofErr w:type="spellEnd"/>
      <w:r>
        <w:t xml:space="preserve"> </w:t>
      </w:r>
      <w:proofErr w:type="spellStart"/>
      <w:r>
        <w:t>ve</w:t>
      </w:r>
      <w:proofErr w:type="spellEnd"/>
      <w:r>
        <w:t xml:space="preserve"> </w:t>
      </w:r>
      <w:proofErr w:type="spellStart"/>
      <w:r>
        <w:t>proje</w:t>
      </w:r>
      <w:proofErr w:type="spellEnd"/>
      <w:r>
        <w:t xml:space="preserve"> </w:t>
      </w:r>
      <w:proofErr w:type="spellStart"/>
      <w:r>
        <w:t>bütününe</w:t>
      </w:r>
      <w:proofErr w:type="spellEnd"/>
      <w:r>
        <w:t xml:space="preserve"> </w:t>
      </w:r>
      <w:proofErr w:type="spellStart"/>
      <w:r>
        <w:t>entegre</w:t>
      </w:r>
      <w:proofErr w:type="spellEnd"/>
      <w:r>
        <w:t xml:space="preserve"> </w:t>
      </w:r>
      <w:proofErr w:type="spellStart"/>
      <w:r>
        <w:t>edilmiştir</w:t>
      </w:r>
      <w:proofErr w:type="spellEnd"/>
      <w:r>
        <w:t>.</w:t>
      </w:r>
    </w:p>
    <w:p w14:paraId="33A242E9" w14:textId="77777777" w:rsidR="00052761" w:rsidRDefault="003836EC">
      <w:pPr>
        <w:spacing w:before="1440"/>
        <w:ind w:firstLine="0"/>
        <w:jc w:val="right"/>
      </w:pPr>
      <w:r>
        <w:t>_______________________</w:t>
      </w:r>
    </w:p>
    <w:p w14:paraId="72EDB890" w14:textId="77777777" w:rsidR="00052761" w:rsidRDefault="003836EC">
      <w:pPr>
        <w:ind w:firstLine="0"/>
        <w:jc w:val="right"/>
      </w:pPr>
      <w:r>
        <w:rPr>
          <w:b/>
        </w:rPr>
        <w:t>İLAYDA ÖZTÜRK</w:t>
      </w:r>
    </w:p>
    <w:p w14:paraId="24CE56F0" w14:textId="77777777" w:rsidR="00052761" w:rsidRDefault="003836EC">
      <w:pPr>
        <w:ind w:firstLine="0"/>
        <w:jc w:val="right"/>
      </w:pPr>
      <w:proofErr w:type="spellStart"/>
      <w:r>
        <w:rPr>
          <w:sz w:val="22"/>
        </w:rPr>
        <w:t>Öğrenci</w:t>
      </w:r>
      <w:proofErr w:type="spellEnd"/>
      <w:r>
        <w:rPr>
          <w:sz w:val="22"/>
        </w:rPr>
        <w:t xml:space="preserve"> No: 23080410302</w:t>
      </w:r>
    </w:p>
    <w:p w14:paraId="1AE9FAF3" w14:textId="77777777" w:rsidR="00052761" w:rsidRDefault="003836EC">
      <w:r>
        <w:br w:type="page"/>
      </w:r>
    </w:p>
    <w:p w14:paraId="1D4CF3E0" w14:textId="77777777" w:rsidR="00052761" w:rsidRDefault="003836EC">
      <w:pPr>
        <w:spacing w:before="480" w:after="360"/>
        <w:ind w:firstLine="0"/>
        <w:jc w:val="center"/>
      </w:pPr>
      <w:r>
        <w:rPr>
          <w:b/>
          <w:sz w:val="28"/>
        </w:rPr>
        <w:lastRenderedPageBreak/>
        <w:t>ÖZET</w:t>
      </w:r>
    </w:p>
    <w:p w14:paraId="2C34A9AC" w14:textId="77777777" w:rsidR="00052761" w:rsidRDefault="003836EC">
      <w:pPr>
        <w:spacing w:after="480"/>
        <w:ind w:firstLine="0"/>
        <w:jc w:val="center"/>
      </w:pPr>
      <w:r>
        <w:rPr>
          <w:i/>
        </w:rPr>
        <w:t>WEB WORKERS BIG DATA İŞLEME</w:t>
      </w:r>
    </w:p>
    <w:p w14:paraId="09C0DB78" w14:textId="77777777" w:rsidR="009C204B" w:rsidRPr="009C204B" w:rsidRDefault="009C204B" w:rsidP="009C204B">
      <w:pPr>
        <w:ind w:firstLine="0"/>
        <w:rPr>
          <w:lang w:val="tr-TR"/>
        </w:rPr>
      </w:pPr>
      <w:r w:rsidRPr="009C204B">
        <w:rPr>
          <w:lang w:val="tr-TR"/>
        </w:rPr>
        <w:t>Günümüzde veri setlerinin hacmi hızla artmakta olup, analiz süreçleri genellikle özel donanımlar gerektiren ağır masaüstü yazılımları veya sunucu tarafında çalışan bulut servisleri ile gerçekleştirilmektedir. Geleneksel web uygulamalarında, JavaScript’in tek iş parçacıklı (</w:t>
      </w:r>
      <w:proofErr w:type="spellStart"/>
      <w:r w:rsidRPr="009C204B">
        <w:rPr>
          <w:lang w:val="tr-TR"/>
        </w:rPr>
        <w:t>single-threaded</w:t>
      </w:r>
      <w:proofErr w:type="spellEnd"/>
      <w:r w:rsidRPr="009C204B">
        <w:rPr>
          <w:lang w:val="tr-TR"/>
        </w:rPr>
        <w:t xml:space="preserve">) çalışma yapısı nedeniyle ciddi kısıtlamalar yaşanmaktadır. Büyük hacimli (100.000 satır ve üzeri) CSV dosyalarının doğrudan tarayıcı belleğine yüklenip işlenmesi, ana iş parçacığını (Main </w:t>
      </w:r>
      <w:proofErr w:type="spellStart"/>
      <w:r w:rsidRPr="009C204B">
        <w:rPr>
          <w:lang w:val="tr-TR"/>
        </w:rPr>
        <w:t>Thread</w:t>
      </w:r>
      <w:proofErr w:type="spellEnd"/>
      <w:r w:rsidRPr="009C204B">
        <w:rPr>
          <w:lang w:val="tr-TR"/>
        </w:rPr>
        <w:t>) bloke ederek kullanıcı arayüzünün (UI) donmasına ve tarayıcının çökmesine neden olmaktadır. Bu darboğaz, veri gizliliği nedeniyle verilerini uzak sunuculara yüklemekten kaçınan akademisyenler, veri analistleri ve araştırmacılar için tarayıcı tabanlı güvenli analiz yapmayı imkansızlaştırmaktadır. Bu proje, devasa veri setlerinin tarayıcı ortamında, UI performansından ödün vermeden ve tamamen istemci tarafında (</w:t>
      </w:r>
      <w:proofErr w:type="spellStart"/>
      <w:r w:rsidRPr="009C204B">
        <w:rPr>
          <w:lang w:val="tr-TR"/>
        </w:rPr>
        <w:t>client-side</w:t>
      </w:r>
      <w:proofErr w:type="spellEnd"/>
      <w:r w:rsidRPr="009C204B">
        <w:rPr>
          <w:lang w:val="tr-TR"/>
        </w:rPr>
        <w:t>) işlenebilmesi sorununu çözmeyi amaçlamaktadır.</w:t>
      </w:r>
    </w:p>
    <w:p w14:paraId="46B040C4" w14:textId="77777777" w:rsidR="009C204B" w:rsidRPr="009C204B" w:rsidRDefault="009C204B" w:rsidP="009C204B">
      <w:pPr>
        <w:ind w:firstLine="0"/>
        <w:rPr>
          <w:lang w:val="tr-TR"/>
        </w:rPr>
      </w:pPr>
      <w:r w:rsidRPr="009C204B">
        <w:rPr>
          <w:lang w:val="tr-TR"/>
        </w:rPr>
        <w:t xml:space="preserve">Bu doğrultuda, modern web standartlarının asenkron mimarisi kullanılarak sunucusuz bir veri analiz aracı geliştirilmiştir. Geliştirme sürecinde, </w:t>
      </w:r>
      <w:proofErr w:type="spellStart"/>
      <w:r w:rsidRPr="009C204B">
        <w:rPr>
          <w:lang w:val="tr-TR"/>
        </w:rPr>
        <w:t>framework</w:t>
      </w:r>
      <w:proofErr w:type="spellEnd"/>
      <w:r w:rsidRPr="009C204B">
        <w:rPr>
          <w:lang w:val="tr-TR"/>
        </w:rPr>
        <w:t xml:space="preserve"> maliyetlerinden ve DOM yenileme (re-</w:t>
      </w:r>
      <w:proofErr w:type="spellStart"/>
      <w:r w:rsidRPr="009C204B">
        <w:rPr>
          <w:lang w:val="tr-TR"/>
        </w:rPr>
        <w:t>render</w:t>
      </w:r>
      <w:proofErr w:type="spellEnd"/>
      <w:r w:rsidRPr="009C204B">
        <w:rPr>
          <w:lang w:val="tr-TR"/>
        </w:rPr>
        <w:t xml:space="preserve">) işlemlerinin getireceği ekstra bellek (RAM) yükünden kaçınmak adına </w:t>
      </w:r>
      <w:proofErr w:type="spellStart"/>
      <w:r w:rsidRPr="009C204B">
        <w:rPr>
          <w:lang w:val="tr-TR"/>
        </w:rPr>
        <w:t>Vanilla</w:t>
      </w:r>
      <w:proofErr w:type="spellEnd"/>
      <w:r w:rsidRPr="009C204B">
        <w:rPr>
          <w:lang w:val="tr-TR"/>
        </w:rPr>
        <w:t xml:space="preserve"> JavaScript tercih edilmiştir. Sistemin temelini oluşturan Web </w:t>
      </w:r>
      <w:proofErr w:type="spellStart"/>
      <w:r w:rsidRPr="009C204B">
        <w:rPr>
          <w:lang w:val="tr-TR"/>
        </w:rPr>
        <w:t>Workers</w:t>
      </w:r>
      <w:proofErr w:type="spellEnd"/>
      <w:r w:rsidRPr="009C204B">
        <w:rPr>
          <w:lang w:val="tr-TR"/>
        </w:rPr>
        <w:t xml:space="preserve"> API sayesinde veri okuma ve istatistiksel analiz (ortalama, medyan, </w:t>
      </w:r>
      <w:proofErr w:type="spellStart"/>
      <w:r w:rsidRPr="009C204B">
        <w:rPr>
          <w:lang w:val="tr-TR"/>
        </w:rPr>
        <w:t>min</w:t>
      </w:r>
      <w:proofErr w:type="spellEnd"/>
      <w:r w:rsidRPr="009C204B">
        <w:rPr>
          <w:lang w:val="tr-TR"/>
        </w:rPr>
        <w:t>/</w:t>
      </w:r>
      <w:proofErr w:type="spellStart"/>
      <w:r w:rsidRPr="009C204B">
        <w:rPr>
          <w:lang w:val="tr-TR"/>
        </w:rPr>
        <w:t>max</w:t>
      </w:r>
      <w:proofErr w:type="spellEnd"/>
      <w:r w:rsidRPr="009C204B">
        <w:rPr>
          <w:lang w:val="tr-TR"/>
        </w:rPr>
        <w:t xml:space="preserve">) gibi ağır hesaplama işlemleri tamamen arka plana aktarılmıştır. Dosyaların çökme yaşanmadan ayrıştırılabilmesi için </w:t>
      </w:r>
      <w:proofErr w:type="spellStart"/>
      <w:r w:rsidRPr="009C204B">
        <w:rPr>
          <w:lang w:val="tr-TR"/>
        </w:rPr>
        <w:t>PapaParse</w:t>
      </w:r>
      <w:proofErr w:type="spellEnd"/>
      <w:r w:rsidRPr="009C204B">
        <w:rPr>
          <w:lang w:val="tr-TR"/>
        </w:rPr>
        <w:t xml:space="preserve"> kütüphanesi "</w:t>
      </w:r>
      <w:proofErr w:type="spellStart"/>
      <w:r w:rsidRPr="009C204B">
        <w:rPr>
          <w:lang w:val="tr-TR"/>
        </w:rPr>
        <w:t>worker</w:t>
      </w:r>
      <w:proofErr w:type="spellEnd"/>
      <w:r w:rsidRPr="009C204B">
        <w:rPr>
          <w:lang w:val="tr-TR"/>
        </w:rPr>
        <w:t xml:space="preserve"> </w:t>
      </w:r>
      <w:proofErr w:type="spellStart"/>
      <w:r w:rsidRPr="009C204B">
        <w:rPr>
          <w:lang w:val="tr-TR"/>
        </w:rPr>
        <w:t>mode</w:t>
      </w:r>
      <w:proofErr w:type="spellEnd"/>
      <w:r w:rsidRPr="009C204B">
        <w:rPr>
          <w:lang w:val="tr-TR"/>
        </w:rPr>
        <w:t>" ile kullanılmış ve veriler parçalı (</w:t>
      </w:r>
      <w:proofErr w:type="spellStart"/>
      <w:r w:rsidRPr="009C204B">
        <w:rPr>
          <w:lang w:val="tr-TR"/>
        </w:rPr>
        <w:t>streaming</w:t>
      </w:r>
      <w:proofErr w:type="spellEnd"/>
      <w:r w:rsidRPr="009C204B">
        <w:rPr>
          <w:lang w:val="tr-TR"/>
        </w:rPr>
        <w:t xml:space="preserve">) olarak okunmuştur. Arka planda işlenen veriler ana iş parçacığına güvenle iletilerek Chart.js aracılığıyla dinamik histogram grafikleri halinde görselleştirilmiş; proje </w:t>
      </w:r>
      <w:proofErr w:type="spellStart"/>
      <w:r w:rsidRPr="009C204B">
        <w:rPr>
          <w:lang w:val="tr-TR"/>
        </w:rPr>
        <w:t>Vite</w:t>
      </w:r>
      <w:proofErr w:type="spellEnd"/>
      <w:r w:rsidRPr="009C204B">
        <w:rPr>
          <w:lang w:val="tr-TR"/>
        </w:rPr>
        <w:t xml:space="preserve"> ile paketlenerek </w:t>
      </w:r>
      <w:proofErr w:type="spellStart"/>
      <w:r w:rsidRPr="009C204B">
        <w:rPr>
          <w:lang w:val="tr-TR"/>
        </w:rPr>
        <w:t>Vercel</w:t>
      </w:r>
      <w:proofErr w:type="spellEnd"/>
      <w:r w:rsidRPr="009C204B">
        <w:rPr>
          <w:lang w:val="tr-TR"/>
        </w:rPr>
        <w:t xml:space="preserve"> üzerinde canlı ortama taşınmıştır.</w:t>
      </w:r>
    </w:p>
    <w:p w14:paraId="72B1858D" w14:textId="77777777" w:rsidR="009C204B" w:rsidRPr="009C204B" w:rsidRDefault="009C204B" w:rsidP="009C204B">
      <w:pPr>
        <w:ind w:firstLine="0"/>
        <w:rPr>
          <w:lang w:val="tr-TR"/>
        </w:rPr>
      </w:pPr>
      <w:r w:rsidRPr="009C204B">
        <w:rPr>
          <w:lang w:val="tr-TR"/>
        </w:rPr>
        <w:t xml:space="preserve">Gerçekleştirilen testler sonucunda, 5 MB üzerindeki (100.000+ satırlık) bir veri setinin, ana iş parçacığını dondurmadan (&lt;50ms gecikme) saniyeler içinde başarıyla analiz edilebildiği kanıtlanmıştır. Geliştirilen bu araç sayesinde, kullanıcıların verilerini harici bir sunucuya aktarma zorunluluğu ortadan kaldırılarak sıfır sunucu maliyetli, güvenli ve lokal bir analiz platformu ortaya konmuştur. İleriye dönük olarak uygulamanın, </w:t>
      </w:r>
      <w:proofErr w:type="spellStart"/>
      <w:r w:rsidRPr="009C204B">
        <w:rPr>
          <w:lang w:val="tr-TR"/>
        </w:rPr>
        <w:t>WebAssembly</w:t>
      </w:r>
      <w:proofErr w:type="spellEnd"/>
      <w:r w:rsidRPr="009C204B">
        <w:rPr>
          <w:lang w:val="tr-TR"/>
        </w:rPr>
        <w:t xml:space="preserve"> (WASM) tabanlı teknolojilerle entegre edilerek daha kompleks veri manipülasyonlarına olanak tanıyan tam teşekküllü bir araca dönüştürülme potansiyeli bulunmaktadır.</w:t>
      </w:r>
    </w:p>
    <w:p w14:paraId="1F5D7713" w14:textId="77777777" w:rsidR="009C204B" w:rsidRPr="009C204B" w:rsidRDefault="009C204B" w:rsidP="009C204B">
      <w:pPr>
        <w:ind w:firstLine="0"/>
        <w:rPr>
          <w:lang w:val="tr-TR"/>
        </w:rPr>
      </w:pPr>
      <w:r w:rsidRPr="009C204B">
        <w:rPr>
          <w:b/>
          <w:bCs/>
          <w:lang w:val="tr-TR"/>
        </w:rPr>
        <w:lastRenderedPageBreak/>
        <w:t>Anahtar Kelimeler:</w:t>
      </w:r>
      <w:r w:rsidRPr="009C204B">
        <w:rPr>
          <w:lang w:val="tr-TR"/>
        </w:rPr>
        <w:t xml:space="preserve"> P22, Veri İşleme, Web </w:t>
      </w:r>
      <w:proofErr w:type="spellStart"/>
      <w:r w:rsidRPr="009C204B">
        <w:rPr>
          <w:lang w:val="tr-TR"/>
        </w:rPr>
        <w:t>Workers</w:t>
      </w:r>
      <w:proofErr w:type="spellEnd"/>
      <w:r w:rsidRPr="009C204B">
        <w:rPr>
          <w:lang w:val="tr-TR"/>
        </w:rPr>
        <w:t xml:space="preserve">, Papa </w:t>
      </w:r>
      <w:proofErr w:type="spellStart"/>
      <w:r w:rsidRPr="009C204B">
        <w:rPr>
          <w:lang w:val="tr-TR"/>
        </w:rPr>
        <w:t>Parse</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İstemci Taraflı Analiz, Web Tabanlı Programlama, PRD</w:t>
      </w:r>
    </w:p>
    <w:p w14:paraId="5DC8F7A2" w14:textId="77777777" w:rsidR="00052761" w:rsidRDefault="003836EC">
      <w:r>
        <w:br w:type="page"/>
      </w:r>
    </w:p>
    <w:p w14:paraId="01D0E669" w14:textId="77777777" w:rsidR="00052761" w:rsidRDefault="003836EC">
      <w:pPr>
        <w:spacing w:before="480" w:after="360"/>
        <w:ind w:firstLine="0"/>
        <w:jc w:val="center"/>
      </w:pPr>
      <w:r>
        <w:rPr>
          <w:b/>
          <w:sz w:val="28"/>
        </w:rPr>
        <w:lastRenderedPageBreak/>
        <w:t>ABSTRACT</w:t>
      </w:r>
    </w:p>
    <w:p w14:paraId="4623F47B" w14:textId="77777777" w:rsidR="00052761" w:rsidRDefault="003836EC">
      <w:pPr>
        <w:spacing w:after="480"/>
        <w:ind w:firstLine="0"/>
        <w:jc w:val="center"/>
      </w:pPr>
      <w:r>
        <w:rPr>
          <w:i/>
        </w:rPr>
        <w:t>WEB WORKERS BIG DATA İŞLEME</w:t>
      </w:r>
    </w:p>
    <w:p w14:paraId="01BC7E5F" w14:textId="77777777" w:rsidR="009C204B" w:rsidRPr="009C204B" w:rsidRDefault="009C204B" w:rsidP="009C204B">
      <w:pPr>
        <w:ind w:firstLine="0"/>
        <w:rPr>
          <w:lang w:val="tr-TR"/>
        </w:rPr>
      </w:pPr>
      <w:proofErr w:type="spellStart"/>
      <w:r w:rsidRPr="009C204B">
        <w:rPr>
          <w:lang w:val="tr-TR"/>
        </w:rPr>
        <w:t>Today</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volume</w:t>
      </w:r>
      <w:proofErr w:type="spellEnd"/>
      <w:r w:rsidRPr="009C204B">
        <w:rPr>
          <w:lang w:val="tr-TR"/>
        </w:rPr>
        <w:t xml:space="preserve"> of </w:t>
      </w:r>
      <w:proofErr w:type="spellStart"/>
      <w:r w:rsidRPr="009C204B">
        <w:rPr>
          <w:lang w:val="tr-TR"/>
        </w:rPr>
        <w:t>datasets</w:t>
      </w:r>
      <w:proofErr w:type="spellEnd"/>
      <w:r w:rsidRPr="009C204B">
        <w:rPr>
          <w:lang w:val="tr-TR"/>
        </w:rPr>
        <w:t xml:space="preserve"> is </w:t>
      </w:r>
      <w:proofErr w:type="spellStart"/>
      <w:r w:rsidRPr="009C204B">
        <w:rPr>
          <w:lang w:val="tr-TR"/>
        </w:rPr>
        <w:t>rapidly</w:t>
      </w:r>
      <w:proofErr w:type="spellEnd"/>
      <w:r w:rsidRPr="009C204B">
        <w:rPr>
          <w:lang w:val="tr-TR"/>
        </w:rPr>
        <w:t xml:space="preserve"> </w:t>
      </w:r>
      <w:proofErr w:type="spellStart"/>
      <w:r w:rsidRPr="009C204B">
        <w:rPr>
          <w:lang w:val="tr-TR"/>
        </w:rPr>
        <w:t>increasing</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their</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typically</w:t>
      </w:r>
      <w:proofErr w:type="spellEnd"/>
      <w:r w:rsidRPr="009C204B">
        <w:rPr>
          <w:lang w:val="tr-TR"/>
        </w:rPr>
        <w:t xml:space="preserve"> </w:t>
      </w:r>
      <w:proofErr w:type="spellStart"/>
      <w:r w:rsidRPr="009C204B">
        <w:rPr>
          <w:lang w:val="tr-TR"/>
        </w:rPr>
        <w:t>requires</w:t>
      </w:r>
      <w:proofErr w:type="spellEnd"/>
      <w:r w:rsidRPr="009C204B">
        <w:rPr>
          <w:lang w:val="tr-TR"/>
        </w:rPr>
        <w:t xml:space="preserve"> </w:t>
      </w:r>
      <w:proofErr w:type="spellStart"/>
      <w:r w:rsidRPr="009C204B">
        <w:rPr>
          <w:lang w:val="tr-TR"/>
        </w:rPr>
        <w:t>heavy</w:t>
      </w:r>
      <w:proofErr w:type="spellEnd"/>
      <w:r w:rsidRPr="009C204B">
        <w:rPr>
          <w:lang w:val="tr-TR"/>
        </w:rPr>
        <w:t xml:space="preserve"> desktop </w:t>
      </w:r>
      <w:proofErr w:type="gramStart"/>
      <w:r w:rsidRPr="009C204B">
        <w:rPr>
          <w:lang w:val="tr-TR"/>
        </w:rPr>
        <w:t>software</w:t>
      </w:r>
      <w:proofErr w:type="gramEnd"/>
      <w:r w:rsidRPr="009C204B">
        <w:rPr>
          <w:lang w:val="tr-TR"/>
        </w:rPr>
        <w:t xml:space="preserve"> </w:t>
      </w:r>
      <w:proofErr w:type="spellStart"/>
      <w:r w:rsidRPr="009C204B">
        <w:rPr>
          <w:lang w:val="tr-TR"/>
        </w:rPr>
        <w:t>or</w:t>
      </w:r>
      <w:proofErr w:type="spellEnd"/>
      <w:r w:rsidRPr="009C204B">
        <w:rPr>
          <w:lang w:val="tr-TR"/>
        </w:rPr>
        <w:t xml:space="preserve"> server-</w:t>
      </w:r>
      <w:proofErr w:type="spellStart"/>
      <w:r w:rsidRPr="009C204B">
        <w:rPr>
          <w:lang w:val="tr-TR"/>
        </w:rPr>
        <w:t>side</w:t>
      </w:r>
      <w:proofErr w:type="spellEnd"/>
      <w:r w:rsidRPr="009C204B">
        <w:rPr>
          <w:lang w:val="tr-TR"/>
        </w:rPr>
        <w:t xml:space="preserve"> </w:t>
      </w:r>
      <w:proofErr w:type="spellStart"/>
      <w:r w:rsidRPr="009C204B">
        <w:rPr>
          <w:lang w:val="tr-TR"/>
        </w:rPr>
        <w:t>cloud</w:t>
      </w:r>
      <w:proofErr w:type="spellEnd"/>
      <w:r w:rsidRPr="009C204B">
        <w:rPr>
          <w:lang w:val="tr-TR"/>
        </w:rPr>
        <w:t xml:space="preserve"> </w:t>
      </w:r>
      <w:proofErr w:type="spellStart"/>
      <w:r w:rsidRPr="009C204B">
        <w:rPr>
          <w:lang w:val="tr-TR"/>
        </w:rPr>
        <w:t>services</w:t>
      </w:r>
      <w:proofErr w:type="spellEnd"/>
      <w:r w:rsidRPr="009C204B">
        <w:rPr>
          <w:lang w:val="tr-TR"/>
        </w:rPr>
        <w:t xml:space="preserve">. </w:t>
      </w:r>
      <w:proofErr w:type="spellStart"/>
      <w:r w:rsidRPr="009C204B">
        <w:rPr>
          <w:lang w:val="tr-TR"/>
        </w:rPr>
        <w:t>In</w:t>
      </w:r>
      <w:proofErr w:type="spellEnd"/>
      <w:r w:rsidRPr="009C204B">
        <w:rPr>
          <w:lang w:val="tr-TR"/>
        </w:rPr>
        <w:t xml:space="preserve"> </w:t>
      </w:r>
      <w:proofErr w:type="spellStart"/>
      <w:r w:rsidRPr="009C204B">
        <w:rPr>
          <w:lang w:val="tr-TR"/>
        </w:rPr>
        <w:t>traditional</w:t>
      </w:r>
      <w:proofErr w:type="spellEnd"/>
      <w:r w:rsidRPr="009C204B">
        <w:rPr>
          <w:lang w:val="tr-TR"/>
        </w:rPr>
        <w:t xml:space="preserve"> web </w:t>
      </w:r>
      <w:proofErr w:type="spellStart"/>
      <w:r w:rsidRPr="009C204B">
        <w:rPr>
          <w:lang w:val="tr-TR"/>
        </w:rPr>
        <w:t>applications</w:t>
      </w:r>
      <w:proofErr w:type="spellEnd"/>
      <w:r w:rsidRPr="009C204B">
        <w:rPr>
          <w:lang w:val="tr-TR"/>
        </w:rPr>
        <w:t xml:space="preserve">, severe </w:t>
      </w:r>
      <w:proofErr w:type="spellStart"/>
      <w:r w:rsidRPr="009C204B">
        <w:rPr>
          <w:lang w:val="tr-TR"/>
        </w:rPr>
        <w:t>limitations</w:t>
      </w:r>
      <w:proofErr w:type="spellEnd"/>
      <w:r w:rsidRPr="009C204B">
        <w:rPr>
          <w:lang w:val="tr-TR"/>
        </w:rPr>
        <w:t xml:space="preserve"> </w:t>
      </w:r>
      <w:proofErr w:type="spellStart"/>
      <w:r w:rsidRPr="009C204B">
        <w:rPr>
          <w:lang w:val="tr-TR"/>
        </w:rPr>
        <w:t>arise</w:t>
      </w:r>
      <w:proofErr w:type="spellEnd"/>
      <w:r w:rsidRPr="009C204B">
        <w:rPr>
          <w:lang w:val="tr-TR"/>
        </w:rPr>
        <w:t xml:space="preserve"> </w:t>
      </w:r>
      <w:proofErr w:type="spellStart"/>
      <w:r w:rsidRPr="009C204B">
        <w:rPr>
          <w:lang w:val="tr-TR"/>
        </w:rPr>
        <w:t>due</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single-threaded</w:t>
      </w:r>
      <w:proofErr w:type="spellEnd"/>
      <w:r w:rsidRPr="009C204B">
        <w:rPr>
          <w:lang w:val="tr-TR"/>
        </w:rPr>
        <w:t xml:space="preserve"> </w:t>
      </w:r>
      <w:proofErr w:type="spellStart"/>
      <w:r w:rsidRPr="009C204B">
        <w:rPr>
          <w:lang w:val="tr-TR"/>
        </w:rPr>
        <w:t>nature</w:t>
      </w:r>
      <w:proofErr w:type="spellEnd"/>
      <w:r w:rsidRPr="009C204B">
        <w:rPr>
          <w:lang w:val="tr-TR"/>
        </w:rPr>
        <w:t xml:space="preserve"> of JavaScript. </w:t>
      </w:r>
      <w:proofErr w:type="spellStart"/>
      <w:r w:rsidRPr="009C204B">
        <w:rPr>
          <w:lang w:val="tr-TR"/>
        </w:rPr>
        <w:t>Directly</w:t>
      </w:r>
      <w:proofErr w:type="spellEnd"/>
      <w:r w:rsidRPr="009C204B">
        <w:rPr>
          <w:lang w:val="tr-TR"/>
        </w:rPr>
        <w:t xml:space="preserve"> </w:t>
      </w:r>
      <w:proofErr w:type="spellStart"/>
      <w:r w:rsidRPr="009C204B">
        <w:rPr>
          <w:lang w:val="tr-TR"/>
        </w:rPr>
        <w:t>processing</w:t>
      </w:r>
      <w:proofErr w:type="spellEnd"/>
      <w:r w:rsidRPr="009C204B">
        <w:rPr>
          <w:lang w:val="tr-TR"/>
        </w:rPr>
        <w:t xml:space="preserve"> </w:t>
      </w:r>
      <w:proofErr w:type="spellStart"/>
      <w:r w:rsidRPr="009C204B">
        <w:rPr>
          <w:lang w:val="tr-TR"/>
        </w:rPr>
        <w:t>large-scale</w:t>
      </w:r>
      <w:proofErr w:type="spellEnd"/>
      <w:r w:rsidRPr="009C204B">
        <w:rPr>
          <w:lang w:val="tr-TR"/>
        </w:rPr>
        <w:t xml:space="preserve"> CSV </w:t>
      </w:r>
      <w:proofErr w:type="spellStart"/>
      <w:r w:rsidRPr="009C204B">
        <w:rPr>
          <w:lang w:val="tr-TR"/>
        </w:rPr>
        <w:t>files</w:t>
      </w:r>
      <w:proofErr w:type="spellEnd"/>
      <w:r w:rsidRPr="009C204B">
        <w:rPr>
          <w:lang w:val="tr-TR"/>
        </w:rPr>
        <w:t xml:space="preserve"> (100,000 </w:t>
      </w:r>
      <w:proofErr w:type="spellStart"/>
      <w:r w:rsidRPr="009C204B">
        <w:rPr>
          <w:lang w:val="tr-TR"/>
        </w:rPr>
        <w:t>rows</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above</w:t>
      </w:r>
      <w:proofErr w:type="spellEnd"/>
      <w:r w:rsidRPr="009C204B">
        <w:rPr>
          <w:lang w:val="tr-TR"/>
        </w:rPr>
        <w:t xml:space="preserve">) in </w:t>
      </w:r>
      <w:proofErr w:type="spellStart"/>
      <w:r w:rsidRPr="009C204B">
        <w:rPr>
          <w:lang w:val="tr-TR"/>
        </w:rPr>
        <w:t>the</w:t>
      </w:r>
      <w:proofErr w:type="spellEnd"/>
      <w:r w:rsidRPr="009C204B">
        <w:rPr>
          <w:lang w:val="tr-TR"/>
        </w:rPr>
        <w:t xml:space="preserve"> browser </w:t>
      </w:r>
      <w:proofErr w:type="spellStart"/>
      <w:r w:rsidRPr="009C204B">
        <w:rPr>
          <w:lang w:val="tr-TR"/>
        </w:rPr>
        <w:t>blocks</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w:t>
      </w:r>
      <w:proofErr w:type="spellStart"/>
      <w:r w:rsidRPr="009C204B">
        <w:rPr>
          <w:lang w:val="tr-TR"/>
        </w:rPr>
        <w:t>causing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user</w:t>
      </w:r>
      <w:proofErr w:type="spellEnd"/>
      <w:r w:rsidRPr="009C204B">
        <w:rPr>
          <w:lang w:val="tr-TR"/>
        </w:rPr>
        <w:t xml:space="preserve"> </w:t>
      </w:r>
      <w:proofErr w:type="spellStart"/>
      <w:r w:rsidRPr="009C204B">
        <w:rPr>
          <w:lang w:val="tr-TR"/>
        </w:rPr>
        <w:t>interface</w:t>
      </w:r>
      <w:proofErr w:type="spellEnd"/>
      <w:r w:rsidRPr="009C204B">
        <w:rPr>
          <w:lang w:val="tr-TR"/>
        </w:rPr>
        <w:t xml:space="preserve"> (UI) </w:t>
      </w:r>
      <w:proofErr w:type="spellStart"/>
      <w:r w:rsidRPr="009C204B">
        <w:rPr>
          <w:lang w:val="tr-TR"/>
        </w:rPr>
        <w:t>to</w:t>
      </w:r>
      <w:proofErr w:type="spellEnd"/>
      <w:r w:rsidRPr="009C204B">
        <w:rPr>
          <w:lang w:val="tr-TR"/>
        </w:rPr>
        <w:t xml:space="preserve"> </w:t>
      </w:r>
      <w:proofErr w:type="spellStart"/>
      <w:r w:rsidRPr="009C204B">
        <w:rPr>
          <w:lang w:val="tr-TR"/>
        </w:rPr>
        <w:t>freeze</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w:t>
      </w:r>
      <w:proofErr w:type="spellEnd"/>
      <w:r w:rsidRPr="009C204B">
        <w:rPr>
          <w:lang w:val="tr-TR"/>
        </w:rPr>
        <w:t xml:space="preserve"> browser </w:t>
      </w:r>
      <w:proofErr w:type="spellStart"/>
      <w:r w:rsidRPr="009C204B">
        <w:rPr>
          <w:lang w:val="tr-TR"/>
        </w:rPr>
        <w:t>to</w:t>
      </w:r>
      <w:proofErr w:type="spellEnd"/>
      <w:r w:rsidRPr="009C204B">
        <w:rPr>
          <w:lang w:val="tr-TR"/>
        </w:rPr>
        <w:t xml:space="preserve"> </w:t>
      </w:r>
      <w:proofErr w:type="spellStart"/>
      <w:r w:rsidRPr="009C204B">
        <w:rPr>
          <w:lang w:val="tr-TR"/>
        </w:rPr>
        <w:t>crash</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bottleneck</w:t>
      </w:r>
      <w:proofErr w:type="spellEnd"/>
      <w:r w:rsidRPr="009C204B">
        <w:rPr>
          <w:lang w:val="tr-TR"/>
        </w:rPr>
        <w:t xml:space="preserve"> </w:t>
      </w:r>
      <w:proofErr w:type="spellStart"/>
      <w:r w:rsidRPr="009C204B">
        <w:rPr>
          <w:lang w:val="tr-TR"/>
        </w:rPr>
        <w:t>makes</w:t>
      </w:r>
      <w:proofErr w:type="spellEnd"/>
      <w:r w:rsidRPr="009C204B">
        <w:rPr>
          <w:lang w:val="tr-TR"/>
        </w:rPr>
        <w:t xml:space="preserve"> browser-</w:t>
      </w:r>
      <w:proofErr w:type="spellStart"/>
      <w:r w:rsidRPr="009C204B">
        <w:rPr>
          <w:lang w:val="tr-TR"/>
        </w:rPr>
        <w:t>based</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impossible</w:t>
      </w:r>
      <w:proofErr w:type="spellEnd"/>
      <w:r w:rsidRPr="009C204B">
        <w:rPr>
          <w:lang w:val="tr-TR"/>
        </w:rPr>
        <w:t xml:space="preserve"> </w:t>
      </w:r>
      <w:proofErr w:type="spellStart"/>
      <w:r w:rsidRPr="009C204B">
        <w:rPr>
          <w:lang w:val="tr-TR"/>
        </w:rPr>
        <w:t>for</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analysts</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researchers</w:t>
      </w:r>
      <w:proofErr w:type="spellEnd"/>
      <w:r w:rsidRPr="009C204B">
        <w:rPr>
          <w:lang w:val="tr-TR"/>
        </w:rPr>
        <w:t xml:space="preserve"> </w:t>
      </w:r>
      <w:proofErr w:type="spellStart"/>
      <w:r w:rsidRPr="009C204B">
        <w:rPr>
          <w:lang w:val="tr-TR"/>
        </w:rPr>
        <w:t>who</w:t>
      </w:r>
      <w:proofErr w:type="spellEnd"/>
      <w:r w:rsidRPr="009C204B">
        <w:rPr>
          <w:lang w:val="tr-TR"/>
        </w:rPr>
        <w:t xml:space="preserve"> </w:t>
      </w:r>
      <w:proofErr w:type="spellStart"/>
      <w:r w:rsidRPr="009C204B">
        <w:rPr>
          <w:lang w:val="tr-TR"/>
        </w:rPr>
        <w:t>avoid</w:t>
      </w:r>
      <w:proofErr w:type="spellEnd"/>
      <w:r w:rsidRPr="009C204B">
        <w:rPr>
          <w:lang w:val="tr-TR"/>
        </w:rPr>
        <w:t xml:space="preserve"> </w:t>
      </w:r>
      <w:proofErr w:type="spellStart"/>
      <w:r w:rsidRPr="009C204B">
        <w:rPr>
          <w:lang w:val="tr-TR"/>
        </w:rPr>
        <w:t>uploading</w:t>
      </w:r>
      <w:proofErr w:type="spellEnd"/>
      <w:r w:rsidRPr="009C204B">
        <w:rPr>
          <w:lang w:val="tr-TR"/>
        </w:rPr>
        <w:t xml:space="preserve"> </w:t>
      </w:r>
      <w:proofErr w:type="spellStart"/>
      <w:r w:rsidRPr="009C204B">
        <w:rPr>
          <w:lang w:val="tr-TR"/>
        </w:rPr>
        <w:t>sensitive</w:t>
      </w:r>
      <w:proofErr w:type="spellEnd"/>
      <w:r w:rsidRPr="009C204B">
        <w:rPr>
          <w:lang w:val="tr-TR"/>
        </w:rPr>
        <w:t xml:space="preserve"> </w:t>
      </w:r>
      <w:proofErr w:type="spellStart"/>
      <w:r w:rsidRPr="009C204B">
        <w:rPr>
          <w:lang w:val="tr-TR"/>
        </w:rPr>
        <w:t>datasets</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remote</w:t>
      </w:r>
      <w:proofErr w:type="spellEnd"/>
      <w:r w:rsidRPr="009C204B">
        <w:rPr>
          <w:lang w:val="tr-TR"/>
        </w:rPr>
        <w:t xml:space="preserve"> </w:t>
      </w:r>
      <w:proofErr w:type="spellStart"/>
      <w:r w:rsidRPr="009C204B">
        <w:rPr>
          <w:lang w:val="tr-TR"/>
        </w:rPr>
        <w:t>servers</w:t>
      </w:r>
      <w:proofErr w:type="spellEnd"/>
      <w:r w:rsidRPr="009C204B">
        <w:rPr>
          <w:lang w:val="tr-TR"/>
        </w:rPr>
        <w:t xml:space="preserve"> </w:t>
      </w:r>
      <w:proofErr w:type="spellStart"/>
      <w:r w:rsidRPr="009C204B">
        <w:rPr>
          <w:lang w:val="tr-TR"/>
        </w:rPr>
        <w:t>due</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strict</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privacy</w:t>
      </w:r>
      <w:proofErr w:type="spellEnd"/>
      <w:r w:rsidRPr="009C204B">
        <w:rPr>
          <w:lang w:val="tr-TR"/>
        </w:rPr>
        <w:t xml:space="preserve"> </w:t>
      </w:r>
      <w:proofErr w:type="spellStart"/>
      <w:r w:rsidRPr="009C204B">
        <w:rPr>
          <w:lang w:val="tr-TR"/>
        </w:rPr>
        <w:t>concerns</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project</w:t>
      </w:r>
      <w:proofErr w:type="spellEnd"/>
      <w:r w:rsidRPr="009C204B">
        <w:rPr>
          <w:lang w:val="tr-TR"/>
        </w:rPr>
        <w:t xml:space="preserve"> </w:t>
      </w:r>
      <w:proofErr w:type="spellStart"/>
      <w:r w:rsidRPr="009C204B">
        <w:rPr>
          <w:lang w:val="tr-TR"/>
        </w:rPr>
        <w:t>aims</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solve</w:t>
      </w:r>
      <w:proofErr w:type="spellEnd"/>
      <w:r w:rsidRPr="009C204B">
        <w:rPr>
          <w:lang w:val="tr-TR"/>
        </w:rPr>
        <w:t xml:space="preserve"> </w:t>
      </w:r>
      <w:proofErr w:type="spellStart"/>
      <w:r w:rsidRPr="009C204B">
        <w:rPr>
          <w:lang w:val="tr-TR"/>
        </w:rPr>
        <w:t>the</w:t>
      </w:r>
      <w:proofErr w:type="spellEnd"/>
      <w:r w:rsidRPr="009C204B">
        <w:rPr>
          <w:lang w:val="tr-TR"/>
        </w:rPr>
        <w:t xml:space="preserve"> problem of </w:t>
      </w:r>
      <w:proofErr w:type="spellStart"/>
      <w:r w:rsidRPr="009C204B">
        <w:rPr>
          <w:lang w:val="tr-TR"/>
        </w:rPr>
        <w:t>processing</w:t>
      </w:r>
      <w:proofErr w:type="spellEnd"/>
      <w:r w:rsidRPr="009C204B">
        <w:rPr>
          <w:lang w:val="tr-TR"/>
        </w:rPr>
        <w:t xml:space="preserve"> </w:t>
      </w:r>
      <w:proofErr w:type="spellStart"/>
      <w:r w:rsidRPr="009C204B">
        <w:rPr>
          <w:lang w:val="tr-TR"/>
        </w:rPr>
        <w:t>massive</w:t>
      </w:r>
      <w:proofErr w:type="spellEnd"/>
      <w:r w:rsidRPr="009C204B">
        <w:rPr>
          <w:lang w:val="tr-TR"/>
        </w:rPr>
        <w:t xml:space="preserve"> </w:t>
      </w:r>
      <w:proofErr w:type="spellStart"/>
      <w:r w:rsidRPr="009C204B">
        <w:rPr>
          <w:lang w:val="tr-TR"/>
        </w:rPr>
        <w:t>datasets</w:t>
      </w:r>
      <w:proofErr w:type="spellEnd"/>
      <w:r w:rsidRPr="009C204B">
        <w:rPr>
          <w:lang w:val="tr-TR"/>
        </w:rPr>
        <w:t xml:space="preserve"> </w:t>
      </w:r>
      <w:proofErr w:type="spellStart"/>
      <w:r w:rsidRPr="009C204B">
        <w:rPr>
          <w:lang w:val="tr-TR"/>
        </w:rPr>
        <w:t>entirely</w:t>
      </w:r>
      <w:proofErr w:type="spellEnd"/>
      <w:r w:rsidRPr="009C204B">
        <w:rPr>
          <w:lang w:val="tr-TR"/>
        </w:rPr>
        <w:t xml:space="preserve"> on </w:t>
      </w:r>
      <w:proofErr w:type="spellStart"/>
      <w:r w:rsidRPr="009C204B">
        <w:rPr>
          <w:lang w:val="tr-TR"/>
        </w:rPr>
        <w:t>the</w:t>
      </w:r>
      <w:proofErr w:type="spellEnd"/>
      <w:r w:rsidRPr="009C204B">
        <w:rPr>
          <w:lang w:val="tr-TR"/>
        </w:rPr>
        <w:t xml:space="preserve"> </w:t>
      </w:r>
      <w:proofErr w:type="spellStart"/>
      <w:r w:rsidRPr="009C204B">
        <w:rPr>
          <w:lang w:val="tr-TR"/>
        </w:rPr>
        <w:t>client-side</w:t>
      </w:r>
      <w:proofErr w:type="spellEnd"/>
      <w:r w:rsidRPr="009C204B">
        <w:rPr>
          <w:lang w:val="tr-TR"/>
        </w:rPr>
        <w:t xml:space="preserve"> </w:t>
      </w:r>
      <w:proofErr w:type="spellStart"/>
      <w:r w:rsidRPr="009C204B">
        <w:rPr>
          <w:lang w:val="tr-TR"/>
        </w:rPr>
        <w:t>within</w:t>
      </w:r>
      <w:proofErr w:type="spellEnd"/>
      <w:r w:rsidRPr="009C204B">
        <w:rPr>
          <w:lang w:val="tr-TR"/>
        </w:rPr>
        <w:t xml:space="preserve"> </w:t>
      </w:r>
      <w:proofErr w:type="spellStart"/>
      <w:r w:rsidRPr="009C204B">
        <w:rPr>
          <w:lang w:val="tr-TR"/>
        </w:rPr>
        <w:t>the</w:t>
      </w:r>
      <w:proofErr w:type="spellEnd"/>
      <w:r w:rsidRPr="009C204B">
        <w:rPr>
          <w:lang w:val="tr-TR"/>
        </w:rPr>
        <w:t xml:space="preserve"> browser </w:t>
      </w:r>
      <w:proofErr w:type="spellStart"/>
      <w:r w:rsidRPr="009C204B">
        <w:rPr>
          <w:lang w:val="tr-TR"/>
        </w:rPr>
        <w:t>environment</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compromising</w:t>
      </w:r>
      <w:proofErr w:type="spellEnd"/>
      <w:r w:rsidRPr="009C204B">
        <w:rPr>
          <w:lang w:val="tr-TR"/>
        </w:rPr>
        <w:t xml:space="preserve"> UI </w:t>
      </w:r>
      <w:proofErr w:type="spellStart"/>
      <w:r w:rsidRPr="009C204B">
        <w:rPr>
          <w:lang w:val="tr-TR"/>
        </w:rPr>
        <w:t>performance</w:t>
      </w:r>
      <w:proofErr w:type="spellEnd"/>
      <w:r w:rsidRPr="009C204B">
        <w:rPr>
          <w:lang w:val="tr-TR"/>
        </w:rPr>
        <w:t>.</w:t>
      </w:r>
    </w:p>
    <w:p w14:paraId="3748B4A4" w14:textId="77777777" w:rsidR="009C204B" w:rsidRPr="009C204B" w:rsidRDefault="009C204B" w:rsidP="009C204B">
      <w:pPr>
        <w:ind w:firstLine="0"/>
        <w:rPr>
          <w:lang w:val="tr-TR"/>
        </w:rPr>
      </w:pPr>
      <w:proofErr w:type="spellStart"/>
      <w:r w:rsidRPr="009C204B">
        <w:rPr>
          <w:lang w:val="tr-TR"/>
        </w:rPr>
        <w:t>To</w:t>
      </w:r>
      <w:proofErr w:type="spellEnd"/>
      <w:r w:rsidRPr="009C204B">
        <w:rPr>
          <w:lang w:val="tr-TR"/>
        </w:rPr>
        <w:t xml:space="preserve"> </w:t>
      </w:r>
      <w:proofErr w:type="spellStart"/>
      <w:r w:rsidRPr="009C204B">
        <w:rPr>
          <w:lang w:val="tr-TR"/>
        </w:rPr>
        <w:t>address</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challenge</w:t>
      </w:r>
      <w:proofErr w:type="spellEnd"/>
      <w:r w:rsidRPr="009C204B">
        <w:rPr>
          <w:lang w:val="tr-TR"/>
        </w:rPr>
        <w:t xml:space="preserve">, a </w:t>
      </w:r>
      <w:proofErr w:type="spellStart"/>
      <w:r w:rsidRPr="009C204B">
        <w:rPr>
          <w:lang w:val="tr-TR"/>
        </w:rPr>
        <w:t>serverless</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developed</w:t>
      </w:r>
      <w:proofErr w:type="spellEnd"/>
      <w:r w:rsidRPr="009C204B">
        <w:rPr>
          <w:lang w:val="tr-TR"/>
        </w:rPr>
        <w:t xml:space="preserve"> </w:t>
      </w:r>
      <w:proofErr w:type="spellStart"/>
      <w:r w:rsidRPr="009C204B">
        <w:rPr>
          <w:lang w:val="tr-TR"/>
        </w:rPr>
        <w:t>utilizing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asynchronous</w:t>
      </w:r>
      <w:proofErr w:type="spellEnd"/>
      <w:r w:rsidRPr="009C204B">
        <w:rPr>
          <w:lang w:val="tr-TR"/>
        </w:rPr>
        <w:t xml:space="preserve"> </w:t>
      </w:r>
      <w:proofErr w:type="spellStart"/>
      <w:r w:rsidRPr="009C204B">
        <w:rPr>
          <w:lang w:val="tr-TR"/>
        </w:rPr>
        <w:t>architecture</w:t>
      </w:r>
      <w:proofErr w:type="spellEnd"/>
      <w:r w:rsidRPr="009C204B">
        <w:rPr>
          <w:lang w:val="tr-TR"/>
        </w:rPr>
        <w:t xml:space="preserve"> of modern web </w:t>
      </w:r>
      <w:proofErr w:type="spellStart"/>
      <w:r w:rsidRPr="009C204B">
        <w:rPr>
          <w:lang w:val="tr-TR"/>
        </w:rPr>
        <w:t>standards</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w:t>
      </w:r>
      <w:proofErr w:type="spellStart"/>
      <w:r w:rsidRPr="009C204B">
        <w:rPr>
          <w:lang w:val="tr-TR"/>
        </w:rPr>
        <w:t>was</w:t>
      </w:r>
      <w:proofErr w:type="spellEnd"/>
      <w:r w:rsidRPr="009C204B">
        <w:rPr>
          <w:lang w:val="tr-TR"/>
        </w:rPr>
        <w:t xml:space="preserve"> </w:t>
      </w:r>
      <w:proofErr w:type="spellStart"/>
      <w:r w:rsidRPr="009C204B">
        <w:rPr>
          <w:lang w:val="tr-TR"/>
        </w:rPr>
        <w:t>chosen</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avoid</w:t>
      </w:r>
      <w:proofErr w:type="spellEnd"/>
      <w:r w:rsidRPr="009C204B">
        <w:rPr>
          <w:lang w:val="tr-TR"/>
        </w:rPr>
        <w:t xml:space="preserve"> </w:t>
      </w:r>
      <w:proofErr w:type="spellStart"/>
      <w:r w:rsidRPr="009C204B">
        <w:rPr>
          <w:lang w:val="tr-TR"/>
        </w:rPr>
        <w:t>framework</w:t>
      </w:r>
      <w:proofErr w:type="spellEnd"/>
      <w:r w:rsidRPr="009C204B">
        <w:rPr>
          <w:lang w:val="tr-TR"/>
        </w:rPr>
        <w:t xml:space="preserve"> </w:t>
      </w:r>
      <w:proofErr w:type="spellStart"/>
      <w:r w:rsidRPr="009C204B">
        <w:rPr>
          <w:lang w:val="tr-TR"/>
        </w:rPr>
        <w:t>overhead</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extra</w:t>
      </w:r>
      <w:proofErr w:type="spellEnd"/>
      <w:r w:rsidRPr="009C204B">
        <w:rPr>
          <w:lang w:val="tr-TR"/>
        </w:rPr>
        <w:t xml:space="preserve"> </w:t>
      </w:r>
      <w:proofErr w:type="spellStart"/>
      <w:r w:rsidRPr="009C204B">
        <w:rPr>
          <w:lang w:val="tr-TR"/>
        </w:rPr>
        <w:t>memory</w:t>
      </w:r>
      <w:proofErr w:type="spellEnd"/>
      <w:r w:rsidRPr="009C204B">
        <w:rPr>
          <w:lang w:val="tr-TR"/>
        </w:rPr>
        <w:t xml:space="preserve"> (RAM) </w:t>
      </w:r>
      <w:proofErr w:type="spellStart"/>
      <w:r w:rsidRPr="009C204B">
        <w:rPr>
          <w:lang w:val="tr-TR"/>
        </w:rPr>
        <w:t>burden</w:t>
      </w:r>
      <w:proofErr w:type="spellEnd"/>
      <w:r w:rsidRPr="009C204B">
        <w:rPr>
          <w:lang w:val="tr-TR"/>
        </w:rPr>
        <w:t xml:space="preserve"> </w:t>
      </w:r>
      <w:proofErr w:type="spellStart"/>
      <w:r w:rsidRPr="009C204B">
        <w:rPr>
          <w:lang w:val="tr-TR"/>
        </w:rPr>
        <w:t>caused</w:t>
      </w:r>
      <w:proofErr w:type="spellEnd"/>
      <w:r w:rsidRPr="009C204B">
        <w:rPr>
          <w:lang w:val="tr-TR"/>
        </w:rPr>
        <w:t xml:space="preserve"> </w:t>
      </w:r>
      <w:proofErr w:type="spellStart"/>
      <w:r w:rsidRPr="009C204B">
        <w:rPr>
          <w:lang w:val="tr-TR"/>
        </w:rPr>
        <w:t>by</w:t>
      </w:r>
      <w:proofErr w:type="spellEnd"/>
      <w:r w:rsidRPr="009C204B">
        <w:rPr>
          <w:lang w:val="tr-TR"/>
        </w:rPr>
        <w:t xml:space="preserve"> DOM re-</w:t>
      </w:r>
      <w:proofErr w:type="spellStart"/>
      <w:r w:rsidRPr="009C204B">
        <w:rPr>
          <w:lang w:val="tr-TR"/>
        </w:rPr>
        <w:t>rendering</w:t>
      </w:r>
      <w:proofErr w:type="spellEnd"/>
      <w:r w:rsidRPr="009C204B">
        <w:rPr>
          <w:lang w:val="tr-TR"/>
        </w:rPr>
        <w:t xml:space="preserve"> </w:t>
      </w:r>
      <w:proofErr w:type="spellStart"/>
      <w:r w:rsidRPr="009C204B">
        <w:rPr>
          <w:lang w:val="tr-TR"/>
        </w:rPr>
        <w:t>operations</w:t>
      </w:r>
      <w:proofErr w:type="spellEnd"/>
      <w:r w:rsidRPr="009C204B">
        <w:rPr>
          <w:lang w:val="tr-TR"/>
        </w:rPr>
        <w:t xml:space="preserve">. Through </w:t>
      </w:r>
      <w:proofErr w:type="spellStart"/>
      <w:r w:rsidRPr="009C204B">
        <w:rPr>
          <w:lang w:val="tr-TR"/>
        </w:rPr>
        <w:t>the</w:t>
      </w:r>
      <w:proofErr w:type="spellEnd"/>
      <w:r w:rsidRPr="009C204B">
        <w:rPr>
          <w:lang w:val="tr-TR"/>
        </w:rPr>
        <w:t xml:space="preserve"> Web </w:t>
      </w:r>
      <w:proofErr w:type="spellStart"/>
      <w:r w:rsidRPr="009C204B">
        <w:rPr>
          <w:lang w:val="tr-TR"/>
        </w:rPr>
        <w:t>Workers</w:t>
      </w:r>
      <w:proofErr w:type="spellEnd"/>
      <w:r w:rsidRPr="009C204B">
        <w:rPr>
          <w:lang w:val="tr-TR"/>
        </w:rPr>
        <w:t xml:space="preserve"> API, </w:t>
      </w:r>
      <w:proofErr w:type="spellStart"/>
      <w:r w:rsidRPr="009C204B">
        <w:rPr>
          <w:lang w:val="tr-TR"/>
        </w:rPr>
        <w:t>which</w:t>
      </w:r>
      <w:proofErr w:type="spellEnd"/>
      <w:r w:rsidRPr="009C204B">
        <w:rPr>
          <w:lang w:val="tr-TR"/>
        </w:rPr>
        <w:t xml:space="preserve"> </w:t>
      </w:r>
      <w:proofErr w:type="spellStart"/>
      <w:r w:rsidRPr="009C204B">
        <w:rPr>
          <w:lang w:val="tr-TR"/>
        </w:rPr>
        <w:t>forms</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system's</w:t>
      </w:r>
      <w:proofErr w:type="spellEnd"/>
      <w:r w:rsidRPr="009C204B">
        <w:rPr>
          <w:lang w:val="tr-TR"/>
        </w:rPr>
        <w:t xml:space="preserve"> </w:t>
      </w:r>
      <w:proofErr w:type="spellStart"/>
      <w:r w:rsidRPr="009C204B">
        <w:rPr>
          <w:lang w:val="tr-TR"/>
        </w:rPr>
        <w:t>core</w:t>
      </w:r>
      <w:proofErr w:type="spellEnd"/>
      <w:r w:rsidRPr="009C204B">
        <w:rPr>
          <w:lang w:val="tr-TR"/>
        </w:rPr>
        <w:t xml:space="preserve">, </w:t>
      </w:r>
      <w:proofErr w:type="spellStart"/>
      <w:r w:rsidRPr="009C204B">
        <w:rPr>
          <w:lang w:val="tr-TR"/>
        </w:rPr>
        <w:t>heavy</w:t>
      </w:r>
      <w:proofErr w:type="spellEnd"/>
      <w:r w:rsidRPr="009C204B">
        <w:rPr>
          <w:lang w:val="tr-TR"/>
        </w:rPr>
        <w:t xml:space="preserve"> </w:t>
      </w:r>
      <w:proofErr w:type="spellStart"/>
      <w:r w:rsidRPr="009C204B">
        <w:rPr>
          <w:lang w:val="tr-TR"/>
        </w:rPr>
        <w:t>computational</w:t>
      </w:r>
      <w:proofErr w:type="spellEnd"/>
      <w:r w:rsidRPr="009C204B">
        <w:rPr>
          <w:lang w:val="tr-TR"/>
        </w:rPr>
        <w:t xml:space="preserve"> </w:t>
      </w:r>
      <w:proofErr w:type="spellStart"/>
      <w:r w:rsidRPr="009C204B">
        <w:rPr>
          <w:lang w:val="tr-TR"/>
        </w:rPr>
        <w:t>tasks</w:t>
      </w:r>
      <w:proofErr w:type="spellEnd"/>
      <w:r w:rsidRPr="009C204B">
        <w:rPr>
          <w:lang w:val="tr-TR"/>
        </w:rPr>
        <w:t xml:space="preserve"> </w:t>
      </w:r>
      <w:proofErr w:type="spellStart"/>
      <w:r w:rsidRPr="009C204B">
        <w:rPr>
          <w:lang w:val="tr-TR"/>
        </w:rPr>
        <w:t>like</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reading</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statistical</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mean</w:t>
      </w:r>
      <w:proofErr w:type="spellEnd"/>
      <w:r w:rsidRPr="009C204B">
        <w:rPr>
          <w:lang w:val="tr-TR"/>
        </w:rPr>
        <w:t xml:space="preserve">, </w:t>
      </w:r>
      <w:proofErr w:type="spellStart"/>
      <w:r w:rsidRPr="009C204B">
        <w:rPr>
          <w:lang w:val="tr-TR"/>
        </w:rPr>
        <w:t>median</w:t>
      </w:r>
      <w:proofErr w:type="spellEnd"/>
      <w:r w:rsidRPr="009C204B">
        <w:rPr>
          <w:lang w:val="tr-TR"/>
        </w:rPr>
        <w:t xml:space="preserve">, </w:t>
      </w:r>
      <w:proofErr w:type="spellStart"/>
      <w:r w:rsidRPr="009C204B">
        <w:rPr>
          <w:lang w:val="tr-TR"/>
        </w:rPr>
        <w:t>min</w:t>
      </w:r>
      <w:proofErr w:type="spellEnd"/>
      <w:r w:rsidRPr="009C204B">
        <w:rPr>
          <w:lang w:val="tr-TR"/>
        </w:rPr>
        <w:t>/</w:t>
      </w:r>
      <w:proofErr w:type="spellStart"/>
      <w:r w:rsidRPr="009C204B">
        <w:rPr>
          <w:lang w:val="tr-TR"/>
        </w:rPr>
        <w:t>max</w:t>
      </w:r>
      <w:proofErr w:type="spellEnd"/>
      <w:r w:rsidRPr="009C204B">
        <w:rPr>
          <w:lang w:val="tr-TR"/>
        </w:rPr>
        <w:t xml:space="preserve">) </w:t>
      </w:r>
      <w:proofErr w:type="spellStart"/>
      <w:r w:rsidRPr="009C204B">
        <w:rPr>
          <w:lang w:val="tr-TR"/>
        </w:rPr>
        <w:t>are</w:t>
      </w:r>
      <w:proofErr w:type="spellEnd"/>
      <w:r w:rsidRPr="009C204B">
        <w:rPr>
          <w:lang w:val="tr-TR"/>
        </w:rPr>
        <w:t xml:space="preserve"> </w:t>
      </w:r>
      <w:proofErr w:type="spellStart"/>
      <w:r w:rsidRPr="009C204B">
        <w:rPr>
          <w:lang w:val="tr-TR"/>
        </w:rPr>
        <w:t>completely</w:t>
      </w:r>
      <w:proofErr w:type="spellEnd"/>
      <w:r w:rsidRPr="009C204B">
        <w:rPr>
          <w:lang w:val="tr-TR"/>
        </w:rPr>
        <w:t xml:space="preserve"> </w:t>
      </w:r>
      <w:proofErr w:type="spellStart"/>
      <w:r w:rsidRPr="009C204B">
        <w:rPr>
          <w:lang w:val="tr-TR"/>
        </w:rPr>
        <w:t>offloaded</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background. </w:t>
      </w:r>
      <w:proofErr w:type="spellStart"/>
      <w:r w:rsidRPr="009C204B">
        <w:rPr>
          <w:lang w:val="tr-TR"/>
        </w:rPr>
        <w:t>To</w:t>
      </w:r>
      <w:proofErr w:type="spellEnd"/>
      <w:r w:rsidRPr="009C204B">
        <w:rPr>
          <w:lang w:val="tr-TR"/>
        </w:rPr>
        <w:t xml:space="preserve"> </w:t>
      </w:r>
      <w:proofErr w:type="spellStart"/>
      <w:r w:rsidRPr="009C204B">
        <w:rPr>
          <w:lang w:val="tr-TR"/>
        </w:rPr>
        <w:t>parse</w:t>
      </w:r>
      <w:proofErr w:type="spellEnd"/>
      <w:r w:rsidRPr="009C204B">
        <w:rPr>
          <w:lang w:val="tr-TR"/>
        </w:rPr>
        <w:t xml:space="preserve"> </w:t>
      </w:r>
      <w:proofErr w:type="spellStart"/>
      <w:r w:rsidRPr="009C204B">
        <w:rPr>
          <w:lang w:val="tr-TR"/>
        </w:rPr>
        <w:t>files</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causing</w:t>
      </w:r>
      <w:proofErr w:type="spellEnd"/>
      <w:r w:rsidRPr="009C204B">
        <w:rPr>
          <w:lang w:val="tr-TR"/>
        </w:rPr>
        <w:t xml:space="preserve"> </w:t>
      </w:r>
      <w:proofErr w:type="spellStart"/>
      <w:r w:rsidRPr="009C204B">
        <w:rPr>
          <w:lang w:val="tr-TR"/>
        </w:rPr>
        <w:t>memory</w:t>
      </w:r>
      <w:proofErr w:type="spellEnd"/>
      <w:r w:rsidRPr="009C204B">
        <w:rPr>
          <w:lang w:val="tr-TR"/>
        </w:rPr>
        <w:t xml:space="preserve"> </w:t>
      </w:r>
      <w:proofErr w:type="spellStart"/>
      <w:r w:rsidRPr="009C204B">
        <w:rPr>
          <w:lang w:val="tr-TR"/>
        </w:rPr>
        <w:t>overflow</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PapaParse</w:t>
      </w:r>
      <w:proofErr w:type="spellEnd"/>
      <w:r w:rsidRPr="009C204B">
        <w:rPr>
          <w:lang w:val="tr-TR"/>
        </w:rPr>
        <w:t xml:space="preserve"> </w:t>
      </w:r>
      <w:proofErr w:type="spellStart"/>
      <w:r w:rsidRPr="009C204B">
        <w:rPr>
          <w:lang w:val="tr-TR"/>
        </w:rPr>
        <w:t>library</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utilized</w:t>
      </w:r>
      <w:proofErr w:type="spellEnd"/>
      <w:r w:rsidRPr="009C204B">
        <w:rPr>
          <w:lang w:val="tr-TR"/>
        </w:rPr>
        <w:t xml:space="preserve"> in "</w:t>
      </w:r>
      <w:proofErr w:type="spellStart"/>
      <w:r w:rsidRPr="009C204B">
        <w:rPr>
          <w:lang w:val="tr-TR"/>
        </w:rPr>
        <w:t>worker</w:t>
      </w:r>
      <w:proofErr w:type="spellEnd"/>
      <w:r w:rsidRPr="009C204B">
        <w:rPr>
          <w:lang w:val="tr-TR"/>
        </w:rPr>
        <w:t xml:space="preserve"> </w:t>
      </w:r>
      <w:proofErr w:type="spellStart"/>
      <w:r w:rsidRPr="009C204B">
        <w:rPr>
          <w:lang w:val="tr-TR"/>
        </w:rPr>
        <w:t>mode</w:t>
      </w:r>
      <w:proofErr w:type="spellEnd"/>
      <w:r w:rsidRPr="009C204B">
        <w:rPr>
          <w:lang w:val="tr-TR"/>
        </w:rPr>
        <w:t xml:space="preserve">," </w:t>
      </w:r>
      <w:proofErr w:type="spellStart"/>
      <w:r w:rsidRPr="009C204B">
        <w:rPr>
          <w:lang w:val="tr-TR"/>
        </w:rPr>
        <w:t>enabling</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to</w:t>
      </w:r>
      <w:proofErr w:type="spellEnd"/>
      <w:r w:rsidRPr="009C204B">
        <w:rPr>
          <w:lang w:val="tr-TR"/>
        </w:rPr>
        <w:t xml:space="preserve"> be </w:t>
      </w:r>
      <w:proofErr w:type="spellStart"/>
      <w:r w:rsidRPr="009C204B">
        <w:rPr>
          <w:lang w:val="tr-TR"/>
        </w:rPr>
        <w:t>read</w:t>
      </w:r>
      <w:proofErr w:type="spellEnd"/>
      <w:r w:rsidRPr="009C204B">
        <w:rPr>
          <w:lang w:val="tr-TR"/>
        </w:rPr>
        <w:t xml:space="preserve"> in </w:t>
      </w:r>
      <w:proofErr w:type="spellStart"/>
      <w:r w:rsidRPr="009C204B">
        <w:rPr>
          <w:lang w:val="tr-TR"/>
        </w:rPr>
        <w:t>chunks</w:t>
      </w:r>
      <w:proofErr w:type="spellEnd"/>
      <w:r w:rsidRPr="009C204B">
        <w:rPr>
          <w:lang w:val="tr-TR"/>
        </w:rPr>
        <w:t xml:space="preserve"> (</w:t>
      </w:r>
      <w:proofErr w:type="spellStart"/>
      <w:r w:rsidRPr="009C204B">
        <w:rPr>
          <w:lang w:val="tr-TR"/>
        </w:rPr>
        <w:t>streaming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processed</w:t>
      </w:r>
      <w:proofErr w:type="spellEnd"/>
      <w:r w:rsidRPr="009C204B">
        <w:rPr>
          <w:lang w:val="tr-TR"/>
        </w:rPr>
        <w:t xml:space="preserve"> </w:t>
      </w:r>
      <w:proofErr w:type="spellStart"/>
      <w:r w:rsidRPr="009C204B">
        <w:rPr>
          <w:lang w:val="tr-TR"/>
        </w:rPr>
        <w:t>results</w:t>
      </w:r>
      <w:proofErr w:type="spellEnd"/>
      <w:r w:rsidRPr="009C204B">
        <w:rPr>
          <w:lang w:val="tr-TR"/>
        </w:rPr>
        <w:t xml:space="preserve"> </w:t>
      </w:r>
      <w:proofErr w:type="spellStart"/>
      <w:r w:rsidRPr="009C204B">
        <w:rPr>
          <w:lang w:val="tr-TR"/>
        </w:rPr>
        <w:t>are</w:t>
      </w:r>
      <w:proofErr w:type="spellEnd"/>
      <w:r w:rsidRPr="009C204B">
        <w:rPr>
          <w:lang w:val="tr-TR"/>
        </w:rPr>
        <w:t xml:space="preserve"> </w:t>
      </w:r>
      <w:proofErr w:type="spellStart"/>
      <w:r w:rsidRPr="009C204B">
        <w:rPr>
          <w:lang w:val="tr-TR"/>
        </w:rPr>
        <w:t>securely</w:t>
      </w:r>
      <w:proofErr w:type="spellEnd"/>
      <w:r w:rsidRPr="009C204B">
        <w:rPr>
          <w:lang w:val="tr-TR"/>
        </w:rPr>
        <w:t xml:space="preserve"> </w:t>
      </w:r>
      <w:proofErr w:type="spellStart"/>
      <w:r w:rsidRPr="009C204B">
        <w:rPr>
          <w:lang w:val="tr-TR"/>
        </w:rPr>
        <w:t>transmitted</w:t>
      </w:r>
      <w:proofErr w:type="spellEnd"/>
      <w:r w:rsidRPr="009C204B">
        <w:rPr>
          <w:lang w:val="tr-TR"/>
        </w:rPr>
        <w:t xml:space="preserve"> </w:t>
      </w:r>
      <w:proofErr w:type="spellStart"/>
      <w:r w:rsidRPr="009C204B">
        <w:rPr>
          <w:lang w:val="tr-TR"/>
        </w:rPr>
        <w:t>back</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visualized</w:t>
      </w:r>
      <w:proofErr w:type="spellEnd"/>
      <w:r w:rsidRPr="009C204B">
        <w:rPr>
          <w:lang w:val="tr-TR"/>
        </w:rPr>
        <w:t xml:space="preserve"> as </w:t>
      </w:r>
      <w:proofErr w:type="spellStart"/>
      <w:r w:rsidRPr="009C204B">
        <w:rPr>
          <w:lang w:val="tr-TR"/>
        </w:rPr>
        <w:t>dynamic</w:t>
      </w:r>
      <w:proofErr w:type="spellEnd"/>
      <w:r w:rsidRPr="009C204B">
        <w:rPr>
          <w:lang w:val="tr-TR"/>
        </w:rPr>
        <w:t xml:space="preserve"> histogram </w:t>
      </w:r>
      <w:proofErr w:type="spellStart"/>
      <w:r w:rsidRPr="009C204B">
        <w:rPr>
          <w:lang w:val="tr-TR"/>
        </w:rPr>
        <w:t>charts</w:t>
      </w:r>
      <w:proofErr w:type="spellEnd"/>
      <w:r w:rsidRPr="009C204B">
        <w:rPr>
          <w:lang w:val="tr-TR"/>
        </w:rPr>
        <w:t xml:space="preserve"> </w:t>
      </w:r>
      <w:proofErr w:type="spellStart"/>
      <w:r w:rsidRPr="009C204B">
        <w:rPr>
          <w:lang w:val="tr-TR"/>
        </w:rPr>
        <w:t>using</w:t>
      </w:r>
      <w:proofErr w:type="spellEnd"/>
      <w:r w:rsidRPr="009C204B">
        <w:rPr>
          <w:lang w:val="tr-TR"/>
        </w:rPr>
        <w:t xml:space="preserve"> Chart.js. </w:t>
      </w:r>
      <w:proofErr w:type="spellStart"/>
      <w:r w:rsidRPr="009C204B">
        <w:rPr>
          <w:lang w:val="tr-TR"/>
        </w:rPr>
        <w:t>The</w:t>
      </w:r>
      <w:proofErr w:type="spellEnd"/>
      <w:r w:rsidRPr="009C204B">
        <w:rPr>
          <w:lang w:val="tr-TR"/>
        </w:rPr>
        <w:t xml:space="preserve"> </w:t>
      </w:r>
      <w:proofErr w:type="spellStart"/>
      <w:r w:rsidRPr="009C204B">
        <w:rPr>
          <w:lang w:val="tr-TR"/>
        </w:rPr>
        <w:t>project</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bundled</w:t>
      </w:r>
      <w:proofErr w:type="spellEnd"/>
      <w:r w:rsidRPr="009C204B">
        <w:rPr>
          <w:lang w:val="tr-TR"/>
        </w:rPr>
        <w:t xml:space="preserve"> </w:t>
      </w:r>
      <w:proofErr w:type="spellStart"/>
      <w:r w:rsidRPr="009C204B">
        <w:rPr>
          <w:lang w:val="tr-TR"/>
        </w:rPr>
        <w:t>with</w:t>
      </w:r>
      <w:proofErr w:type="spellEnd"/>
      <w:r w:rsidRPr="009C204B">
        <w:rPr>
          <w:lang w:val="tr-TR"/>
        </w:rPr>
        <w:t xml:space="preserve"> </w:t>
      </w:r>
      <w:proofErr w:type="spellStart"/>
      <w:r w:rsidRPr="009C204B">
        <w:rPr>
          <w:lang w:val="tr-TR"/>
        </w:rPr>
        <w:t>Vite</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deployed</w:t>
      </w:r>
      <w:proofErr w:type="spellEnd"/>
      <w:r w:rsidRPr="009C204B">
        <w:rPr>
          <w:lang w:val="tr-TR"/>
        </w:rPr>
        <w:t xml:space="preserve"> </w:t>
      </w:r>
      <w:proofErr w:type="spellStart"/>
      <w:r w:rsidRPr="009C204B">
        <w:rPr>
          <w:lang w:val="tr-TR"/>
        </w:rPr>
        <w:t>to</w:t>
      </w:r>
      <w:proofErr w:type="spellEnd"/>
      <w:r w:rsidRPr="009C204B">
        <w:rPr>
          <w:lang w:val="tr-TR"/>
        </w:rPr>
        <w:t xml:space="preserve"> a </w:t>
      </w:r>
      <w:proofErr w:type="spellStart"/>
      <w:r w:rsidRPr="009C204B">
        <w:rPr>
          <w:lang w:val="tr-TR"/>
        </w:rPr>
        <w:t>live</w:t>
      </w:r>
      <w:proofErr w:type="spellEnd"/>
      <w:r w:rsidRPr="009C204B">
        <w:rPr>
          <w:lang w:val="tr-TR"/>
        </w:rPr>
        <w:t xml:space="preserve"> </w:t>
      </w:r>
      <w:proofErr w:type="spellStart"/>
      <w:r w:rsidRPr="009C204B">
        <w:rPr>
          <w:lang w:val="tr-TR"/>
        </w:rPr>
        <w:t>environment</w:t>
      </w:r>
      <w:proofErr w:type="spellEnd"/>
      <w:r w:rsidRPr="009C204B">
        <w:rPr>
          <w:lang w:val="tr-TR"/>
        </w:rPr>
        <w:t xml:space="preserve"> on </w:t>
      </w:r>
      <w:proofErr w:type="spellStart"/>
      <w:r w:rsidRPr="009C204B">
        <w:rPr>
          <w:lang w:val="tr-TR"/>
        </w:rPr>
        <w:t>Vercel</w:t>
      </w:r>
      <w:proofErr w:type="spellEnd"/>
      <w:r w:rsidRPr="009C204B">
        <w:rPr>
          <w:lang w:val="tr-TR"/>
        </w:rPr>
        <w:t>.</w:t>
      </w:r>
    </w:p>
    <w:p w14:paraId="7B46BEE9" w14:textId="77777777" w:rsidR="009C204B" w:rsidRPr="009C204B" w:rsidRDefault="009C204B" w:rsidP="009C204B">
      <w:pPr>
        <w:ind w:firstLine="0"/>
        <w:rPr>
          <w:lang w:val="tr-TR"/>
        </w:rPr>
      </w:pPr>
      <w:proofErr w:type="spellStart"/>
      <w:r w:rsidRPr="009C204B">
        <w:rPr>
          <w:lang w:val="tr-TR"/>
        </w:rPr>
        <w:t>Performance</w:t>
      </w:r>
      <w:proofErr w:type="spellEnd"/>
      <w:r w:rsidRPr="009C204B">
        <w:rPr>
          <w:lang w:val="tr-TR"/>
        </w:rPr>
        <w:t xml:space="preserve"> </w:t>
      </w:r>
      <w:proofErr w:type="spellStart"/>
      <w:r w:rsidRPr="009C204B">
        <w:rPr>
          <w:lang w:val="tr-TR"/>
        </w:rPr>
        <w:t>tests</w:t>
      </w:r>
      <w:proofErr w:type="spellEnd"/>
      <w:r w:rsidRPr="009C204B">
        <w:rPr>
          <w:lang w:val="tr-TR"/>
        </w:rPr>
        <w:t xml:space="preserve"> </w:t>
      </w:r>
      <w:proofErr w:type="spellStart"/>
      <w:r w:rsidRPr="009C204B">
        <w:rPr>
          <w:lang w:val="tr-TR"/>
        </w:rPr>
        <w:t>have</w:t>
      </w:r>
      <w:proofErr w:type="spellEnd"/>
      <w:r w:rsidRPr="009C204B">
        <w:rPr>
          <w:lang w:val="tr-TR"/>
        </w:rPr>
        <w:t xml:space="preserve"> </w:t>
      </w:r>
      <w:proofErr w:type="spellStart"/>
      <w:r w:rsidRPr="009C204B">
        <w:rPr>
          <w:lang w:val="tr-TR"/>
        </w:rPr>
        <w:t>proven</w:t>
      </w:r>
      <w:proofErr w:type="spellEnd"/>
      <w:r w:rsidRPr="009C204B">
        <w:rPr>
          <w:lang w:val="tr-TR"/>
        </w:rPr>
        <w:t xml:space="preserve"> </w:t>
      </w:r>
      <w:proofErr w:type="spellStart"/>
      <w:r w:rsidRPr="009C204B">
        <w:rPr>
          <w:lang w:val="tr-TR"/>
        </w:rPr>
        <w:t>that</w:t>
      </w:r>
      <w:proofErr w:type="spellEnd"/>
      <w:r w:rsidRPr="009C204B">
        <w:rPr>
          <w:lang w:val="tr-TR"/>
        </w:rPr>
        <w:t xml:space="preserve"> a </w:t>
      </w:r>
      <w:proofErr w:type="spellStart"/>
      <w:r w:rsidRPr="009C204B">
        <w:rPr>
          <w:lang w:val="tr-TR"/>
        </w:rPr>
        <w:t>dataset</w:t>
      </w:r>
      <w:proofErr w:type="spellEnd"/>
      <w:r w:rsidRPr="009C204B">
        <w:rPr>
          <w:lang w:val="tr-TR"/>
        </w:rPr>
        <w:t xml:space="preserve"> </w:t>
      </w:r>
      <w:proofErr w:type="spellStart"/>
      <w:r w:rsidRPr="009C204B">
        <w:rPr>
          <w:lang w:val="tr-TR"/>
        </w:rPr>
        <w:t>exceeding</w:t>
      </w:r>
      <w:proofErr w:type="spellEnd"/>
      <w:r w:rsidRPr="009C204B">
        <w:rPr>
          <w:lang w:val="tr-TR"/>
        </w:rPr>
        <w:t xml:space="preserve"> 5 MB (100,000+ </w:t>
      </w:r>
      <w:proofErr w:type="spellStart"/>
      <w:r w:rsidRPr="009C204B">
        <w:rPr>
          <w:lang w:val="tr-TR"/>
        </w:rPr>
        <w:t>rows</w:t>
      </w:r>
      <w:proofErr w:type="spellEnd"/>
      <w:r w:rsidRPr="009C204B">
        <w:rPr>
          <w:lang w:val="tr-TR"/>
        </w:rPr>
        <w:t xml:space="preserve">) can be </w:t>
      </w:r>
      <w:proofErr w:type="spellStart"/>
      <w:r w:rsidRPr="009C204B">
        <w:rPr>
          <w:lang w:val="tr-TR"/>
        </w:rPr>
        <w:t>successfully</w:t>
      </w:r>
      <w:proofErr w:type="spellEnd"/>
      <w:r w:rsidRPr="009C204B">
        <w:rPr>
          <w:lang w:val="tr-TR"/>
        </w:rPr>
        <w:t xml:space="preserve"> </w:t>
      </w:r>
      <w:proofErr w:type="spellStart"/>
      <w:r w:rsidRPr="009C204B">
        <w:rPr>
          <w:lang w:val="tr-TR"/>
        </w:rPr>
        <w:t>analyzed</w:t>
      </w:r>
      <w:proofErr w:type="spellEnd"/>
      <w:r w:rsidRPr="009C204B">
        <w:rPr>
          <w:lang w:val="tr-TR"/>
        </w:rPr>
        <w:t xml:space="preserve"> in </w:t>
      </w:r>
      <w:proofErr w:type="spellStart"/>
      <w:r w:rsidRPr="009C204B">
        <w:rPr>
          <w:lang w:val="tr-TR"/>
        </w:rPr>
        <w:t>mere</w:t>
      </w:r>
      <w:proofErr w:type="spellEnd"/>
      <w:r w:rsidRPr="009C204B">
        <w:rPr>
          <w:lang w:val="tr-TR"/>
        </w:rPr>
        <w:t xml:space="preserve"> </w:t>
      </w:r>
      <w:proofErr w:type="spellStart"/>
      <w:r w:rsidRPr="009C204B">
        <w:rPr>
          <w:lang w:val="tr-TR"/>
        </w:rPr>
        <w:t>seconds</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freezing</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(&lt;50ms </w:t>
      </w:r>
      <w:proofErr w:type="spellStart"/>
      <w:r w:rsidRPr="009C204B">
        <w:rPr>
          <w:lang w:val="tr-TR"/>
        </w:rPr>
        <w:t>delay</w:t>
      </w:r>
      <w:proofErr w:type="spellEnd"/>
      <w:r w:rsidRPr="009C204B">
        <w:rPr>
          <w:lang w:val="tr-TR"/>
        </w:rPr>
        <w:t xml:space="preserve">). Through </w:t>
      </w:r>
      <w:proofErr w:type="spellStart"/>
      <w:r w:rsidRPr="009C204B">
        <w:rPr>
          <w:lang w:val="tr-TR"/>
        </w:rPr>
        <w:t>this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necessity</w:t>
      </w:r>
      <w:proofErr w:type="spellEnd"/>
      <w:r w:rsidRPr="009C204B">
        <w:rPr>
          <w:lang w:val="tr-TR"/>
        </w:rPr>
        <w:t xml:space="preserve"> </w:t>
      </w:r>
      <w:proofErr w:type="spellStart"/>
      <w:r w:rsidRPr="009C204B">
        <w:rPr>
          <w:lang w:val="tr-TR"/>
        </w:rPr>
        <w:t>for</w:t>
      </w:r>
      <w:proofErr w:type="spellEnd"/>
      <w:r w:rsidRPr="009C204B">
        <w:rPr>
          <w:lang w:val="tr-TR"/>
        </w:rPr>
        <w:t xml:space="preserve"> </w:t>
      </w:r>
      <w:proofErr w:type="spellStart"/>
      <w:r w:rsidRPr="009C204B">
        <w:rPr>
          <w:lang w:val="tr-TR"/>
        </w:rPr>
        <w:t>users</w:t>
      </w:r>
      <w:proofErr w:type="spellEnd"/>
      <w:r w:rsidRPr="009C204B">
        <w:rPr>
          <w:lang w:val="tr-TR"/>
        </w:rPr>
        <w:t xml:space="preserve"> </w:t>
      </w:r>
      <w:proofErr w:type="spellStart"/>
      <w:r w:rsidRPr="009C204B">
        <w:rPr>
          <w:lang w:val="tr-TR"/>
        </w:rPr>
        <w:t>to</w:t>
      </w:r>
      <w:proofErr w:type="spellEnd"/>
      <w:r w:rsidRPr="009C204B">
        <w:rPr>
          <w:lang w:val="tr-TR"/>
        </w:rPr>
        <w:t xml:space="preserve"> transfer </w:t>
      </w:r>
      <w:proofErr w:type="spellStart"/>
      <w:r w:rsidRPr="009C204B">
        <w:rPr>
          <w:lang w:val="tr-TR"/>
        </w:rPr>
        <w:t>their</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to</w:t>
      </w:r>
      <w:proofErr w:type="spellEnd"/>
      <w:r w:rsidRPr="009C204B">
        <w:rPr>
          <w:lang w:val="tr-TR"/>
        </w:rPr>
        <w:t xml:space="preserve"> an </w:t>
      </w:r>
      <w:proofErr w:type="spellStart"/>
      <w:r w:rsidRPr="009C204B">
        <w:rPr>
          <w:lang w:val="tr-TR"/>
        </w:rPr>
        <w:t>external</w:t>
      </w:r>
      <w:proofErr w:type="spellEnd"/>
      <w:r w:rsidRPr="009C204B">
        <w:rPr>
          <w:lang w:val="tr-TR"/>
        </w:rPr>
        <w:t xml:space="preserve"> server is </w:t>
      </w:r>
      <w:proofErr w:type="spellStart"/>
      <w:r w:rsidRPr="009C204B">
        <w:rPr>
          <w:lang w:val="tr-TR"/>
        </w:rPr>
        <w:t>entirely</w:t>
      </w:r>
      <w:proofErr w:type="spellEnd"/>
      <w:r w:rsidRPr="009C204B">
        <w:rPr>
          <w:lang w:val="tr-TR"/>
        </w:rPr>
        <w:t xml:space="preserve"> </w:t>
      </w:r>
      <w:proofErr w:type="spellStart"/>
      <w:r w:rsidRPr="009C204B">
        <w:rPr>
          <w:lang w:val="tr-TR"/>
        </w:rPr>
        <w:t>eliminated</w:t>
      </w:r>
      <w:proofErr w:type="spellEnd"/>
      <w:r w:rsidRPr="009C204B">
        <w:rPr>
          <w:lang w:val="tr-TR"/>
        </w:rPr>
        <w:t xml:space="preserve">, </w:t>
      </w:r>
      <w:proofErr w:type="spellStart"/>
      <w:r w:rsidRPr="009C204B">
        <w:rPr>
          <w:lang w:val="tr-TR"/>
        </w:rPr>
        <w:t>establishing</w:t>
      </w:r>
      <w:proofErr w:type="spellEnd"/>
      <w:r w:rsidRPr="009C204B">
        <w:rPr>
          <w:lang w:val="tr-TR"/>
        </w:rPr>
        <w:t xml:space="preserve"> a </w:t>
      </w:r>
      <w:proofErr w:type="spellStart"/>
      <w:r w:rsidRPr="009C204B">
        <w:rPr>
          <w:lang w:val="tr-TR"/>
        </w:rPr>
        <w:t>secure</w:t>
      </w:r>
      <w:proofErr w:type="spellEnd"/>
      <w:r w:rsidRPr="009C204B">
        <w:rPr>
          <w:lang w:val="tr-TR"/>
        </w:rPr>
        <w:t xml:space="preserve">, </w:t>
      </w:r>
      <w:proofErr w:type="spellStart"/>
      <w:r w:rsidRPr="009C204B">
        <w:rPr>
          <w:lang w:val="tr-TR"/>
        </w:rPr>
        <w:t>zero-cost</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purely</w:t>
      </w:r>
      <w:proofErr w:type="spellEnd"/>
      <w:r w:rsidRPr="009C204B">
        <w:rPr>
          <w:lang w:val="tr-TR"/>
        </w:rPr>
        <w:t xml:space="preserve"> </w:t>
      </w:r>
      <w:proofErr w:type="spellStart"/>
      <w:r w:rsidRPr="009C204B">
        <w:rPr>
          <w:lang w:val="tr-TR"/>
        </w:rPr>
        <w:t>local</w:t>
      </w:r>
      <w:proofErr w:type="spellEnd"/>
      <w:r w:rsidRPr="009C204B">
        <w:rPr>
          <w:lang w:val="tr-TR"/>
        </w:rPr>
        <w:t xml:space="preserve"> </w:t>
      </w:r>
      <w:proofErr w:type="spellStart"/>
      <w:r w:rsidRPr="009C204B">
        <w:rPr>
          <w:lang w:val="tr-TR"/>
        </w:rPr>
        <w:t>analysis</w:t>
      </w:r>
      <w:proofErr w:type="spellEnd"/>
      <w:r w:rsidRPr="009C204B">
        <w:rPr>
          <w:lang w:val="tr-TR"/>
        </w:rPr>
        <w:t xml:space="preserve"> platform. </w:t>
      </w:r>
      <w:proofErr w:type="spellStart"/>
      <w:r w:rsidRPr="009C204B">
        <w:rPr>
          <w:lang w:val="tr-TR"/>
        </w:rPr>
        <w:t>Moving</w:t>
      </w:r>
      <w:proofErr w:type="spellEnd"/>
      <w:r w:rsidRPr="009C204B">
        <w:rPr>
          <w:lang w:val="tr-TR"/>
        </w:rPr>
        <w:t xml:space="preserve"> </w:t>
      </w:r>
      <w:proofErr w:type="spellStart"/>
      <w:r w:rsidRPr="009C204B">
        <w:rPr>
          <w:lang w:val="tr-TR"/>
        </w:rPr>
        <w:t>forward</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application</w:t>
      </w:r>
      <w:proofErr w:type="spellEnd"/>
      <w:r w:rsidRPr="009C204B">
        <w:rPr>
          <w:lang w:val="tr-TR"/>
        </w:rPr>
        <w:t xml:space="preserve"> has </w:t>
      </w:r>
      <w:proofErr w:type="spellStart"/>
      <w:r w:rsidRPr="009C204B">
        <w:rPr>
          <w:lang w:val="tr-TR"/>
        </w:rPr>
        <w:t>the</w:t>
      </w:r>
      <w:proofErr w:type="spellEnd"/>
      <w:r w:rsidRPr="009C204B">
        <w:rPr>
          <w:lang w:val="tr-TR"/>
        </w:rPr>
        <w:t xml:space="preserve"> </w:t>
      </w:r>
      <w:proofErr w:type="spellStart"/>
      <w:r w:rsidRPr="009C204B">
        <w:rPr>
          <w:lang w:val="tr-TR"/>
        </w:rPr>
        <w:t>potential</w:t>
      </w:r>
      <w:proofErr w:type="spellEnd"/>
      <w:r w:rsidRPr="009C204B">
        <w:rPr>
          <w:lang w:val="tr-TR"/>
        </w:rPr>
        <w:t xml:space="preserve"> </w:t>
      </w:r>
      <w:proofErr w:type="spellStart"/>
      <w:r w:rsidRPr="009C204B">
        <w:rPr>
          <w:lang w:val="tr-TR"/>
        </w:rPr>
        <w:t>to</w:t>
      </w:r>
      <w:proofErr w:type="spellEnd"/>
      <w:r w:rsidRPr="009C204B">
        <w:rPr>
          <w:lang w:val="tr-TR"/>
        </w:rPr>
        <w:t xml:space="preserve"> be </w:t>
      </w:r>
      <w:proofErr w:type="spellStart"/>
      <w:r w:rsidRPr="009C204B">
        <w:rPr>
          <w:lang w:val="tr-TR"/>
        </w:rPr>
        <w:t>integrated</w:t>
      </w:r>
      <w:proofErr w:type="spellEnd"/>
      <w:r w:rsidRPr="009C204B">
        <w:rPr>
          <w:lang w:val="tr-TR"/>
        </w:rPr>
        <w:t xml:space="preserve"> </w:t>
      </w:r>
      <w:proofErr w:type="spellStart"/>
      <w:r w:rsidRPr="009C204B">
        <w:rPr>
          <w:lang w:val="tr-TR"/>
        </w:rPr>
        <w:t>with</w:t>
      </w:r>
      <w:proofErr w:type="spellEnd"/>
      <w:r w:rsidRPr="009C204B">
        <w:rPr>
          <w:lang w:val="tr-TR"/>
        </w:rPr>
        <w:t xml:space="preserve"> </w:t>
      </w:r>
      <w:proofErr w:type="spellStart"/>
      <w:r w:rsidRPr="009C204B">
        <w:rPr>
          <w:lang w:val="tr-TR"/>
        </w:rPr>
        <w:t>WebAssembly</w:t>
      </w:r>
      <w:proofErr w:type="spellEnd"/>
      <w:r w:rsidRPr="009C204B">
        <w:rPr>
          <w:lang w:val="tr-TR"/>
        </w:rPr>
        <w:t xml:space="preserve"> (WASM) </w:t>
      </w:r>
      <w:proofErr w:type="spellStart"/>
      <w:r w:rsidRPr="009C204B">
        <w:rPr>
          <w:lang w:val="tr-TR"/>
        </w:rPr>
        <w:t>based</w:t>
      </w:r>
      <w:proofErr w:type="spellEnd"/>
      <w:r w:rsidRPr="009C204B">
        <w:rPr>
          <w:lang w:val="tr-TR"/>
        </w:rPr>
        <w:t xml:space="preserve"> </w:t>
      </w:r>
      <w:proofErr w:type="spellStart"/>
      <w:r w:rsidRPr="009C204B">
        <w:rPr>
          <w:lang w:val="tr-TR"/>
        </w:rPr>
        <w:t>technologies</w:t>
      </w:r>
      <w:proofErr w:type="spellEnd"/>
      <w:r w:rsidRPr="009C204B">
        <w:rPr>
          <w:lang w:val="tr-TR"/>
        </w:rPr>
        <w:t xml:space="preserve">, </w:t>
      </w:r>
      <w:proofErr w:type="spellStart"/>
      <w:r w:rsidRPr="009C204B">
        <w:rPr>
          <w:lang w:val="tr-TR"/>
        </w:rPr>
        <w:t>evolving</w:t>
      </w:r>
      <w:proofErr w:type="spellEnd"/>
      <w:r w:rsidRPr="009C204B">
        <w:rPr>
          <w:lang w:val="tr-TR"/>
        </w:rPr>
        <w:t xml:space="preserve"> </w:t>
      </w:r>
      <w:proofErr w:type="spellStart"/>
      <w:r w:rsidRPr="009C204B">
        <w:rPr>
          <w:lang w:val="tr-TR"/>
        </w:rPr>
        <w:t>into</w:t>
      </w:r>
      <w:proofErr w:type="spellEnd"/>
      <w:r w:rsidRPr="009C204B">
        <w:rPr>
          <w:lang w:val="tr-TR"/>
        </w:rPr>
        <w:t xml:space="preserve"> a </w:t>
      </w:r>
      <w:proofErr w:type="spellStart"/>
      <w:r w:rsidRPr="009C204B">
        <w:rPr>
          <w:lang w:val="tr-TR"/>
        </w:rPr>
        <w:t>fully-fledged</w:t>
      </w:r>
      <w:proofErr w:type="spellEnd"/>
      <w:r w:rsidRPr="009C204B">
        <w:rPr>
          <w:lang w:val="tr-TR"/>
        </w:rPr>
        <w:t xml:space="preserve"> in-browser </w:t>
      </w:r>
      <w:proofErr w:type="spellStart"/>
      <w:r w:rsidRPr="009C204B">
        <w:rPr>
          <w:lang w:val="tr-TR"/>
        </w:rPr>
        <w:t>analysis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capable</w:t>
      </w:r>
      <w:proofErr w:type="spellEnd"/>
      <w:r w:rsidRPr="009C204B">
        <w:rPr>
          <w:lang w:val="tr-TR"/>
        </w:rPr>
        <w:t xml:space="preserve"> of </w:t>
      </w:r>
      <w:proofErr w:type="spellStart"/>
      <w:r w:rsidRPr="009C204B">
        <w:rPr>
          <w:lang w:val="tr-TR"/>
        </w:rPr>
        <w:t>much</w:t>
      </w:r>
      <w:proofErr w:type="spellEnd"/>
      <w:r w:rsidRPr="009C204B">
        <w:rPr>
          <w:lang w:val="tr-TR"/>
        </w:rPr>
        <w:t xml:space="preserve"> </w:t>
      </w:r>
      <w:proofErr w:type="spellStart"/>
      <w:r w:rsidRPr="009C204B">
        <w:rPr>
          <w:lang w:val="tr-TR"/>
        </w:rPr>
        <w:t>more</w:t>
      </w:r>
      <w:proofErr w:type="spellEnd"/>
      <w:r w:rsidRPr="009C204B">
        <w:rPr>
          <w:lang w:val="tr-TR"/>
        </w:rPr>
        <w:t xml:space="preserve"> </w:t>
      </w:r>
      <w:proofErr w:type="spellStart"/>
      <w:r w:rsidRPr="009C204B">
        <w:rPr>
          <w:lang w:val="tr-TR"/>
        </w:rPr>
        <w:t>complex</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manipulations</w:t>
      </w:r>
      <w:proofErr w:type="spellEnd"/>
      <w:r w:rsidRPr="009C204B">
        <w:rPr>
          <w:lang w:val="tr-TR"/>
        </w:rPr>
        <w:t>.</w:t>
      </w:r>
    </w:p>
    <w:p w14:paraId="4226A76A" w14:textId="77BB75BE" w:rsidR="00052761" w:rsidRPr="00FE65EB" w:rsidRDefault="009C204B" w:rsidP="00FE65EB">
      <w:pPr>
        <w:ind w:firstLine="0"/>
        <w:rPr>
          <w:lang w:val="tr-TR"/>
        </w:rPr>
      </w:pPr>
      <w:proofErr w:type="spellStart"/>
      <w:r w:rsidRPr="009C204B">
        <w:rPr>
          <w:b/>
          <w:bCs/>
          <w:lang w:val="tr-TR"/>
        </w:rPr>
        <w:t>Keywords</w:t>
      </w:r>
      <w:proofErr w:type="spellEnd"/>
      <w:r w:rsidRPr="009C204B">
        <w:rPr>
          <w:b/>
          <w:bCs/>
          <w:lang w:val="tr-TR"/>
        </w:rPr>
        <w:t>:</w:t>
      </w:r>
      <w:r w:rsidRPr="009C204B">
        <w:rPr>
          <w:lang w:val="tr-TR"/>
        </w:rPr>
        <w:t xml:space="preserve"> P22, Data </w:t>
      </w:r>
      <w:proofErr w:type="spellStart"/>
      <w:r w:rsidRPr="009C204B">
        <w:rPr>
          <w:lang w:val="tr-TR"/>
        </w:rPr>
        <w:t>Processing</w:t>
      </w:r>
      <w:proofErr w:type="spellEnd"/>
      <w:r w:rsidRPr="009C204B">
        <w:rPr>
          <w:lang w:val="tr-TR"/>
        </w:rPr>
        <w:t xml:space="preserve">, Web </w:t>
      </w:r>
      <w:proofErr w:type="spellStart"/>
      <w:r w:rsidRPr="009C204B">
        <w:rPr>
          <w:lang w:val="tr-TR"/>
        </w:rPr>
        <w:t>Workers</w:t>
      </w:r>
      <w:proofErr w:type="spellEnd"/>
      <w:r w:rsidRPr="009C204B">
        <w:rPr>
          <w:lang w:val="tr-TR"/>
        </w:rPr>
        <w:t xml:space="preserve">, Papa </w:t>
      </w:r>
      <w:proofErr w:type="spellStart"/>
      <w:r w:rsidRPr="009C204B">
        <w:rPr>
          <w:lang w:val="tr-TR"/>
        </w:rPr>
        <w:t>Parse</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Client-Side Analysis, Web Programming, PRD</w:t>
      </w:r>
    </w:p>
    <w:p w14:paraId="5FF16FAA" w14:textId="77777777" w:rsidR="00052761" w:rsidRDefault="003836EC">
      <w:pPr>
        <w:spacing w:before="480" w:after="360"/>
        <w:ind w:firstLine="0"/>
        <w:jc w:val="center"/>
      </w:pPr>
      <w:r>
        <w:rPr>
          <w:b/>
          <w:sz w:val="28"/>
        </w:rPr>
        <w:lastRenderedPageBreak/>
        <w:t>İÇİNDEKİLER</w:t>
      </w:r>
    </w:p>
    <w:p w14:paraId="4C55A4A6" w14:textId="77777777" w:rsidR="00052761" w:rsidRDefault="003836EC">
      <w:pPr>
        <w:ind w:firstLine="0"/>
      </w:pPr>
      <w:r>
        <w:rPr>
          <w:i/>
          <w:color w:val="808080"/>
          <w:sz w:val="20"/>
        </w:rPr>
        <w:t xml:space="preserve">[Bu </w:t>
      </w:r>
      <w:proofErr w:type="spellStart"/>
      <w:r>
        <w:rPr>
          <w:i/>
          <w:color w:val="808080"/>
          <w:sz w:val="20"/>
        </w:rPr>
        <w:t>sayfa</w:t>
      </w:r>
      <w:proofErr w:type="spellEnd"/>
      <w:r>
        <w:rPr>
          <w:i/>
          <w:color w:val="808080"/>
          <w:sz w:val="20"/>
        </w:rPr>
        <w:t xml:space="preserve"> Microsoft </w:t>
      </w:r>
      <w:proofErr w:type="spellStart"/>
      <w:r>
        <w:rPr>
          <w:i/>
          <w:color w:val="808080"/>
          <w:sz w:val="20"/>
        </w:rPr>
        <w:t>Word'de</w:t>
      </w:r>
      <w:proofErr w:type="spellEnd"/>
      <w:r>
        <w:rPr>
          <w:i/>
          <w:color w:val="808080"/>
          <w:sz w:val="20"/>
        </w:rPr>
        <w:t xml:space="preserve"> </w:t>
      </w:r>
      <w:proofErr w:type="spellStart"/>
      <w:r>
        <w:rPr>
          <w:i/>
          <w:color w:val="808080"/>
          <w:sz w:val="20"/>
        </w:rPr>
        <w:t>açıldığında</w:t>
      </w:r>
      <w:proofErr w:type="spellEnd"/>
      <w:r>
        <w:rPr>
          <w:i/>
          <w:color w:val="808080"/>
          <w:sz w:val="20"/>
        </w:rPr>
        <w:t xml:space="preserve"> «Evet, </w:t>
      </w:r>
      <w:proofErr w:type="spellStart"/>
      <w:r>
        <w:rPr>
          <w:i/>
          <w:color w:val="808080"/>
          <w:sz w:val="20"/>
        </w:rPr>
        <w:t>bu</w:t>
      </w:r>
      <w:proofErr w:type="spellEnd"/>
      <w:r>
        <w:rPr>
          <w:i/>
          <w:color w:val="808080"/>
          <w:sz w:val="20"/>
        </w:rPr>
        <w:t xml:space="preserve"> </w:t>
      </w:r>
      <w:proofErr w:type="spellStart"/>
      <w:r>
        <w:rPr>
          <w:i/>
          <w:color w:val="808080"/>
          <w:sz w:val="20"/>
        </w:rPr>
        <w:t>belgedeki</w:t>
      </w:r>
      <w:proofErr w:type="spellEnd"/>
      <w:r>
        <w:rPr>
          <w:i/>
          <w:color w:val="808080"/>
          <w:sz w:val="20"/>
        </w:rPr>
        <w:t xml:space="preserve"> </w:t>
      </w:r>
      <w:proofErr w:type="spellStart"/>
      <w:r>
        <w:rPr>
          <w:i/>
          <w:color w:val="808080"/>
          <w:sz w:val="20"/>
        </w:rPr>
        <w:t>tüm</w:t>
      </w:r>
      <w:proofErr w:type="spellEnd"/>
      <w:r>
        <w:rPr>
          <w:i/>
          <w:color w:val="808080"/>
          <w:sz w:val="20"/>
        </w:rPr>
        <w:t xml:space="preserve"> </w:t>
      </w:r>
      <w:proofErr w:type="spellStart"/>
      <w:r>
        <w:rPr>
          <w:i/>
          <w:color w:val="808080"/>
          <w:sz w:val="20"/>
        </w:rPr>
        <w:t>alanları</w:t>
      </w:r>
      <w:proofErr w:type="spellEnd"/>
      <w:r>
        <w:rPr>
          <w:i/>
          <w:color w:val="808080"/>
          <w:sz w:val="20"/>
        </w:rPr>
        <w:t xml:space="preserve"> </w:t>
      </w:r>
      <w:proofErr w:type="spellStart"/>
      <w:r>
        <w:rPr>
          <w:i/>
          <w:color w:val="808080"/>
          <w:sz w:val="20"/>
        </w:rPr>
        <w:t>güncelle</w:t>
      </w:r>
      <w:proofErr w:type="spellEnd"/>
      <w:r>
        <w:rPr>
          <w:i/>
          <w:color w:val="808080"/>
          <w:sz w:val="20"/>
        </w:rPr>
        <w:t xml:space="preserve">» </w:t>
      </w:r>
      <w:proofErr w:type="spellStart"/>
      <w:r>
        <w:rPr>
          <w:i/>
          <w:color w:val="808080"/>
          <w:sz w:val="20"/>
        </w:rPr>
        <w:t>seçeneğine</w:t>
      </w:r>
      <w:proofErr w:type="spellEnd"/>
      <w:r>
        <w:rPr>
          <w:i/>
          <w:color w:val="808080"/>
          <w:sz w:val="20"/>
        </w:rPr>
        <w:t xml:space="preserve"> </w:t>
      </w:r>
      <w:proofErr w:type="spellStart"/>
      <w:r>
        <w:rPr>
          <w:i/>
          <w:color w:val="808080"/>
          <w:sz w:val="20"/>
        </w:rPr>
        <w:t>tıklayınız</w:t>
      </w:r>
      <w:proofErr w:type="spellEnd"/>
      <w:r>
        <w:rPr>
          <w:i/>
          <w:color w:val="808080"/>
          <w:sz w:val="20"/>
        </w:rPr>
        <w:t xml:space="preserve">. </w:t>
      </w:r>
      <w:proofErr w:type="spellStart"/>
      <w:r>
        <w:rPr>
          <w:i/>
          <w:color w:val="808080"/>
          <w:sz w:val="20"/>
        </w:rPr>
        <w:t>Böylece</w:t>
      </w:r>
      <w:proofErr w:type="spellEnd"/>
      <w:r>
        <w:rPr>
          <w:i/>
          <w:color w:val="808080"/>
          <w:sz w:val="20"/>
        </w:rPr>
        <w:t xml:space="preserve"> </w:t>
      </w:r>
      <w:proofErr w:type="spellStart"/>
      <w:r>
        <w:rPr>
          <w:i/>
          <w:color w:val="808080"/>
          <w:sz w:val="20"/>
        </w:rPr>
        <w:t>içindekiler</w:t>
      </w:r>
      <w:proofErr w:type="spellEnd"/>
      <w:r>
        <w:rPr>
          <w:i/>
          <w:color w:val="808080"/>
          <w:sz w:val="20"/>
        </w:rPr>
        <w:t xml:space="preserve"> </w:t>
      </w:r>
      <w:proofErr w:type="spellStart"/>
      <w:r>
        <w:rPr>
          <w:i/>
          <w:color w:val="808080"/>
          <w:sz w:val="20"/>
        </w:rPr>
        <w:t>otomatik</w:t>
      </w:r>
      <w:proofErr w:type="spellEnd"/>
      <w:r>
        <w:rPr>
          <w:i/>
          <w:color w:val="808080"/>
          <w:sz w:val="20"/>
        </w:rPr>
        <w:t xml:space="preserve"> </w:t>
      </w:r>
      <w:proofErr w:type="spellStart"/>
      <w:r>
        <w:rPr>
          <w:i/>
          <w:color w:val="808080"/>
          <w:sz w:val="20"/>
        </w:rPr>
        <w:t>olarak</w:t>
      </w:r>
      <w:proofErr w:type="spellEnd"/>
      <w:r>
        <w:rPr>
          <w:i/>
          <w:color w:val="808080"/>
          <w:sz w:val="20"/>
        </w:rPr>
        <w:t xml:space="preserve"> </w:t>
      </w:r>
      <w:proofErr w:type="spellStart"/>
      <w:r>
        <w:rPr>
          <w:i/>
          <w:color w:val="808080"/>
          <w:sz w:val="20"/>
        </w:rPr>
        <w:t>güncellenecektir</w:t>
      </w:r>
      <w:proofErr w:type="spellEnd"/>
      <w:r>
        <w:rPr>
          <w:i/>
          <w:color w:val="808080"/>
          <w:sz w:val="20"/>
        </w:rPr>
        <w:t xml:space="preserve">. Ctrl + A → F9 </w:t>
      </w:r>
      <w:proofErr w:type="spellStart"/>
      <w:r>
        <w:rPr>
          <w:i/>
          <w:color w:val="808080"/>
          <w:sz w:val="20"/>
        </w:rPr>
        <w:t>kısayolu</w:t>
      </w:r>
      <w:proofErr w:type="spellEnd"/>
      <w:r>
        <w:rPr>
          <w:i/>
          <w:color w:val="808080"/>
          <w:sz w:val="20"/>
        </w:rPr>
        <w:t xml:space="preserve"> da </w:t>
      </w:r>
      <w:proofErr w:type="spellStart"/>
      <w:r>
        <w:rPr>
          <w:i/>
          <w:color w:val="808080"/>
          <w:sz w:val="20"/>
        </w:rPr>
        <w:t>tüm</w:t>
      </w:r>
      <w:proofErr w:type="spellEnd"/>
      <w:r>
        <w:rPr>
          <w:i/>
          <w:color w:val="808080"/>
          <w:sz w:val="20"/>
        </w:rPr>
        <w:t xml:space="preserve"> </w:t>
      </w:r>
      <w:proofErr w:type="spellStart"/>
      <w:r>
        <w:rPr>
          <w:i/>
          <w:color w:val="808080"/>
          <w:sz w:val="20"/>
        </w:rPr>
        <w:t>alanları</w:t>
      </w:r>
      <w:proofErr w:type="spellEnd"/>
      <w:r>
        <w:rPr>
          <w:i/>
          <w:color w:val="808080"/>
          <w:sz w:val="20"/>
        </w:rPr>
        <w:t xml:space="preserve"> </w:t>
      </w:r>
      <w:proofErr w:type="spellStart"/>
      <w:r>
        <w:rPr>
          <w:i/>
          <w:color w:val="808080"/>
          <w:sz w:val="20"/>
        </w:rPr>
        <w:t>günceller</w:t>
      </w:r>
      <w:proofErr w:type="spellEnd"/>
      <w:r>
        <w:rPr>
          <w:i/>
          <w:color w:val="808080"/>
          <w:sz w:val="20"/>
        </w:rPr>
        <w:t>.]</w:t>
      </w:r>
    </w:p>
    <w:p w14:paraId="0C9A509F" w14:textId="77777777" w:rsidR="00C917B5" w:rsidRDefault="003836EC">
      <w:pPr>
        <w:pStyle w:val="T1"/>
        <w:tabs>
          <w:tab w:val="right" w:leader="dot" w:pos="8778"/>
        </w:tabs>
        <w:rPr>
          <w:noProof/>
        </w:rPr>
      </w:pPr>
      <w:r>
        <w:fldChar w:fldCharType="begin"/>
      </w:r>
      <w:r>
        <w:instrText xml:space="preserve"> TOC \o "1-3" \h \z \u </w:instrText>
      </w:r>
      <w:r>
        <w:fldChar w:fldCharType="separate"/>
      </w:r>
      <w:hyperlink w:anchor="_Toc229342294" w:history="1">
        <w:r w:rsidR="00C917B5" w:rsidRPr="00C63163">
          <w:rPr>
            <w:rStyle w:val="Kpr"/>
            <w:noProof/>
          </w:rPr>
          <w:t>1. GİRİŞ</w:t>
        </w:r>
        <w:r w:rsidR="00C917B5">
          <w:rPr>
            <w:noProof/>
            <w:webHidden/>
          </w:rPr>
          <w:tab/>
        </w:r>
        <w:r w:rsidR="00C917B5">
          <w:rPr>
            <w:noProof/>
            <w:webHidden/>
          </w:rPr>
          <w:fldChar w:fldCharType="begin"/>
        </w:r>
        <w:r w:rsidR="00C917B5">
          <w:rPr>
            <w:noProof/>
            <w:webHidden/>
          </w:rPr>
          <w:instrText xml:space="preserve"> PAGEREF _Toc229342294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17138ED9" w14:textId="77777777" w:rsidR="00C917B5" w:rsidRDefault="00C917B5">
      <w:pPr>
        <w:pStyle w:val="T2"/>
        <w:tabs>
          <w:tab w:val="right" w:leader="dot" w:pos="8778"/>
        </w:tabs>
        <w:rPr>
          <w:noProof/>
        </w:rPr>
      </w:pPr>
      <w:hyperlink w:anchor="_Toc229342295" w:history="1">
        <w:r w:rsidRPr="00C63163">
          <w:rPr>
            <w:rStyle w:val="Kpr"/>
            <w:noProof/>
          </w:rPr>
          <w:t>1.1. Problem Tanımı</w:t>
        </w:r>
        <w:r>
          <w:rPr>
            <w:noProof/>
            <w:webHidden/>
          </w:rPr>
          <w:tab/>
        </w:r>
        <w:r>
          <w:rPr>
            <w:noProof/>
            <w:webHidden/>
          </w:rPr>
          <w:fldChar w:fldCharType="begin"/>
        </w:r>
        <w:r>
          <w:rPr>
            <w:noProof/>
            <w:webHidden/>
          </w:rPr>
          <w:instrText xml:space="preserve"> PAGEREF _Toc229342295 \h </w:instrText>
        </w:r>
        <w:r>
          <w:rPr>
            <w:noProof/>
            <w:webHidden/>
          </w:rPr>
        </w:r>
        <w:r>
          <w:rPr>
            <w:noProof/>
            <w:webHidden/>
          </w:rPr>
          <w:fldChar w:fldCharType="separate"/>
        </w:r>
        <w:r>
          <w:rPr>
            <w:noProof/>
            <w:webHidden/>
          </w:rPr>
          <w:t>1</w:t>
        </w:r>
        <w:r>
          <w:rPr>
            <w:noProof/>
            <w:webHidden/>
          </w:rPr>
          <w:fldChar w:fldCharType="end"/>
        </w:r>
      </w:hyperlink>
    </w:p>
    <w:p w14:paraId="645BDF51" w14:textId="77777777" w:rsidR="00C917B5" w:rsidRDefault="00C917B5">
      <w:pPr>
        <w:pStyle w:val="T2"/>
        <w:tabs>
          <w:tab w:val="right" w:leader="dot" w:pos="8778"/>
        </w:tabs>
        <w:rPr>
          <w:noProof/>
        </w:rPr>
      </w:pPr>
      <w:hyperlink w:anchor="_Toc229342296" w:history="1">
        <w:r w:rsidRPr="00C63163">
          <w:rPr>
            <w:rStyle w:val="Kpr"/>
            <w:noProof/>
          </w:rPr>
          <w:t>1.2. Projenin Amacı ve Kapsamı</w:t>
        </w:r>
        <w:r>
          <w:rPr>
            <w:noProof/>
            <w:webHidden/>
          </w:rPr>
          <w:tab/>
        </w:r>
        <w:r>
          <w:rPr>
            <w:noProof/>
            <w:webHidden/>
          </w:rPr>
          <w:fldChar w:fldCharType="begin"/>
        </w:r>
        <w:r>
          <w:rPr>
            <w:noProof/>
            <w:webHidden/>
          </w:rPr>
          <w:instrText xml:space="preserve"> PAGEREF _Toc229342296 \h </w:instrText>
        </w:r>
        <w:r>
          <w:rPr>
            <w:noProof/>
            <w:webHidden/>
          </w:rPr>
        </w:r>
        <w:r>
          <w:rPr>
            <w:noProof/>
            <w:webHidden/>
          </w:rPr>
          <w:fldChar w:fldCharType="separate"/>
        </w:r>
        <w:r>
          <w:rPr>
            <w:noProof/>
            <w:webHidden/>
          </w:rPr>
          <w:t>1</w:t>
        </w:r>
        <w:r>
          <w:rPr>
            <w:noProof/>
            <w:webHidden/>
          </w:rPr>
          <w:fldChar w:fldCharType="end"/>
        </w:r>
      </w:hyperlink>
    </w:p>
    <w:p w14:paraId="33930104" w14:textId="77777777" w:rsidR="00C917B5" w:rsidRDefault="00C917B5">
      <w:pPr>
        <w:pStyle w:val="T2"/>
        <w:tabs>
          <w:tab w:val="right" w:leader="dot" w:pos="8778"/>
        </w:tabs>
        <w:rPr>
          <w:noProof/>
        </w:rPr>
      </w:pPr>
      <w:hyperlink w:anchor="_Toc229342297" w:history="1">
        <w:r w:rsidRPr="00C63163">
          <w:rPr>
            <w:rStyle w:val="Kpr"/>
            <w:noProof/>
          </w:rPr>
          <w:t>1.3. Raporun Yapısı</w:t>
        </w:r>
        <w:r>
          <w:rPr>
            <w:noProof/>
            <w:webHidden/>
          </w:rPr>
          <w:tab/>
        </w:r>
        <w:r>
          <w:rPr>
            <w:noProof/>
            <w:webHidden/>
          </w:rPr>
          <w:fldChar w:fldCharType="begin"/>
        </w:r>
        <w:r>
          <w:rPr>
            <w:noProof/>
            <w:webHidden/>
          </w:rPr>
          <w:instrText xml:space="preserve"> PAGEREF _Toc229342297 \h </w:instrText>
        </w:r>
        <w:r>
          <w:rPr>
            <w:noProof/>
            <w:webHidden/>
          </w:rPr>
        </w:r>
        <w:r>
          <w:rPr>
            <w:noProof/>
            <w:webHidden/>
          </w:rPr>
          <w:fldChar w:fldCharType="separate"/>
        </w:r>
        <w:r>
          <w:rPr>
            <w:noProof/>
            <w:webHidden/>
          </w:rPr>
          <w:t>1</w:t>
        </w:r>
        <w:r>
          <w:rPr>
            <w:noProof/>
            <w:webHidden/>
          </w:rPr>
          <w:fldChar w:fldCharType="end"/>
        </w:r>
      </w:hyperlink>
    </w:p>
    <w:p w14:paraId="299AC115" w14:textId="77777777" w:rsidR="00C917B5" w:rsidRDefault="00C917B5">
      <w:pPr>
        <w:pStyle w:val="T1"/>
        <w:tabs>
          <w:tab w:val="right" w:leader="dot" w:pos="8778"/>
        </w:tabs>
        <w:rPr>
          <w:noProof/>
        </w:rPr>
      </w:pPr>
      <w:hyperlink w:anchor="_Toc229342298" w:history="1">
        <w:r w:rsidRPr="00C63163">
          <w:rPr>
            <w:rStyle w:val="Kpr"/>
            <w:noProof/>
          </w:rPr>
          <w:t>2. GEREKSİNİM ANALİZİ — PRD</w:t>
        </w:r>
        <w:r>
          <w:rPr>
            <w:noProof/>
            <w:webHidden/>
          </w:rPr>
          <w:tab/>
        </w:r>
        <w:r>
          <w:rPr>
            <w:noProof/>
            <w:webHidden/>
          </w:rPr>
          <w:fldChar w:fldCharType="begin"/>
        </w:r>
        <w:r>
          <w:rPr>
            <w:noProof/>
            <w:webHidden/>
          </w:rPr>
          <w:instrText xml:space="preserve"> PAGEREF _Toc229342298 \h </w:instrText>
        </w:r>
        <w:r>
          <w:rPr>
            <w:noProof/>
            <w:webHidden/>
          </w:rPr>
        </w:r>
        <w:r>
          <w:rPr>
            <w:noProof/>
            <w:webHidden/>
          </w:rPr>
          <w:fldChar w:fldCharType="separate"/>
        </w:r>
        <w:r>
          <w:rPr>
            <w:noProof/>
            <w:webHidden/>
          </w:rPr>
          <w:t>1</w:t>
        </w:r>
        <w:r>
          <w:rPr>
            <w:noProof/>
            <w:webHidden/>
          </w:rPr>
          <w:fldChar w:fldCharType="end"/>
        </w:r>
      </w:hyperlink>
    </w:p>
    <w:p w14:paraId="30EE192C" w14:textId="77777777" w:rsidR="00C917B5" w:rsidRDefault="00C917B5">
      <w:pPr>
        <w:pStyle w:val="T2"/>
        <w:tabs>
          <w:tab w:val="right" w:leader="dot" w:pos="8778"/>
        </w:tabs>
        <w:rPr>
          <w:noProof/>
        </w:rPr>
      </w:pPr>
      <w:hyperlink w:anchor="_Toc229342299" w:history="1">
        <w:r w:rsidRPr="00C63163">
          <w:rPr>
            <w:rStyle w:val="Kpr"/>
            <w:noProof/>
          </w:rPr>
          <w:t>2.1. Yönetici Özeti (Executive Summary)</w:t>
        </w:r>
        <w:r>
          <w:rPr>
            <w:noProof/>
            <w:webHidden/>
          </w:rPr>
          <w:tab/>
        </w:r>
        <w:r>
          <w:rPr>
            <w:noProof/>
            <w:webHidden/>
          </w:rPr>
          <w:fldChar w:fldCharType="begin"/>
        </w:r>
        <w:r>
          <w:rPr>
            <w:noProof/>
            <w:webHidden/>
          </w:rPr>
          <w:instrText xml:space="preserve"> PAGEREF _Toc229342299 \h </w:instrText>
        </w:r>
        <w:r>
          <w:rPr>
            <w:noProof/>
            <w:webHidden/>
          </w:rPr>
        </w:r>
        <w:r>
          <w:rPr>
            <w:noProof/>
            <w:webHidden/>
          </w:rPr>
          <w:fldChar w:fldCharType="separate"/>
        </w:r>
        <w:r>
          <w:rPr>
            <w:noProof/>
            <w:webHidden/>
          </w:rPr>
          <w:t>1</w:t>
        </w:r>
        <w:r>
          <w:rPr>
            <w:noProof/>
            <w:webHidden/>
          </w:rPr>
          <w:fldChar w:fldCharType="end"/>
        </w:r>
      </w:hyperlink>
    </w:p>
    <w:p w14:paraId="39487EF5" w14:textId="77777777" w:rsidR="00C917B5" w:rsidRDefault="00C917B5">
      <w:pPr>
        <w:pStyle w:val="T2"/>
        <w:tabs>
          <w:tab w:val="right" w:leader="dot" w:pos="8778"/>
        </w:tabs>
        <w:rPr>
          <w:noProof/>
        </w:rPr>
      </w:pPr>
      <w:hyperlink w:anchor="_Toc229342300" w:history="1">
        <w:r w:rsidRPr="00C63163">
          <w:rPr>
            <w:rStyle w:val="Kpr"/>
            <w:noProof/>
          </w:rPr>
          <w:t>2.2. Hedef Kitle ve Persona</w:t>
        </w:r>
        <w:r>
          <w:rPr>
            <w:noProof/>
            <w:webHidden/>
          </w:rPr>
          <w:tab/>
        </w:r>
        <w:r>
          <w:rPr>
            <w:noProof/>
            <w:webHidden/>
          </w:rPr>
          <w:fldChar w:fldCharType="begin"/>
        </w:r>
        <w:r>
          <w:rPr>
            <w:noProof/>
            <w:webHidden/>
          </w:rPr>
          <w:instrText xml:space="preserve"> PAGEREF _Toc229342300 \h </w:instrText>
        </w:r>
        <w:r>
          <w:rPr>
            <w:noProof/>
            <w:webHidden/>
          </w:rPr>
        </w:r>
        <w:r>
          <w:rPr>
            <w:noProof/>
            <w:webHidden/>
          </w:rPr>
          <w:fldChar w:fldCharType="separate"/>
        </w:r>
        <w:r>
          <w:rPr>
            <w:noProof/>
            <w:webHidden/>
          </w:rPr>
          <w:t>1</w:t>
        </w:r>
        <w:r>
          <w:rPr>
            <w:noProof/>
            <w:webHidden/>
          </w:rPr>
          <w:fldChar w:fldCharType="end"/>
        </w:r>
      </w:hyperlink>
    </w:p>
    <w:p w14:paraId="2D3B4BE8" w14:textId="77777777" w:rsidR="00C917B5" w:rsidRDefault="00C917B5">
      <w:pPr>
        <w:pStyle w:val="T2"/>
        <w:tabs>
          <w:tab w:val="right" w:leader="dot" w:pos="8778"/>
        </w:tabs>
        <w:rPr>
          <w:noProof/>
        </w:rPr>
      </w:pPr>
      <w:hyperlink w:anchor="_Toc229342301" w:history="1">
        <w:r w:rsidRPr="00C63163">
          <w:rPr>
            <w:rStyle w:val="Kpr"/>
            <w:noProof/>
          </w:rPr>
          <w:t>2.3. Jobs To Be Done (JTBD)</w:t>
        </w:r>
        <w:r>
          <w:rPr>
            <w:noProof/>
            <w:webHidden/>
          </w:rPr>
          <w:tab/>
        </w:r>
        <w:r>
          <w:rPr>
            <w:noProof/>
            <w:webHidden/>
          </w:rPr>
          <w:fldChar w:fldCharType="begin"/>
        </w:r>
        <w:r>
          <w:rPr>
            <w:noProof/>
            <w:webHidden/>
          </w:rPr>
          <w:instrText xml:space="preserve"> PAGEREF _Toc229342301 \h </w:instrText>
        </w:r>
        <w:r>
          <w:rPr>
            <w:noProof/>
            <w:webHidden/>
          </w:rPr>
        </w:r>
        <w:r>
          <w:rPr>
            <w:noProof/>
            <w:webHidden/>
          </w:rPr>
          <w:fldChar w:fldCharType="separate"/>
        </w:r>
        <w:r>
          <w:rPr>
            <w:noProof/>
            <w:webHidden/>
          </w:rPr>
          <w:t>1</w:t>
        </w:r>
        <w:r>
          <w:rPr>
            <w:noProof/>
            <w:webHidden/>
          </w:rPr>
          <w:fldChar w:fldCharType="end"/>
        </w:r>
      </w:hyperlink>
    </w:p>
    <w:p w14:paraId="56DBC105" w14:textId="77777777" w:rsidR="00C917B5" w:rsidRDefault="00C917B5">
      <w:pPr>
        <w:pStyle w:val="T2"/>
        <w:tabs>
          <w:tab w:val="right" w:leader="dot" w:pos="8778"/>
        </w:tabs>
        <w:rPr>
          <w:noProof/>
        </w:rPr>
      </w:pPr>
      <w:hyperlink w:anchor="_Toc229342302" w:history="1">
        <w:r w:rsidRPr="00C63163">
          <w:rPr>
            <w:rStyle w:val="Kpr"/>
            <w:noProof/>
          </w:rPr>
          <w:t>2.4. Ana Özellikler ve Kullanıcı Hikâyeleri (User Stories)</w:t>
        </w:r>
        <w:r>
          <w:rPr>
            <w:noProof/>
            <w:webHidden/>
          </w:rPr>
          <w:tab/>
        </w:r>
        <w:r>
          <w:rPr>
            <w:noProof/>
            <w:webHidden/>
          </w:rPr>
          <w:fldChar w:fldCharType="begin"/>
        </w:r>
        <w:r>
          <w:rPr>
            <w:noProof/>
            <w:webHidden/>
          </w:rPr>
          <w:instrText xml:space="preserve"> PAGEREF _Toc229342302 \h </w:instrText>
        </w:r>
        <w:r>
          <w:rPr>
            <w:noProof/>
            <w:webHidden/>
          </w:rPr>
        </w:r>
        <w:r>
          <w:rPr>
            <w:noProof/>
            <w:webHidden/>
          </w:rPr>
          <w:fldChar w:fldCharType="separate"/>
        </w:r>
        <w:r>
          <w:rPr>
            <w:noProof/>
            <w:webHidden/>
          </w:rPr>
          <w:t>1</w:t>
        </w:r>
        <w:r>
          <w:rPr>
            <w:noProof/>
            <w:webHidden/>
          </w:rPr>
          <w:fldChar w:fldCharType="end"/>
        </w:r>
      </w:hyperlink>
    </w:p>
    <w:p w14:paraId="4788D06E" w14:textId="77777777" w:rsidR="00C917B5" w:rsidRDefault="00C917B5">
      <w:pPr>
        <w:pStyle w:val="T2"/>
        <w:tabs>
          <w:tab w:val="right" w:leader="dot" w:pos="8778"/>
        </w:tabs>
        <w:rPr>
          <w:noProof/>
        </w:rPr>
      </w:pPr>
      <w:hyperlink w:anchor="_Toc229342303" w:history="1">
        <w:r w:rsidRPr="00C63163">
          <w:rPr>
            <w:rStyle w:val="Kpr"/>
            <w:noProof/>
          </w:rPr>
          <w:t>2.5. İşlevsel Olmayan Gereksinimler (NFR)</w:t>
        </w:r>
        <w:r>
          <w:rPr>
            <w:noProof/>
            <w:webHidden/>
          </w:rPr>
          <w:tab/>
        </w:r>
        <w:r>
          <w:rPr>
            <w:noProof/>
            <w:webHidden/>
          </w:rPr>
          <w:fldChar w:fldCharType="begin"/>
        </w:r>
        <w:r>
          <w:rPr>
            <w:noProof/>
            <w:webHidden/>
          </w:rPr>
          <w:instrText xml:space="preserve"> PAGEREF _Toc229342303 \h </w:instrText>
        </w:r>
        <w:r>
          <w:rPr>
            <w:noProof/>
            <w:webHidden/>
          </w:rPr>
        </w:r>
        <w:r>
          <w:rPr>
            <w:noProof/>
            <w:webHidden/>
          </w:rPr>
          <w:fldChar w:fldCharType="separate"/>
        </w:r>
        <w:r>
          <w:rPr>
            <w:noProof/>
            <w:webHidden/>
          </w:rPr>
          <w:t>1</w:t>
        </w:r>
        <w:r>
          <w:rPr>
            <w:noProof/>
            <w:webHidden/>
          </w:rPr>
          <w:fldChar w:fldCharType="end"/>
        </w:r>
      </w:hyperlink>
    </w:p>
    <w:p w14:paraId="66B0F037" w14:textId="77777777" w:rsidR="00C917B5" w:rsidRDefault="00C917B5">
      <w:pPr>
        <w:pStyle w:val="T2"/>
        <w:tabs>
          <w:tab w:val="right" w:leader="dot" w:pos="8778"/>
        </w:tabs>
        <w:rPr>
          <w:noProof/>
        </w:rPr>
      </w:pPr>
      <w:hyperlink w:anchor="_Toc229342304" w:history="1">
        <w:r w:rsidRPr="00C63163">
          <w:rPr>
            <w:rStyle w:val="Kpr"/>
            <w:noProof/>
          </w:rPr>
          <w:t>2.6. Kapsam Dışı (Out-of-Scope)</w:t>
        </w:r>
        <w:r>
          <w:rPr>
            <w:noProof/>
            <w:webHidden/>
          </w:rPr>
          <w:tab/>
        </w:r>
        <w:r>
          <w:rPr>
            <w:noProof/>
            <w:webHidden/>
          </w:rPr>
          <w:fldChar w:fldCharType="begin"/>
        </w:r>
        <w:r>
          <w:rPr>
            <w:noProof/>
            <w:webHidden/>
          </w:rPr>
          <w:instrText xml:space="preserve"> PAGEREF _Toc229342304 \h </w:instrText>
        </w:r>
        <w:r>
          <w:rPr>
            <w:noProof/>
            <w:webHidden/>
          </w:rPr>
        </w:r>
        <w:r>
          <w:rPr>
            <w:noProof/>
            <w:webHidden/>
          </w:rPr>
          <w:fldChar w:fldCharType="separate"/>
        </w:r>
        <w:r>
          <w:rPr>
            <w:noProof/>
            <w:webHidden/>
          </w:rPr>
          <w:t>1</w:t>
        </w:r>
        <w:r>
          <w:rPr>
            <w:noProof/>
            <w:webHidden/>
          </w:rPr>
          <w:fldChar w:fldCharType="end"/>
        </w:r>
      </w:hyperlink>
    </w:p>
    <w:p w14:paraId="2CFC492B" w14:textId="77777777" w:rsidR="00C917B5" w:rsidRDefault="00C917B5">
      <w:pPr>
        <w:pStyle w:val="T1"/>
        <w:tabs>
          <w:tab w:val="right" w:leader="dot" w:pos="8778"/>
        </w:tabs>
        <w:rPr>
          <w:noProof/>
        </w:rPr>
      </w:pPr>
      <w:hyperlink w:anchor="_Toc229342305" w:history="1">
        <w:r w:rsidRPr="00C63163">
          <w:rPr>
            <w:rStyle w:val="Kpr"/>
            <w:noProof/>
          </w:rPr>
          <w:t>3. PİYASA VE REKABET ANALİZİ</w:t>
        </w:r>
        <w:r>
          <w:rPr>
            <w:noProof/>
            <w:webHidden/>
          </w:rPr>
          <w:tab/>
        </w:r>
        <w:r>
          <w:rPr>
            <w:noProof/>
            <w:webHidden/>
          </w:rPr>
          <w:fldChar w:fldCharType="begin"/>
        </w:r>
        <w:r>
          <w:rPr>
            <w:noProof/>
            <w:webHidden/>
          </w:rPr>
          <w:instrText xml:space="preserve"> PAGEREF _Toc229342305 \h </w:instrText>
        </w:r>
        <w:r>
          <w:rPr>
            <w:noProof/>
            <w:webHidden/>
          </w:rPr>
        </w:r>
        <w:r>
          <w:rPr>
            <w:noProof/>
            <w:webHidden/>
          </w:rPr>
          <w:fldChar w:fldCharType="separate"/>
        </w:r>
        <w:r>
          <w:rPr>
            <w:noProof/>
            <w:webHidden/>
          </w:rPr>
          <w:t>1</w:t>
        </w:r>
        <w:r>
          <w:rPr>
            <w:noProof/>
            <w:webHidden/>
          </w:rPr>
          <w:fldChar w:fldCharType="end"/>
        </w:r>
      </w:hyperlink>
    </w:p>
    <w:p w14:paraId="658FD2A2" w14:textId="77777777" w:rsidR="00C917B5" w:rsidRDefault="00C917B5">
      <w:pPr>
        <w:pStyle w:val="T2"/>
        <w:tabs>
          <w:tab w:val="right" w:leader="dot" w:pos="8778"/>
        </w:tabs>
        <w:rPr>
          <w:noProof/>
        </w:rPr>
      </w:pPr>
      <w:hyperlink w:anchor="_Toc229342306" w:history="1">
        <w:r w:rsidRPr="00C63163">
          <w:rPr>
            <w:rStyle w:val="Kpr"/>
            <w:noProof/>
          </w:rPr>
          <w:t>3.1. Pazar Büyüklüğü (TAM / SAM / SOM)</w:t>
        </w:r>
        <w:r>
          <w:rPr>
            <w:noProof/>
            <w:webHidden/>
          </w:rPr>
          <w:tab/>
        </w:r>
        <w:r>
          <w:rPr>
            <w:noProof/>
            <w:webHidden/>
          </w:rPr>
          <w:fldChar w:fldCharType="begin"/>
        </w:r>
        <w:r>
          <w:rPr>
            <w:noProof/>
            <w:webHidden/>
          </w:rPr>
          <w:instrText xml:space="preserve"> PAGEREF _Toc229342306 \h </w:instrText>
        </w:r>
        <w:r>
          <w:rPr>
            <w:noProof/>
            <w:webHidden/>
          </w:rPr>
        </w:r>
        <w:r>
          <w:rPr>
            <w:noProof/>
            <w:webHidden/>
          </w:rPr>
          <w:fldChar w:fldCharType="separate"/>
        </w:r>
        <w:r>
          <w:rPr>
            <w:noProof/>
            <w:webHidden/>
          </w:rPr>
          <w:t>1</w:t>
        </w:r>
        <w:r>
          <w:rPr>
            <w:noProof/>
            <w:webHidden/>
          </w:rPr>
          <w:fldChar w:fldCharType="end"/>
        </w:r>
      </w:hyperlink>
    </w:p>
    <w:p w14:paraId="59906CCA" w14:textId="77777777" w:rsidR="00C917B5" w:rsidRDefault="00C917B5">
      <w:pPr>
        <w:pStyle w:val="T2"/>
        <w:tabs>
          <w:tab w:val="right" w:leader="dot" w:pos="8778"/>
        </w:tabs>
        <w:rPr>
          <w:noProof/>
        </w:rPr>
      </w:pPr>
      <w:hyperlink w:anchor="_Toc229342307" w:history="1">
        <w:r w:rsidRPr="00C63163">
          <w:rPr>
            <w:rStyle w:val="Kpr"/>
            <w:noProof/>
          </w:rPr>
          <w:t>3.2. Rakip Karşılaştırma Matrisi</w:t>
        </w:r>
        <w:r>
          <w:rPr>
            <w:noProof/>
            <w:webHidden/>
          </w:rPr>
          <w:tab/>
        </w:r>
        <w:r>
          <w:rPr>
            <w:noProof/>
            <w:webHidden/>
          </w:rPr>
          <w:fldChar w:fldCharType="begin"/>
        </w:r>
        <w:r>
          <w:rPr>
            <w:noProof/>
            <w:webHidden/>
          </w:rPr>
          <w:instrText xml:space="preserve"> PAGEREF _Toc229342307 \h </w:instrText>
        </w:r>
        <w:r>
          <w:rPr>
            <w:noProof/>
            <w:webHidden/>
          </w:rPr>
        </w:r>
        <w:r>
          <w:rPr>
            <w:noProof/>
            <w:webHidden/>
          </w:rPr>
          <w:fldChar w:fldCharType="separate"/>
        </w:r>
        <w:r>
          <w:rPr>
            <w:noProof/>
            <w:webHidden/>
          </w:rPr>
          <w:t>1</w:t>
        </w:r>
        <w:r>
          <w:rPr>
            <w:noProof/>
            <w:webHidden/>
          </w:rPr>
          <w:fldChar w:fldCharType="end"/>
        </w:r>
      </w:hyperlink>
    </w:p>
    <w:p w14:paraId="14AA565B" w14:textId="77777777" w:rsidR="00C917B5" w:rsidRDefault="00C917B5">
      <w:pPr>
        <w:pStyle w:val="T2"/>
        <w:tabs>
          <w:tab w:val="right" w:leader="dot" w:pos="8778"/>
        </w:tabs>
        <w:rPr>
          <w:noProof/>
        </w:rPr>
      </w:pPr>
      <w:hyperlink w:anchor="_Toc229342308" w:history="1">
        <w:r w:rsidRPr="00C63163">
          <w:rPr>
            <w:rStyle w:val="Kpr"/>
            <w:noProof/>
          </w:rPr>
          <w:t>3.3. Detaylı Rakip İncelemesi</w:t>
        </w:r>
        <w:r>
          <w:rPr>
            <w:noProof/>
            <w:webHidden/>
          </w:rPr>
          <w:tab/>
        </w:r>
        <w:r>
          <w:rPr>
            <w:noProof/>
            <w:webHidden/>
          </w:rPr>
          <w:fldChar w:fldCharType="begin"/>
        </w:r>
        <w:r>
          <w:rPr>
            <w:noProof/>
            <w:webHidden/>
          </w:rPr>
          <w:instrText xml:space="preserve"> PAGEREF _Toc229342308 \h </w:instrText>
        </w:r>
        <w:r>
          <w:rPr>
            <w:noProof/>
            <w:webHidden/>
          </w:rPr>
        </w:r>
        <w:r>
          <w:rPr>
            <w:noProof/>
            <w:webHidden/>
          </w:rPr>
          <w:fldChar w:fldCharType="separate"/>
        </w:r>
        <w:r>
          <w:rPr>
            <w:noProof/>
            <w:webHidden/>
          </w:rPr>
          <w:t>1</w:t>
        </w:r>
        <w:r>
          <w:rPr>
            <w:noProof/>
            <w:webHidden/>
          </w:rPr>
          <w:fldChar w:fldCharType="end"/>
        </w:r>
      </w:hyperlink>
    </w:p>
    <w:p w14:paraId="65BF93C8" w14:textId="77777777" w:rsidR="00C917B5" w:rsidRDefault="00C917B5">
      <w:pPr>
        <w:pStyle w:val="T2"/>
        <w:tabs>
          <w:tab w:val="right" w:leader="dot" w:pos="8778"/>
        </w:tabs>
        <w:rPr>
          <w:noProof/>
        </w:rPr>
      </w:pPr>
      <w:hyperlink w:anchor="_Toc229342309" w:history="1">
        <w:r w:rsidRPr="00C63163">
          <w:rPr>
            <w:rStyle w:val="Kpr"/>
            <w:noProof/>
          </w:rPr>
          <w:t>3.4. SWOT Analizi</w:t>
        </w:r>
        <w:r>
          <w:rPr>
            <w:noProof/>
            <w:webHidden/>
          </w:rPr>
          <w:tab/>
        </w:r>
        <w:r>
          <w:rPr>
            <w:noProof/>
            <w:webHidden/>
          </w:rPr>
          <w:fldChar w:fldCharType="begin"/>
        </w:r>
        <w:r>
          <w:rPr>
            <w:noProof/>
            <w:webHidden/>
          </w:rPr>
          <w:instrText xml:space="preserve"> PAGEREF _Toc229342309 \h </w:instrText>
        </w:r>
        <w:r>
          <w:rPr>
            <w:noProof/>
            <w:webHidden/>
          </w:rPr>
        </w:r>
        <w:r>
          <w:rPr>
            <w:noProof/>
            <w:webHidden/>
          </w:rPr>
          <w:fldChar w:fldCharType="separate"/>
        </w:r>
        <w:r>
          <w:rPr>
            <w:noProof/>
            <w:webHidden/>
          </w:rPr>
          <w:t>1</w:t>
        </w:r>
        <w:r>
          <w:rPr>
            <w:noProof/>
            <w:webHidden/>
          </w:rPr>
          <w:fldChar w:fldCharType="end"/>
        </w:r>
      </w:hyperlink>
    </w:p>
    <w:p w14:paraId="01955EBD" w14:textId="77777777" w:rsidR="00C917B5" w:rsidRDefault="00C917B5">
      <w:pPr>
        <w:pStyle w:val="T2"/>
        <w:tabs>
          <w:tab w:val="right" w:leader="dot" w:pos="8778"/>
        </w:tabs>
        <w:rPr>
          <w:noProof/>
        </w:rPr>
      </w:pPr>
      <w:hyperlink w:anchor="_Toc229342310" w:history="1">
        <w:r w:rsidRPr="00C63163">
          <w:rPr>
            <w:rStyle w:val="Kpr"/>
            <w:noProof/>
          </w:rPr>
          <w:t>3.5. Positioning Statement (Konumlandırma)</w:t>
        </w:r>
        <w:r>
          <w:rPr>
            <w:noProof/>
            <w:webHidden/>
          </w:rPr>
          <w:tab/>
        </w:r>
        <w:r>
          <w:rPr>
            <w:noProof/>
            <w:webHidden/>
          </w:rPr>
          <w:fldChar w:fldCharType="begin"/>
        </w:r>
        <w:r>
          <w:rPr>
            <w:noProof/>
            <w:webHidden/>
          </w:rPr>
          <w:instrText xml:space="preserve"> PAGEREF _Toc229342310 \h </w:instrText>
        </w:r>
        <w:r>
          <w:rPr>
            <w:noProof/>
            <w:webHidden/>
          </w:rPr>
        </w:r>
        <w:r>
          <w:rPr>
            <w:noProof/>
            <w:webHidden/>
          </w:rPr>
          <w:fldChar w:fldCharType="separate"/>
        </w:r>
        <w:r>
          <w:rPr>
            <w:noProof/>
            <w:webHidden/>
          </w:rPr>
          <w:t>1</w:t>
        </w:r>
        <w:r>
          <w:rPr>
            <w:noProof/>
            <w:webHidden/>
          </w:rPr>
          <w:fldChar w:fldCharType="end"/>
        </w:r>
      </w:hyperlink>
    </w:p>
    <w:p w14:paraId="5A602E88" w14:textId="77777777" w:rsidR="00C917B5" w:rsidRDefault="00C917B5">
      <w:pPr>
        <w:pStyle w:val="T1"/>
        <w:tabs>
          <w:tab w:val="right" w:leader="dot" w:pos="8778"/>
        </w:tabs>
        <w:rPr>
          <w:noProof/>
        </w:rPr>
      </w:pPr>
      <w:hyperlink w:anchor="_Toc229342311" w:history="1">
        <w:r w:rsidRPr="00C63163">
          <w:rPr>
            <w:rStyle w:val="Kpr"/>
            <w:noProof/>
          </w:rPr>
          <w:t>4. TEKNOLOJİ YIĞINI (TECH STACK)</w:t>
        </w:r>
        <w:r>
          <w:rPr>
            <w:noProof/>
            <w:webHidden/>
          </w:rPr>
          <w:tab/>
        </w:r>
        <w:r>
          <w:rPr>
            <w:noProof/>
            <w:webHidden/>
          </w:rPr>
          <w:fldChar w:fldCharType="begin"/>
        </w:r>
        <w:r>
          <w:rPr>
            <w:noProof/>
            <w:webHidden/>
          </w:rPr>
          <w:instrText xml:space="preserve"> PAGEREF _Toc229342311 \h </w:instrText>
        </w:r>
        <w:r>
          <w:rPr>
            <w:noProof/>
            <w:webHidden/>
          </w:rPr>
        </w:r>
        <w:r>
          <w:rPr>
            <w:noProof/>
            <w:webHidden/>
          </w:rPr>
          <w:fldChar w:fldCharType="separate"/>
        </w:r>
        <w:r>
          <w:rPr>
            <w:noProof/>
            <w:webHidden/>
          </w:rPr>
          <w:t>1</w:t>
        </w:r>
        <w:r>
          <w:rPr>
            <w:noProof/>
            <w:webHidden/>
          </w:rPr>
          <w:fldChar w:fldCharType="end"/>
        </w:r>
      </w:hyperlink>
    </w:p>
    <w:p w14:paraId="36E60840" w14:textId="77777777" w:rsidR="00C917B5" w:rsidRDefault="00C917B5">
      <w:pPr>
        <w:pStyle w:val="T2"/>
        <w:tabs>
          <w:tab w:val="right" w:leader="dot" w:pos="8778"/>
        </w:tabs>
        <w:rPr>
          <w:noProof/>
        </w:rPr>
      </w:pPr>
      <w:hyperlink w:anchor="_Toc229342312" w:history="1">
        <w:r w:rsidRPr="00C63163">
          <w:rPr>
            <w:rStyle w:val="Kpr"/>
            <w:noProof/>
          </w:rPr>
          <w:t>4.1. Katmanlar — Özet Tablosu</w:t>
        </w:r>
        <w:r>
          <w:rPr>
            <w:noProof/>
            <w:webHidden/>
          </w:rPr>
          <w:tab/>
        </w:r>
        <w:r>
          <w:rPr>
            <w:noProof/>
            <w:webHidden/>
          </w:rPr>
          <w:fldChar w:fldCharType="begin"/>
        </w:r>
        <w:r>
          <w:rPr>
            <w:noProof/>
            <w:webHidden/>
          </w:rPr>
          <w:instrText xml:space="preserve"> PAGEREF _Toc229342312 \h </w:instrText>
        </w:r>
        <w:r>
          <w:rPr>
            <w:noProof/>
            <w:webHidden/>
          </w:rPr>
        </w:r>
        <w:r>
          <w:rPr>
            <w:noProof/>
            <w:webHidden/>
          </w:rPr>
          <w:fldChar w:fldCharType="separate"/>
        </w:r>
        <w:r>
          <w:rPr>
            <w:noProof/>
            <w:webHidden/>
          </w:rPr>
          <w:t>1</w:t>
        </w:r>
        <w:r>
          <w:rPr>
            <w:noProof/>
            <w:webHidden/>
          </w:rPr>
          <w:fldChar w:fldCharType="end"/>
        </w:r>
      </w:hyperlink>
    </w:p>
    <w:p w14:paraId="31D75352" w14:textId="77777777" w:rsidR="00C917B5" w:rsidRDefault="00C917B5">
      <w:pPr>
        <w:pStyle w:val="T2"/>
        <w:tabs>
          <w:tab w:val="right" w:leader="dot" w:pos="8778"/>
        </w:tabs>
        <w:rPr>
          <w:noProof/>
        </w:rPr>
      </w:pPr>
      <w:hyperlink w:anchor="_Toc229342313" w:history="1">
        <w:r w:rsidRPr="00C63163">
          <w:rPr>
            <w:rStyle w:val="Kpr"/>
            <w:noProof/>
          </w:rPr>
          <w:t>4.2. Frontend</w:t>
        </w:r>
        <w:r>
          <w:rPr>
            <w:noProof/>
            <w:webHidden/>
          </w:rPr>
          <w:tab/>
        </w:r>
        <w:r>
          <w:rPr>
            <w:noProof/>
            <w:webHidden/>
          </w:rPr>
          <w:fldChar w:fldCharType="begin"/>
        </w:r>
        <w:r>
          <w:rPr>
            <w:noProof/>
            <w:webHidden/>
          </w:rPr>
          <w:instrText xml:space="preserve"> PAGEREF _Toc229342313 \h </w:instrText>
        </w:r>
        <w:r>
          <w:rPr>
            <w:noProof/>
            <w:webHidden/>
          </w:rPr>
        </w:r>
        <w:r>
          <w:rPr>
            <w:noProof/>
            <w:webHidden/>
          </w:rPr>
          <w:fldChar w:fldCharType="separate"/>
        </w:r>
        <w:r>
          <w:rPr>
            <w:noProof/>
            <w:webHidden/>
          </w:rPr>
          <w:t>1</w:t>
        </w:r>
        <w:r>
          <w:rPr>
            <w:noProof/>
            <w:webHidden/>
          </w:rPr>
          <w:fldChar w:fldCharType="end"/>
        </w:r>
      </w:hyperlink>
    </w:p>
    <w:p w14:paraId="2CA442FD" w14:textId="77777777" w:rsidR="00C917B5" w:rsidRDefault="00C917B5">
      <w:pPr>
        <w:pStyle w:val="T3"/>
        <w:tabs>
          <w:tab w:val="right" w:leader="dot" w:pos="8778"/>
        </w:tabs>
        <w:rPr>
          <w:noProof/>
        </w:rPr>
      </w:pPr>
      <w:hyperlink w:anchor="_Toc229342314" w:history="1">
        <w:r w:rsidRPr="00C63163">
          <w:rPr>
            <w:rStyle w:val="Kpr"/>
            <w:noProof/>
          </w:rPr>
          <w:t>4.2.1. React 18 veya Vue 3</w:t>
        </w:r>
        <w:r>
          <w:rPr>
            <w:noProof/>
            <w:webHidden/>
          </w:rPr>
          <w:tab/>
        </w:r>
        <w:r>
          <w:rPr>
            <w:noProof/>
            <w:webHidden/>
          </w:rPr>
          <w:fldChar w:fldCharType="begin"/>
        </w:r>
        <w:r>
          <w:rPr>
            <w:noProof/>
            <w:webHidden/>
          </w:rPr>
          <w:instrText xml:space="preserve"> PAGEREF _Toc229342314 \h </w:instrText>
        </w:r>
        <w:r>
          <w:rPr>
            <w:noProof/>
            <w:webHidden/>
          </w:rPr>
        </w:r>
        <w:r>
          <w:rPr>
            <w:noProof/>
            <w:webHidden/>
          </w:rPr>
          <w:fldChar w:fldCharType="separate"/>
        </w:r>
        <w:r>
          <w:rPr>
            <w:noProof/>
            <w:webHidden/>
          </w:rPr>
          <w:t>1</w:t>
        </w:r>
        <w:r>
          <w:rPr>
            <w:noProof/>
            <w:webHidden/>
          </w:rPr>
          <w:fldChar w:fldCharType="end"/>
        </w:r>
      </w:hyperlink>
    </w:p>
    <w:p w14:paraId="34AAA15A" w14:textId="77777777" w:rsidR="00C917B5" w:rsidRDefault="00C917B5">
      <w:pPr>
        <w:pStyle w:val="T3"/>
        <w:tabs>
          <w:tab w:val="right" w:leader="dot" w:pos="8778"/>
        </w:tabs>
        <w:rPr>
          <w:noProof/>
        </w:rPr>
      </w:pPr>
      <w:hyperlink w:anchor="_Toc229342315" w:history="1">
        <w:r w:rsidRPr="00C63163">
          <w:rPr>
            <w:rStyle w:val="Kpr"/>
            <w:noProof/>
          </w:rPr>
          <w:t>4.2.2. Tailwind CSS</w:t>
        </w:r>
        <w:r>
          <w:rPr>
            <w:noProof/>
            <w:webHidden/>
          </w:rPr>
          <w:tab/>
        </w:r>
        <w:r>
          <w:rPr>
            <w:noProof/>
            <w:webHidden/>
          </w:rPr>
          <w:fldChar w:fldCharType="begin"/>
        </w:r>
        <w:r>
          <w:rPr>
            <w:noProof/>
            <w:webHidden/>
          </w:rPr>
          <w:instrText xml:space="preserve"> PAGEREF _Toc229342315 \h </w:instrText>
        </w:r>
        <w:r>
          <w:rPr>
            <w:noProof/>
            <w:webHidden/>
          </w:rPr>
        </w:r>
        <w:r>
          <w:rPr>
            <w:noProof/>
            <w:webHidden/>
          </w:rPr>
          <w:fldChar w:fldCharType="separate"/>
        </w:r>
        <w:r>
          <w:rPr>
            <w:noProof/>
            <w:webHidden/>
          </w:rPr>
          <w:t>1</w:t>
        </w:r>
        <w:r>
          <w:rPr>
            <w:noProof/>
            <w:webHidden/>
          </w:rPr>
          <w:fldChar w:fldCharType="end"/>
        </w:r>
      </w:hyperlink>
    </w:p>
    <w:p w14:paraId="10FCD171" w14:textId="77777777" w:rsidR="00C917B5" w:rsidRDefault="00C917B5">
      <w:pPr>
        <w:pStyle w:val="T2"/>
        <w:tabs>
          <w:tab w:val="right" w:leader="dot" w:pos="8778"/>
        </w:tabs>
        <w:rPr>
          <w:noProof/>
        </w:rPr>
      </w:pPr>
      <w:hyperlink w:anchor="_Toc229342316" w:history="1">
        <w:r w:rsidRPr="00C63163">
          <w:rPr>
            <w:rStyle w:val="Kpr"/>
            <w:noProof/>
          </w:rPr>
          <w:t>4.3. Workers</w:t>
        </w:r>
        <w:r>
          <w:rPr>
            <w:noProof/>
            <w:webHidden/>
          </w:rPr>
          <w:tab/>
        </w:r>
        <w:r>
          <w:rPr>
            <w:noProof/>
            <w:webHidden/>
          </w:rPr>
          <w:fldChar w:fldCharType="begin"/>
        </w:r>
        <w:r>
          <w:rPr>
            <w:noProof/>
            <w:webHidden/>
          </w:rPr>
          <w:instrText xml:space="preserve"> PAGEREF _Toc229342316 \h </w:instrText>
        </w:r>
        <w:r>
          <w:rPr>
            <w:noProof/>
            <w:webHidden/>
          </w:rPr>
        </w:r>
        <w:r>
          <w:rPr>
            <w:noProof/>
            <w:webHidden/>
          </w:rPr>
          <w:fldChar w:fldCharType="separate"/>
        </w:r>
        <w:r>
          <w:rPr>
            <w:noProof/>
            <w:webHidden/>
          </w:rPr>
          <w:t>1</w:t>
        </w:r>
        <w:r>
          <w:rPr>
            <w:noProof/>
            <w:webHidden/>
          </w:rPr>
          <w:fldChar w:fldCharType="end"/>
        </w:r>
      </w:hyperlink>
    </w:p>
    <w:p w14:paraId="4DFB8410" w14:textId="77777777" w:rsidR="00C917B5" w:rsidRDefault="00C917B5">
      <w:pPr>
        <w:pStyle w:val="T3"/>
        <w:tabs>
          <w:tab w:val="right" w:leader="dot" w:pos="8778"/>
        </w:tabs>
        <w:rPr>
          <w:noProof/>
        </w:rPr>
      </w:pPr>
      <w:hyperlink w:anchor="_Toc229342317" w:history="1">
        <w:r w:rsidRPr="00C63163">
          <w:rPr>
            <w:rStyle w:val="Kpr"/>
            <w:noProof/>
          </w:rPr>
          <w:t>4.3.1. Web Workers (Comlink RPC wrapper)</w:t>
        </w:r>
        <w:r>
          <w:rPr>
            <w:noProof/>
            <w:webHidden/>
          </w:rPr>
          <w:tab/>
        </w:r>
        <w:r>
          <w:rPr>
            <w:noProof/>
            <w:webHidden/>
          </w:rPr>
          <w:fldChar w:fldCharType="begin"/>
        </w:r>
        <w:r>
          <w:rPr>
            <w:noProof/>
            <w:webHidden/>
          </w:rPr>
          <w:instrText xml:space="preserve"> PAGEREF _Toc229342317 \h </w:instrText>
        </w:r>
        <w:r>
          <w:rPr>
            <w:noProof/>
            <w:webHidden/>
          </w:rPr>
        </w:r>
        <w:r>
          <w:rPr>
            <w:noProof/>
            <w:webHidden/>
          </w:rPr>
          <w:fldChar w:fldCharType="separate"/>
        </w:r>
        <w:r>
          <w:rPr>
            <w:noProof/>
            <w:webHidden/>
          </w:rPr>
          <w:t>1</w:t>
        </w:r>
        <w:r>
          <w:rPr>
            <w:noProof/>
            <w:webHidden/>
          </w:rPr>
          <w:fldChar w:fldCharType="end"/>
        </w:r>
      </w:hyperlink>
    </w:p>
    <w:p w14:paraId="45063380" w14:textId="77777777" w:rsidR="00C917B5" w:rsidRDefault="00C917B5">
      <w:pPr>
        <w:pStyle w:val="T2"/>
        <w:tabs>
          <w:tab w:val="right" w:leader="dot" w:pos="8778"/>
        </w:tabs>
        <w:rPr>
          <w:noProof/>
        </w:rPr>
      </w:pPr>
      <w:hyperlink w:anchor="_Toc229342318" w:history="1">
        <w:r w:rsidRPr="00C63163">
          <w:rPr>
            <w:rStyle w:val="Kpr"/>
            <w:noProof/>
          </w:rPr>
          <w:t>4.4. CSV parse</w:t>
        </w:r>
        <w:r>
          <w:rPr>
            <w:noProof/>
            <w:webHidden/>
          </w:rPr>
          <w:tab/>
        </w:r>
        <w:r>
          <w:rPr>
            <w:noProof/>
            <w:webHidden/>
          </w:rPr>
          <w:fldChar w:fldCharType="begin"/>
        </w:r>
        <w:r>
          <w:rPr>
            <w:noProof/>
            <w:webHidden/>
          </w:rPr>
          <w:instrText xml:space="preserve"> PAGEREF _Toc229342318 \h </w:instrText>
        </w:r>
        <w:r>
          <w:rPr>
            <w:noProof/>
            <w:webHidden/>
          </w:rPr>
        </w:r>
        <w:r>
          <w:rPr>
            <w:noProof/>
            <w:webHidden/>
          </w:rPr>
          <w:fldChar w:fldCharType="separate"/>
        </w:r>
        <w:r>
          <w:rPr>
            <w:noProof/>
            <w:webHidden/>
          </w:rPr>
          <w:t>1</w:t>
        </w:r>
        <w:r>
          <w:rPr>
            <w:noProof/>
            <w:webHidden/>
          </w:rPr>
          <w:fldChar w:fldCharType="end"/>
        </w:r>
      </w:hyperlink>
    </w:p>
    <w:p w14:paraId="19F29F9A" w14:textId="77777777" w:rsidR="00C917B5" w:rsidRDefault="00C917B5">
      <w:pPr>
        <w:pStyle w:val="T3"/>
        <w:tabs>
          <w:tab w:val="right" w:leader="dot" w:pos="8778"/>
        </w:tabs>
        <w:rPr>
          <w:noProof/>
        </w:rPr>
      </w:pPr>
      <w:hyperlink w:anchor="_Toc229342319" w:history="1">
        <w:r w:rsidRPr="00C63163">
          <w:rPr>
            <w:rStyle w:val="Kpr"/>
            <w:noProof/>
          </w:rPr>
          <w:t>4.4.1. Papa Parse (worker mode)</w:t>
        </w:r>
        <w:r>
          <w:rPr>
            <w:noProof/>
            <w:webHidden/>
          </w:rPr>
          <w:tab/>
        </w:r>
        <w:r>
          <w:rPr>
            <w:noProof/>
            <w:webHidden/>
          </w:rPr>
          <w:fldChar w:fldCharType="begin"/>
        </w:r>
        <w:r>
          <w:rPr>
            <w:noProof/>
            <w:webHidden/>
          </w:rPr>
          <w:instrText xml:space="preserve"> PAGEREF _Toc229342319 \h </w:instrText>
        </w:r>
        <w:r>
          <w:rPr>
            <w:noProof/>
            <w:webHidden/>
          </w:rPr>
        </w:r>
        <w:r>
          <w:rPr>
            <w:noProof/>
            <w:webHidden/>
          </w:rPr>
          <w:fldChar w:fldCharType="separate"/>
        </w:r>
        <w:r>
          <w:rPr>
            <w:noProof/>
            <w:webHidden/>
          </w:rPr>
          <w:t>1</w:t>
        </w:r>
        <w:r>
          <w:rPr>
            <w:noProof/>
            <w:webHidden/>
          </w:rPr>
          <w:fldChar w:fldCharType="end"/>
        </w:r>
      </w:hyperlink>
    </w:p>
    <w:p w14:paraId="0BE19238" w14:textId="77777777" w:rsidR="00C917B5" w:rsidRDefault="00C917B5">
      <w:pPr>
        <w:pStyle w:val="T2"/>
        <w:tabs>
          <w:tab w:val="right" w:leader="dot" w:pos="8778"/>
        </w:tabs>
        <w:rPr>
          <w:noProof/>
        </w:rPr>
      </w:pPr>
      <w:hyperlink w:anchor="_Toc229342320" w:history="1">
        <w:r w:rsidRPr="00C63163">
          <w:rPr>
            <w:rStyle w:val="Kpr"/>
            <w:noProof/>
          </w:rPr>
          <w:t>4.5. Chart</w:t>
        </w:r>
        <w:r>
          <w:rPr>
            <w:noProof/>
            <w:webHidden/>
          </w:rPr>
          <w:tab/>
        </w:r>
        <w:r>
          <w:rPr>
            <w:noProof/>
            <w:webHidden/>
          </w:rPr>
          <w:fldChar w:fldCharType="begin"/>
        </w:r>
        <w:r>
          <w:rPr>
            <w:noProof/>
            <w:webHidden/>
          </w:rPr>
          <w:instrText xml:space="preserve"> PAGEREF _Toc229342320 \h </w:instrText>
        </w:r>
        <w:r>
          <w:rPr>
            <w:noProof/>
            <w:webHidden/>
          </w:rPr>
        </w:r>
        <w:r>
          <w:rPr>
            <w:noProof/>
            <w:webHidden/>
          </w:rPr>
          <w:fldChar w:fldCharType="separate"/>
        </w:r>
        <w:r>
          <w:rPr>
            <w:noProof/>
            <w:webHidden/>
          </w:rPr>
          <w:t>1</w:t>
        </w:r>
        <w:r>
          <w:rPr>
            <w:noProof/>
            <w:webHidden/>
          </w:rPr>
          <w:fldChar w:fldCharType="end"/>
        </w:r>
      </w:hyperlink>
    </w:p>
    <w:p w14:paraId="67B31574" w14:textId="77777777" w:rsidR="00C917B5" w:rsidRDefault="00C917B5">
      <w:pPr>
        <w:pStyle w:val="T3"/>
        <w:tabs>
          <w:tab w:val="right" w:leader="dot" w:pos="8778"/>
        </w:tabs>
        <w:rPr>
          <w:noProof/>
        </w:rPr>
      </w:pPr>
      <w:hyperlink w:anchor="_Toc229342321" w:history="1">
        <w:r w:rsidRPr="00C63163">
          <w:rPr>
            <w:rStyle w:val="Kpr"/>
            <w:noProof/>
          </w:rPr>
          <w:t>4.5.1. Apache ECharts veya Chart.js + OffscreenCanvas</w:t>
        </w:r>
        <w:r>
          <w:rPr>
            <w:noProof/>
            <w:webHidden/>
          </w:rPr>
          <w:tab/>
        </w:r>
        <w:r>
          <w:rPr>
            <w:noProof/>
            <w:webHidden/>
          </w:rPr>
          <w:fldChar w:fldCharType="begin"/>
        </w:r>
        <w:r>
          <w:rPr>
            <w:noProof/>
            <w:webHidden/>
          </w:rPr>
          <w:instrText xml:space="preserve"> PAGEREF _Toc229342321 \h </w:instrText>
        </w:r>
        <w:r>
          <w:rPr>
            <w:noProof/>
            <w:webHidden/>
          </w:rPr>
        </w:r>
        <w:r>
          <w:rPr>
            <w:noProof/>
            <w:webHidden/>
          </w:rPr>
          <w:fldChar w:fldCharType="separate"/>
        </w:r>
        <w:r>
          <w:rPr>
            <w:noProof/>
            <w:webHidden/>
          </w:rPr>
          <w:t>1</w:t>
        </w:r>
        <w:r>
          <w:rPr>
            <w:noProof/>
            <w:webHidden/>
          </w:rPr>
          <w:fldChar w:fldCharType="end"/>
        </w:r>
      </w:hyperlink>
    </w:p>
    <w:p w14:paraId="5C4AFC4C" w14:textId="77777777" w:rsidR="00C917B5" w:rsidRDefault="00C917B5">
      <w:pPr>
        <w:pStyle w:val="T2"/>
        <w:tabs>
          <w:tab w:val="right" w:leader="dot" w:pos="8778"/>
        </w:tabs>
        <w:rPr>
          <w:noProof/>
        </w:rPr>
      </w:pPr>
      <w:hyperlink w:anchor="_Toc229342322" w:history="1">
        <w:r w:rsidRPr="00C63163">
          <w:rPr>
            <w:rStyle w:val="Kpr"/>
            <w:noProof/>
          </w:rPr>
          <w:t>4.6. Depolama</w:t>
        </w:r>
        <w:r>
          <w:rPr>
            <w:noProof/>
            <w:webHidden/>
          </w:rPr>
          <w:tab/>
        </w:r>
        <w:r>
          <w:rPr>
            <w:noProof/>
            <w:webHidden/>
          </w:rPr>
          <w:fldChar w:fldCharType="begin"/>
        </w:r>
        <w:r>
          <w:rPr>
            <w:noProof/>
            <w:webHidden/>
          </w:rPr>
          <w:instrText xml:space="preserve"> PAGEREF _Toc229342322 \h </w:instrText>
        </w:r>
        <w:r>
          <w:rPr>
            <w:noProof/>
            <w:webHidden/>
          </w:rPr>
        </w:r>
        <w:r>
          <w:rPr>
            <w:noProof/>
            <w:webHidden/>
          </w:rPr>
          <w:fldChar w:fldCharType="separate"/>
        </w:r>
        <w:r>
          <w:rPr>
            <w:noProof/>
            <w:webHidden/>
          </w:rPr>
          <w:t>1</w:t>
        </w:r>
        <w:r>
          <w:rPr>
            <w:noProof/>
            <w:webHidden/>
          </w:rPr>
          <w:fldChar w:fldCharType="end"/>
        </w:r>
      </w:hyperlink>
    </w:p>
    <w:p w14:paraId="43BDE4CC" w14:textId="77777777" w:rsidR="00C917B5" w:rsidRDefault="00C917B5">
      <w:pPr>
        <w:pStyle w:val="T3"/>
        <w:tabs>
          <w:tab w:val="right" w:leader="dot" w:pos="8778"/>
        </w:tabs>
        <w:rPr>
          <w:noProof/>
        </w:rPr>
      </w:pPr>
      <w:hyperlink w:anchor="_Toc229342323" w:history="1">
        <w:r w:rsidRPr="00C63163">
          <w:rPr>
            <w:rStyle w:val="Kpr"/>
            <w:noProof/>
          </w:rPr>
          <w:t>4.6.1. IndexedDB (Dexie)</w:t>
        </w:r>
        <w:r>
          <w:rPr>
            <w:noProof/>
            <w:webHidden/>
          </w:rPr>
          <w:tab/>
        </w:r>
        <w:r>
          <w:rPr>
            <w:noProof/>
            <w:webHidden/>
          </w:rPr>
          <w:fldChar w:fldCharType="begin"/>
        </w:r>
        <w:r>
          <w:rPr>
            <w:noProof/>
            <w:webHidden/>
          </w:rPr>
          <w:instrText xml:space="preserve"> PAGEREF _Toc229342323 \h </w:instrText>
        </w:r>
        <w:r>
          <w:rPr>
            <w:noProof/>
            <w:webHidden/>
          </w:rPr>
        </w:r>
        <w:r>
          <w:rPr>
            <w:noProof/>
            <w:webHidden/>
          </w:rPr>
          <w:fldChar w:fldCharType="separate"/>
        </w:r>
        <w:r>
          <w:rPr>
            <w:noProof/>
            <w:webHidden/>
          </w:rPr>
          <w:t>1</w:t>
        </w:r>
        <w:r>
          <w:rPr>
            <w:noProof/>
            <w:webHidden/>
          </w:rPr>
          <w:fldChar w:fldCharType="end"/>
        </w:r>
      </w:hyperlink>
    </w:p>
    <w:p w14:paraId="66FF433E" w14:textId="77777777" w:rsidR="00C917B5" w:rsidRDefault="00C917B5">
      <w:pPr>
        <w:pStyle w:val="T2"/>
        <w:tabs>
          <w:tab w:val="right" w:leader="dot" w:pos="8778"/>
        </w:tabs>
        <w:rPr>
          <w:noProof/>
        </w:rPr>
      </w:pPr>
      <w:hyperlink w:anchor="_Toc229342324" w:history="1">
        <w:r w:rsidRPr="00C63163">
          <w:rPr>
            <w:rStyle w:val="Kpr"/>
            <w:noProof/>
          </w:rPr>
          <w:t>4.7. Build</w:t>
        </w:r>
        <w:r>
          <w:rPr>
            <w:noProof/>
            <w:webHidden/>
          </w:rPr>
          <w:tab/>
        </w:r>
        <w:r>
          <w:rPr>
            <w:noProof/>
            <w:webHidden/>
          </w:rPr>
          <w:fldChar w:fldCharType="begin"/>
        </w:r>
        <w:r>
          <w:rPr>
            <w:noProof/>
            <w:webHidden/>
          </w:rPr>
          <w:instrText xml:space="preserve"> PAGEREF _Toc229342324 \h </w:instrText>
        </w:r>
        <w:r>
          <w:rPr>
            <w:noProof/>
            <w:webHidden/>
          </w:rPr>
        </w:r>
        <w:r>
          <w:rPr>
            <w:noProof/>
            <w:webHidden/>
          </w:rPr>
          <w:fldChar w:fldCharType="separate"/>
        </w:r>
        <w:r>
          <w:rPr>
            <w:noProof/>
            <w:webHidden/>
          </w:rPr>
          <w:t>1</w:t>
        </w:r>
        <w:r>
          <w:rPr>
            <w:noProof/>
            <w:webHidden/>
          </w:rPr>
          <w:fldChar w:fldCharType="end"/>
        </w:r>
      </w:hyperlink>
    </w:p>
    <w:p w14:paraId="69C39942" w14:textId="77777777" w:rsidR="00C917B5" w:rsidRDefault="00C917B5">
      <w:pPr>
        <w:pStyle w:val="T3"/>
        <w:tabs>
          <w:tab w:val="right" w:leader="dot" w:pos="8778"/>
        </w:tabs>
        <w:rPr>
          <w:noProof/>
        </w:rPr>
      </w:pPr>
      <w:hyperlink w:anchor="_Toc229342325" w:history="1">
        <w:r w:rsidRPr="00C63163">
          <w:rPr>
            <w:rStyle w:val="Kpr"/>
            <w:noProof/>
          </w:rPr>
          <w:t>4.7.1. Vite (worker bundling)</w:t>
        </w:r>
        <w:r>
          <w:rPr>
            <w:noProof/>
            <w:webHidden/>
          </w:rPr>
          <w:tab/>
        </w:r>
        <w:r>
          <w:rPr>
            <w:noProof/>
            <w:webHidden/>
          </w:rPr>
          <w:fldChar w:fldCharType="begin"/>
        </w:r>
        <w:r>
          <w:rPr>
            <w:noProof/>
            <w:webHidden/>
          </w:rPr>
          <w:instrText xml:space="preserve"> PAGEREF _Toc229342325 \h </w:instrText>
        </w:r>
        <w:r>
          <w:rPr>
            <w:noProof/>
            <w:webHidden/>
          </w:rPr>
        </w:r>
        <w:r>
          <w:rPr>
            <w:noProof/>
            <w:webHidden/>
          </w:rPr>
          <w:fldChar w:fldCharType="separate"/>
        </w:r>
        <w:r>
          <w:rPr>
            <w:noProof/>
            <w:webHidden/>
          </w:rPr>
          <w:t>1</w:t>
        </w:r>
        <w:r>
          <w:rPr>
            <w:noProof/>
            <w:webHidden/>
          </w:rPr>
          <w:fldChar w:fldCharType="end"/>
        </w:r>
      </w:hyperlink>
    </w:p>
    <w:p w14:paraId="0FDB5CDC" w14:textId="77777777" w:rsidR="00C917B5" w:rsidRDefault="00C917B5">
      <w:pPr>
        <w:pStyle w:val="T2"/>
        <w:tabs>
          <w:tab w:val="right" w:leader="dot" w:pos="8778"/>
        </w:tabs>
        <w:rPr>
          <w:noProof/>
        </w:rPr>
      </w:pPr>
      <w:hyperlink w:anchor="_Toc229342326" w:history="1">
        <w:r w:rsidRPr="00C63163">
          <w:rPr>
            <w:rStyle w:val="Kpr"/>
            <w:noProof/>
          </w:rPr>
          <w:t>4.8. Deployment</w:t>
        </w:r>
        <w:r>
          <w:rPr>
            <w:noProof/>
            <w:webHidden/>
          </w:rPr>
          <w:tab/>
        </w:r>
        <w:r>
          <w:rPr>
            <w:noProof/>
            <w:webHidden/>
          </w:rPr>
          <w:fldChar w:fldCharType="begin"/>
        </w:r>
        <w:r>
          <w:rPr>
            <w:noProof/>
            <w:webHidden/>
          </w:rPr>
          <w:instrText xml:space="preserve"> PAGEREF _Toc229342326 \h </w:instrText>
        </w:r>
        <w:r>
          <w:rPr>
            <w:noProof/>
            <w:webHidden/>
          </w:rPr>
        </w:r>
        <w:r>
          <w:rPr>
            <w:noProof/>
            <w:webHidden/>
          </w:rPr>
          <w:fldChar w:fldCharType="separate"/>
        </w:r>
        <w:r>
          <w:rPr>
            <w:noProof/>
            <w:webHidden/>
          </w:rPr>
          <w:t>1</w:t>
        </w:r>
        <w:r>
          <w:rPr>
            <w:noProof/>
            <w:webHidden/>
          </w:rPr>
          <w:fldChar w:fldCharType="end"/>
        </w:r>
      </w:hyperlink>
    </w:p>
    <w:p w14:paraId="6D861C44" w14:textId="77777777" w:rsidR="00C917B5" w:rsidRDefault="00C917B5">
      <w:pPr>
        <w:pStyle w:val="T3"/>
        <w:tabs>
          <w:tab w:val="right" w:leader="dot" w:pos="8778"/>
        </w:tabs>
        <w:rPr>
          <w:noProof/>
        </w:rPr>
      </w:pPr>
      <w:hyperlink w:anchor="_Toc229342327" w:history="1">
        <w:r w:rsidRPr="00C63163">
          <w:rPr>
            <w:rStyle w:val="Kpr"/>
            <w:noProof/>
          </w:rPr>
          <w:t>4.8.1. Vercel / Cloudflare Pages</w:t>
        </w:r>
        <w:r>
          <w:rPr>
            <w:noProof/>
            <w:webHidden/>
          </w:rPr>
          <w:tab/>
        </w:r>
        <w:r>
          <w:rPr>
            <w:noProof/>
            <w:webHidden/>
          </w:rPr>
          <w:fldChar w:fldCharType="begin"/>
        </w:r>
        <w:r>
          <w:rPr>
            <w:noProof/>
            <w:webHidden/>
          </w:rPr>
          <w:instrText xml:space="preserve"> PAGEREF _Toc229342327 \h </w:instrText>
        </w:r>
        <w:r>
          <w:rPr>
            <w:noProof/>
            <w:webHidden/>
          </w:rPr>
        </w:r>
        <w:r>
          <w:rPr>
            <w:noProof/>
            <w:webHidden/>
          </w:rPr>
          <w:fldChar w:fldCharType="separate"/>
        </w:r>
        <w:r>
          <w:rPr>
            <w:noProof/>
            <w:webHidden/>
          </w:rPr>
          <w:t>1</w:t>
        </w:r>
        <w:r>
          <w:rPr>
            <w:noProof/>
            <w:webHidden/>
          </w:rPr>
          <w:fldChar w:fldCharType="end"/>
        </w:r>
      </w:hyperlink>
    </w:p>
    <w:p w14:paraId="4CF74D52" w14:textId="77777777" w:rsidR="00C917B5" w:rsidRDefault="00C917B5">
      <w:pPr>
        <w:pStyle w:val="T2"/>
        <w:tabs>
          <w:tab w:val="right" w:leader="dot" w:pos="8778"/>
        </w:tabs>
        <w:rPr>
          <w:noProof/>
        </w:rPr>
      </w:pPr>
      <w:hyperlink w:anchor="_Toc229342328" w:history="1">
        <w:r w:rsidRPr="00C63163">
          <w:rPr>
            <w:rStyle w:val="Kpr"/>
            <w:noProof/>
          </w:rPr>
          <w:t>4.9. Reddedilen Teknoloji Kararları</w:t>
        </w:r>
        <w:r>
          <w:rPr>
            <w:noProof/>
            <w:webHidden/>
          </w:rPr>
          <w:tab/>
        </w:r>
        <w:r>
          <w:rPr>
            <w:noProof/>
            <w:webHidden/>
          </w:rPr>
          <w:fldChar w:fldCharType="begin"/>
        </w:r>
        <w:r>
          <w:rPr>
            <w:noProof/>
            <w:webHidden/>
          </w:rPr>
          <w:instrText xml:space="preserve"> PAGEREF _Toc229342328 \h </w:instrText>
        </w:r>
        <w:r>
          <w:rPr>
            <w:noProof/>
            <w:webHidden/>
          </w:rPr>
        </w:r>
        <w:r>
          <w:rPr>
            <w:noProof/>
            <w:webHidden/>
          </w:rPr>
          <w:fldChar w:fldCharType="separate"/>
        </w:r>
        <w:r>
          <w:rPr>
            <w:noProof/>
            <w:webHidden/>
          </w:rPr>
          <w:t>1</w:t>
        </w:r>
        <w:r>
          <w:rPr>
            <w:noProof/>
            <w:webHidden/>
          </w:rPr>
          <w:fldChar w:fldCharType="end"/>
        </w:r>
      </w:hyperlink>
    </w:p>
    <w:p w14:paraId="465E1CEE" w14:textId="77777777" w:rsidR="00C917B5" w:rsidRDefault="00C917B5">
      <w:pPr>
        <w:pStyle w:val="T1"/>
        <w:tabs>
          <w:tab w:val="right" w:leader="dot" w:pos="8778"/>
        </w:tabs>
        <w:rPr>
          <w:noProof/>
        </w:rPr>
      </w:pPr>
      <w:hyperlink w:anchor="_Toc229342329" w:history="1">
        <w:r w:rsidRPr="00C63163">
          <w:rPr>
            <w:rStyle w:val="Kpr"/>
            <w:noProof/>
          </w:rPr>
          <w:t>5. SİSTEM MİMARİSİ</w:t>
        </w:r>
        <w:r>
          <w:rPr>
            <w:noProof/>
            <w:webHidden/>
          </w:rPr>
          <w:tab/>
        </w:r>
        <w:r>
          <w:rPr>
            <w:noProof/>
            <w:webHidden/>
          </w:rPr>
          <w:fldChar w:fldCharType="begin"/>
        </w:r>
        <w:r>
          <w:rPr>
            <w:noProof/>
            <w:webHidden/>
          </w:rPr>
          <w:instrText xml:space="preserve"> PAGEREF _Toc229342329 \h </w:instrText>
        </w:r>
        <w:r>
          <w:rPr>
            <w:noProof/>
            <w:webHidden/>
          </w:rPr>
        </w:r>
        <w:r>
          <w:rPr>
            <w:noProof/>
            <w:webHidden/>
          </w:rPr>
          <w:fldChar w:fldCharType="separate"/>
        </w:r>
        <w:r>
          <w:rPr>
            <w:noProof/>
            <w:webHidden/>
          </w:rPr>
          <w:t>1</w:t>
        </w:r>
        <w:r>
          <w:rPr>
            <w:noProof/>
            <w:webHidden/>
          </w:rPr>
          <w:fldChar w:fldCharType="end"/>
        </w:r>
      </w:hyperlink>
    </w:p>
    <w:p w14:paraId="23889DA5" w14:textId="77777777" w:rsidR="00C917B5" w:rsidRDefault="00C917B5">
      <w:pPr>
        <w:pStyle w:val="T2"/>
        <w:tabs>
          <w:tab w:val="right" w:leader="dot" w:pos="8778"/>
        </w:tabs>
        <w:rPr>
          <w:noProof/>
        </w:rPr>
      </w:pPr>
      <w:hyperlink w:anchor="_Toc229342330" w:history="1">
        <w:r w:rsidRPr="00C63163">
          <w:rPr>
            <w:rStyle w:val="Kpr"/>
            <w:noProof/>
          </w:rPr>
          <w:t>5.1. Yüksek Seviye Mimari (C4 — Level 1: Context)</w:t>
        </w:r>
        <w:r>
          <w:rPr>
            <w:noProof/>
            <w:webHidden/>
          </w:rPr>
          <w:tab/>
        </w:r>
        <w:r>
          <w:rPr>
            <w:noProof/>
            <w:webHidden/>
          </w:rPr>
          <w:fldChar w:fldCharType="begin"/>
        </w:r>
        <w:r>
          <w:rPr>
            <w:noProof/>
            <w:webHidden/>
          </w:rPr>
          <w:instrText xml:space="preserve"> PAGEREF _Toc229342330 \h </w:instrText>
        </w:r>
        <w:r>
          <w:rPr>
            <w:noProof/>
            <w:webHidden/>
          </w:rPr>
        </w:r>
        <w:r>
          <w:rPr>
            <w:noProof/>
            <w:webHidden/>
          </w:rPr>
          <w:fldChar w:fldCharType="separate"/>
        </w:r>
        <w:r>
          <w:rPr>
            <w:noProof/>
            <w:webHidden/>
          </w:rPr>
          <w:t>1</w:t>
        </w:r>
        <w:r>
          <w:rPr>
            <w:noProof/>
            <w:webHidden/>
          </w:rPr>
          <w:fldChar w:fldCharType="end"/>
        </w:r>
      </w:hyperlink>
    </w:p>
    <w:p w14:paraId="4B148BD9" w14:textId="77777777" w:rsidR="00C917B5" w:rsidRDefault="00C917B5">
      <w:pPr>
        <w:pStyle w:val="T2"/>
        <w:tabs>
          <w:tab w:val="right" w:leader="dot" w:pos="8778"/>
        </w:tabs>
        <w:rPr>
          <w:noProof/>
        </w:rPr>
      </w:pPr>
      <w:hyperlink w:anchor="_Toc229342331" w:history="1">
        <w:r w:rsidRPr="00C63163">
          <w:rPr>
            <w:rStyle w:val="Kpr"/>
            <w:noProof/>
          </w:rPr>
          <w:t>5.2. Container Seviyesi (C4 — Level 2)</w:t>
        </w:r>
        <w:r>
          <w:rPr>
            <w:noProof/>
            <w:webHidden/>
          </w:rPr>
          <w:tab/>
        </w:r>
        <w:r>
          <w:rPr>
            <w:noProof/>
            <w:webHidden/>
          </w:rPr>
          <w:fldChar w:fldCharType="begin"/>
        </w:r>
        <w:r>
          <w:rPr>
            <w:noProof/>
            <w:webHidden/>
          </w:rPr>
          <w:instrText xml:space="preserve"> PAGEREF _Toc229342331 \h </w:instrText>
        </w:r>
        <w:r>
          <w:rPr>
            <w:noProof/>
            <w:webHidden/>
          </w:rPr>
        </w:r>
        <w:r>
          <w:rPr>
            <w:noProof/>
            <w:webHidden/>
          </w:rPr>
          <w:fldChar w:fldCharType="separate"/>
        </w:r>
        <w:r>
          <w:rPr>
            <w:noProof/>
            <w:webHidden/>
          </w:rPr>
          <w:t>1</w:t>
        </w:r>
        <w:r>
          <w:rPr>
            <w:noProof/>
            <w:webHidden/>
          </w:rPr>
          <w:fldChar w:fldCharType="end"/>
        </w:r>
      </w:hyperlink>
    </w:p>
    <w:p w14:paraId="6E45D38E" w14:textId="77777777" w:rsidR="00C917B5" w:rsidRDefault="00C917B5">
      <w:pPr>
        <w:pStyle w:val="T2"/>
        <w:tabs>
          <w:tab w:val="right" w:leader="dot" w:pos="8778"/>
        </w:tabs>
        <w:rPr>
          <w:noProof/>
        </w:rPr>
      </w:pPr>
      <w:hyperlink w:anchor="_Toc229342332" w:history="1">
        <w:r w:rsidRPr="00C63163">
          <w:rPr>
            <w:rStyle w:val="Kpr"/>
            <w:noProof/>
          </w:rPr>
          <w:t>5.3. Sıralı (Sequence) Diyagramları</w:t>
        </w:r>
        <w:r>
          <w:rPr>
            <w:noProof/>
            <w:webHidden/>
          </w:rPr>
          <w:tab/>
        </w:r>
        <w:r>
          <w:rPr>
            <w:noProof/>
            <w:webHidden/>
          </w:rPr>
          <w:fldChar w:fldCharType="begin"/>
        </w:r>
        <w:r>
          <w:rPr>
            <w:noProof/>
            <w:webHidden/>
          </w:rPr>
          <w:instrText xml:space="preserve"> PAGEREF _Toc229342332 \h </w:instrText>
        </w:r>
        <w:r>
          <w:rPr>
            <w:noProof/>
            <w:webHidden/>
          </w:rPr>
        </w:r>
        <w:r>
          <w:rPr>
            <w:noProof/>
            <w:webHidden/>
          </w:rPr>
          <w:fldChar w:fldCharType="separate"/>
        </w:r>
        <w:r>
          <w:rPr>
            <w:noProof/>
            <w:webHidden/>
          </w:rPr>
          <w:t>1</w:t>
        </w:r>
        <w:r>
          <w:rPr>
            <w:noProof/>
            <w:webHidden/>
          </w:rPr>
          <w:fldChar w:fldCharType="end"/>
        </w:r>
      </w:hyperlink>
    </w:p>
    <w:p w14:paraId="07D1D29E" w14:textId="77777777" w:rsidR="00C917B5" w:rsidRDefault="00C917B5">
      <w:pPr>
        <w:pStyle w:val="T2"/>
        <w:tabs>
          <w:tab w:val="right" w:leader="dot" w:pos="8778"/>
        </w:tabs>
        <w:rPr>
          <w:noProof/>
        </w:rPr>
      </w:pPr>
      <w:hyperlink w:anchor="_Toc229342333" w:history="1">
        <w:r w:rsidRPr="00C63163">
          <w:rPr>
            <w:rStyle w:val="Kpr"/>
            <w:noProof/>
          </w:rPr>
          <w:t>5.4. Deployment Topolojisi</w:t>
        </w:r>
        <w:r>
          <w:rPr>
            <w:noProof/>
            <w:webHidden/>
          </w:rPr>
          <w:tab/>
        </w:r>
        <w:r>
          <w:rPr>
            <w:noProof/>
            <w:webHidden/>
          </w:rPr>
          <w:fldChar w:fldCharType="begin"/>
        </w:r>
        <w:r>
          <w:rPr>
            <w:noProof/>
            <w:webHidden/>
          </w:rPr>
          <w:instrText xml:space="preserve"> PAGEREF _Toc229342333 \h </w:instrText>
        </w:r>
        <w:r>
          <w:rPr>
            <w:noProof/>
            <w:webHidden/>
          </w:rPr>
        </w:r>
        <w:r>
          <w:rPr>
            <w:noProof/>
            <w:webHidden/>
          </w:rPr>
          <w:fldChar w:fldCharType="separate"/>
        </w:r>
        <w:r>
          <w:rPr>
            <w:noProof/>
            <w:webHidden/>
          </w:rPr>
          <w:t>1</w:t>
        </w:r>
        <w:r>
          <w:rPr>
            <w:noProof/>
            <w:webHidden/>
          </w:rPr>
          <w:fldChar w:fldCharType="end"/>
        </w:r>
      </w:hyperlink>
    </w:p>
    <w:p w14:paraId="1789BDC2" w14:textId="77777777" w:rsidR="00C917B5" w:rsidRDefault="00C917B5">
      <w:pPr>
        <w:pStyle w:val="T2"/>
        <w:tabs>
          <w:tab w:val="right" w:leader="dot" w:pos="8778"/>
        </w:tabs>
        <w:rPr>
          <w:noProof/>
        </w:rPr>
      </w:pPr>
      <w:hyperlink w:anchor="_Toc229342334" w:history="1">
        <w:r w:rsidRPr="00C63163">
          <w:rPr>
            <w:rStyle w:val="Kpr"/>
            <w:noProof/>
          </w:rPr>
          <w:t>5.5. Mimari Karar Kayıtları (Architecture Decision Records — ADR)</w:t>
        </w:r>
        <w:r>
          <w:rPr>
            <w:noProof/>
            <w:webHidden/>
          </w:rPr>
          <w:tab/>
        </w:r>
        <w:r>
          <w:rPr>
            <w:noProof/>
            <w:webHidden/>
          </w:rPr>
          <w:fldChar w:fldCharType="begin"/>
        </w:r>
        <w:r>
          <w:rPr>
            <w:noProof/>
            <w:webHidden/>
          </w:rPr>
          <w:instrText xml:space="preserve"> PAGEREF _Toc229342334 \h </w:instrText>
        </w:r>
        <w:r>
          <w:rPr>
            <w:noProof/>
            <w:webHidden/>
          </w:rPr>
        </w:r>
        <w:r>
          <w:rPr>
            <w:noProof/>
            <w:webHidden/>
          </w:rPr>
          <w:fldChar w:fldCharType="separate"/>
        </w:r>
        <w:r>
          <w:rPr>
            <w:noProof/>
            <w:webHidden/>
          </w:rPr>
          <w:t>1</w:t>
        </w:r>
        <w:r>
          <w:rPr>
            <w:noProof/>
            <w:webHidden/>
          </w:rPr>
          <w:fldChar w:fldCharType="end"/>
        </w:r>
      </w:hyperlink>
    </w:p>
    <w:p w14:paraId="1A418476" w14:textId="77777777" w:rsidR="00C917B5" w:rsidRDefault="00C917B5">
      <w:pPr>
        <w:pStyle w:val="T1"/>
        <w:tabs>
          <w:tab w:val="right" w:leader="dot" w:pos="8778"/>
        </w:tabs>
        <w:rPr>
          <w:noProof/>
        </w:rPr>
      </w:pPr>
      <w:hyperlink w:anchor="_Toc229342335" w:history="1">
        <w:r w:rsidRPr="00C63163">
          <w:rPr>
            <w:rStyle w:val="Kpr"/>
            <w:noProof/>
          </w:rPr>
          <w:t>6. VERİ MODELİ VE API TASARIMI</w:t>
        </w:r>
        <w:r>
          <w:rPr>
            <w:noProof/>
            <w:webHidden/>
          </w:rPr>
          <w:tab/>
        </w:r>
        <w:r>
          <w:rPr>
            <w:noProof/>
            <w:webHidden/>
          </w:rPr>
          <w:fldChar w:fldCharType="begin"/>
        </w:r>
        <w:r>
          <w:rPr>
            <w:noProof/>
            <w:webHidden/>
          </w:rPr>
          <w:instrText xml:space="preserve"> PAGEREF _Toc229342335 \h </w:instrText>
        </w:r>
        <w:r>
          <w:rPr>
            <w:noProof/>
            <w:webHidden/>
          </w:rPr>
        </w:r>
        <w:r>
          <w:rPr>
            <w:noProof/>
            <w:webHidden/>
          </w:rPr>
          <w:fldChar w:fldCharType="separate"/>
        </w:r>
        <w:r>
          <w:rPr>
            <w:noProof/>
            <w:webHidden/>
          </w:rPr>
          <w:t>1</w:t>
        </w:r>
        <w:r>
          <w:rPr>
            <w:noProof/>
            <w:webHidden/>
          </w:rPr>
          <w:fldChar w:fldCharType="end"/>
        </w:r>
      </w:hyperlink>
    </w:p>
    <w:p w14:paraId="5E835332" w14:textId="77777777" w:rsidR="00C917B5" w:rsidRDefault="00C917B5">
      <w:pPr>
        <w:pStyle w:val="T2"/>
        <w:tabs>
          <w:tab w:val="right" w:leader="dot" w:pos="8778"/>
        </w:tabs>
        <w:rPr>
          <w:noProof/>
        </w:rPr>
      </w:pPr>
      <w:hyperlink w:anchor="_Toc229342336" w:history="1">
        <w:r w:rsidRPr="00C63163">
          <w:rPr>
            <w:rStyle w:val="Kpr"/>
            <w:noProof/>
          </w:rPr>
          <w:t>6.1. ER Diyagramı</w:t>
        </w:r>
        <w:r>
          <w:rPr>
            <w:noProof/>
            <w:webHidden/>
          </w:rPr>
          <w:tab/>
        </w:r>
        <w:r>
          <w:rPr>
            <w:noProof/>
            <w:webHidden/>
          </w:rPr>
          <w:fldChar w:fldCharType="begin"/>
        </w:r>
        <w:r>
          <w:rPr>
            <w:noProof/>
            <w:webHidden/>
          </w:rPr>
          <w:instrText xml:space="preserve"> PAGEREF _Toc229342336 \h </w:instrText>
        </w:r>
        <w:r>
          <w:rPr>
            <w:noProof/>
            <w:webHidden/>
          </w:rPr>
        </w:r>
        <w:r>
          <w:rPr>
            <w:noProof/>
            <w:webHidden/>
          </w:rPr>
          <w:fldChar w:fldCharType="separate"/>
        </w:r>
        <w:r>
          <w:rPr>
            <w:noProof/>
            <w:webHidden/>
          </w:rPr>
          <w:t>1</w:t>
        </w:r>
        <w:r>
          <w:rPr>
            <w:noProof/>
            <w:webHidden/>
          </w:rPr>
          <w:fldChar w:fldCharType="end"/>
        </w:r>
      </w:hyperlink>
    </w:p>
    <w:p w14:paraId="6F1B8512" w14:textId="77777777" w:rsidR="00C917B5" w:rsidRDefault="00C917B5">
      <w:pPr>
        <w:pStyle w:val="T2"/>
        <w:tabs>
          <w:tab w:val="right" w:leader="dot" w:pos="8778"/>
        </w:tabs>
        <w:rPr>
          <w:noProof/>
        </w:rPr>
      </w:pPr>
      <w:hyperlink w:anchor="_Toc229342337" w:history="1">
        <w:r w:rsidRPr="00C63163">
          <w:rPr>
            <w:rStyle w:val="Kpr"/>
            <w:noProof/>
          </w:rPr>
          <w:t>6.2. Tablo Tanımları</w:t>
        </w:r>
        <w:r>
          <w:rPr>
            <w:noProof/>
            <w:webHidden/>
          </w:rPr>
          <w:tab/>
        </w:r>
        <w:r>
          <w:rPr>
            <w:noProof/>
            <w:webHidden/>
          </w:rPr>
          <w:fldChar w:fldCharType="begin"/>
        </w:r>
        <w:r>
          <w:rPr>
            <w:noProof/>
            <w:webHidden/>
          </w:rPr>
          <w:instrText xml:space="preserve"> PAGEREF _Toc229342337 \h </w:instrText>
        </w:r>
        <w:r>
          <w:rPr>
            <w:noProof/>
            <w:webHidden/>
          </w:rPr>
        </w:r>
        <w:r>
          <w:rPr>
            <w:noProof/>
            <w:webHidden/>
          </w:rPr>
          <w:fldChar w:fldCharType="separate"/>
        </w:r>
        <w:r>
          <w:rPr>
            <w:noProof/>
            <w:webHidden/>
          </w:rPr>
          <w:t>1</w:t>
        </w:r>
        <w:r>
          <w:rPr>
            <w:noProof/>
            <w:webHidden/>
          </w:rPr>
          <w:fldChar w:fldCharType="end"/>
        </w:r>
      </w:hyperlink>
    </w:p>
    <w:p w14:paraId="0DCCF090" w14:textId="77777777" w:rsidR="00C917B5" w:rsidRDefault="00C917B5">
      <w:pPr>
        <w:pStyle w:val="T2"/>
        <w:tabs>
          <w:tab w:val="right" w:leader="dot" w:pos="8778"/>
        </w:tabs>
        <w:rPr>
          <w:noProof/>
        </w:rPr>
      </w:pPr>
      <w:hyperlink w:anchor="_Toc229342338" w:history="1">
        <w:r w:rsidRPr="00C63163">
          <w:rPr>
            <w:rStyle w:val="Kpr"/>
            <w:noProof/>
          </w:rPr>
          <w:t>6.3. İndeks Stratejisi</w:t>
        </w:r>
        <w:r>
          <w:rPr>
            <w:noProof/>
            <w:webHidden/>
          </w:rPr>
          <w:tab/>
        </w:r>
        <w:r>
          <w:rPr>
            <w:noProof/>
            <w:webHidden/>
          </w:rPr>
          <w:fldChar w:fldCharType="begin"/>
        </w:r>
        <w:r>
          <w:rPr>
            <w:noProof/>
            <w:webHidden/>
          </w:rPr>
          <w:instrText xml:space="preserve"> PAGEREF _Toc229342338 \h </w:instrText>
        </w:r>
        <w:r>
          <w:rPr>
            <w:noProof/>
            <w:webHidden/>
          </w:rPr>
        </w:r>
        <w:r>
          <w:rPr>
            <w:noProof/>
            <w:webHidden/>
          </w:rPr>
          <w:fldChar w:fldCharType="separate"/>
        </w:r>
        <w:r>
          <w:rPr>
            <w:noProof/>
            <w:webHidden/>
          </w:rPr>
          <w:t>1</w:t>
        </w:r>
        <w:r>
          <w:rPr>
            <w:noProof/>
            <w:webHidden/>
          </w:rPr>
          <w:fldChar w:fldCharType="end"/>
        </w:r>
      </w:hyperlink>
    </w:p>
    <w:p w14:paraId="0A3582E2" w14:textId="77777777" w:rsidR="00C917B5" w:rsidRDefault="00C917B5">
      <w:pPr>
        <w:pStyle w:val="T2"/>
        <w:tabs>
          <w:tab w:val="right" w:leader="dot" w:pos="8778"/>
        </w:tabs>
        <w:rPr>
          <w:noProof/>
        </w:rPr>
      </w:pPr>
      <w:hyperlink w:anchor="_Toc229342339" w:history="1">
        <w:r w:rsidRPr="00C63163">
          <w:rPr>
            <w:rStyle w:val="Kpr"/>
            <w:noProof/>
          </w:rPr>
          <w:t>6.4. REST API Endpoint Listesi</w:t>
        </w:r>
        <w:r>
          <w:rPr>
            <w:noProof/>
            <w:webHidden/>
          </w:rPr>
          <w:tab/>
        </w:r>
        <w:r>
          <w:rPr>
            <w:noProof/>
            <w:webHidden/>
          </w:rPr>
          <w:fldChar w:fldCharType="begin"/>
        </w:r>
        <w:r>
          <w:rPr>
            <w:noProof/>
            <w:webHidden/>
          </w:rPr>
          <w:instrText xml:space="preserve"> PAGEREF _Toc229342339 \h </w:instrText>
        </w:r>
        <w:r>
          <w:rPr>
            <w:noProof/>
            <w:webHidden/>
          </w:rPr>
        </w:r>
        <w:r>
          <w:rPr>
            <w:noProof/>
            <w:webHidden/>
          </w:rPr>
          <w:fldChar w:fldCharType="separate"/>
        </w:r>
        <w:r>
          <w:rPr>
            <w:noProof/>
            <w:webHidden/>
          </w:rPr>
          <w:t>1</w:t>
        </w:r>
        <w:r>
          <w:rPr>
            <w:noProof/>
            <w:webHidden/>
          </w:rPr>
          <w:fldChar w:fldCharType="end"/>
        </w:r>
      </w:hyperlink>
    </w:p>
    <w:p w14:paraId="41EABEEA" w14:textId="77777777" w:rsidR="00C917B5" w:rsidRDefault="00C917B5">
      <w:pPr>
        <w:pStyle w:val="T2"/>
        <w:tabs>
          <w:tab w:val="right" w:leader="dot" w:pos="8778"/>
        </w:tabs>
        <w:rPr>
          <w:noProof/>
        </w:rPr>
      </w:pPr>
      <w:hyperlink w:anchor="_Toc229342340" w:history="1">
        <w:r w:rsidRPr="00C63163">
          <w:rPr>
            <w:rStyle w:val="Kpr"/>
            <w:noProof/>
          </w:rPr>
          <w:t>6.5. Authentication Akışı</w:t>
        </w:r>
        <w:r>
          <w:rPr>
            <w:noProof/>
            <w:webHidden/>
          </w:rPr>
          <w:tab/>
        </w:r>
        <w:r>
          <w:rPr>
            <w:noProof/>
            <w:webHidden/>
          </w:rPr>
          <w:fldChar w:fldCharType="begin"/>
        </w:r>
        <w:r>
          <w:rPr>
            <w:noProof/>
            <w:webHidden/>
          </w:rPr>
          <w:instrText xml:space="preserve"> PAGEREF _Toc229342340 \h </w:instrText>
        </w:r>
        <w:r>
          <w:rPr>
            <w:noProof/>
            <w:webHidden/>
          </w:rPr>
        </w:r>
        <w:r>
          <w:rPr>
            <w:noProof/>
            <w:webHidden/>
          </w:rPr>
          <w:fldChar w:fldCharType="separate"/>
        </w:r>
        <w:r>
          <w:rPr>
            <w:noProof/>
            <w:webHidden/>
          </w:rPr>
          <w:t>1</w:t>
        </w:r>
        <w:r>
          <w:rPr>
            <w:noProof/>
            <w:webHidden/>
          </w:rPr>
          <w:fldChar w:fldCharType="end"/>
        </w:r>
      </w:hyperlink>
    </w:p>
    <w:p w14:paraId="65AAF44B" w14:textId="77777777" w:rsidR="00C917B5" w:rsidRDefault="00C917B5">
      <w:pPr>
        <w:pStyle w:val="T2"/>
        <w:tabs>
          <w:tab w:val="right" w:leader="dot" w:pos="8778"/>
        </w:tabs>
        <w:rPr>
          <w:noProof/>
        </w:rPr>
      </w:pPr>
      <w:hyperlink w:anchor="_Toc229342341" w:history="1">
        <w:r w:rsidRPr="00C63163">
          <w:rPr>
            <w:rStyle w:val="Kpr"/>
            <w:noProof/>
          </w:rPr>
          <w:t>6.6. Rate Limiting Politikası</w:t>
        </w:r>
        <w:r>
          <w:rPr>
            <w:noProof/>
            <w:webHidden/>
          </w:rPr>
          <w:tab/>
        </w:r>
        <w:r>
          <w:rPr>
            <w:noProof/>
            <w:webHidden/>
          </w:rPr>
          <w:fldChar w:fldCharType="begin"/>
        </w:r>
        <w:r>
          <w:rPr>
            <w:noProof/>
            <w:webHidden/>
          </w:rPr>
          <w:instrText xml:space="preserve"> PAGEREF _Toc229342341 \h </w:instrText>
        </w:r>
        <w:r>
          <w:rPr>
            <w:noProof/>
            <w:webHidden/>
          </w:rPr>
        </w:r>
        <w:r>
          <w:rPr>
            <w:noProof/>
            <w:webHidden/>
          </w:rPr>
          <w:fldChar w:fldCharType="separate"/>
        </w:r>
        <w:r>
          <w:rPr>
            <w:noProof/>
            <w:webHidden/>
          </w:rPr>
          <w:t>1</w:t>
        </w:r>
        <w:r>
          <w:rPr>
            <w:noProof/>
            <w:webHidden/>
          </w:rPr>
          <w:fldChar w:fldCharType="end"/>
        </w:r>
      </w:hyperlink>
    </w:p>
    <w:p w14:paraId="6A6AC08D" w14:textId="77777777" w:rsidR="00C917B5" w:rsidRDefault="00C917B5">
      <w:pPr>
        <w:pStyle w:val="T1"/>
        <w:tabs>
          <w:tab w:val="right" w:leader="dot" w:pos="8778"/>
        </w:tabs>
        <w:rPr>
          <w:noProof/>
        </w:rPr>
      </w:pPr>
      <w:hyperlink w:anchor="_Toc229342342" w:history="1">
        <w:r w:rsidRPr="00C63163">
          <w:rPr>
            <w:rStyle w:val="Kpr"/>
            <w:noProof/>
          </w:rPr>
          <w:t>7. KULLANICI ARAYÜZÜ TASARIMI</w:t>
        </w:r>
        <w:r>
          <w:rPr>
            <w:noProof/>
            <w:webHidden/>
          </w:rPr>
          <w:tab/>
        </w:r>
        <w:r>
          <w:rPr>
            <w:noProof/>
            <w:webHidden/>
          </w:rPr>
          <w:fldChar w:fldCharType="begin"/>
        </w:r>
        <w:r>
          <w:rPr>
            <w:noProof/>
            <w:webHidden/>
          </w:rPr>
          <w:instrText xml:space="preserve"> PAGEREF _Toc229342342 \h </w:instrText>
        </w:r>
        <w:r>
          <w:rPr>
            <w:noProof/>
            <w:webHidden/>
          </w:rPr>
        </w:r>
        <w:r>
          <w:rPr>
            <w:noProof/>
            <w:webHidden/>
          </w:rPr>
          <w:fldChar w:fldCharType="separate"/>
        </w:r>
        <w:r>
          <w:rPr>
            <w:noProof/>
            <w:webHidden/>
          </w:rPr>
          <w:t>1</w:t>
        </w:r>
        <w:r>
          <w:rPr>
            <w:noProof/>
            <w:webHidden/>
          </w:rPr>
          <w:fldChar w:fldCharType="end"/>
        </w:r>
      </w:hyperlink>
    </w:p>
    <w:p w14:paraId="1C69E33A" w14:textId="77777777" w:rsidR="00C917B5" w:rsidRDefault="00C917B5">
      <w:pPr>
        <w:pStyle w:val="T2"/>
        <w:tabs>
          <w:tab w:val="right" w:leader="dot" w:pos="8778"/>
        </w:tabs>
        <w:rPr>
          <w:noProof/>
        </w:rPr>
      </w:pPr>
      <w:hyperlink w:anchor="_Toc229342343" w:history="1">
        <w:r w:rsidRPr="00C63163">
          <w:rPr>
            <w:rStyle w:val="Kpr"/>
            <w:noProof/>
          </w:rPr>
          <w:t>7.1. Bilgi Mimarisi (Sitemap)</w:t>
        </w:r>
        <w:r>
          <w:rPr>
            <w:noProof/>
            <w:webHidden/>
          </w:rPr>
          <w:tab/>
        </w:r>
        <w:r>
          <w:rPr>
            <w:noProof/>
            <w:webHidden/>
          </w:rPr>
          <w:fldChar w:fldCharType="begin"/>
        </w:r>
        <w:r>
          <w:rPr>
            <w:noProof/>
            <w:webHidden/>
          </w:rPr>
          <w:instrText xml:space="preserve"> PAGEREF _Toc229342343 \h </w:instrText>
        </w:r>
        <w:r>
          <w:rPr>
            <w:noProof/>
            <w:webHidden/>
          </w:rPr>
        </w:r>
        <w:r>
          <w:rPr>
            <w:noProof/>
            <w:webHidden/>
          </w:rPr>
          <w:fldChar w:fldCharType="separate"/>
        </w:r>
        <w:r>
          <w:rPr>
            <w:noProof/>
            <w:webHidden/>
          </w:rPr>
          <w:t>1</w:t>
        </w:r>
        <w:r>
          <w:rPr>
            <w:noProof/>
            <w:webHidden/>
          </w:rPr>
          <w:fldChar w:fldCharType="end"/>
        </w:r>
      </w:hyperlink>
    </w:p>
    <w:p w14:paraId="253EE12B" w14:textId="77777777" w:rsidR="00C917B5" w:rsidRDefault="00C917B5">
      <w:pPr>
        <w:pStyle w:val="T2"/>
        <w:tabs>
          <w:tab w:val="right" w:leader="dot" w:pos="8778"/>
        </w:tabs>
        <w:rPr>
          <w:noProof/>
        </w:rPr>
      </w:pPr>
      <w:hyperlink w:anchor="_Toc229342344" w:history="1">
        <w:r w:rsidRPr="00C63163">
          <w:rPr>
            <w:rStyle w:val="Kpr"/>
            <w:noProof/>
          </w:rPr>
          <w:t>7.2. Kullanıcı Akışı (User Flow)</w:t>
        </w:r>
        <w:r>
          <w:rPr>
            <w:noProof/>
            <w:webHidden/>
          </w:rPr>
          <w:tab/>
        </w:r>
        <w:r>
          <w:rPr>
            <w:noProof/>
            <w:webHidden/>
          </w:rPr>
          <w:fldChar w:fldCharType="begin"/>
        </w:r>
        <w:r>
          <w:rPr>
            <w:noProof/>
            <w:webHidden/>
          </w:rPr>
          <w:instrText xml:space="preserve"> PAGEREF _Toc229342344 \h </w:instrText>
        </w:r>
        <w:r>
          <w:rPr>
            <w:noProof/>
            <w:webHidden/>
          </w:rPr>
        </w:r>
        <w:r>
          <w:rPr>
            <w:noProof/>
            <w:webHidden/>
          </w:rPr>
          <w:fldChar w:fldCharType="separate"/>
        </w:r>
        <w:r>
          <w:rPr>
            <w:noProof/>
            <w:webHidden/>
          </w:rPr>
          <w:t>1</w:t>
        </w:r>
        <w:r>
          <w:rPr>
            <w:noProof/>
            <w:webHidden/>
          </w:rPr>
          <w:fldChar w:fldCharType="end"/>
        </w:r>
      </w:hyperlink>
    </w:p>
    <w:p w14:paraId="7850F1D4" w14:textId="77777777" w:rsidR="00C917B5" w:rsidRDefault="00C917B5">
      <w:pPr>
        <w:pStyle w:val="T2"/>
        <w:tabs>
          <w:tab w:val="right" w:leader="dot" w:pos="8778"/>
        </w:tabs>
        <w:rPr>
          <w:noProof/>
        </w:rPr>
      </w:pPr>
      <w:hyperlink w:anchor="_Toc229342345" w:history="1">
        <w:r w:rsidRPr="00C63163">
          <w:rPr>
            <w:rStyle w:val="Kpr"/>
            <w:noProof/>
          </w:rPr>
          <w:t>7.3. Design System</w:t>
        </w:r>
        <w:r>
          <w:rPr>
            <w:noProof/>
            <w:webHidden/>
          </w:rPr>
          <w:tab/>
        </w:r>
        <w:r>
          <w:rPr>
            <w:noProof/>
            <w:webHidden/>
          </w:rPr>
          <w:fldChar w:fldCharType="begin"/>
        </w:r>
        <w:r>
          <w:rPr>
            <w:noProof/>
            <w:webHidden/>
          </w:rPr>
          <w:instrText xml:space="preserve"> PAGEREF _Toc229342345 \h </w:instrText>
        </w:r>
        <w:r>
          <w:rPr>
            <w:noProof/>
            <w:webHidden/>
          </w:rPr>
        </w:r>
        <w:r>
          <w:rPr>
            <w:noProof/>
            <w:webHidden/>
          </w:rPr>
          <w:fldChar w:fldCharType="separate"/>
        </w:r>
        <w:r>
          <w:rPr>
            <w:noProof/>
            <w:webHidden/>
          </w:rPr>
          <w:t>1</w:t>
        </w:r>
        <w:r>
          <w:rPr>
            <w:noProof/>
            <w:webHidden/>
          </w:rPr>
          <w:fldChar w:fldCharType="end"/>
        </w:r>
      </w:hyperlink>
    </w:p>
    <w:p w14:paraId="545A4F98" w14:textId="77777777" w:rsidR="00C917B5" w:rsidRDefault="00C917B5">
      <w:pPr>
        <w:pStyle w:val="T2"/>
        <w:tabs>
          <w:tab w:val="right" w:leader="dot" w:pos="8778"/>
        </w:tabs>
        <w:rPr>
          <w:noProof/>
        </w:rPr>
      </w:pPr>
      <w:hyperlink w:anchor="_Toc229342346" w:history="1">
        <w:r w:rsidRPr="00C63163">
          <w:rPr>
            <w:rStyle w:val="Kpr"/>
            <w:noProof/>
          </w:rPr>
          <w:t>7.4. Wireframe'ler ve Mockuplar</w:t>
        </w:r>
        <w:r>
          <w:rPr>
            <w:noProof/>
            <w:webHidden/>
          </w:rPr>
          <w:tab/>
        </w:r>
        <w:r>
          <w:rPr>
            <w:noProof/>
            <w:webHidden/>
          </w:rPr>
          <w:fldChar w:fldCharType="begin"/>
        </w:r>
        <w:r>
          <w:rPr>
            <w:noProof/>
            <w:webHidden/>
          </w:rPr>
          <w:instrText xml:space="preserve"> PAGEREF _Toc229342346 \h </w:instrText>
        </w:r>
        <w:r>
          <w:rPr>
            <w:noProof/>
            <w:webHidden/>
          </w:rPr>
        </w:r>
        <w:r>
          <w:rPr>
            <w:noProof/>
            <w:webHidden/>
          </w:rPr>
          <w:fldChar w:fldCharType="separate"/>
        </w:r>
        <w:r>
          <w:rPr>
            <w:noProof/>
            <w:webHidden/>
          </w:rPr>
          <w:t>1</w:t>
        </w:r>
        <w:r>
          <w:rPr>
            <w:noProof/>
            <w:webHidden/>
          </w:rPr>
          <w:fldChar w:fldCharType="end"/>
        </w:r>
      </w:hyperlink>
    </w:p>
    <w:p w14:paraId="27AC648B" w14:textId="77777777" w:rsidR="00C917B5" w:rsidRDefault="00C917B5">
      <w:pPr>
        <w:pStyle w:val="T2"/>
        <w:tabs>
          <w:tab w:val="right" w:leader="dot" w:pos="8778"/>
        </w:tabs>
        <w:rPr>
          <w:noProof/>
        </w:rPr>
      </w:pPr>
      <w:hyperlink w:anchor="_Toc229342347" w:history="1">
        <w:r w:rsidRPr="00C63163">
          <w:rPr>
            <w:rStyle w:val="Kpr"/>
            <w:noProof/>
          </w:rPr>
          <w:t>7.5. Responsive Tasarım Stratejisi</w:t>
        </w:r>
        <w:r>
          <w:rPr>
            <w:noProof/>
            <w:webHidden/>
          </w:rPr>
          <w:tab/>
        </w:r>
        <w:r>
          <w:rPr>
            <w:noProof/>
            <w:webHidden/>
          </w:rPr>
          <w:fldChar w:fldCharType="begin"/>
        </w:r>
        <w:r>
          <w:rPr>
            <w:noProof/>
            <w:webHidden/>
          </w:rPr>
          <w:instrText xml:space="preserve"> PAGEREF _Toc229342347 \h </w:instrText>
        </w:r>
        <w:r>
          <w:rPr>
            <w:noProof/>
            <w:webHidden/>
          </w:rPr>
        </w:r>
        <w:r>
          <w:rPr>
            <w:noProof/>
            <w:webHidden/>
          </w:rPr>
          <w:fldChar w:fldCharType="separate"/>
        </w:r>
        <w:r>
          <w:rPr>
            <w:noProof/>
            <w:webHidden/>
          </w:rPr>
          <w:t>1</w:t>
        </w:r>
        <w:r>
          <w:rPr>
            <w:noProof/>
            <w:webHidden/>
          </w:rPr>
          <w:fldChar w:fldCharType="end"/>
        </w:r>
      </w:hyperlink>
    </w:p>
    <w:p w14:paraId="1B99F8AC" w14:textId="77777777" w:rsidR="00C917B5" w:rsidRDefault="00C917B5">
      <w:pPr>
        <w:pStyle w:val="T2"/>
        <w:tabs>
          <w:tab w:val="right" w:leader="dot" w:pos="8778"/>
        </w:tabs>
        <w:rPr>
          <w:noProof/>
        </w:rPr>
      </w:pPr>
      <w:hyperlink w:anchor="_Toc229342348" w:history="1">
        <w:r w:rsidRPr="00C63163">
          <w:rPr>
            <w:rStyle w:val="Kpr"/>
            <w:noProof/>
          </w:rPr>
          <w:t>7.6. Erişilebilirlik (a11y)</w:t>
        </w:r>
        <w:r>
          <w:rPr>
            <w:noProof/>
            <w:webHidden/>
          </w:rPr>
          <w:tab/>
        </w:r>
        <w:r>
          <w:rPr>
            <w:noProof/>
            <w:webHidden/>
          </w:rPr>
          <w:fldChar w:fldCharType="begin"/>
        </w:r>
        <w:r>
          <w:rPr>
            <w:noProof/>
            <w:webHidden/>
          </w:rPr>
          <w:instrText xml:space="preserve"> PAGEREF _Toc229342348 \h </w:instrText>
        </w:r>
        <w:r>
          <w:rPr>
            <w:noProof/>
            <w:webHidden/>
          </w:rPr>
        </w:r>
        <w:r>
          <w:rPr>
            <w:noProof/>
            <w:webHidden/>
          </w:rPr>
          <w:fldChar w:fldCharType="separate"/>
        </w:r>
        <w:r>
          <w:rPr>
            <w:noProof/>
            <w:webHidden/>
          </w:rPr>
          <w:t>1</w:t>
        </w:r>
        <w:r>
          <w:rPr>
            <w:noProof/>
            <w:webHidden/>
          </w:rPr>
          <w:fldChar w:fldCharType="end"/>
        </w:r>
      </w:hyperlink>
    </w:p>
    <w:p w14:paraId="7CE59F98" w14:textId="77777777" w:rsidR="00C917B5" w:rsidRDefault="00C917B5">
      <w:pPr>
        <w:pStyle w:val="T1"/>
        <w:tabs>
          <w:tab w:val="right" w:leader="dot" w:pos="8778"/>
        </w:tabs>
        <w:rPr>
          <w:noProof/>
        </w:rPr>
      </w:pPr>
      <w:hyperlink w:anchor="_Toc229342349" w:history="1">
        <w:r w:rsidRPr="00C63163">
          <w:rPr>
            <w:rStyle w:val="Kpr"/>
            <w:noProof/>
          </w:rPr>
          <w:t>8. GÜVENLİK, PERFORMANS VE TEST</w:t>
        </w:r>
        <w:r>
          <w:rPr>
            <w:noProof/>
            <w:webHidden/>
          </w:rPr>
          <w:tab/>
        </w:r>
        <w:r>
          <w:rPr>
            <w:noProof/>
            <w:webHidden/>
          </w:rPr>
          <w:fldChar w:fldCharType="begin"/>
        </w:r>
        <w:r>
          <w:rPr>
            <w:noProof/>
            <w:webHidden/>
          </w:rPr>
          <w:instrText xml:space="preserve"> PAGEREF _Toc229342349 \h </w:instrText>
        </w:r>
        <w:r>
          <w:rPr>
            <w:noProof/>
            <w:webHidden/>
          </w:rPr>
        </w:r>
        <w:r>
          <w:rPr>
            <w:noProof/>
            <w:webHidden/>
          </w:rPr>
          <w:fldChar w:fldCharType="separate"/>
        </w:r>
        <w:r>
          <w:rPr>
            <w:noProof/>
            <w:webHidden/>
          </w:rPr>
          <w:t>1</w:t>
        </w:r>
        <w:r>
          <w:rPr>
            <w:noProof/>
            <w:webHidden/>
          </w:rPr>
          <w:fldChar w:fldCharType="end"/>
        </w:r>
      </w:hyperlink>
    </w:p>
    <w:p w14:paraId="10288481" w14:textId="77777777" w:rsidR="00C917B5" w:rsidRDefault="00C917B5">
      <w:pPr>
        <w:pStyle w:val="T2"/>
        <w:tabs>
          <w:tab w:val="right" w:leader="dot" w:pos="8778"/>
        </w:tabs>
        <w:rPr>
          <w:noProof/>
        </w:rPr>
      </w:pPr>
      <w:hyperlink w:anchor="_Toc229342350" w:history="1">
        <w:r w:rsidRPr="00C63163">
          <w:rPr>
            <w:rStyle w:val="Kpr"/>
            <w:noProof/>
          </w:rPr>
          <w:t>8.1. Güvenlik (OWASP Top 10)</w:t>
        </w:r>
        <w:r>
          <w:rPr>
            <w:noProof/>
            <w:webHidden/>
          </w:rPr>
          <w:tab/>
        </w:r>
        <w:r>
          <w:rPr>
            <w:noProof/>
            <w:webHidden/>
          </w:rPr>
          <w:fldChar w:fldCharType="begin"/>
        </w:r>
        <w:r>
          <w:rPr>
            <w:noProof/>
            <w:webHidden/>
          </w:rPr>
          <w:instrText xml:space="preserve"> PAGEREF _Toc229342350 \h </w:instrText>
        </w:r>
        <w:r>
          <w:rPr>
            <w:noProof/>
            <w:webHidden/>
          </w:rPr>
        </w:r>
        <w:r>
          <w:rPr>
            <w:noProof/>
            <w:webHidden/>
          </w:rPr>
          <w:fldChar w:fldCharType="separate"/>
        </w:r>
        <w:r>
          <w:rPr>
            <w:noProof/>
            <w:webHidden/>
          </w:rPr>
          <w:t>1</w:t>
        </w:r>
        <w:r>
          <w:rPr>
            <w:noProof/>
            <w:webHidden/>
          </w:rPr>
          <w:fldChar w:fldCharType="end"/>
        </w:r>
      </w:hyperlink>
    </w:p>
    <w:p w14:paraId="7D700D1F" w14:textId="77777777" w:rsidR="00C917B5" w:rsidRDefault="00C917B5">
      <w:pPr>
        <w:pStyle w:val="T2"/>
        <w:tabs>
          <w:tab w:val="right" w:leader="dot" w:pos="8778"/>
        </w:tabs>
        <w:rPr>
          <w:noProof/>
        </w:rPr>
      </w:pPr>
      <w:hyperlink w:anchor="_Toc229342351" w:history="1">
        <w:r w:rsidRPr="00C63163">
          <w:rPr>
            <w:rStyle w:val="Kpr"/>
            <w:noProof/>
          </w:rPr>
          <w:t>8.2. Performans Hedefleri</w:t>
        </w:r>
        <w:r>
          <w:rPr>
            <w:noProof/>
            <w:webHidden/>
          </w:rPr>
          <w:tab/>
        </w:r>
        <w:r>
          <w:rPr>
            <w:noProof/>
            <w:webHidden/>
          </w:rPr>
          <w:fldChar w:fldCharType="begin"/>
        </w:r>
        <w:r>
          <w:rPr>
            <w:noProof/>
            <w:webHidden/>
          </w:rPr>
          <w:instrText xml:space="preserve"> PAGEREF _Toc229342351 \h </w:instrText>
        </w:r>
        <w:r>
          <w:rPr>
            <w:noProof/>
            <w:webHidden/>
          </w:rPr>
        </w:r>
        <w:r>
          <w:rPr>
            <w:noProof/>
            <w:webHidden/>
          </w:rPr>
          <w:fldChar w:fldCharType="separate"/>
        </w:r>
        <w:r>
          <w:rPr>
            <w:noProof/>
            <w:webHidden/>
          </w:rPr>
          <w:t>1</w:t>
        </w:r>
        <w:r>
          <w:rPr>
            <w:noProof/>
            <w:webHidden/>
          </w:rPr>
          <w:fldChar w:fldCharType="end"/>
        </w:r>
      </w:hyperlink>
    </w:p>
    <w:p w14:paraId="4EB44A4F" w14:textId="77777777" w:rsidR="00C917B5" w:rsidRDefault="00C917B5">
      <w:pPr>
        <w:pStyle w:val="T2"/>
        <w:tabs>
          <w:tab w:val="right" w:leader="dot" w:pos="8778"/>
        </w:tabs>
        <w:rPr>
          <w:noProof/>
        </w:rPr>
      </w:pPr>
      <w:hyperlink w:anchor="_Toc229342352" w:history="1">
        <w:r w:rsidRPr="00C63163">
          <w:rPr>
            <w:rStyle w:val="Kpr"/>
            <w:noProof/>
          </w:rPr>
          <w:t>8.3. Test Stratejisi</w:t>
        </w:r>
        <w:r>
          <w:rPr>
            <w:noProof/>
            <w:webHidden/>
          </w:rPr>
          <w:tab/>
        </w:r>
        <w:r>
          <w:rPr>
            <w:noProof/>
            <w:webHidden/>
          </w:rPr>
          <w:fldChar w:fldCharType="begin"/>
        </w:r>
        <w:r>
          <w:rPr>
            <w:noProof/>
            <w:webHidden/>
          </w:rPr>
          <w:instrText xml:space="preserve"> PAGEREF _Toc229342352 \h </w:instrText>
        </w:r>
        <w:r>
          <w:rPr>
            <w:noProof/>
            <w:webHidden/>
          </w:rPr>
        </w:r>
        <w:r>
          <w:rPr>
            <w:noProof/>
            <w:webHidden/>
          </w:rPr>
          <w:fldChar w:fldCharType="separate"/>
        </w:r>
        <w:r>
          <w:rPr>
            <w:noProof/>
            <w:webHidden/>
          </w:rPr>
          <w:t>1</w:t>
        </w:r>
        <w:r>
          <w:rPr>
            <w:noProof/>
            <w:webHidden/>
          </w:rPr>
          <w:fldChar w:fldCharType="end"/>
        </w:r>
      </w:hyperlink>
    </w:p>
    <w:p w14:paraId="75938FD6" w14:textId="77777777" w:rsidR="00C917B5" w:rsidRDefault="00C917B5">
      <w:pPr>
        <w:pStyle w:val="T1"/>
        <w:tabs>
          <w:tab w:val="right" w:leader="dot" w:pos="8778"/>
        </w:tabs>
        <w:rPr>
          <w:noProof/>
        </w:rPr>
      </w:pPr>
      <w:hyperlink w:anchor="_Toc229342353" w:history="1">
        <w:r w:rsidRPr="00C63163">
          <w:rPr>
            <w:rStyle w:val="Kpr"/>
            <w:noProof/>
          </w:rPr>
          <w:t>9. MALİYET, GELİR MODELİ VE GTM</w:t>
        </w:r>
        <w:r>
          <w:rPr>
            <w:noProof/>
            <w:webHidden/>
          </w:rPr>
          <w:tab/>
        </w:r>
        <w:r>
          <w:rPr>
            <w:noProof/>
            <w:webHidden/>
          </w:rPr>
          <w:fldChar w:fldCharType="begin"/>
        </w:r>
        <w:r>
          <w:rPr>
            <w:noProof/>
            <w:webHidden/>
          </w:rPr>
          <w:instrText xml:space="preserve"> PAGEREF _Toc229342353 \h </w:instrText>
        </w:r>
        <w:r>
          <w:rPr>
            <w:noProof/>
            <w:webHidden/>
          </w:rPr>
        </w:r>
        <w:r>
          <w:rPr>
            <w:noProof/>
            <w:webHidden/>
          </w:rPr>
          <w:fldChar w:fldCharType="separate"/>
        </w:r>
        <w:r>
          <w:rPr>
            <w:noProof/>
            <w:webHidden/>
          </w:rPr>
          <w:t>1</w:t>
        </w:r>
        <w:r>
          <w:rPr>
            <w:noProof/>
            <w:webHidden/>
          </w:rPr>
          <w:fldChar w:fldCharType="end"/>
        </w:r>
      </w:hyperlink>
    </w:p>
    <w:p w14:paraId="39020E76" w14:textId="77777777" w:rsidR="00C917B5" w:rsidRDefault="00C917B5">
      <w:pPr>
        <w:pStyle w:val="T2"/>
        <w:tabs>
          <w:tab w:val="right" w:leader="dot" w:pos="8778"/>
        </w:tabs>
        <w:rPr>
          <w:noProof/>
        </w:rPr>
      </w:pPr>
      <w:hyperlink w:anchor="_Toc229342354" w:history="1">
        <w:r w:rsidRPr="00C63163">
          <w:rPr>
            <w:rStyle w:val="Kpr"/>
            <w:noProof/>
          </w:rPr>
          <w:t>9.1. Business Model Canvas</w:t>
        </w:r>
        <w:r>
          <w:rPr>
            <w:noProof/>
            <w:webHidden/>
          </w:rPr>
          <w:tab/>
        </w:r>
        <w:r>
          <w:rPr>
            <w:noProof/>
            <w:webHidden/>
          </w:rPr>
          <w:fldChar w:fldCharType="begin"/>
        </w:r>
        <w:r>
          <w:rPr>
            <w:noProof/>
            <w:webHidden/>
          </w:rPr>
          <w:instrText xml:space="preserve"> PAGEREF _Toc229342354 \h </w:instrText>
        </w:r>
        <w:r>
          <w:rPr>
            <w:noProof/>
            <w:webHidden/>
          </w:rPr>
        </w:r>
        <w:r>
          <w:rPr>
            <w:noProof/>
            <w:webHidden/>
          </w:rPr>
          <w:fldChar w:fldCharType="separate"/>
        </w:r>
        <w:r>
          <w:rPr>
            <w:noProof/>
            <w:webHidden/>
          </w:rPr>
          <w:t>1</w:t>
        </w:r>
        <w:r>
          <w:rPr>
            <w:noProof/>
            <w:webHidden/>
          </w:rPr>
          <w:fldChar w:fldCharType="end"/>
        </w:r>
      </w:hyperlink>
    </w:p>
    <w:p w14:paraId="1EF19950" w14:textId="77777777" w:rsidR="00C917B5" w:rsidRDefault="00C917B5">
      <w:pPr>
        <w:pStyle w:val="T2"/>
        <w:tabs>
          <w:tab w:val="right" w:leader="dot" w:pos="8778"/>
        </w:tabs>
        <w:rPr>
          <w:noProof/>
        </w:rPr>
      </w:pPr>
      <w:hyperlink w:anchor="_Toc229342355" w:history="1">
        <w:r w:rsidRPr="00C63163">
          <w:rPr>
            <w:rStyle w:val="Kpr"/>
            <w:noProof/>
          </w:rPr>
          <w:t>9.2. Gelir Modeli</w:t>
        </w:r>
        <w:r>
          <w:rPr>
            <w:noProof/>
            <w:webHidden/>
          </w:rPr>
          <w:tab/>
        </w:r>
        <w:r>
          <w:rPr>
            <w:noProof/>
            <w:webHidden/>
          </w:rPr>
          <w:fldChar w:fldCharType="begin"/>
        </w:r>
        <w:r>
          <w:rPr>
            <w:noProof/>
            <w:webHidden/>
          </w:rPr>
          <w:instrText xml:space="preserve"> PAGEREF _Toc229342355 \h </w:instrText>
        </w:r>
        <w:r>
          <w:rPr>
            <w:noProof/>
            <w:webHidden/>
          </w:rPr>
        </w:r>
        <w:r>
          <w:rPr>
            <w:noProof/>
            <w:webHidden/>
          </w:rPr>
          <w:fldChar w:fldCharType="separate"/>
        </w:r>
        <w:r>
          <w:rPr>
            <w:noProof/>
            <w:webHidden/>
          </w:rPr>
          <w:t>1</w:t>
        </w:r>
        <w:r>
          <w:rPr>
            <w:noProof/>
            <w:webHidden/>
          </w:rPr>
          <w:fldChar w:fldCharType="end"/>
        </w:r>
      </w:hyperlink>
    </w:p>
    <w:p w14:paraId="359360BD" w14:textId="77777777" w:rsidR="00C917B5" w:rsidRDefault="00C917B5">
      <w:pPr>
        <w:pStyle w:val="T2"/>
        <w:tabs>
          <w:tab w:val="right" w:leader="dot" w:pos="8778"/>
        </w:tabs>
        <w:rPr>
          <w:noProof/>
        </w:rPr>
      </w:pPr>
      <w:hyperlink w:anchor="_Toc229342356" w:history="1">
        <w:r w:rsidRPr="00C63163">
          <w:rPr>
            <w:rStyle w:val="Kpr"/>
            <w:noProof/>
          </w:rPr>
          <w:t>9.3. Maliyet Analizi</w:t>
        </w:r>
        <w:r>
          <w:rPr>
            <w:noProof/>
            <w:webHidden/>
          </w:rPr>
          <w:tab/>
        </w:r>
        <w:r>
          <w:rPr>
            <w:noProof/>
            <w:webHidden/>
          </w:rPr>
          <w:fldChar w:fldCharType="begin"/>
        </w:r>
        <w:r>
          <w:rPr>
            <w:noProof/>
            <w:webHidden/>
          </w:rPr>
          <w:instrText xml:space="preserve"> PAGEREF _Toc229342356 \h </w:instrText>
        </w:r>
        <w:r>
          <w:rPr>
            <w:noProof/>
            <w:webHidden/>
          </w:rPr>
        </w:r>
        <w:r>
          <w:rPr>
            <w:noProof/>
            <w:webHidden/>
          </w:rPr>
          <w:fldChar w:fldCharType="separate"/>
        </w:r>
        <w:r>
          <w:rPr>
            <w:noProof/>
            <w:webHidden/>
          </w:rPr>
          <w:t>1</w:t>
        </w:r>
        <w:r>
          <w:rPr>
            <w:noProof/>
            <w:webHidden/>
          </w:rPr>
          <w:fldChar w:fldCharType="end"/>
        </w:r>
      </w:hyperlink>
    </w:p>
    <w:p w14:paraId="71F301DB" w14:textId="77777777" w:rsidR="00C917B5" w:rsidRDefault="00C917B5">
      <w:pPr>
        <w:pStyle w:val="T2"/>
        <w:tabs>
          <w:tab w:val="right" w:leader="dot" w:pos="8778"/>
        </w:tabs>
        <w:rPr>
          <w:noProof/>
        </w:rPr>
      </w:pPr>
      <w:hyperlink w:anchor="_Toc229342357" w:history="1">
        <w:r w:rsidRPr="00C63163">
          <w:rPr>
            <w:rStyle w:val="Kpr"/>
            <w:noProof/>
          </w:rPr>
          <w:t>9.4. Unit Economics</w:t>
        </w:r>
        <w:r>
          <w:rPr>
            <w:noProof/>
            <w:webHidden/>
          </w:rPr>
          <w:tab/>
        </w:r>
        <w:r>
          <w:rPr>
            <w:noProof/>
            <w:webHidden/>
          </w:rPr>
          <w:fldChar w:fldCharType="begin"/>
        </w:r>
        <w:r>
          <w:rPr>
            <w:noProof/>
            <w:webHidden/>
          </w:rPr>
          <w:instrText xml:space="preserve"> PAGEREF _Toc229342357 \h </w:instrText>
        </w:r>
        <w:r>
          <w:rPr>
            <w:noProof/>
            <w:webHidden/>
          </w:rPr>
        </w:r>
        <w:r>
          <w:rPr>
            <w:noProof/>
            <w:webHidden/>
          </w:rPr>
          <w:fldChar w:fldCharType="separate"/>
        </w:r>
        <w:r>
          <w:rPr>
            <w:noProof/>
            <w:webHidden/>
          </w:rPr>
          <w:t>1</w:t>
        </w:r>
        <w:r>
          <w:rPr>
            <w:noProof/>
            <w:webHidden/>
          </w:rPr>
          <w:fldChar w:fldCharType="end"/>
        </w:r>
      </w:hyperlink>
    </w:p>
    <w:p w14:paraId="129B2E8A" w14:textId="77777777" w:rsidR="00C917B5" w:rsidRDefault="00C917B5">
      <w:pPr>
        <w:pStyle w:val="T2"/>
        <w:tabs>
          <w:tab w:val="right" w:leader="dot" w:pos="8778"/>
        </w:tabs>
        <w:rPr>
          <w:noProof/>
        </w:rPr>
      </w:pPr>
      <w:hyperlink w:anchor="_Toc229342358" w:history="1">
        <w:r w:rsidRPr="00C63163">
          <w:rPr>
            <w:rStyle w:val="Kpr"/>
            <w:noProof/>
          </w:rPr>
          <w:t>9.5. Go-to-Market (GTM) Stratejisi</w:t>
        </w:r>
        <w:r>
          <w:rPr>
            <w:noProof/>
            <w:webHidden/>
          </w:rPr>
          <w:tab/>
        </w:r>
        <w:r>
          <w:rPr>
            <w:noProof/>
            <w:webHidden/>
          </w:rPr>
          <w:fldChar w:fldCharType="begin"/>
        </w:r>
        <w:r>
          <w:rPr>
            <w:noProof/>
            <w:webHidden/>
          </w:rPr>
          <w:instrText xml:space="preserve"> PAGEREF _Toc229342358 \h </w:instrText>
        </w:r>
        <w:r>
          <w:rPr>
            <w:noProof/>
            <w:webHidden/>
          </w:rPr>
        </w:r>
        <w:r>
          <w:rPr>
            <w:noProof/>
            <w:webHidden/>
          </w:rPr>
          <w:fldChar w:fldCharType="separate"/>
        </w:r>
        <w:r>
          <w:rPr>
            <w:noProof/>
            <w:webHidden/>
          </w:rPr>
          <w:t>1</w:t>
        </w:r>
        <w:r>
          <w:rPr>
            <w:noProof/>
            <w:webHidden/>
          </w:rPr>
          <w:fldChar w:fldCharType="end"/>
        </w:r>
      </w:hyperlink>
    </w:p>
    <w:p w14:paraId="665520E6" w14:textId="77777777" w:rsidR="00C917B5" w:rsidRDefault="00C917B5">
      <w:pPr>
        <w:pStyle w:val="T1"/>
        <w:tabs>
          <w:tab w:val="right" w:leader="dot" w:pos="8778"/>
        </w:tabs>
        <w:rPr>
          <w:noProof/>
        </w:rPr>
      </w:pPr>
      <w:hyperlink w:anchor="_Toc229342359" w:history="1">
        <w:r w:rsidRPr="00C63163">
          <w:rPr>
            <w:rStyle w:val="Kpr"/>
            <w:noProof/>
          </w:rPr>
          <w:t>10. UYGULAMA VE GELİŞTİRME</w:t>
        </w:r>
        <w:r>
          <w:rPr>
            <w:noProof/>
            <w:webHidden/>
          </w:rPr>
          <w:tab/>
        </w:r>
        <w:r>
          <w:rPr>
            <w:noProof/>
            <w:webHidden/>
          </w:rPr>
          <w:fldChar w:fldCharType="begin"/>
        </w:r>
        <w:r>
          <w:rPr>
            <w:noProof/>
            <w:webHidden/>
          </w:rPr>
          <w:instrText xml:space="preserve"> PAGEREF _Toc229342359 \h </w:instrText>
        </w:r>
        <w:r>
          <w:rPr>
            <w:noProof/>
            <w:webHidden/>
          </w:rPr>
        </w:r>
        <w:r>
          <w:rPr>
            <w:noProof/>
            <w:webHidden/>
          </w:rPr>
          <w:fldChar w:fldCharType="separate"/>
        </w:r>
        <w:r>
          <w:rPr>
            <w:noProof/>
            <w:webHidden/>
          </w:rPr>
          <w:t>1</w:t>
        </w:r>
        <w:r>
          <w:rPr>
            <w:noProof/>
            <w:webHidden/>
          </w:rPr>
          <w:fldChar w:fldCharType="end"/>
        </w:r>
      </w:hyperlink>
    </w:p>
    <w:p w14:paraId="6ADBFD4E" w14:textId="77777777" w:rsidR="00C917B5" w:rsidRDefault="00C917B5">
      <w:pPr>
        <w:pStyle w:val="T2"/>
        <w:tabs>
          <w:tab w:val="right" w:leader="dot" w:pos="8778"/>
        </w:tabs>
        <w:rPr>
          <w:noProof/>
        </w:rPr>
      </w:pPr>
      <w:hyperlink w:anchor="_Toc229342360" w:history="1">
        <w:r w:rsidRPr="00C63163">
          <w:rPr>
            <w:rStyle w:val="Kpr"/>
            <w:noProof/>
          </w:rPr>
          <w:t>10.1. Kurulum ve Çalıştırma</w:t>
        </w:r>
        <w:r>
          <w:rPr>
            <w:noProof/>
            <w:webHidden/>
          </w:rPr>
          <w:tab/>
        </w:r>
        <w:r>
          <w:rPr>
            <w:noProof/>
            <w:webHidden/>
          </w:rPr>
          <w:fldChar w:fldCharType="begin"/>
        </w:r>
        <w:r>
          <w:rPr>
            <w:noProof/>
            <w:webHidden/>
          </w:rPr>
          <w:instrText xml:space="preserve"> PAGEREF _Toc229342360 \h </w:instrText>
        </w:r>
        <w:r>
          <w:rPr>
            <w:noProof/>
            <w:webHidden/>
          </w:rPr>
        </w:r>
        <w:r>
          <w:rPr>
            <w:noProof/>
            <w:webHidden/>
          </w:rPr>
          <w:fldChar w:fldCharType="separate"/>
        </w:r>
        <w:r>
          <w:rPr>
            <w:noProof/>
            <w:webHidden/>
          </w:rPr>
          <w:t>1</w:t>
        </w:r>
        <w:r>
          <w:rPr>
            <w:noProof/>
            <w:webHidden/>
          </w:rPr>
          <w:fldChar w:fldCharType="end"/>
        </w:r>
      </w:hyperlink>
    </w:p>
    <w:p w14:paraId="14918CCE" w14:textId="77777777" w:rsidR="00C917B5" w:rsidRDefault="00C917B5">
      <w:pPr>
        <w:pStyle w:val="T2"/>
        <w:tabs>
          <w:tab w:val="right" w:leader="dot" w:pos="8778"/>
        </w:tabs>
        <w:rPr>
          <w:noProof/>
        </w:rPr>
      </w:pPr>
      <w:hyperlink w:anchor="_Toc229342361" w:history="1">
        <w:r w:rsidRPr="00C63163">
          <w:rPr>
            <w:rStyle w:val="Kpr"/>
            <w:noProof/>
          </w:rPr>
          <w:t>10.2. Ekran Görüntüleri</w:t>
        </w:r>
        <w:r>
          <w:rPr>
            <w:noProof/>
            <w:webHidden/>
          </w:rPr>
          <w:tab/>
        </w:r>
        <w:r>
          <w:rPr>
            <w:noProof/>
            <w:webHidden/>
          </w:rPr>
          <w:fldChar w:fldCharType="begin"/>
        </w:r>
        <w:r>
          <w:rPr>
            <w:noProof/>
            <w:webHidden/>
          </w:rPr>
          <w:instrText xml:space="preserve"> PAGEREF _Toc229342361 \h </w:instrText>
        </w:r>
        <w:r>
          <w:rPr>
            <w:noProof/>
            <w:webHidden/>
          </w:rPr>
        </w:r>
        <w:r>
          <w:rPr>
            <w:noProof/>
            <w:webHidden/>
          </w:rPr>
          <w:fldChar w:fldCharType="separate"/>
        </w:r>
        <w:r>
          <w:rPr>
            <w:noProof/>
            <w:webHidden/>
          </w:rPr>
          <w:t>1</w:t>
        </w:r>
        <w:r>
          <w:rPr>
            <w:noProof/>
            <w:webHidden/>
          </w:rPr>
          <w:fldChar w:fldCharType="end"/>
        </w:r>
      </w:hyperlink>
    </w:p>
    <w:p w14:paraId="2ED36ADE" w14:textId="77777777" w:rsidR="00C917B5" w:rsidRDefault="00C917B5">
      <w:pPr>
        <w:pStyle w:val="T2"/>
        <w:tabs>
          <w:tab w:val="right" w:leader="dot" w:pos="8778"/>
        </w:tabs>
        <w:rPr>
          <w:noProof/>
        </w:rPr>
      </w:pPr>
      <w:hyperlink w:anchor="_Toc229342362" w:history="1">
        <w:r w:rsidRPr="00C63163">
          <w:rPr>
            <w:rStyle w:val="Kpr"/>
            <w:noProof/>
          </w:rPr>
          <w:t>10.3. Kullanılan AI Araçları ve Katkı Oranı</w:t>
        </w:r>
        <w:r>
          <w:rPr>
            <w:noProof/>
            <w:webHidden/>
          </w:rPr>
          <w:tab/>
        </w:r>
        <w:r>
          <w:rPr>
            <w:noProof/>
            <w:webHidden/>
          </w:rPr>
          <w:fldChar w:fldCharType="begin"/>
        </w:r>
        <w:r>
          <w:rPr>
            <w:noProof/>
            <w:webHidden/>
          </w:rPr>
          <w:instrText xml:space="preserve"> PAGEREF _Toc229342362 \h </w:instrText>
        </w:r>
        <w:r>
          <w:rPr>
            <w:noProof/>
            <w:webHidden/>
          </w:rPr>
        </w:r>
        <w:r>
          <w:rPr>
            <w:noProof/>
            <w:webHidden/>
          </w:rPr>
          <w:fldChar w:fldCharType="separate"/>
        </w:r>
        <w:r>
          <w:rPr>
            <w:noProof/>
            <w:webHidden/>
          </w:rPr>
          <w:t>1</w:t>
        </w:r>
        <w:r>
          <w:rPr>
            <w:noProof/>
            <w:webHidden/>
          </w:rPr>
          <w:fldChar w:fldCharType="end"/>
        </w:r>
      </w:hyperlink>
    </w:p>
    <w:p w14:paraId="7FB78AAE" w14:textId="77777777" w:rsidR="00C917B5" w:rsidRDefault="00C917B5">
      <w:pPr>
        <w:pStyle w:val="T1"/>
        <w:tabs>
          <w:tab w:val="right" w:leader="dot" w:pos="8778"/>
        </w:tabs>
        <w:rPr>
          <w:noProof/>
        </w:rPr>
      </w:pPr>
      <w:hyperlink w:anchor="_Toc229342363" w:history="1">
        <w:r w:rsidRPr="00C63163">
          <w:rPr>
            <w:rStyle w:val="Kpr"/>
            <w:noProof/>
          </w:rPr>
          <w:t>11. SONUÇ VE DEĞERLENDİRME</w:t>
        </w:r>
        <w:r>
          <w:rPr>
            <w:noProof/>
            <w:webHidden/>
          </w:rPr>
          <w:tab/>
        </w:r>
        <w:r>
          <w:rPr>
            <w:noProof/>
            <w:webHidden/>
          </w:rPr>
          <w:fldChar w:fldCharType="begin"/>
        </w:r>
        <w:r>
          <w:rPr>
            <w:noProof/>
            <w:webHidden/>
          </w:rPr>
          <w:instrText xml:space="preserve"> PAGEREF _Toc229342363 \h </w:instrText>
        </w:r>
        <w:r>
          <w:rPr>
            <w:noProof/>
            <w:webHidden/>
          </w:rPr>
        </w:r>
        <w:r>
          <w:rPr>
            <w:noProof/>
            <w:webHidden/>
          </w:rPr>
          <w:fldChar w:fldCharType="separate"/>
        </w:r>
        <w:r>
          <w:rPr>
            <w:noProof/>
            <w:webHidden/>
          </w:rPr>
          <w:t>1</w:t>
        </w:r>
        <w:r>
          <w:rPr>
            <w:noProof/>
            <w:webHidden/>
          </w:rPr>
          <w:fldChar w:fldCharType="end"/>
        </w:r>
      </w:hyperlink>
    </w:p>
    <w:p w14:paraId="3F5032B7" w14:textId="77777777" w:rsidR="00C917B5" w:rsidRDefault="00C917B5">
      <w:pPr>
        <w:pStyle w:val="T2"/>
        <w:tabs>
          <w:tab w:val="right" w:leader="dot" w:pos="8778"/>
        </w:tabs>
        <w:rPr>
          <w:noProof/>
        </w:rPr>
      </w:pPr>
      <w:hyperlink w:anchor="_Toc229342364" w:history="1">
        <w:r w:rsidRPr="00C63163">
          <w:rPr>
            <w:rStyle w:val="Kpr"/>
            <w:noProof/>
          </w:rPr>
          <w:t>11.1. Proje Hakkında Genel Değerlendirme</w:t>
        </w:r>
        <w:r>
          <w:rPr>
            <w:noProof/>
            <w:webHidden/>
          </w:rPr>
          <w:tab/>
        </w:r>
        <w:r>
          <w:rPr>
            <w:noProof/>
            <w:webHidden/>
          </w:rPr>
          <w:fldChar w:fldCharType="begin"/>
        </w:r>
        <w:r>
          <w:rPr>
            <w:noProof/>
            <w:webHidden/>
          </w:rPr>
          <w:instrText xml:space="preserve"> PAGEREF _Toc229342364 \h </w:instrText>
        </w:r>
        <w:r>
          <w:rPr>
            <w:noProof/>
            <w:webHidden/>
          </w:rPr>
        </w:r>
        <w:r>
          <w:rPr>
            <w:noProof/>
            <w:webHidden/>
          </w:rPr>
          <w:fldChar w:fldCharType="separate"/>
        </w:r>
        <w:r>
          <w:rPr>
            <w:noProof/>
            <w:webHidden/>
          </w:rPr>
          <w:t>1</w:t>
        </w:r>
        <w:r>
          <w:rPr>
            <w:noProof/>
            <w:webHidden/>
          </w:rPr>
          <w:fldChar w:fldCharType="end"/>
        </w:r>
      </w:hyperlink>
    </w:p>
    <w:p w14:paraId="02B679EA" w14:textId="77777777" w:rsidR="00C917B5" w:rsidRDefault="00C917B5">
      <w:pPr>
        <w:pStyle w:val="T2"/>
        <w:tabs>
          <w:tab w:val="right" w:leader="dot" w:pos="8778"/>
        </w:tabs>
        <w:rPr>
          <w:noProof/>
        </w:rPr>
      </w:pPr>
      <w:hyperlink w:anchor="_Toc229342365" w:history="1">
        <w:r w:rsidRPr="00C63163">
          <w:rPr>
            <w:rStyle w:val="Kpr"/>
            <w:noProof/>
          </w:rPr>
          <w:t>11.2. Karşılaşılan Zorluklar ve Çözümleri</w:t>
        </w:r>
        <w:r>
          <w:rPr>
            <w:noProof/>
            <w:webHidden/>
          </w:rPr>
          <w:tab/>
        </w:r>
        <w:r>
          <w:rPr>
            <w:noProof/>
            <w:webHidden/>
          </w:rPr>
          <w:fldChar w:fldCharType="begin"/>
        </w:r>
        <w:r>
          <w:rPr>
            <w:noProof/>
            <w:webHidden/>
          </w:rPr>
          <w:instrText xml:space="preserve"> PAGEREF _Toc229342365 \h </w:instrText>
        </w:r>
        <w:r>
          <w:rPr>
            <w:noProof/>
            <w:webHidden/>
          </w:rPr>
        </w:r>
        <w:r>
          <w:rPr>
            <w:noProof/>
            <w:webHidden/>
          </w:rPr>
          <w:fldChar w:fldCharType="separate"/>
        </w:r>
        <w:r>
          <w:rPr>
            <w:noProof/>
            <w:webHidden/>
          </w:rPr>
          <w:t>1</w:t>
        </w:r>
        <w:r>
          <w:rPr>
            <w:noProof/>
            <w:webHidden/>
          </w:rPr>
          <w:fldChar w:fldCharType="end"/>
        </w:r>
      </w:hyperlink>
    </w:p>
    <w:p w14:paraId="2D6FBAE9" w14:textId="77777777" w:rsidR="00C917B5" w:rsidRDefault="00C917B5">
      <w:pPr>
        <w:pStyle w:val="T2"/>
        <w:tabs>
          <w:tab w:val="right" w:leader="dot" w:pos="8778"/>
        </w:tabs>
        <w:rPr>
          <w:noProof/>
        </w:rPr>
      </w:pPr>
      <w:hyperlink w:anchor="_Toc229342366" w:history="1">
        <w:r w:rsidRPr="00C63163">
          <w:rPr>
            <w:rStyle w:val="Kpr"/>
            <w:noProof/>
          </w:rPr>
          <w:t>11.3. Gelecek Çalışmalar (Future Work)</w:t>
        </w:r>
        <w:r>
          <w:rPr>
            <w:noProof/>
            <w:webHidden/>
          </w:rPr>
          <w:tab/>
        </w:r>
        <w:r>
          <w:rPr>
            <w:noProof/>
            <w:webHidden/>
          </w:rPr>
          <w:fldChar w:fldCharType="begin"/>
        </w:r>
        <w:r>
          <w:rPr>
            <w:noProof/>
            <w:webHidden/>
          </w:rPr>
          <w:instrText xml:space="preserve"> PAGEREF _Toc229342366 \h </w:instrText>
        </w:r>
        <w:r>
          <w:rPr>
            <w:noProof/>
            <w:webHidden/>
          </w:rPr>
        </w:r>
        <w:r>
          <w:rPr>
            <w:noProof/>
            <w:webHidden/>
          </w:rPr>
          <w:fldChar w:fldCharType="separate"/>
        </w:r>
        <w:r>
          <w:rPr>
            <w:noProof/>
            <w:webHidden/>
          </w:rPr>
          <w:t>1</w:t>
        </w:r>
        <w:r>
          <w:rPr>
            <w:noProof/>
            <w:webHidden/>
          </w:rPr>
          <w:fldChar w:fldCharType="end"/>
        </w:r>
      </w:hyperlink>
    </w:p>
    <w:p w14:paraId="32623944" w14:textId="77777777" w:rsidR="00C917B5" w:rsidRDefault="00C917B5">
      <w:pPr>
        <w:pStyle w:val="T2"/>
        <w:tabs>
          <w:tab w:val="right" w:leader="dot" w:pos="8778"/>
        </w:tabs>
        <w:rPr>
          <w:noProof/>
        </w:rPr>
      </w:pPr>
      <w:hyperlink w:anchor="_Toc229342367" w:history="1">
        <w:r w:rsidRPr="00C63163">
          <w:rPr>
            <w:rStyle w:val="Kpr"/>
            <w:noProof/>
          </w:rPr>
          <w:t>11.4. Kazanılan Yetkinlikler</w:t>
        </w:r>
        <w:r>
          <w:rPr>
            <w:noProof/>
            <w:webHidden/>
          </w:rPr>
          <w:tab/>
        </w:r>
        <w:r>
          <w:rPr>
            <w:noProof/>
            <w:webHidden/>
          </w:rPr>
          <w:fldChar w:fldCharType="begin"/>
        </w:r>
        <w:r>
          <w:rPr>
            <w:noProof/>
            <w:webHidden/>
          </w:rPr>
          <w:instrText xml:space="preserve"> PAGEREF _Toc229342367 \h </w:instrText>
        </w:r>
        <w:r>
          <w:rPr>
            <w:noProof/>
            <w:webHidden/>
          </w:rPr>
        </w:r>
        <w:r>
          <w:rPr>
            <w:noProof/>
            <w:webHidden/>
          </w:rPr>
          <w:fldChar w:fldCharType="separate"/>
        </w:r>
        <w:r>
          <w:rPr>
            <w:noProof/>
            <w:webHidden/>
          </w:rPr>
          <w:t>1</w:t>
        </w:r>
        <w:r>
          <w:rPr>
            <w:noProof/>
            <w:webHidden/>
          </w:rPr>
          <w:fldChar w:fldCharType="end"/>
        </w:r>
      </w:hyperlink>
    </w:p>
    <w:p w14:paraId="7D3BAE28" w14:textId="77777777" w:rsidR="00C917B5" w:rsidRDefault="00C917B5">
      <w:pPr>
        <w:pStyle w:val="T1"/>
        <w:tabs>
          <w:tab w:val="right" w:leader="dot" w:pos="8778"/>
        </w:tabs>
        <w:rPr>
          <w:noProof/>
        </w:rPr>
      </w:pPr>
      <w:hyperlink w:anchor="_Toc229342368" w:history="1">
        <w:r w:rsidRPr="00C63163">
          <w:rPr>
            <w:rStyle w:val="Kpr"/>
            <w:noProof/>
          </w:rPr>
          <w:t>KAYNAKÇA</w:t>
        </w:r>
        <w:r>
          <w:rPr>
            <w:noProof/>
            <w:webHidden/>
          </w:rPr>
          <w:tab/>
        </w:r>
        <w:r>
          <w:rPr>
            <w:noProof/>
            <w:webHidden/>
          </w:rPr>
          <w:fldChar w:fldCharType="begin"/>
        </w:r>
        <w:r>
          <w:rPr>
            <w:noProof/>
            <w:webHidden/>
          </w:rPr>
          <w:instrText xml:space="preserve"> PAGEREF _Toc229342368 \h </w:instrText>
        </w:r>
        <w:r>
          <w:rPr>
            <w:noProof/>
            <w:webHidden/>
          </w:rPr>
        </w:r>
        <w:r>
          <w:rPr>
            <w:noProof/>
            <w:webHidden/>
          </w:rPr>
          <w:fldChar w:fldCharType="separate"/>
        </w:r>
        <w:r>
          <w:rPr>
            <w:noProof/>
            <w:webHidden/>
          </w:rPr>
          <w:t>1</w:t>
        </w:r>
        <w:r>
          <w:rPr>
            <w:noProof/>
            <w:webHidden/>
          </w:rPr>
          <w:fldChar w:fldCharType="end"/>
        </w:r>
      </w:hyperlink>
    </w:p>
    <w:p w14:paraId="7595272B" w14:textId="77777777" w:rsidR="00C917B5" w:rsidRDefault="00C917B5">
      <w:pPr>
        <w:pStyle w:val="T1"/>
        <w:tabs>
          <w:tab w:val="right" w:leader="dot" w:pos="8778"/>
        </w:tabs>
        <w:rPr>
          <w:noProof/>
        </w:rPr>
      </w:pPr>
      <w:hyperlink w:anchor="_Toc229342369" w:history="1">
        <w:r w:rsidRPr="00C63163">
          <w:rPr>
            <w:rStyle w:val="Kpr"/>
            <w:noProof/>
          </w:rPr>
          <w:t>EKLER</w:t>
        </w:r>
        <w:r>
          <w:rPr>
            <w:noProof/>
            <w:webHidden/>
          </w:rPr>
          <w:tab/>
        </w:r>
        <w:r>
          <w:rPr>
            <w:noProof/>
            <w:webHidden/>
          </w:rPr>
          <w:fldChar w:fldCharType="begin"/>
        </w:r>
        <w:r>
          <w:rPr>
            <w:noProof/>
            <w:webHidden/>
          </w:rPr>
          <w:instrText xml:space="preserve"> PAGEREF _Toc229342369 \h </w:instrText>
        </w:r>
        <w:r>
          <w:rPr>
            <w:noProof/>
            <w:webHidden/>
          </w:rPr>
        </w:r>
        <w:r>
          <w:rPr>
            <w:noProof/>
            <w:webHidden/>
          </w:rPr>
          <w:fldChar w:fldCharType="separate"/>
        </w:r>
        <w:r>
          <w:rPr>
            <w:noProof/>
            <w:webHidden/>
          </w:rPr>
          <w:t>1</w:t>
        </w:r>
        <w:r>
          <w:rPr>
            <w:noProof/>
            <w:webHidden/>
          </w:rPr>
          <w:fldChar w:fldCharType="end"/>
        </w:r>
      </w:hyperlink>
    </w:p>
    <w:p w14:paraId="760C9986" w14:textId="77777777" w:rsidR="00C917B5" w:rsidRDefault="00C917B5">
      <w:pPr>
        <w:pStyle w:val="T2"/>
        <w:tabs>
          <w:tab w:val="right" w:leader="dot" w:pos="8778"/>
        </w:tabs>
        <w:rPr>
          <w:noProof/>
        </w:rPr>
      </w:pPr>
      <w:hyperlink w:anchor="_Toc229342370" w:history="1">
        <w:r w:rsidRPr="00C63163">
          <w:rPr>
            <w:rStyle w:val="Kpr"/>
            <w:noProof/>
          </w:rPr>
          <w:t>EK A — Tam Ekran Görüntüleri Arşivi</w:t>
        </w:r>
        <w:r>
          <w:rPr>
            <w:noProof/>
            <w:webHidden/>
          </w:rPr>
          <w:tab/>
        </w:r>
        <w:r>
          <w:rPr>
            <w:noProof/>
            <w:webHidden/>
          </w:rPr>
          <w:fldChar w:fldCharType="begin"/>
        </w:r>
        <w:r>
          <w:rPr>
            <w:noProof/>
            <w:webHidden/>
          </w:rPr>
          <w:instrText xml:space="preserve"> PAGEREF _Toc229342370 \h </w:instrText>
        </w:r>
        <w:r>
          <w:rPr>
            <w:noProof/>
            <w:webHidden/>
          </w:rPr>
        </w:r>
        <w:r>
          <w:rPr>
            <w:noProof/>
            <w:webHidden/>
          </w:rPr>
          <w:fldChar w:fldCharType="separate"/>
        </w:r>
        <w:r>
          <w:rPr>
            <w:noProof/>
            <w:webHidden/>
          </w:rPr>
          <w:t>1</w:t>
        </w:r>
        <w:r>
          <w:rPr>
            <w:noProof/>
            <w:webHidden/>
          </w:rPr>
          <w:fldChar w:fldCharType="end"/>
        </w:r>
      </w:hyperlink>
    </w:p>
    <w:p w14:paraId="5C6AA217" w14:textId="77777777" w:rsidR="00C917B5" w:rsidRDefault="00C917B5">
      <w:pPr>
        <w:pStyle w:val="T2"/>
        <w:tabs>
          <w:tab w:val="right" w:leader="dot" w:pos="8778"/>
        </w:tabs>
        <w:rPr>
          <w:noProof/>
        </w:rPr>
      </w:pPr>
      <w:hyperlink w:anchor="_Toc229342371" w:history="1">
        <w:r w:rsidRPr="00C63163">
          <w:rPr>
            <w:rStyle w:val="Kpr"/>
            <w:noProof/>
          </w:rPr>
          <w:t>EK B — OpenAPI Spesifikasyonu Çıktısı</w:t>
        </w:r>
        <w:r>
          <w:rPr>
            <w:noProof/>
            <w:webHidden/>
          </w:rPr>
          <w:tab/>
        </w:r>
        <w:r>
          <w:rPr>
            <w:noProof/>
            <w:webHidden/>
          </w:rPr>
          <w:fldChar w:fldCharType="begin"/>
        </w:r>
        <w:r>
          <w:rPr>
            <w:noProof/>
            <w:webHidden/>
          </w:rPr>
          <w:instrText xml:space="preserve"> PAGEREF _Toc229342371 \h </w:instrText>
        </w:r>
        <w:r>
          <w:rPr>
            <w:noProof/>
            <w:webHidden/>
          </w:rPr>
        </w:r>
        <w:r>
          <w:rPr>
            <w:noProof/>
            <w:webHidden/>
          </w:rPr>
          <w:fldChar w:fldCharType="separate"/>
        </w:r>
        <w:r>
          <w:rPr>
            <w:noProof/>
            <w:webHidden/>
          </w:rPr>
          <w:t>1</w:t>
        </w:r>
        <w:r>
          <w:rPr>
            <w:noProof/>
            <w:webHidden/>
          </w:rPr>
          <w:fldChar w:fldCharType="end"/>
        </w:r>
      </w:hyperlink>
    </w:p>
    <w:p w14:paraId="01D9224D" w14:textId="77777777" w:rsidR="00C917B5" w:rsidRDefault="00C917B5">
      <w:pPr>
        <w:pStyle w:val="T2"/>
        <w:tabs>
          <w:tab w:val="right" w:leader="dot" w:pos="8778"/>
        </w:tabs>
        <w:rPr>
          <w:noProof/>
        </w:rPr>
      </w:pPr>
      <w:hyperlink w:anchor="_Toc229342372" w:history="1">
        <w:r w:rsidRPr="00C63163">
          <w:rPr>
            <w:rStyle w:val="Kpr"/>
            <w:noProof/>
          </w:rPr>
          <w:t>EK C — Kod Örnekleri</w:t>
        </w:r>
        <w:r>
          <w:rPr>
            <w:noProof/>
            <w:webHidden/>
          </w:rPr>
          <w:tab/>
        </w:r>
        <w:r>
          <w:rPr>
            <w:noProof/>
            <w:webHidden/>
          </w:rPr>
          <w:fldChar w:fldCharType="begin"/>
        </w:r>
        <w:r>
          <w:rPr>
            <w:noProof/>
            <w:webHidden/>
          </w:rPr>
          <w:instrText xml:space="preserve"> PAGEREF _Toc229342372 \h </w:instrText>
        </w:r>
        <w:r>
          <w:rPr>
            <w:noProof/>
            <w:webHidden/>
          </w:rPr>
        </w:r>
        <w:r>
          <w:rPr>
            <w:noProof/>
            <w:webHidden/>
          </w:rPr>
          <w:fldChar w:fldCharType="separate"/>
        </w:r>
        <w:r>
          <w:rPr>
            <w:noProof/>
            <w:webHidden/>
          </w:rPr>
          <w:t>1</w:t>
        </w:r>
        <w:r>
          <w:rPr>
            <w:noProof/>
            <w:webHidden/>
          </w:rPr>
          <w:fldChar w:fldCharType="end"/>
        </w:r>
      </w:hyperlink>
    </w:p>
    <w:p w14:paraId="0205A491" w14:textId="77777777" w:rsidR="00052761" w:rsidRDefault="003836EC">
      <w:pPr>
        <w:spacing w:before="240"/>
        <w:ind w:firstLine="0"/>
      </w:pPr>
      <w:r>
        <w:fldChar w:fldCharType="end"/>
      </w:r>
    </w:p>
    <w:p w14:paraId="2D86F1D2" w14:textId="77777777" w:rsidR="00052761" w:rsidRDefault="003836EC">
      <w:r>
        <w:br w:type="page"/>
      </w:r>
    </w:p>
    <w:p w14:paraId="2CF7D708" w14:textId="77777777" w:rsidR="00052761" w:rsidRDefault="003836EC">
      <w:pPr>
        <w:spacing w:before="480" w:after="360"/>
        <w:ind w:firstLine="0"/>
        <w:jc w:val="center"/>
      </w:pPr>
      <w:r>
        <w:rPr>
          <w:b/>
          <w:sz w:val="28"/>
        </w:rPr>
        <w:lastRenderedPageBreak/>
        <w:t>ŞEKİLLER LİSTESİ</w:t>
      </w:r>
    </w:p>
    <w:p w14:paraId="3B01269F" w14:textId="77777777" w:rsidR="00C917B5" w:rsidRDefault="003836EC">
      <w:pPr>
        <w:pStyle w:val="ekillerTablosu"/>
        <w:tabs>
          <w:tab w:val="right" w:leader="dot" w:pos="8778"/>
        </w:tabs>
        <w:rPr>
          <w:noProof/>
        </w:rPr>
      </w:pPr>
      <w:r>
        <w:fldChar w:fldCharType="begin"/>
      </w:r>
      <w:r>
        <w:instrText xml:space="preserve"> TOC \h \z \c "Şekil" </w:instrText>
      </w:r>
      <w:r>
        <w:fldChar w:fldCharType="separate"/>
      </w:r>
      <w:hyperlink w:anchor="_Toc229342373" w:history="1">
        <w:r w:rsidR="00C917B5" w:rsidRPr="00CE1DDB">
          <w:rPr>
            <w:rStyle w:val="Kpr"/>
            <w:noProof/>
          </w:rPr>
          <w:t>Şekil 1: Sistem Context Diyagramı (C4 — Level 1)</w:t>
        </w:r>
        <w:r w:rsidR="00C917B5">
          <w:rPr>
            <w:noProof/>
            <w:webHidden/>
          </w:rPr>
          <w:tab/>
        </w:r>
        <w:r w:rsidR="00C917B5">
          <w:rPr>
            <w:noProof/>
            <w:webHidden/>
          </w:rPr>
          <w:fldChar w:fldCharType="begin"/>
        </w:r>
        <w:r w:rsidR="00C917B5">
          <w:rPr>
            <w:noProof/>
            <w:webHidden/>
          </w:rPr>
          <w:instrText xml:space="preserve"> PAGEREF _Toc229342373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36337E00" w14:textId="77777777" w:rsidR="00C917B5" w:rsidRDefault="00C917B5">
      <w:pPr>
        <w:pStyle w:val="ekillerTablosu"/>
        <w:tabs>
          <w:tab w:val="right" w:leader="dot" w:pos="8778"/>
        </w:tabs>
        <w:rPr>
          <w:noProof/>
        </w:rPr>
      </w:pPr>
      <w:hyperlink w:anchor="_Toc229342374" w:history="1">
        <w:r w:rsidRPr="00CE1DDB">
          <w:rPr>
            <w:rStyle w:val="Kpr"/>
            <w:noProof/>
          </w:rPr>
          <w:t>Şekil 1: Container Diyagramı (C4 — Level 2)</w:t>
        </w:r>
        <w:r>
          <w:rPr>
            <w:noProof/>
            <w:webHidden/>
          </w:rPr>
          <w:tab/>
        </w:r>
        <w:r>
          <w:rPr>
            <w:noProof/>
            <w:webHidden/>
          </w:rPr>
          <w:fldChar w:fldCharType="begin"/>
        </w:r>
        <w:r>
          <w:rPr>
            <w:noProof/>
            <w:webHidden/>
          </w:rPr>
          <w:instrText xml:space="preserve"> PAGEREF _Toc229342374 \h </w:instrText>
        </w:r>
        <w:r>
          <w:rPr>
            <w:noProof/>
            <w:webHidden/>
          </w:rPr>
        </w:r>
        <w:r>
          <w:rPr>
            <w:noProof/>
            <w:webHidden/>
          </w:rPr>
          <w:fldChar w:fldCharType="separate"/>
        </w:r>
        <w:r>
          <w:rPr>
            <w:noProof/>
            <w:webHidden/>
          </w:rPr>
          <w:t>1</w:t>
        </w:r>
        <w:r>
          <w:rPr>
            <w:noProof/>
            <w:webHidden/>
          </w:rPr>
          <w:fldChar w:fldCharType="end"/>
        </w:r>
      </w:hyperlink>
    </w:p>
    <w:p w14:paraId="7075907A" w14:textId="77777777" w:rsidR="00C917B5" w:rsidRDefault="00C917B5">
      <w:pPr>
        <w:pStyle w:val="ekillerTablosu"/>
        <w:tabs>
          <w:tab w:val="right" w:leader="dot" w:pos="8778"/>
        </w:tabs>
        <w:rPr>
          <w:noProof/>
        </w:rPr>
      </w:pPr>
      <w:hyperlink w:anchor="_Toc229342375" w:history="1">
        <w:r w:rsidRPr="00CE1DDB">
          <w:rPr>
            <w:rStyle w:val="Kpr"/>
            <w:noProof/>
          </w:rPr>
          <w:t>Şekil 1: Login Akışı Sıralı Diyagramı</w:t>
        </w:r>
        <w:r>
          <w:rPr>
            <w:noProof/>
            <w:webHidden/>
          </w:rPr>
          <w:tab/>
        </w:r>
        <w:r>
          <w:rPr>
            <w:noProof/>
            <w:webHidden/>
          </w:rPr>
          <w:fldChar w:fldCharType="begin"/>
        </w:r>
        <w:r>
          <w:rPr>
            <w:noProof/>
            <w:webHidden/>
          </w:rPr>
          <w:instrText xml:space="preserve"> PAGEREF _Toc229342375 \h </w:instrText>
        </w:r>
        <w:r>
          <w:rPr>
            <w:noProof/>
            <w:webHidden/>
          </w:rPr>
        </w:r>
        <w:r>
          <w:rPr>
            <w:noProof/>
            <w:webHidden/>
          </w:rPr>
          <w:fldChar w:fldCharType="separate"/>
        </w:r>
        <w:r>
          <w:rPr>
            <w:noProof/>
            <w:webHidden/>
          </w:rPr>
          <w:t>1</w:t>
        </w:r>
        <w:r>
          <w:rPr>
            <w:noProof/>
            <w:webHidden/>
          </w:rPr>
          <w:fldChar w:fldCharType="end"/>
        </w:r>
      </w:hyperlink>
    </w:p>
    <w:p w14:paraId="69348749" w14:textId="77777777" w:rsidR="00C917B5" w:rsidRDefault="00C917B5">
      <w:pPr>
        <w:pStyle w:val="ekillerTablosu"/>
        <w:tabs>
          <w:tab w:val="right" w:leader="dot" w:pos="8778"/>
        </w:tabs>
        <w:rPr>
          <w:noProof/>
        </w:rPr>
      </w:pPr>
      <w:hyperlink w:anchor="_Toc229342376" w:history="1">
        <w:r w:rsidRPr="00CE1DDB">
          <w:rPr>
            <w:rStyle w:val="Kpr"/>
            <w:noProof/>
          </w:rPr>
          <w:t>Şekil 1: Production Deployment Topolojisi</w:t>
        </w:r>
        <w:r>
          <w:rPr>
            <w:noProof/>
            <w:webHidden/>
          </w:rPr>
          <w:tab/>
        </w:r>
        <w:r>
          <w:rPr>
            <w:noProof/>
            <w:webHidden/>
          </w:rPr>
          <w:fldChar w:fldCharType="begin"/>
        </w:r>
        <w:r>
          <w:rPr>
            <w:noProof/>
            <w:webHidden/>
          </w:rPr>
          <w:instrText xml:space="preserve"> PAGEREF _Toc229342376 \h </w:instrText>
        </w:r>
        <w:r>
          <w:rPr>
            <w:noProof/>
            <w:webHidden/>
          </w:rPr>
        </w:r>
        <w:r>
          <w:rPr>
            <w:noProof/>
            <w:webHidden/>
          </w:rPr>
          <w:fldChar w:fldCharType="separate"/>
        </w:r>
        <w:r>
          <w:rPr>
            <w:noProof/>
            <w:webHidden/>
          </w:rPr>
          <w:t>1</w:t>
        </w:r>
        <w:r>
          <w:rPr>
            <w:noProof/>
            <w:webHidden/>
          </w:rPr>
          <w:fldChar w:fldCharType="end"/>
        </w:r>
      </w:hyperlink>
    </w:p>
    <w:p w14:paraId="1F36FC2C" w14:textId="77777777" w:rsidR="00C917B5" w:rsidRDefault="00C917B5">
      <w:pPr>
        <w:pStyle w:val="ekillerTablosu"/>
        <w:tabs>
          <w:tab w:val="right" w:leader="dot" w:pos="8778"/>
        </w:tabs>
        <w:rPr>
          <w:noProof/>
        </w:rPr>
      </w:pPr>
      <w:hyperlink w:anchor="_Toc229342377" w:history="1">
        <w:r w:rsidRPr="00CE1DDB">
          <w:rPr>
            <w:rStyle w:val="Kpr"/>
            <w:noProof/>
          </w:rPr>
          <w:t>Şekil 1: Veritabanı ER Diyagramı</w:t>
        </w:r>
        <w:r>
          <w:rPr>
            <w:noProof/>
            <w:webHidden/>
          </w:rPr>
          <w:tab/>
        </w:r>
        <w:r>
          <w:rPr>
            <w:noProof/>
            <w:webHidden/>
          </w:rPr>
          <w:fldChar w:fldCharType="begin"/>
        </w:r>
        <w:r>
          <w:rPr>
            <w:noProof/>
            <w:webHidden/>
          </w:rPr>
          <w:instrText xml:space="preserve"> PAGEREF _Toc229342377 \h </w:instrText>
        </w:r>
        <w:r>
          <w:rPr>
            <w:noProof/>
            <w:webHidden/>
          </w:rPr>
        </w:r>
        <w:r>
          <w:rPr>
            <w:noProof/>
            <w:webHidden/>
          </w:rPr>
          <w:fldChar w:fldCharType="separate"/>
        </w:r>
        <w:r>
          <w:rPr>
            <w:noProof/>
            <w:webHidden/>
          </w:rPr>
          <w:t>1</w:t>
        </w:r>
        <w:r>
          <w:rPr>
            <w:noProof/>
            <w:webHidden/>
          </w:rPr>
          <w:fldChar w:fldCharType="end"/>
        </w:r>
      </w:hyperlink>
    </w:p>
    <w:p w14:paraId="1B74F91B" w14:textId="77777777" w:rsidR="00C917B5" w:rsidRDefault="00C917B5">
      <w:pPr>
        <w:pStyle w:val="ekillerTablosu"/>
        <w:tabs>
          <w:tab w:val="right" w:leader="dot" w:pos="8778"/>
        </w:tabs>
        <w:rPr>
          <w:noProof/>
        </w:rPr>
      </w:pPr>
      <w:hyperlink w:anchor="_Toc229342378" w:history="1">
        <w:r w:rsidRPr="00CE1DDB">
          <w:rPr>
            <w:rStyle w:val="Kpr"/>
            <w:noProof/>
          </w:rPr>
          <w:t>Şekil 1: Uygulama Site Haritası</w:t>
        </w:r>
        <w:r>
          <w:rPr>
            <w:noProof/>
            <w:webHidden/>
          </w:rPr>
          <w:tab/>
        </w:r>
        <w:r>
          <w:rPr>
            <w:noProof/>
            <w:webHidden/>
          </w:rPr>
          <w:fldChar w:fldCharType="begin"/>
        </w:r>
        <w:r>
          <w:rPr>
            <w:noProof/>
            <w:webHidden/>
          </w:rPr>
          <w:instrText xml:space="preserve"> PAGEREF _Toc229342378 \h </w:instrText>
        </w:r>
        <w:r>
          <w:rPr>
            <w:noProof/>
            <w:webHidden/>
          </w:rPr>
        </w:r>
        <w:r>
          <w:rPr>
            <w:noProof/>
            <w:webHidden/>
          </w:rPr>
          <w:fldChar w:fldCharType="separate"/>
        </w:r>
        <w:r>
          <w:rPr>
            <w:noProof/>
            <w:webHidden/>
          </w:rPr>
          <w:t>1</w:t>
        </w:r>
        <w:r>
          <w:rPr>
            <w:noProof/>
            <w:webHidden/>
          </w:rPr>
          <w:fldChar w:fldCharType="end"/>
        </w:r>
      </w:hyperlink>
    </w:p>
    <w:p w14:paraId="71854178" w14:textId="77777777" w:rsidR="00C917B5" w:rsidRDefault="00C917B5">
      <w:pPr>
        <w:pStyle w:val="ekillerTablosu"/>
        <w:tabs>
          <w:tab w:val="right" w:leader="dot" w:pos="8778"/>
        </w:tabs>
        <w:rPr>
          <w:noProof/>
        </w:rPr>
      </w:pPr>
      <w:hyperlink w:anchor="_Toc229342379" w:history="1">
        <w:r w:rsidRPr="00CE1DDB">
          <w:rPr>
            <w:rStyle w:val="Kpr"/>
            <w:noProof/>
          </w:rPr>
          <w:t>Şekil 1: Ana Kullanıcı Akışı (User Flow)</w:t>
        </w:r>
        <w:r>
          <w:rPr>
            <w:noProof/>
            <w:webHidden/>
          </w:rPr>
          <w:tab/>
        </w:r>
        <w:r>
          <w:rPr>
            <w:noProof/>
            <w:webHidden/>
          </w:rPr>
          <w:fldChar w:fldCharType="begin"/>
        </w:r>
        <w:r>
          <w:rPr>
            <w:noProof/>
            <w:webHidden/>
          </w:rPr>
          <w:instrText xml:space="preserve"> PAGEREF _Toc229342379 \h </w:instrText>
        </w:r>
        <w:r>
          <w:rPr>
            <w:noProof/>
            <w:webHidden/>
          </w:rPr>
        </w:r>
        <w:r>
          <w:rPr>
            <w:noProof/>
            <w:webHidden/>
          </w:rPr>
          <w:fldChar w:fldCharType="separate"/>
        </w:r>
        <w:r>
          <w:rPr>
            <w:noProof/>
            <w:webHidden/>
          </w:rPr>
          <w:t>1</w:t>
        </w:r>
        <w:r>
          <w:rPr>
            <w:noProof/>
            <w:webHidden/>
          </w:rPr>
          <w:fldChar w:fldCharType="end"/>
        </w:r>
      </w:hyperlink>
    </w:p>
    <w:p w14:paraId="202D8F6F" w14:textId="77777777" w:rsidR="00C917B5" w:rsidRDefault="00C917B5">
      <w:pPr>
        <w:pStyle w:val="ekillerTablosu"/>
        <w:tabs>
          <w:tab w:val="right" w:leader="dot" w:pos="8778"/>
        </w:tabs>
        <w:rPr>
          <w:noProof/>
        </w:rPr>
      </w:pPr>
      <w:hyperlink w:anchor="_Toc229342380" w:history="1">
        <w:r w:rsidRPr="00CE1DDB">
          <w:rPr>
            <w:rStyle w:val="Kpr"/>
            <w:noProof/>
          </w:rPr>
          <w:t>Şekil 1: Landing Sayfası Wireframe</w:t>
        </w:r>
        <w:r>
          <w:rPr>
            <w:noProof/>
            <w:webHidden/>
          </w:rPr>
          <w:tab/>
        </w:r>
        <w:r>
          <w:rPr>
            <w:noProof/>
            <w:webHidden/>
          </w:rPr>
          <w:fldChar w:fldCharType="begin"/>
        </w:r>
        <w:r>
          <w:rPr>
            <w:noProof/>
            <w:webHidden/>
          </w:rPr>
          <w:instrText xml:space="preserve"> PAGEREF _Toc229342380 \h </w:instrText>
        </w:r>
        <w:r>
          <w:rPr>
            <w:noProof/>
            <w:webHidden/>
          </w:rPr>
        </w:r>
        <w:r>
          <w:rPr>
            <w:noProof/>
            <w:webHidden/>
          </w:rPr>
          <w:fldChar w:fldCharType="separate"/>
        </w:r>
        <w:r>
          <w:rPr>
            <w:noProof/>
            <w:webHidden/>
          </w:rPr>
          <w:t>1</w:t>
        </w:r>
        <w:r>
          <w:rPr>
            <w:noProof/>
            <w:webHidden/>
          </w:rPr>
          <w:fldChar w:fldCharType="end"/>
        </w:r>
      </w:hyperlink>
    </w:p>
    <w:p w14:paraId="0EE44C1A" w14:textId="77777777" w:rsidR="00C917B5" w:rsidRDefault="00C917B5">
      <w:pPr>
        <w:pStyle w:val="ekillerTablosu"/>
        <w:tabs>
          <w:tab w:val="right" w:leader="dot" w:pos="8778"/>
        </w:tabs>
        <w:rPr>
          <w:noProof/>
        </w:rPr>
      </w:pPr>
      <w:hyperlink w:anchor="_Toc229342381" w:history="1">
        <w:r w:rsidRPr="00CE1DDB">
          <w:rPr>
            <w:rStyle w:val="Kpr"/>
            <w:noProof/>
          </w:rPr>
          <w:t>Şekil 1: Dashboard Mockup</w:t>
        </w:r>
        <w:r>
          <w:rPr>
            <w:noProof/>
            <w:webHidden/>
          </w:rPr>
          <w:tab/>
        </w:r>
        <w:r>
          <w:rPr>
            <w:noProof/>
            <w:webHidden/>
          </w:rPr>
          <w:fldChar w:fldCharType="begin"/>
        </w:r>
        <w:r>
          <w:rPr>
            <w:noProof/>
            <w:webHidden/>
          </w:rPr>
          <w:instrText xml:space="preserve"> PAGEREF _Toc229342381 \h </w:instrText>
        </w:r>
        <w:r>
          <w:rPr>
            <w:noProof/>
            <w:webHidden/>
          </w:rPr>
        </w:r>
        <w:r>
          <w:rPr>
            <w:noProof/>
            <w:webHidden/>
          </w:rPr>
          <w:fldChar w:fldCharType="separate"/>
        </w:r>
        <w:r>
          <w:rPr>
            <w:noProof/>
            <w:webHidden/>
          </w:rPr>
          <w:t>1</w:t>
        </w:r>
        <w:r>
          <w:rPr>
            <w:noProof/>
            <w:webHidden/>
          </w:rPr>
          <w:fldChar w:fldCharType="end"/>
        </w:r>
      </w:hyperlink>
    </w:p>
    <w:p w14:paraId="67482C74" w14:textId="77777777" w:rsidR="00C917B5" w:rsidRDefault="00C917B5">
      <w:pPr>
        <w:pStyle w:val="ekillerTablosu"/>
        <w:tabs>
          <w:tab w:val="right" w:leader="dot" w:pos="8778"/>
        </w:tabs>
        <w:rPr>
          <w:noProof/>
        </w:rPr>
      </w:pPr>
      <w:hyperlink w:anchor="_Toc229342382" w:history="1">
        <w:r w:rsidRPr="00CE1DDB">
          <w:rPr>
            <w:rStyle w:val="Kpr"/>
            <w:noProof/>
          </w:rPr>
          <w:t>Şekil 1: Test Piramidi</w:t>
        </w:r>
        <w:r>
          <w:rPr>
            <w:noProof/>
            <w:webHidden/>
          </w:rPr>
          <w:tab/>
        </w:r>
        <w:r>
          <w:rPr>
            <w:noProof/>
            <w:webHidden/>
          </w:rPr>
          <w:fldChar w:fldCharType="begin"/>
        </w:r>
        <w:r>
          <w:rPr>
            <w:noProof/>
            <w:webHidden/>
          </w:rPr>
          <w:instrText xml:space="preserve"> PAGEREF _Toc229342382 \h </w:instrText>
        </w:r>
        <w:r>
          <w:rPr>
            <w:noProof/>
            <w:webHidden/>
          </w:rPr>
        </w:r>
        <w:r>
          <w:rPr>
            <w:noProof/>
            <w:webHidden/>
          </w:rPr>
          <w:fldChar w:fldCharType="separate"/>
        </w:r>
        <w:r>
          <w:rPr>
            <w:noProof/>
            <w:webHidden/>
          </w:rPr>
          <w:t>1</w:t>
        </w:r>
        <w:r>
          <w:rPr>
            <w:noProof/>
            <w:webHidden/>
          </w:rPr>
          <w:fldChar w:fldCharType="end"/>
        </w:r>
      </w:hyperlink>
    </w:p>
    <w:p w14:paraId="56DE4205" w14:textId="77777777" w:rsidR="00C917B5" w:rsidRDefault="00C917B5">
      <w:pPr>
        <w:pStyle w:val="ekillerTablosu"/>
        <w:tabs>
          <w:tab w:val="right" w:leader="dot" w:pos="8778"/>
        </w:tabs>
        <w:rPr>
          <w:noProof/>
        </w:rPr>
      </w:pPr>
      <w:hyperlink w:anchor="_Toc229342383" w:history="1">
        <w:r w:rsidRPr="00CE1DDB">
          <w:rPr>
            <w:rStyle w:val="Kpr"/>
            <w:noProof/>
          </w:rPr>
          <w:t>Şekil 1: Landing / Ana Sayfa</w:t>
        </w:r>
        <w:r>
          <w:rPr>
            <w:noProof/>
            <w:webHidden/>
          </w:rPr>
          <w:tab/>
        </w:r>
        <w:r>
          <w:rPr>
            <w:noProof/>
            <w:webHidden/>
          </w:rPr>
          <w:fldChar w:fldCharType="begin"/>
        </w:r>
        <w:r>
          <w:rPr>
            <w:noProof/>
            <w:webHidden/>
          </w:rPr>
          <w:instrText xml:space="preserve"> PAGEREF _Toc229342383 \h </w:instrText>
        </w:r>
        <w:r>
          <w:rPr>
            <w:noProof/>
            <w:webHidden/>
          </w:rPr>
        </w:r>
        <w:r>
          <w:rPr>
            <w:noProof/>
            <w:webHidden/>
          </w:rPr>
          <w:fldChar w:fldCharType="separate"/>
        </w:r>
        <w:r>
          <w:rPr>
            <w:noProof/>
            <w:webHidden/>
          </w:rPr>
          <w:t>1</w:t>
        </w:r>
        <w:r>
          <w:rPr>
            <w:noProof/>
            <w:webHidden/>
          </w:rPr>
          <w:fldChar w:fldCharType="end"/>
        </w:r>
      </w:hyperlink>
    </w:p>
    <w:p w14:paraId="27979887" w14:textId="77777777" w:rsidR="00C917B5" w:rsidRDefault="00C917B5">
      <w:pPr>
        <w:pStyle w:val="ekillerTablosu"/>
        <w:tabs>
          <w:tab w:val="right" w:leader="dot" w:pos="8778"/>
        </w:tabs>
        <w:rPr>
          <w:noProof/>
        </w:rPr>
      </w:pPr>
      <w:hyperlink w:anchor="_Toc229342384" w:history="1">
        <w:r w:rsidRPr="00CE1DDB">
          <w:rPr>
            <w:rStyle w:val="Kpr"/>
            <w:noProof/>
          </w:rPr>
          <w:t>Şekil 1: Kayıt / Giriş Ekranı</w:t>
        </w:r>
        <w:r>
          <w:rPr>
            <w:noProof/>
            <w:webHidden/>
          </w:rPr>
          <w:tab/>
        </w:r>
        <w:r>
          <w:rPr>
            <w:noProof/>
            <w:webHidden/>
          </w:rPr>
          <w:fldChar w:fldCharType="begin"/>
        </w:r>
        <w:r>
          <w:rPr>
            <w:noProof/>
            <w:webHidden/>
          </w:rPr>
          <w:instrText xml:space="preserve"> PAGEREF _Toc229342384 \h </w:instrText>
        </w:r>
        <w:r>
          <w:rPr>
            <w:noProof/>
            <w:webHidden/>
          </w:rPr>
        </w:r>
        <w:r>
          <w:rPr>
            <w:noProof/>
            <w:webHidden/>
          </w:rPr>
          <w:fldChar w:fldCharType="separate"/>
        </w:r>
        <w:r>
          <w:rPr>
            <w:noProof/>
            <w:webHidden/>
          </w:rPr>
          <w:t>1</w:t>
        </w:r>
        <w:r>
          <w:rPr>
            <w:noProof/>
            <w:webHidden/>
          </w:rPr>
          <w:fldChar w:fldCharType="end"/>
        </w:r>
      </w:hyperlink>
    </w:p>
    <w:p w14:paraId="7DC33D4B" w14:textId="77777777" w:rsidR="00C917B5" w:rsidRDefault="00C917B5">
      <w:pPr>
        <w:pStyle w:val="ekillerTablosu"/>
        <w:tabs>
          <w:tab w:val="right" w:leader="dot" w:pos="8778"/>
        </w:tabs>
        <w:rPr>
          <w:noProof/>
        </w:rPr>
      </w:pPr>
      <w:hyperlink w:anchor="_Toc229342385" w:history="1">
        <w:r w:rsidRPr="00CE1DDB">
          <w:rPr>
            <w:rStyle w:val="Kpr"/>
            <w:noProof/>
          </w:rPr>
          <w:t>Şekil 1: Dashboard — Boş State</w:t>
        </w:r>
        <w:r>
          <w:rPr>
            <w:noProof/>
            <w:webHidden/>
          </w:rPr>
          <w:tab/>
        </w:r>
        <w:r>
          <w:rPr>
            <w:noProof/>
            <w:webHidden/>
          </w:rPr>
          <w:fldChar w:fldCharType="begin"/>
        </w:r>
        <w:r>
          <w:rPr>
            <w:noProof/>
            <w:webHidden/>
          </w:rPr>
          <w:instrText xml:space="preserve"> PAGEREF _Toc229342385 \h </w:instrText>
        </w:r>
        <w:r>
          <w:rPr>
            <w:noProof/>
            <w:webHidden/>
          </w:rPr>
        </w:r>
        <w:r>
          <w:rPr>
            <w:noProof/>
            <w:webHidden/>
          </w:rPr>
          <w:fldChar w:fldCharType="separate"/>
        </w:r>
        <w:r>
          <w:rPr>
            <w:noProof/>
            <w:webHidden/>
          </w:rPr>
          <w:t>1</w:t>
        </w:r>
        <w:r>
          <w:rPr>
            <w:noProof/>
            <w:webHidden/>
          </w:rPr>
          <w:fldChar w:fldCharType="end"/>
        </w:r>
      </w:hyperlink>
    </w:p>
    <w:p w14:paraId="461366AC" w14:textId="77777777" w:rsidR="00C917B5" w:rsidRDefault="00C917B5">
      <w:pPr>
        <w:pStyle w:val="ekillerTablosu"/>
        <w:tabs>
          <w:tab w:val="right" w:leader="dot" w:pos="8778"/>
        </w:tabs>
        <w:rPr>
          <w:noProof/>
        </w:rPr>
      </w:pPr>
      <w:hyperlink w:anchor="_Toc229342386" w:history="1">
        <w:r w:rsidRPr="00CE1DDB">
          <w:rPr>
            <w:rStyle w:val="Kpr"/>
            <w:noProof/>
          </w:rPr>
          <w:t>Şekil 1: Dashboard — Dolu State</w:t>
        </w:r>
        <w:r>
          <w:rPr>
            <w:noProof/>
            <w:webHidden/>
          </w:rPr>
          <w:tab/>
        </w:r>
        <w:r>
          <w:rPr>
            <w:noProof/>
            <w:webHidden/>
          </w:rPr>
          <w:fldChar w:fldCharType="begin"/>
        </w:r>
        <w:r>
          <w:rPr>
            <w:noProof/>
            <w:webHidden/>
          </w:rPr>
          <w:instrText xml:space="preserve"> PAGEREF _Toc229342386 \h </w:instrText>
        </w:r>
        <w:r>
          <w:rPr>
            <w:noProof/>
            <w:webHidden/>
          </w:rPr>
        </w:r>
        <w:r>
          <w:rPr>
            <w:noProof/>
            <w:webHidden/>
          </w:rPr>
          <w:fldChar w:fldCharType="separate"/>
        </w:r>
        <w:r>
          <w:rPr>
            <w:noProof/>
            <w:webHidden/>
          </w:rPr>
          <w:t>1</w:t>
        </w:r>
        <w:r>
          <w:rPr>
            <w:noProof/>
            <w:webHidden/>
          </w:rPr>
          <w:fldChar w:fldCharType="end"/>
        </w:r>
      </w:hyperlink>
    </w:p>
    <w:p w14:paraId="7156BB35" w14:textId="77777777" w:rsidR="00C917B5" w:rsidRDefault="00C917B5">
      <w:pPr>
        <w:pStyle w:val="ekillerTablosu"/>
        <w:tabs>
          <w:tab w:val="right" w:leader="dot" w:pos="8778"/>
        </w:tabs>
        <w:rPr>
          <w:noProof/>
        </w:rPr>
      </w:pPr>
      <w:hyperlink w:anchor="_Toc229342387" w:history="1">
        <w:r w:rsidRPr="00CE1DDB">
          <w:rPr>
            <w:rStyle w:val="Kpr"/>
            <w:noProof/>
          </w:rPr>
          <w:t>Şekil 1: Ana CRUD Ekranı</w:t>
        </w:r>
        <w:r>
          <w:rPr>
            <w:noProof/>
            <w:webHidden/>
          </w:rPr>
          <w:tab/>
        </w:r>
        <w:r>
          <w:rPr>
            <w:noProof/>
            <w:webHidden/>
          </w:rPr>
          <w:fldChar w:fldCharType="begin"/>
        </w:r>
        <w:r>
          <w:rPr>
            <w:noProof/>
            <w:webHidden/>
          </w:rPr>
          <w:instrText xml:space="preserve"> PAGEREF _Toc229342387 \h </w:instrText>
        </w:r>
        <w:r>
          <w:rPr>
            <w:noProof/>
            <w:webHidden/>
          </w:rPr>
        </w:r>
        <w:r>
          <w:rPr>
            <w:noProof/>
            <w:webHidden/>
          </w:rPr>
          <w:fldChar w:fldCharType="separate"/>
        </w:r>
        <w:r>
          <w:rPr>
            <w:noProof/>
            <w:webHidden/>
          </w:rPr>
          <w:t>1</w:t>
        </w:r>
        <w:r>
          <w:rPr>
            <w:noProof/>
            <w:webHidden/>
          </w:rPr>
          <w:fldChar w:fldCharType="end"/>
        </w:r>
      </w:hyperlink>
    </w:p>
    <w:p w14:paraId="2758E195" w14:textId="77777777" w:rsidR="00C917B5" w:rsidRDefault="00C917B5">
      <w:pPr>
        <w:pStyle w:val="ekillerTablosu"/>
        <w:tabs>
          <w:tab w:val="right" w:leader="dot" w:pos="8778"/>
        </w:tabs>
        <w:rPr>
          <w:noProof/>
        </w:rPr>
      </w:pPr>
      <w:hyperlink w:anchor="_Toc229342388" w:history="1">
        <w:r w:rsidRPr="00CE1DDB">
          <w:rPr>
            <w:rStyle w:val="Kpr"/>
            <w:noProof/>
          </w:rPr>
          <w:t>Şekil 1: Detay Sayfası</w:t>
        </w:r>
        <w:r>
          <w:rPr>
            <w:noProof/>
            <w:webHidden/>
          </w:rPr>
          <w:tab/>
        </w:r>
        <w:r>
          <w:rPr>
            <w:noProof/>
            <w:webHidden/>
          </w:rPr>
          <w:fldChar w:fldCharType="begin"/>
        </w:r>
        <w:r>
          <w:rPr>
            <w:noProof/>
            <w:webHidden/>
          </w:rPr>
          <w:instrText xml:space="preserve"> PAGEREF _Toc229342388 \h </w:instrText>
        </w:r>
        <w:r>
          <w:rPr>
            <w:noProof/>
            <w:webHidden/>
          </w:rPr>
        </w:r>
        <w:r>
          <w:rPr>
            <w:noProof/>
            <w:webHidden/>
          </w:rPr>
          <w:fldChar w:fldCharType="separate"/>
        </w:r>
        <w:r>
          <w:rPr>
            <w:noProof/>
            <w:webHidden/>
          </w:rPr>
          <w:t>1</w:t>
        </w:r>
        <w:r>
          <w:rPr>
            <w:noProof/>
            <w:webHidden/>
          </w:rPr>
          <w:fldChar w:fldCharType="end"/>
        </w:r>
      </w:hyperlink>
    </w:p>
    <w:p w14:paraId="17D2D863" w14:textId="77777777" w:rsidR="00C917B5" w:rsidRDefault="00C917B5">
      <w:pPr>
        <w:pStyle w:val="ekillerTablosu"/>
        <w:tabs>
          <w:tab w:val="right" w:leader="dot" w:pos="8778"/>
        </w:tabs>
        <w:rPr>
          <w:noProof/>
        </w:rPr>
      </w:pPr>
      <w:hyperlink w:anchor="_Toc229342389" w:history="1">
        <w:r w:rsidRPr="00CE1DDB">
          <w:rPr>
            <w:rStyle w:val="Kpr"/>
            <w:noProof/>
          </w:rPr>
          <w:t>Şekil 1: Mobile Görünüm</w:t>
        </w:r>
        <w:r>
          <w:rPr>
            <w:noProof/>
            <w:webHidden/>
          </w:rPr>
          <w:tab/>
        </w:r>
        <w:r>
          <w:rPr>
            <w:noProof/>
            <w:webHidden/>
          </w:rPr>
          <w:fldChar w:fldCharType="begin"/>
        </w:r>
        <w:r>
          <w:rPr>
            <w:noProof/>
            <w:webHidden/>
          </w:rPr>
          <w:instrText xml:space="preserve"> PAGEREF _Toc229342389 \h </w:instrText>
        </w:r>
        <w:r>
          <w:rPr>
            <w:noProof/>
            <w:webHidden/>
          </w:rPr>
        </w:r>
        <w:r>
          <w:rPr>
            <w:noProof/>
            <w:webHidden/>
          </w:rPr>
          <w:fldChar w:fldCharType="separate"/>
        </w:r>
        <w:r>
          <w:rPr>
            <w:noProof/>
            <w:webHidden/>
          </w:rPr>
          <w:t>1</w:t>
        </w:r>
        <w:r>
          <w:rPr>
            <w:noProof/>
            <w:webHidden/>
          </w:rPr>
          <w:fldChar w:fldCharType="end"/>
        </w:r>
      </w:hyperlink>
    </w:p>
    <w:p w14:paraId="0EC41DD7" w14:textId="77777777" w:rsidR="00C917B5" w:rsidRDefault="00C917B5">
      <w:pPr>
        <w:pStyle w:val="ekillerTablosu"/>
        <w:tabs>
          <w:tab w:val="right" w:leader="dot" w:pos="8778"/>
        </w:tabs>
        <w:rPr>
          <w:noProof/>
        </w:rPr>
      </w:pPr>
      <w:hyperlink w:anchor="_Toc229342390" w:history="1">
        <w:r w:rsidRPr="00CE1DDB">
          <w:rPr>
            <w:rStyle w:val="Kpr"/>
            <w:noProof/>
          </w:rPr>
          <w:t>Şekil 1: Hata Durumu</w:t>
        </w:r>
        <w:r>
          <w:rPr>
            <w:noProof/>
            <w:webHidden/>
          </w:rPr>
          <w:tab/>
        </w:r>
        <w:r>
          <w:rPr>
            <w:noProof/>
            <w:webHidden/>
          </w:rPr>
          <w:fldChar w:fldCharType="begin"/>
        </w:r>
        <w:r>
          <w:rPr>
            <w:noProof/>
            <w:webHidden/>
          </w:rPr>
          <w:instrText xml:space="preserve"> PAGEREF _Toc229342390 \h </w:instrText>
        </w:r>
        <w:r>
          <w:rPr>
            <w:noProof/>
            <w:webHidden/>
          </w:rPr>
        </w:r>
        <w:r>
          <w:rPr>
            <w:noProof/>
            <w:webHidden/>
          </w:rPr>
          <w:fldChar w:fldCharType="separate"/>
        </w:r>
        <w:r>
          <w:rPr>
            <w:noProof/>
            <w:webHidden/>
          </w:rPr>
          <w:t>1</w:t>
        </w:r>
        <w:r>
          <w:rPr>
            <w:noProof/>
            <w:webHidden/>
          </w:rPr>
          <w:fldChar w:fldCharType="end"/>
        </w:r>
      </w:hyperlink>
    </w:p>
    <w:p w14:paraId="14B98CB6" w14:textId="77777777" w:rsidR="00052761" w:rsidRDefault="003836EC">
      <w:pPr>
        <w:ind w:firstLine="0"/>
      </w:pPr>
      <w:r>
        <w:fldChar w:fldCharType="end"/>
      </w:r>
    </w:p>
    <w:p w14:paraId="2D57E029" w14:textId="77777777" w:rsidR="00052761" w:rsidRDefault="003836EC">
      <w:r>
        <w:br w:type="page"/>
      </w:r>
    </w:p>
    <w:p w14:paraId="1F3F47A8" w14:textId="77777777" w:rsidR="00052761" w:rsidRDefault="003836EC">
      <w:pPr>
        <w:spacing w:before="480" w:after="360"/>
        <w:ind w:firstLine="0"/>
        <w:jc w:val="center"/>
      </w:pPr>
      <w:r>
        <w:rPr>
          <w:b/>
          <w:sz w:val="28"/>
        </w:rPr>
        <w:lastRenderedPageBreak/>
        <w:t>TABLOLAR LİSTESİ</w:t>
      </w:r>
    </w:p>
    <w:p w14:paraId="59ACCBCD" w14:textId="77777777" w:rsidR="00C917B5" w:rsidRDefault="003836EC">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r>
        <w:fldChar w:fldCharType="begin"/>
      </w:r>
      <w:r>
        <w:instrText xml:space="preserve"> TOC \h \z \c "Tablo" </w:instrText>
      </w:r>
      <w:r>
        <w:fldChar w:fldCharType="separate"/>
      </w:r>
      <w:hyperlink w:anchor="_Toc229342391" w:history="1">
        <w:r w:rsidR="00C917B5" w:rsidRPr="001617E6">
          <w:rPr>
            <w:rStyle w:val="Kpr"/>
            <w:noProof/>
          </w:rPr>
          <w:t>Tablo 1: Persona 1 Kartı</w:t>
        </w:r>
        <w:r w:rsidR="00C917B5">
          <w:rPr>
            <w:noProof/>
            <w:webHidden/>
          </w:rPr>
          <w:tab/>
        </w:r>
        <w:r w:rsidR="00C917B5">
          <w:rPr>
            <w:noProof/>
            <w:webHidden/>
          </w:rPr>
          <w:fldChar w:fldCharType="begin"/>
        </w:r>
        <w:r w:rsidR="00C917B5">
          <w:rPr>
            <w:noProof/>
            <w:webHidden/>
          </w:rPr>
          <w:instrText xml:space="preserve"> PAGEREF _Toc229342391 \h </w:instrText>
        </w:r>
        <w:r w:rsidR="00C917B5">
          <w:rPr>
            <w:noProof/>
            <w:webHidden/>
          </w:rPr>
        </w:r>
        <w:r w:rsidR="00C917B5">
          <w:rPr>
            <w:noProof/>
            <w:webHidden/>
          </w:rPr>
          <w:fldChar w:fldCharType="separate"/>
        </w:r>
        <w:r w:rsidR="00C917B5">
          <w:rPr>
            <w:noProof/>
            <w:webHidden/>
          </w:rPr>
          <w:t>1</w:t>
        </w:r>
        <w:r w:rsidR="00C917B5">
          <w:rPr>
            <w:noProof/>
            <w:webHidden/>
          </w:rPr>
          <w:fldChar w:fldCharType="end"/>
        </w:r>
      </w:hyperlink>
    </w:p>
    <w:p w14:paraId="55135428"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2" w:history="1">
        <w:r w:rsidRPr="001617E6">
          <w:rPr>
            <w:rStyle w:val="Kpr"/>
            <w:noProof/>
          </w:rPr>
          <w:t>Tablo 1: MVP Kapsamındaki Temel Özellikler</w:t>
        </w:r>
        <w:r>
          <w:rPr>
            <w:noProof/>
            <w:webHidden/>
          </w:rPr>
          <w:tab/>
        </w:r>
        <w:r>
          <w:rPr>
            <w:noProof/>
            <w:webHidden/>
          </w:rPr>
          <w:fldChar w:fldCharType="begin"/>
        </w:r>
        <w:r>
          <w:rPr>
            <w:noProof/>
            <w:webHidden/>
          </w:rPr>
          <w:instrText xml:space="preserve"> PAGEREF _Toc229342392 \h </w:instrText>
        </w:r>
        <w:r>
          <w:rPr>
            <w:noProof/>
            <w:webHidden/>
          </w:rPr>
        </w:r>
        <w:r>
          <w:rPr>
            <w:noProof/>
            <w:webHidden/>
          </w:rPr>
          <w:fldChar w:fldCharType="separate"/>
        </w:r>
        <w:r>
          <w:rPr>
            <w:noProof/>
            <w:webHidden/>
          </w:rPr>
          <w:t>1</w:t>
        </w:r>
        <w:r>
          <w:rPr>
            <w:noProof/>
            <w:webHidden/>
          </w:rPr>
          <w:fldChar w:fldCharType="end"/>
        </w:r>
      </w:hyperlink>
    </w:p>
    <w:p w14:paraId="619076D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3" w:history="1">
        <w:r w:rsidRPr="001617E6">
          <w:rPr>
            <w:rStyle w:val="Kpr"/>
            <w:noProof/>
          </w:rPr>
          <w:t>Tablo 1: NFR Matrisi</w:t>
        </w:r>
        <w:r>
          <w:rPr>
            <w:noProof/>
            <w:webHidden/>
          </w:rPr>
          <w:tab/>
        </w:r>
        <w:r>
          <w:rPr>
            <w:noProof/>
            <w:webHidden/>
          </w:rPr>
          <w:fldChar w:fldCharType="begin"/>
        </w:r>
        <w:r>
          <w:rPr>
            <w:noProof/>
            <w:webHidden/>
          </w:rPr>
          <w:instrText xml:space="preserve"> PAGEREF _Toc229342393 \h </w:instrText>
        </w:r>
        <w:r>
          <w:rPr>
            <w:noProof/>
            <w:webHidden/>
          </w:rPr>
        </w:r>
        <w:r>
          <w:rPr>
            <w:noProof/>
            <w:webHidden/>
          </w:rPr>
          <w:fldChar w:fldCharType="separate"/>
        </w:r>
        <w:r>
          <w:rPr>
            <w:noProof/>
            <w:webHidden/>
          </w:rPr>
          <w:t>1</w:t>
        </w:r>
        <w:r>
          <w:rPr>
            <w:noProof/>
            <w:webHidden/>
          </w:rPr>
          <w:fldChar w:fldCharType="end"/>
        </w:r>
      </w:hyperlink>
    </w:p>
    <w:p w14:paraId="7E2B2C87"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4" w:history="1">
        <w:r w:rsidRPr="001617E6">
          <w:rPr>
            <w:rStyle w:val="Kpr"/>
            <w:noProof/>
          </w:rPr>
          <w:t>Tablo 1: Rakiplerle Özellik Karşılaştırması</w:t>
        </w:r>
        <w:r>
          <w:rPr>
            <w:noProof/>
            <w:webHidden/>
          </w:rPr>
          <w:tab/>
        </w:r>
        <w:r>
          <w:rPr>
            <w:noProof/>
            <w:webHidden/>
          </w:rPr>
          <w:fldChar w:fldCharType="begin"/>
        </w:r>
        <w:r>
          <w:rPr>
            <w:noProof/>
            <w:webHidden/>
          </w:rPr>
          <w:instrText xml:space="preserve"> PAGEREF _Toc229342394 \h </w:instrText>
        </w:r>
        <w:r>
          <w:rPr>
            <w:noProof/>
            <w:webHidden/>
          </w:rPr>
        </w:r>
        <w:r>
          <w:rPr>
            <w:noProof/>
            <w:webHidden/>
          </w:rPr>
          <w:fldChar w:fldCharType="separate"/>
        </w:r>
        <w:r>
          <w:rPr>
            <w:noProof/>
            <w:webHidden/>
          </w:rPr>
          <w:t>1</w:t>
        </w:r>
        <w:r>
          <w:rPr>
            <w:noProof/>
            <w:webHidden/>
          </w:rPr>
          <w:fldChar w:fldCharType="end"/>
        </w:r>
      </w:hyperlink>
    </w:p>
    <w:p w14:paraId="595839DE"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5" w:history="1">
        <w:r w:rsidRPr="001617E6">
          <w:rPr>
            <w:rStyle w:val="Kpr"/>
            <w:noProof/>
          </w:rPr>
          <w:t>Tablo 1: SWOT Matrisi</w:t>
        </w:r>
        <w:r>
          <w:rPr>
            <w:noProof/>
            <w:webHidden/>
          </w:rPr>
          <w:tab/>
        </w:r>
        <w:r>
          <w:rPr>
            <w:noProof/>
            <w:webHidden/>
          </w:rPr>
          <w:fldChar w:fldCharType="begin"/>
        </w:r>
        <w:r>
          <w:rPr>
            <w:noProof/>
            <w:webHidden/>
          </w:rPr>
          <w:instrText xml:space="preserve"> PAGEREF _Toc229342395 \h </w:instrText>
        </w:r>
        <w:r>
          <w:rPr>
            <w:noProof/>
            <w:webHidden/>
          </w:rPr>
        </w:r>
        <w:r>
          <w:rPr>
            <w:noProof/>
            <w:webHidden/>
          </w:rPr>
          <w:fldChar w:fldCharType="separate"/>
        </w:r>
        <w:r>
          <w:rPr>
            <w:noProof/>
            <w:webHidden/>
          </w:rPr>
          <w:t>1</w:t>
        </w:r>
        <w:r>
          <w:rPr>
            <w:noProof/>
            <w:webHidden/>
          </w:rPr>
          <w:fldChar w:fldCharType="end"/>
        </w:r>
      </w:hyperlink>
    </w:p>
    <w:p w14:paraId="28B0D92F"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6" w:history="1">
        <w:r w:rsidRPr="001617E6">
          <w:rPr>
            <w:rStyle w:val="Kpr"/>
            <w:noProof/>
          </w:rPr>
          <w:t>Tablo 1: Projede Kullanılan Teknoloji Katmanları</w:t>
        </w:r>
        <w:r>
          <w:rPr>
            <w:noProof/>
            <w:webHidden/>
          </w:rPr>
          <w:tab/>
        </w:r>
        <w:r>
          <w:rPr>
            <w:noProof/>
            <w:webHidden/>
          </w:rPr>
          <w:fldChar w:fldCharType="begin"/>
        </w:r>
        <w:r>
          <w:rPr>
            <w:noProof/>
            <w:webHidden/>
          </w:rPr>
          <w:instrText xml:space="preserve"> PAGEREF _Toc229342396 \h </w:instrText>
        </w:r>
        <w:r>
          <w:rPr>
            <w:noProof/>
            <w:webHidden/>
          </w:rPr>
        </w:r>
        <w:r>
          <w:rPr>
            <w:noProof/>
            <w:webHidden/>
          </w:rPr>
          <w:fldChar w:fldCharType="separate"/>
        </w:r>
        <w:r>
          <w:rPr>
            <w:noProof/>
            <w:webHidden/>
          </w:rPr>
          <w:t>1</w:t>
        </w:r>
        <w:r>
          <w:rPr>
            <w:noProof/>
            <w:webHidden/>
          </w:rPr>
          <w:fldChar w:fldCharType="end"/>
        </w:r>
      </w:hyperlink>
    </w:p>
    <w:p w14:paraId="2388AA4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7" w:history="1">
        <w:r w:rsidRPr="001617E6">
          <w:rPr>
            <w:rStyle w:val="Kpr"/>
            <w:noProof/>
          </w:rPr>
          <w:t>Tablo 1: ADR Özet Listesi</w:t>
        </w:r>
        <w:r>
          <w:rPr>
            <w:noProof/>
            <w:webHidden/>
          </w:rPr>
          <w:tab/>
        </w:r>
        <w:r>
          <w:rPr>
            <w:noProof/>
            <w:webHidden/>
          </w:rPr>
          <w:fldChar w:fldCharType="begin"/>
        </w:r>
        <w:r>
          <w:rPr>
            <w:noProof/>
            <w:webHidden/>
          </w:rPr>
          <w:instrText xml:space="preserve"> PAGEREF _Toc229342397 \h </w:instrText>
        </w:r>
        <w:r>
          <w:rPr>
            <w:noProof/>
            <w:webHidden/>
          </w:rPr>
        </w:r>
        <w:r>
          <w:rPr>
            <w:noProof/>
            <w:webHidden/>
          </w:rPr>
          <w:fldChar w:fldCharType="separate"/>
        </w:r>
        <w:r>
          <w:rPr>
            <w:noProof/>
            <w:webHidden/>
          </w:rPr>
          <w:t>1</w:t>
        </w:r>
        <w:r>
          <w:rPr>
            <w:noProof/>
            <w:webHidden/>
          </w:rPr>
          <w:fldChar w:fldCharType="end"/>
        </w:r>
      </w:hyperlink>
    </w:p>
    <w:p w14:paraId="4CF852B5"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8" w:history="1">
        <w:r w:rsidRPr="001617E6">
          <w:rPr>
            <w:rStyle w:val="Kpr"/>
            <w:noProof/>
          </w:rPr>
          <w:t>Tablo 1: Örnek Tablo: users</w:t>
        </w:r>
        <w:r>
          <w:rPr>
            <w:noProof/>
            <w:webHidden/>
          </w:rPr>
          <w:tab/>
        </w:r>
        <w:r>
          <w:rPr>
            <w:noProof/>
            <w:webHidden/>
          </w:rPr>
          <w:fldChar w:fldCharType="begin"/>
        </w:r>
        <w:r>
          <w:rPr>
            <w:noProof/>
            <w:webHidden/>
          </w:rPr>
          <w:instrText xml:space="preserve"> PAGEREF _Toc229342398 \h </w:instrText>
        </w:r>
        <w:r>
          <w:rPr>
            <w:noProof/>
            <w:webHidden/>
          </w:rPr>
        </w:r>
        <w:r>
          <w:rPr>
            <w:noProof/>
            <w:webHidden/>
          </w:rPr>
          <w:fldChar w:fldCharType="separate"/>
        </w:r>
        <w:r>
          <w:rPr>
            <w:noProof/>
            <w:webHidden/>
          </w:rPr>
          <w:t>1</w:t>
        </w:r>
        <w:r>
          <w:rPr>
            <w:noProof/>
            <w:webHidden/>
          </w:rPr>
          <w:fldChar w:fldCharType="end"/>
        </w:r>
      </w:hyperlink>
    </w:p>
    <w:p w14:paraId="6D89D473"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399" w:history="1">
        <w:r w:rsidRPr="001617E6">
          <w:rPr>
            <w:rStyle w:val="Kpr"/>
            <w:noProof/>
          </w:rPr>
          <w:t>Tablo 1: İndeks Kararları</w:t>
        </w:r>
        <w:r>
          <w:rPr>
            <w:noProof/>
            <w:webHidden/>
          </w:rPr>
          <w:tab/>
        </w:r>
        <w:r>
          <w:rPr>
            <w:noProof/>
            <w:webHidden/>
          </w:rPr>
          <w:fldChar w:fldCharType="begin"/>
        </w:r>
        <w:r>
          <w:rPr>
            <w:noProof/>
            <w:webHidden/>
          </w:rPr>
          <w:instrText xml:space="preserve"> PAGEREF _Toc229342399 \h </w:instrText>
        </w:r>
        <w:r>
          <w:rPr>
            <w:noProof/>
            <w:webHidden/>
          </w:rPr>
        </w:r>
        <w:r>
          <w:rPr>
            <w:noProof/>
            <w:webHidden/>
          </w:rPr>
          <w:fldChar w:fldCharType="separate"/>
        </w:r>
        <w:r>
          <w:rPr>
            <w:noProof/>
            <w:webHidden/>
          </w:rPr>
          <w:t>1</w:t>
        </w:r>
        <w:r>
          <w:rPr>
            <w:noProof/>
            <w:webHidden/>
          </w:rPr>
          <w:fldChar w:fldCharType="end"/>
        </w:r>
      </w:hyperlink>
    </w:p>
    <w:p w14:paraId="5BA832CA"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0" w:history="1">
        <w:r w:rsidRPr="001617E6">
          <w:rPr>
            <w:rStyle w:val="Kpr"/>
            <w:noProof/>
          </w:rPr>
          <w:t>Tablo 1: Ana API Endpoint'leri</w:t>
        </w:r>
        <w:r>
          <w:rPr>
            <w:noProof/>
            <w:webHidden/>
          </w:rPr>
          <w:tab/>
        </w:r>
        <w:r>
          <w:rPr>
            <w:noProof/>
            <w:webHidden/>
          </w:rPr>
          <w:fldChar w:fldCharType="begin"/>
        </w:r>
        <w:r>
          <w:rPr>
            <w:noProof/>
            <w:webHidden/>
          </w:rPr>
          <w:instrText xml:space="preserve"> PAGEREF _Toc229342400 \h </w:instrText>
        </w:r>
        <w:r>
          <w:rPr>
            <w:noProof/>
            <w:webHidden/>
          </w:rPr>
        </w:r>
        <w:r>
          <w:rPr>
            <w:noProof/>
            <w:webHidden/>
          </w:rPr>
          <w:fldChar w:fldCharType="separate"/>
        </w:r>
        <w:r>
          <w:rPr>
            <w:noProof/>
            <w:webHidden/>
          </w:rPr>
          <w:t>1</w:t>
        </w:r>
        <w:r>
          <w:rPr>
            <w:noProof/>
            <w:webHidden/>
          </w:rPr>
          <w:fldChar w:fldCharType="end"/>
        </w:r>
      </w:hyperlink>
    </w:p>
    <w:p w14:paraId="5EB168B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1" w:history="1">
        <w:r w:rsidRPr="001617E6">
          <w:rPr>
            <w:rStyle w:val="Kpr"/>
            <w:noProof/>
          </w:rPr>
          <w:t>Tablo 1: Rate Limit Kuralları</w:t>
        </w:r>
        <w:r>
          <w:rPr>
            <w:noProof/>
            <w:webHidden/>
          </w:rPr>
          <w:tab/>
        </w:r>
        <w:r>
          <w:rPr>
            <w:noProof/>
            <w:webHidden/>
          </w:rPr>
          <w:fldChar w:fldCharType="begin"/>
        </w:r>
        <w:r>
          <w:rPr>
            <w:noProof/>
            <w:webHidden/>
          </w:rPr>
          <w:instrText xml:space="preserve"> PAGEREF _Toc229342401 \h </w:instrText>
        </w:r>
        <w:r>
          <w:rPr>
            <w:noProof/>
            <w:webHidden/>
          </w:rPr>
        </w:r>
        <w:r>
          <w:rPr>
            <w:noProof/>
            <w:webHidden/>
          </w:rPr>
          <w:fldChar w:fldCharType="separate"/>
        </w:r>
        <w:r>
          <w:rPr>
            <w:noProof/>
            <w:webHidden/>
          </w:rPr>
          <w:t>1</w:t>
        </w:r>
        <w:r>
          <w:rPr>
            <w:noProof/>
            <w:webHidden/>
          </w:rPr>
          <w:fldChar w:fldCharType="end"/>
        </w:r>
      </w:hyperlink>
    </w:p>
    <w:p w14:paraId="570A2B10"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2" w:history="1">
        <w:r w:rsidRPr="001617E6">
          <w:rPr>
            <w:rStyle w:val="Kpr"/>
            <w:noProof/>
          </w:rPr>
          <w:t>Tablo 1: Renk Paleti</w:t>
        </w:r>
        <w:r>
          <w:rPr>
            <w:noProof/>
            <w:webHidden/>
          </w:rPr>
          <w:tab/>
        </w:r>
        <w:r>
          <w:rPr>
            <w:noProof/>
            <w:webHidden/>
          </w:rPr>
          <w:fldChar w:fldCharType="begin"/>
        </w:r>
        <w:r>
          <w:rPr>
            <w:noProof/>
            <w:webHidden/>
          </w:rPr>
          <w:instrText xml:space="preserve"> PAGEREF _Toc229342402 \h </w:instrText>
        </w:r>
        <w:r>
          <w:rPr>
            <w:noProof/>
            <w:webHidden/>
          </w:rPr>
        </w:r>
        <w:r>
          <w:rPr>
            <w:noProof/>
            <w:webHidden/>
          </w:rPr>
          <w:fldChar w:fldCharType="separate"/>
        </w:r>
        <w:r>
          <w:rPr>
            <w:noProof/>
            <w:webHidden/>
          </w:rPr>
          <w:t>1</w:t>
        </w:r>
        <w:r>
          <w:rPr>
            <w:noProof/>
            <w:webHidden/>
          </w:rPr>
          <w:fldChar w:fldCharType="end"/>
        </w:r>
      </w:hyperlink>
    </w:p>
    <w:p w14:paraId="3C22D9B5"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3" w:history="1">
        <w:r w:rsidRPr="001617E6">
          <w:rPr>
            <w:rStyle w:val="Kpr"/>
            <w:noProof/>
          </w:rPr>
          <w:t>Tablo 1: Tipografi Skalası</w:t>
        </w:r>
        <w:r>
          <w:rPr>
            <w:noProof/>
            <w:webHidden/>
          </w:rPr>
          <w:tab/>
        </w:r>
        <w:r>
          <w:rPr>
            <w:noProof/>
            <w:webHidden/>
          </w:rPr>
          <w:fldChar w:fldCharType="begin"/>
        </w:r>
        <w:r>
          <w:rPr>
            <w:noProof/>
            <w:webHidden/>
          </w:rPr>
          <w:instrText xml:space="preserve"> PAGEREF _Toc229342403 \h </w:instrText>
        </w:r>
        <w:r>
          <w:rPr>
            <w:noProof/>
            <w:webHidden/>
          </w:rPr>
        </w:r>
        <w:r>
          <w:rPr>
            <w:noProof/>
            <w:webHidden/>
          </w:rPr>
          <w:fldChar w:fldCharType="separate"/>
        </w:r>
        <w:r>
          <w:rPr>
            <w:noProof/>
            <w:webHidden/>
          </w:rPr>
          <w:t>1</w:t>
        </w:r>
        <w:r>
          <w:rPr>
            <w:noProof/>
            <w:webHidden/>
          </w:rPr>
          <w:fldChar w:fldCharType="end"/>
        </w:r>
      </w:hyperlink>
    </w:p>
    <w:p w14:paraId="2006C6E1"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4" w:history="1">
        <w:r w:rsidRPr="001617E6">
          <w:rPr>
            <w:rStyle w:val="Kpr"/>
            <w:noProof/>
          </w:rPr>
          <w:t>Tablo 1: Breakpoint'ler</w:t>
        </w:r>
        <w:r>
          <w:rPr>
            <w:noProof/>
            <w:webHidden/>
          </w:rPr>
          <w:tab/>
        </w:r>
        <w:r>
          <w:rPr>
            <w:noProof/>
            <w:webHidden/>
          </w:rPr>
          <w:fldChar w:fldCharType="begin"/>
        </w:r>
        <w:r>
          <w:rPr>
            <w:noProof/>
            <w:webHidden/>
          </w:rPr>
          <w:instrText xml:space="preserve"> PAGEREF _Toc229342404 \h </w:instrText>
        </w:r>
        <w:r>
          <w:rPr>
            <w:noProof/>
            <w:webHidden/>
          </w:rPr>
        </w:r>
        <w:r>
          <w:rPr>
            <w:noProof/>
            <w:webHidden/>
          </w:rPr>
          <w:fldChar w:fldCharType="separate"/>
        </w:r>
        <w:r>
          <w:rPr>
            <w:noProof/>
            <w:webHidden/>
          </w:rPr>
          <w:t>1</w:t>
        </w:r>
        <w:r>
          <w:rPr>
            <w:noProof/>
            <w:webHidden/>
          </w:rPr>
          <w:fldChar w:fldCharType="end"/>
        </w:r>
      </w:hyperlink>
    </w:p>
    <w:p w14:paraId="3F085C36"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5" w:history="1">
        <w:r w:rsidRPr="001617E6">
          <w:rPr>
            <w:rStyle w:val="Kpr"/>
            <w:noProof/>
          </w:rPr>
          <w:t>Tablo 1: OWASP Top 10 (2021) Uygulama Matrisi</w:t>
        </w:r>
        <w:r>
          <w:rPr>
            <w:noProof/>
            <w:webHidden/>
          </w:rPr>
          <w:tab/>
        </w:r>
        <w:r>
          <w:rPr>
            <w:noProof/>
            <w:webHidden/>
          </w:rPr>
          <w:fldChar w:fldCharType="begin"/>
        </w:r>
        <w:r>
          <w:rPr>
            <w:noProof/>
            <w:webHidden/>
          </w:rPr>
          <w:instrText xml:space="preserve"> PAGEREF _Toc229342405 \h </w:instrText>
        </w:r>
        <w:r>
          <w:rPr>
            <w:noProof/>
            <w:webHidden/>
          </w:rPr>
        </w:r>
        <w:r>
          <w:rPr>
            <w:noProof/>
            <w:webHidden/>
          </w:rPr>
          <w:fldChar w:fldCharType="separate"/>
        </w:r>
        <w:r>
          <w:rPr>
            <w:noProof/>
            <w:webHidden/>
          </w:rPr>
          <w:t>1</w:t>
        </w:r>
        <w:r>
          <w:rPr>
            <w:noProof/>
            <w:webHidden/>
          </w:rPr>
          <w:fldChar w:fldCharType="end"/>
        </w:r>
      </w:hyperlink>
    </w:p>
    <w:p w14:paraId="3EC65F7B"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6" w:history="1">
        <w:r w:rsidRPr="001617E6">
          <w:rPr>
            <w:rStyle w:val="Kpr"/>
            <w:noProof/>
          </w:rPr>
          <w:t>Tablo 1: Performans Metrikleri ve Hedefler</w:t>
        </w:r>
        <w:r>
          <w:rPr>
            <w:noProof/>
            <w:webHidden/>
          </w:rPr>
          <w:tab/>
        </w:r>
        <w:r>
          <w:rPr>
            <w:noProof/>
            <w:webHidden/>
          </w:rPr>
          <w:fldChar w:fldCharType="begin"/>
        </w:r>
        <w:r>
          <w:rPr>
            <w:noProof/>
            <w:webHidden/>
          </w:rPr>
          <w:instrText xml:space="preserve"> PAGEREF _Toc229342406 \h </w:instrText>
        </w:r>
        <w:r>
          <w:rPr>
            <w:noProof/>
            <w:webHidden/>
          </w:rPr>
        </w:r>
        <w:r>
          <w:rPr>
            <w:noProof/>
            <w:webHidden/>
          </w:rPr>
          <w:fldChar w:fldCharType="separate"/>
        </w:r>
        <w:r>
          <w:rPr>
            <w:noProof/>
            <w:webHidden/>
          </w:rPr>
          <w:t>1</w:t>
        </w:r>
        <w:r>
          <w:rPr>
            <w:noProof/>
            <w:webHidden/>
          </w:rPr>
          <w:fldChar w:fldCharType="end"/>
        </w:r>
      </w:hyperlink>
    </w:p>
    <w:p w14:paraId="5B49BFAF"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7" w:history="1">
        <w:r w:rsidRPr="001617E6">
          <w:rPr>
            <w:rStyle w:val="Kpr"/>
            <w:noProof/>
          </w:rPr>
          <w:t>Tablo 1: Business Model Canvas (Alex Osterwalder)</w:t>
        </w:r>
        <w:r>
          <w:rPr>
            <w:noProof/>
            <w:webHidden/>
          </w:rPr>
          <w:tab/>
        </w:r>
        <w:r>
          <w:rPr>
            <w:noProof/>
            <w:webHidden/>
          </w:rPr>
          <w:fldChar w:fldCharType="begin"/>
        </w:r>
        <w:r>
          <w:rPr>
            <w:noProof/>
            <w:webHidden/>
          </w:rPr>
          <w:instrText xml:space="preserve"> PAGEREF _Toc229342407 \h </w:instrText>
        </w:r>
        <w:r>
          <w:rPr>
            <w:noProof/>
            <w:webHidden/>
          </w:rPr>
        </w:r>
        <w:r>
          <w:rPr>
            <w:noProof/>
            <w:webHidden/>
          </w:rPr>
          <w:fldChar w:fldCharType="separate"/>
        </w:r>
        <w:r>
          <w:rPr>
            <w:noProof/>
            <w:webHidden/>
          </w:rPr>
          <w:t>1</w:t>
        </w:r>
        <w:r>
          <w:rPr>
            <w:noProof/>
            <w:webHidden/>
          </w:rPr>
          <w:fldChar w:fldCharType="end"/>
        </w:r>
      </w:hyperlink>
    </w:p>
    <w:p w14:paraId="374B79C9"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8" w:history="1">
        <w:r w:rsidRPr="001617E6">
          <w:rPr>
            <w:rStyle w:val="Kpr"/>
            <w:noProof/>
          </w:rPr>
          <w:t>Tablo 1: Fiyat Tabloması (3 tier)</w:t>
        </w:r>
        <w:r>
          <w:rPr>
            <w:noProof/>
            <w:webHidden/>
          </w:rPr>
          <w:tab/>
        </w:r>
        <w:r>
          <w:rPr>
            <w:noProof/>
            <w:webHidden/>
          </w:rPr>
          <w:fldChar w:fldCharType="begin"/>
        </w:r>
        <w:r>
          <w:rPr>
            <w:noProof/>
            <w:webHidden/>
          </w:rPr>
          <w:instrText xml:space="preserve"> PAGEREF _Toc229342408 \h </w:instrText>
        </w:r>
        <w:r>
          <w:rPr>
            <w:noProof/>
            <w:webHidden/>
          </w:rPr>
        </w:r>
        <w:r>
          <w:rPr>
            <w:noProof/>
            <w:webHidden/>
          </w:rPr>
          <w:fldChar w:fldCharType="separate"/>
        </w:r>
        <w:r>
          <w:rPr>
            <w:noProof/>
            <w:webHidden/>
          </w:rPr>
          <w:t>1</w:t>
        </w:r>
        <w:r>
          <w:rPr>
            <w:noProof/>
            <w:webHidden/>
          </w:rPr>
          <w:fldChar w:fldCharType="end"/>
        </w:r>
      </w:hyperlink>
    </w:p>
    <w:p w14:paraId="658BEC5C"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09" w:history="1">
        <w:r w:rsidRPr="001617E6">
          <w:rPr>
            <w:rStyle w:val="Kpr"/>
            <w:noProof/>
          </w:rPr>
          <w:t>Tablo 1: 1. Yıl Toplam Sahip Olma Maliyeti (TCO)</w:t>
        </w:r>
        <w:r>
          <w:rPr>
            <w:noProof/>
            <w:webHidden/>
          </w:rPr>
          <w:tab/>
        </w:r>
        <w:r>
          <w:rPr>
            <w:noProof/>
            <w:webHidden/>
          </w:rPr>
          <w:fldChar w:fldCharType="begin"/>
        </w:r>
        <w:r>
          <w:rPr>
            <w:noProof/>
            <w:webHidden/>
          </w:rPr>
          <w:instrText xml:space="preserve"> PAGEREF _Toc229342409 \h </w:instrText>
        </w:r>
        <w:r>
          <w:rPr>
            <w:noProof/>
            <w:webHidden/>
          </w:rPr>
        </w:r>
        <w:r>
          <w:rPr>
            <w:noProof/>
            <w:webHidden/>
          </w:rPr>
          <w:fldChar w:fldCharType="separate"/>
        </w:r>
        <w:r>
          <w:rPr>
            <w:noProof/>
            <w:webHidden/>
          </w:rPr>
          <w:t>1</w:t>
        </w:r>
        <w:r>
          <w:rPr>
            <w:noProof/>
            <w:webHidden/>
          </w:rPr>
          <w:fldChar w:fldCharType="end"/>
        </w:r>
      </w:hyperlink>
    </w:p>
    <w:p w14:paraId="43F7652E"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0" w:history="1">
        <w:r w:rsidRPr="001617E6">
          <w:rPr>
            <w:rStyle w:val="Kpr"/>
            <w:noProof/>
          </w:rPr>
          <w:t>Tablo 1: Temel Unit Ekonomi Metrikleri (Tahmin)</w:t>
        </w:r>
        <w:r>
          <w:rPr>
            <w:noProof/>
            <w:webHidden/>
          </w:rPr>
          <w:tab/>
        </w:r>
        <w:r>
          <w:rPr>
            <w:noProof/>
            <w:webHidden/>
          </w:rPr>
          <w:fldChar w:fldCharType="begin"/>
        </w:r>
        <w:r>
          <w:rPr>
            <w:noProof/>
            <w:webHidden/>
          </w:rPr>
          <w:instrText xml:space="preserve"> PAGEREF _Toc229342410 \h </w:instrText>
        </w:r>
        <w:r>
          <w:rPr>
            <w:noProof/>
            <w:webHidden/>
          </w:rPr>
        </w:r>
        <w:r>
          <w:rPr>
            <w:noProof/>
            <w:webHidden/>
          </w:rPr>
          <w:fldChar w:fldCharType="separate"/>
        </w:r>
        <w:r>
          <w:rPr>
            <w:noProof/>
            <w:webHidden/>
          </w:rPr>
          <w:t>1</w:t>
        </w:r>
        <w:r>
          <w:rPr>
            <w:noProof/>
            <w:webHidden/>
          </w:rPr>
          <w:fldChar w:fldCharType="end"/>
        </w:r>
      </w:hyperlink>
    </w:p>
    <w:p w14:paraId="04F174CD"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1" w:history="1">
        <w:r w:rsidRPr="001617E6">
          <w:rPr>
            <w:rStyle w:val="Kpr"/>
            <w:noProof/>
          </w:rPr>
          <w:t>Tablo 1: AI Kullanım Dağılımı</w:t>
        </w:r>
        <w:r>
          <w:rPr>
            <w:noProof/>
            <w:webHidden/>
          </w:rPr>
          <w:tab/>
        </w:r>
        <w:r>
          <w:rPr>
            <w:noProof/>
            <w:webHidden/>
          </w:rPr>
          <w:fldChar w:fldCharType="begin"/>
        </w:r>
        <w:r>
          <w:rPr>
            <w:noProof/>
            <w:webHidden/>
          </w:rPr>
          <w:instrText xml:space="preserve"> PAGEREF _Toc229342411 \h </w:instrText>
        </w:r>
        <w:r>
          <w:rPr>
            <w:noProof/>
            <w:webHidden/>
          </w:rPr>
        </w:r>
        <w:r>
          <w:rPr>
            <w:noProof/>
            <w:webHidden/>
          </w:rPr>
          <w:fldChar w:fldCharType="separate"/>
        </w:r>
        <w:r>
          <w:rPr>
            <w:noProof/>
            <w:webHidden/>
          </w:rPr>
          <w:t>1</w:t>
        </w:r>
        <w:r>
          <w:rPr>
            <w:noProof/>
            <w:webHidden/>
          </w:rPr>
          <w:fldChar w:fldCharType="end"/>
        </w:r>
      </w:hyperlink>
    </w:p>
    <w:p w14:paraId="3E1A7CD8" w14:textId="77777777" w:rsidR="00C917B5" w:rsidRDefault="00C917B5">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42412" w:history="1">
        <w:r w:rsidRPr="001617E6">
          <w:rPr>
            <w:rStyle w:val="Kpr"/>
            <w:noProof/>
          </w:rPr>
          <w:t>Tablo 1: Geliştirme Sürecindeki En Büyük 3 Zorluk</w:t>
        </w:r>
        <w:r>
          <w:rPr>
            <w:noProof/>
            <w:webHidden/>
          </w:rPr>
          <w:tab/>
        </w:r>
        <w:r>
          <w:rPr>
            <w:noProof/>
            <w:webHidden/>
          </w:rPr>
          <w:fldChar w:fldCharType="begin"/>
        </w:r>
        <w:r>
          <w:rPr>
            <w:noProof/>
            <w:webHidden/>
          </w:rPr>
          <w:instrText xml:space="preserve"> PAGEREF _Toc229342412 \h </w:instrText>
        </w:r>
        <w:r>
          <w:rPr>
            <w:noProof/>
            <w:webHidden/>
          </w:rPr>
        </w:r>
        <w:r>
          <w:rPr>
            <w:noProof/>
            <w:webHidden/>
          </w:rPr>
          <w:fldChar w:fldCharType="separate"/>
        </w:r>
        <w:r>
          <w:rPr>
            <w:noProof/>
            <w:webHidden/>
          </w:rPr>
          <w:t>1</w:t>
        </w:r>
        <w:r>
          <w:rPr>
            <w:noProof/>
            <w:webHidden/>
          </w:rPr>
          <w:fldChar w:fldCharType="end"/>
        </w:r>
      </w:hyperlink>
    </w:p>
    <w:p w14:paraId="19342FEE" w14:textId="77777777" w:rsidR="00052761" w:rsidRDefault="003836EC">
      <w:pPr>
        <w:ind w:firstLine="0"/>
      </w:pPr>
      <w:r>
        <w:fldChar w:fldCharType="end"/>
      </w:r>
    </w:p>
    <w:p w14:paraId="021F7F8D" w14:textId="77777777" w:rsidR="00052761" w:rsidRDefault="003836EC">
      <w:r>
        <w:br w:type="page"/>
      </w:r>
    </w:p>
    <w:p w14:paraId="0D6CFFA5" w14:textId="77777777" w:rsidR="00052761" w:rsidRDefault="003836EC">
      <w:pPr>
        <w:spacing w:before="480" w:after="360"/>
        <w:ind w:firstLine="0"/>
        <w:jc w:val="center"/>
      </w:pPr>
      <w:r>
        <w:rPr>
          <w:b/>
          <w:sz w:val="28"/>
        </w:rPr>
        <w:lastRenderedPageBreak/>
        <w:t>KISALTMALAR VE SİMGELER</w:t>
      </w:r>
    </w:p>
    <w:tbl>
      <w:tblPr>
        <w:tblStyle w:val="AkKlavuz-Vurgu1"/>
        <w:tblW w:w="0" w:type="auto"/>
        <w:jc w:val="center"/>
        <w:tblLayout w:type="fixed"/>
        <w:tblLook w:val="04A0" w:firstRow="1" w:lastRow="0" w:firstColumn="1" w:lastColumn="0" w:noHBand="0" w:noVBand="1"/>
      </w:tblPr>
      <w:tblGrid>
        <w:gridCol w:w="1688"/>
        <w:gridCol w:w="6754"/>
      </w:tblGrid>
      <w:tr w:rsidR="00052761" w14:paraId="286697E3" w14:textId="77777777" w:rsidTr="00510D1B">
        <w:trPr>
          <w:cnfStyle w:val="100000000000" w:firstRow="1" w:lastRow="0" w:firstColumn="0" w:lastColumn="0" w:oddVBand="0" w:evenVBand="0" w:oddHBand="0"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shd w:val="clear" w:color="auto" w:fill="1F4E78"/>
          </w:tcPr>
          <w:p w14:paraId="299811FF" w14:textId="77777777" w:rsidR="00052761" w:rsidRDefault="003836EC">
            <w:pPr>
              <w:ind w:firstLine="0"/>
            </w:pPr>
            <w:proofErr w:type="spellStart"/>
            <w:r>
              <w:rPr>
                <w:color w:val="FFFFFF"/>
              </w:rPr>
              <w:t>Kısaltma</w:t>
            </w:r>
            <w:proofErr w:type="spellEnd"/>
          </w:p>
        </w:tc>
        <w:tc>
          <w:tcPr>
            <w:tcW w:w="6754" w:type="dxa"/>
            <w:shd w:val="clear" w:color="auto" w:fill="1F4E78"/>
          </w:tcPr>
          <w:p w14:paraId="49F71ED4" w14:textId="48DA6335"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rPr>
              <w:t>Açıklam</w:t>
            </w:r>
            <w:r w:rsidR="00510D1B">
              <w:rPr>
                <w:color w:val="FFFFFF"/>
              </w:rPr>
              <w:t>a</w:t>
            </w:r>
            <w:proofErr w:type="spellEnd"/>
          </w:p>
        </w:tc>
      </w:tr>
      <w:tr w:rsidR="00E03108" w14:paraId="42317F62"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02DDB663" w14:textId="698F659B" w:rsidR="00E03108" w:rsidRPr="00E03108" w:rsidRDefault="00E03108" w:rsidP="00E03108">
            <w:pPr>
              <w:ind w:firstLine="0"/>
              <w:rPr>
                <w:b w:val="0"/>
                <w:bCs w:val="0"/>
                <w:szCs w:val="24"/>
              </w:rPr>
            </w:pPr>
            <w:r w:rsidRPr="00B95476">
              <w:t>ADR</w:t>
            </w:r>
          </w:p>
        </w:tc>
        <w:tc>
          <w:tcPr>
            <w:tcW w:w="6754" w:type="dxa"/>
            <w:tcBorders>
              <w:top w:val="single" w:sz="4" w:space="0" w:color="7F7F7F"/>
              <w:left w:val="single" w:sz="4" w:space="0" w:color="7F7F7F"/>
              <w:bottom w:val="single" w:sz="4" w:space="0" w:color="7F7F7F"/>
              <w:right w:val="single" w:sz="4" w:space="0" w:color="7F7F7F"/>
            </w:tcBorders>
            <w:vAlign w:val="center"/>
          </w:tcPr>
          <w:p w14:paraId="0EAA9C0E" w14:textId="187AB017"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Architecture Decision Record — </w:t>
            </w:r>
            <w:proofErr w:type="spellStart"/>
            <w:r w:rsidRPr="00E03108">
              <w:rPr>
                <w:szCs w:val="24"/>
              </w:rPr>
              <w:t>Mimari</w:t>
            </w:r>
            <w:proofErr w:type="spellEnd"/>
            <w:r w:rsidRPr="00E03108">
              <w:rPr>
                <w:szCs w:val="24"/>
              </w:rPr>
              <w:t xml:space="preserve"> Karar </w:t>
            </w:r>
            <w:proofErr w:type="spellStart"/>
            <w:r w:rsidRPr="00E03108">
              <w:rPr>
                <w:szCs w:val="24"/>
              </w:rPr>
              <w:t>Kaydı</w:t>
            </w:r>
            <w:proofErr w:type="spellEnd"/>
          </w:p>
        </w:tc>
      </w:tr>
      <w:tr w:rsidR="00E03108" w14:paraId="5096955F" w14:textId="77777777" w:rsidTr="00510D1B">
        <w:trPr>
          <w:cnfStyle w:val="000000010000" w:firstRow="0" w:lastRow="0" w:firstColumn="0" w:lastColumn="0" w:oddVBand="0" w:evenVBand="0" w:oddHBand="0" w:evenHBand="1"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7FF0A937" w14:textId="706EE4E2" w:rsidR="00E03108" w:rsidRPr="00E03108" w:rsidRDefault="00E03108" w:rsidP="00E03108">
            <w:pPr>
              <w:ind w:firstLine="0"/>
              <w:rPr>
                <w:b w:val="0"/>
                <w:bCs w:val="0"/>
                <w:szCs w:val="24"/>
              </w:rPr>
            </w:pPr>
            <w:r w:rsidRPr="00B95476">
              <w:t>API</w:t>
            </w:r>
          </w:p>
        </w:tc>
        <w:tc>
          <w:tcPr>
            <w:tcW w:w="6754" w:type="dxa"/>
            <w:tcBorders>
              <w:top w:val="single" w:sz="4" w:space="0" w:color="7F7F7F"/>
              <w:left w:val="single" w:sz="4" w:space="0" w:color="7F7F7F"/>
              <w:bottom w:val="single" w:sz="4" w:space="0" w:color="7F7F7F"/>
              <w:right w:val="single" w:sz="4" w:space="0" w:color="7F7F7F"/>
            </w:tcBorders>
            <w:vAlign w:val="center"/>
          </w:tcPr>
          <w:p w14:paraId="4E98A248" w14:textId="11BEBA12"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Application Programming Interface — </w:t>
            </w:r>
            <w:proofErr w:type="spellStart"/>
            <w:r w:rsidRPr="00E03108">
              <w:rPr>
                <w:szCs w:val="24"/>
              </w:rPr>
              <w:t>Uygulama</w:t>
            </w:r>
            <w:proofErr w:type="spellEnd"/>
            <w:r w:rsidRPr="00E03108">
              <w:rPr>
                <w:szCs w:val="24"/>
              </w:rPr>
              <w:t xml:space="preserve"> </w:t>
            </w:r>
            <w:proofErr w:type="spellStart"/>
            <w:r w:rsidRPr="00E03108">
              <w:rPr>
                <w:szCs w:val="24"/>
              </w:rPr>
              <w:t>Programlama</w:t>
            </w:r>
            <w:proofErr w:type="spellEnd"/>
            <w:r w:rsidRPr="00E03108">
              <w:rPr>
                <w:szCs w:val="24"/>
              </w:rPr>
              <w:t xml:space="preserve"> </w:t>
            </w:r>
            <w:proofErr w:type="spellStart"/>
            <w:r w:rsidRPr="00E03108">
              <w:rPr>
                <w:szCs w:val="24"/>
              </w:rPr>
              <w:t>Arayüzü</w:t>
            </w:r>
            <w:proofErr w:type="spellEnd"/>
          </w:p>
        </w:tc>
      </w:tr>
      <w:tr w:rsidR="00E03108" w14:paraId="4DBBA8D8" w14:textId="77777777" w:rsidTr="00510D1B">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BED48F6" w14:textId="2E591009" w:rsidR="00E03108" w:rsidRPr="00E03108" w:rsidRDefault="00E03108" w:rsidP="00E03108">
            <w:pPr>
              <w:ind w:firstLine="0"/>
              <w:rPr>
                <w:b w:val="0"/>
                <w:bCs w:val="0"/>
                <w:szCs w:val="24"/>
              </w:rPr>
            </w:pPr>
            <w:r w:rsidRPr="00B95476">
              <w:t>CPU</w:t>
            </w:r>
          </w:p>
        </w:tc>
        <w:tc>
          <w:tcPr>
            <w:tcW w:w="6754" w:type="dxa"/>
            <w:tcBorders>
              <w:top w:val="single" w:sz="4" w:space="0" w:color="7F7F7F"/>
              <w:left w:val="single" w:sz="4" w:space="0" w:color="7F7F7F"/>
              <w:bottom w:val="single" w:sz="4" w:space="0" w:color="7F7F7F"/>
              <w:right w:val="single" w:sz="4" w:space="0" w:color="7F7F7F"/>
            </w:tcBorders>
            <w:vAlign w:val="center"/>
          </w:tcPr>
          <w:p w14:paraId="1914CAFA" w14:textId="0213686C"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Central Processing Unit — </w:t>
            </w:r>
            <w:proofErr w:type="spellStart"/>
            <w:r w:rsidRPr="00E03108">
              <w:rPr>
                <w:szCs w:val="24"/>
              </w:rPr>
              <w:t>Merkezi</w:t>
            </w:r>
            <w:proofErr w:type="spellEnd"/>
            <w:r w:rsidRPr="00E03108">
              <w:rPr>
                <w:szCs w:val="24"/>
              </w:rPr>
              <w:t xml:space="preserve"> </w:t>
            </w:r>
            <w:proofErr w:type="spellStart"/>
            <w:r w:rsidRPr="00E03108">
              <w:rPr>
                <w:szCs w:val="24"/>
              </w:rPr>
              <w:t>İşlem</w:t>
            </w:r>
            <w:proofErr w:type="spellEnd"/>
            <w:r w:rsidRPr="00E03108">
              <w:rPr>
                <w:szCs w:val="24"/>
              </w:rPr>
              <w:t xml:space="preserve"> </w:t>
            </w:r>
            <w:proofErr w:type="spellStart"/>
            <w:r w:rsidRPr="00E03108">
              <w:rPr>
                <w:szCs w:val="24"/>
              </w:rPr>
              <w:t>Birimi</w:t>
            </w:r>
            <w:proofErr w:type="spellEnd"/>
            <w:r w:rsidRPr="00E03108">
              <w:rPr>
                <w:szCs w:val="24"/>
              </w:rPr>
              <w:t xml:space="preserve"> (</w:t>
            </w:r>
            <w:proofErr w:type="spellStart"/>
            <w:r w:rsidRPr="00E03108">
              <w:rPr>
                <w:szCs w:val="24"/>
              </w:rPr>
              <w:t>İşlemci</w:t>
            </w:r>
            <w:proofErr w:type="spellEnd"/>
            <w:r w:rsidRPr="00E03108">
              <w:rPr>
                <w:szCs w:val="24"/>
              </w:rPr>
              <w:t>)</w:t>
            </w:r>
          </w:p>
        </w:tc>
      </w:tr>
      <w:tr w:rsidR="00E03108" w14:paraId="7BA9B656"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3494002" w14:textId="1FB9F8A6" w:rsidR="00E03108" w:rsidRPr="00E03108" w:rsidRDefault="00E03108" w:rsidP="00E03108">
            <w:pPr>
              <w:ind w:firstLine="0"/>
              <w:rPr>
                <w:b w:val="0"/>
                <w:bCs w:val="0"/>
                <w:szCs w:val="24"/>
              </w:rPr>
            </w:pPr>
            <w:r w:rsidRPr="00B95476">
              <w:t>CSV</w:t>
            </w:r>
          </w:p>
        </w:tc>
        <w:tc>
          <w:tcPr>
            <w:tcW w:w="6754" w:type="dxa"/>
            <w:tcBorders>
              <w:top w:val="single" w:sz="4" w:space="0" w:color="7F7F7F"/>
              <w:left w:val="single" w:sz="4" w:space="0" w:color="7F7F7F"/>
              <w:bottom w:val="single" w:sz="4" w:space="0" w:color="7F7F7F"/>
              <w:right w:val="single" w:sz="4" w:space="0" w:color="7F7F7F"/>
            </w:tcBorders>
            <w:vAlign w:val="center"/>
          </w:tcPr>
          <w:p w14:paraId="1C2968E4" w14:textId="21C636F7"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Comma-Separated Values — </w:t>
            </w:r>
            <w:proofErr w:type="spellStart"/>
            <w:r w:rsidRPr="00E03108">
              <w:rPr>
                <w:szCs w:val="24"/>
              </w:rPr>
              <w:t>Virgülle</w:t>
            </w:r>
            <w:proofErr w:type="spellEnd"/>
            <w:r w:rsidRPr="00E03108">
              <w:rPr>
                <w:szCs w:val="24"/>
              </w:rPr>
              <w:t xml:space="preserve"> </w:t>
            </w:r>
            <w:proofErr w:type="spellStart"/>
            <w:r w:rsidRPr="00E03108">
              <w:rPr>
                <w:szCs w:val="24"/>
              </w:rPr>
              <w:t>Ayrılmış</w:t>
            </w:r>
            <w:proofErr w:type="spellEnd"/>
            <w:r w:rsidRPr="00E03108">
              <w:rPr>
                <w:szCs w:val="24"/>
              </w:rPr>
              <w:t xml:space="preserve"> </w:t>
            </w:r>
            <w:proofErr w:type="spellStart"/>
            <w:r w:rsidRPr="00E03108">
              <w:rPr>
                <w:szCs w:val="24"/>
              </w:rPr>
              <w:t>Değerler</w:t>
            </w:r>
            <w:proofErr w:type="spellEnd"/>
          </w:p>
        </w:tc>
      </w:tr>
      <w:tr w:rsidR="00E03108" w14:paraId="467F7684"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8C4F455" w14:textId="49AD7E98" w:rsidR="00E03108" w:rsidRPr="00E03108" w:rsidRDefault="00E03108" w:rsidP="00E03108">
            <w:pPr>
              <w:ind w:firstLine="0"/>
              <w:rPr>
                <w:b w:val="0"/>
                <w:bCs w:val="0"/>
                <w:szCs w:val="24"/>
              </w:rPr>
            </w:pPr>
            <w:r w:rsidRPr="00B95476">
              <w:t>CSS</w:t>
            </w:r>
          </w:p>
        </w:tc>
        <w:tc>
          <w:tcPr>
            <w:tcW w:w="6754" w:type="dxa"/>
            <w:tcBorders>
              <w:top w:val="single" w:sz="4" w:space="0" w:color="7F7F7F"/>
              <w:left w:val="single" w:sz="4" w:space="0" w:color="7F7F7F"/>
              <w:bottom w:val="single" w:sz="4" w:space="0" w:color="7F7F7F"/>
              <w:right w:val="single" w:sz="4" w:space="0" w:color="7F7F7F"/>
            </w:tcBorders>
            <w:vAlign w:val="center"/>
          </w:tcPr>
          <w:p w14:paraId="76DE3AB7" w14:textId="249C62C3"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Cascading Style Sheets — </w:t>
            </w:r>
            <w:proofErr w:type="spellStart"/>
            <w:r w:rsidRPr="00E03108">
              <w:rPr>
                <w:szCs w:val="24"/>
              </w:rPr>
              <w:t>Basamaklı</w:t>
            </w:r>
            <w:proofErr w:type="spellEnd"/>
            <w:r w:rsidRPr="00E03108">
              <w:rPr>
                <w:szCs w:val="24"/>
              </w:rPr>
              <w:t xml:space="preserve"> Stil </w:t>
            </w:r>
            <w:proofErr w:type="spellStart"/>
            <w:r w:rsidRPr="00E03108">
              <w:rPr>
                <w:szCs w:val="24"/>
              </w:rPr>
              <w:t>Şablonları</w:t>
            </w:r>
            <w:proofErr w:type="spellEnd"/>
          </w:p>
        </w:tc>
      </w:tr>
      <w:tr w:rsidR="00E03108" w14:paraId="64EF1AB2"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22F27F7F" w14:textId="328ED756" w:rsidR="00E03108" w:rsidRPr="00E03108" w:rsidRDefault="00E03108" w:rsidP="00E03108">
            <w:pPr>
              <w:ind w:firstLine="0"/>
              <w:rPr>
                <w:b w:val="0"/>
                <w:bCs w:val="0"/>
                <w:szCs w:val="24"/>
              </w:rPr>
            </w:pPr>
            <w:r w:rsidRPr="00B95476">
              <w:t>DOM</w:t>
            </w:r>
          </w:p>
        </w:tc>
        <w:tc>
          <w:tcPr>
            <w:tcW w:w="6754" w:type="dxa"/>
            <w:tcBorders>
              <w:top w:val="single" w:sz="4" w:space="0" w:color="7F7F7F"/>
              <w:left w:val="single" w:sz="4" w:space="0" w:color="7F7F7F"/>
              <w:bottom w:val="single" w:sz="4" w:space="0" w:color="7F7F7F"/>
              <w:right w:val="single" w:sz="4" w:space="0" w:color="7F7F7F"/>
            </w:tcBorders>
            <w:vAlign w:val="center"/>
          </w:tcPr>
          <w:p w14:paraId="4C11E0EF" w14:textId="1DE92004"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Document Object Model — Belge </w:t>
            </w:r>
            <w:proofErr w:type="spellStart"/>
            <w:r w:rsidRPr="00E03108">
              <w:rPr>
                <w:szCs w:val="24"/>
              </w:rPr>
              <w:t>Nesne</w:t>
            </w:r>
            <w:proofErr w:type="spellEnd"/>
            <w:r w:rsidRPr="00E03108">
              <w:rPr>
                <w:szCs w:val="24"/>
              </w:rPr>
              <w:t xml:space="preserve"> </w:t>
            </w:r>
            <w:proofErr w:type="spellStart"/>
            <w:r w:rsidRPr="00E03108">
              <w:rPr>
                <w:szCs w:val="24"/>
              </w:rPr>
              <w:t>Modeli</w:t>
            </w:r>
            <w:proofErr w:type="spellEnd"/>
          </w:p>
        </w:tc>
      </w:tr>
      <w:tr w:rsidR="00E03108" w14:paraId="13164C51"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3E011C1" w14:textId="556D8E65" w:rsidR="00E03108" w:rsidRPr="00E03108" w:rsidRDefault="00E03108" w:rsidP="00E03108">
            <w:pPr>
              <w:ind w:firstLine="0"/>
              <w:rPr>
                <w:b w:val="0"/>
                <w:bCs w:val="0"/>
                <w:szCs w:val="24"/>
              </w:rPr>
            </w:pPr>
            <w:r w:rsidRPr="00B95476">
              <w:t>ESM</w:t>
            </w:r>
          </w:p>
        </w:tc>
        <w:tc>
          <w:tcPr>
            <w:tcW w:w="6754" w:type="dxa"/>
            <w:tcBorders>
              <w:top w:val="single" w:sz="4" w:space="0" w:color="7F7F7F"/>
              <w:left w:val="single" w:sz="4" w:space="0" w:color="7F7F7F"/>
              <w:bottom w:val="single" w:sz="4" w:space="0" w:color="7F7F7F"/>
              <w:right w:val="single" w:sz="4" w:space="0" w:color="7F7F7F"/>
            </w:tcBorders>
            <w:vAlign w:val="center"/>
          </w:tcPr>
          <w:p w14:paraId="0615F2F5" w14:textId="2735D5FC"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ECMAScript Modules — JavaScript </w:t>
            </w:r>
            <w:proofErr w:type="spellStart"/>
            <w:r w:rsidRPr="00E03108">
              <w:rPr>
                <w:szCs w:val="24"/>
              </w:rPr>
              <w:t>Modül</w:t>
            </w:r>
            <w:proofErr w:type="spellEnd"/>
            <w:r w:rsidRPr="00E03108">
              <w:rPr>
                <w:szCs w:val="24"/>
              </w:rPr>
              <w:t xml:space="preserve"> </w:t>
            </w:r>
            <w:proofErr w:type="spellStart"/>
            <w:r w:rsidRPr="00E03108">
              <w:rPr>
                <w:szCs w:val="24"/>
              </w:rPr>
              <w:t>Sistemi</w:t>
            </w:r>
            <w:proofErr w:type="spellEnd"/>
          </w:p>
        </w:tc>
      </w:tr>
      <w:tr w:rsidR="00E03108" w14:paraId="257FD3E7"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597A7273" w14:textId="03EA0D6F" w:rsidR="00E03108" w:rsidRPr="00E03108" w:rsidRDefault="00E03108" w:rsidP="00E03108">
            <w:pPr>
              <w:ind w:firstLine="0"/>
              <w:rPr>
                <w:b w:val="0"/>
                <w:bCs w:val="0"/>
                <w:szCs w:val="24"/>
              </w:rPr>
            </w:pPr>
            <w:r w:rsidRPr="00B95476">
              <w:t>FPS</w:t>
            </w:r>
          </w:p>
        </w:tc>
        <w:tc>
          <w:tcPr>
            <w:tcW w:w="6754" w:type="dxa"/>
            <w:tcBorders>
              <w:top w:val="single" w:sz="4" w:space="0" w:color="7F7F7F"/>
              <w:left w:val="single" w:sz="4" w:space="0" w:color="7F7F7F"/>
              <w:bottom w:val="single" w:sz="4" w:space="0" w:color="7F7F7F"/>
              <w:right w:val="single" w:sz="4" w:space="0" w:color="7F7F7F"/>
            </w:tcBorders>
            <w:vAlign w:val="center"/>
          </w:tcPr>
          <w:p w14:paraId="49859A5E" w14:textId="77527B4F"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Frames Per Second — </w:t>
            </w:r>
            <w:proofErr w:type="spellStart"/>
            <w:r w:rsidRPr="00E03108">
              <w:rPr>
                <w:szCs w:val="24"/>
              </w:rPr>
              <w:t>Saniyedeki</w:t>
            </w:r>
            <w:proofErr w:type="spellEnd"/>
            <w:r w:rsidRPr="00E03108">
              <w:rPr>
                <w:szCs w:val="24"/>
              </w:rPr>
              <w:t xml:space="preserve"> Kare </w:t>
            </w:r>
            <w:proofErr w:type="spellStart"/>
            <w:r w:rsidRPr="00E03108">
              <w:rPr>
                <w:szCs w:val="24"/>
              </w:rPr>
              <w:t>Sayısı</w:t>
            </w:r>
            <w:proofErr w:type="spellEnd"/>
            <w:r w:rsidRPr="00E03108">
              <w:rPr>
                <w:szCs w:val="24"/>
              </w:rPr>
              <w:t xml:space="preserve"> (</w:t>
            </w:r>
            <w:proofErr w:type="spellStart"/>
            <w:r w:rsidRPr="00E03108">
              <w:rPr>
                <w:szCs w:val="24"/>
              </w:rPr>
              <w:t>Akıcılık</w:t>
            </w:r>
            <w:proofErr w:type="spellEnd"/>
            <w:r w:rsidRPr="00E03108">
              <w:rPr>
                <w:szCs w:val="24"/>
              </w:rPr>
              <w:t xml:space="preserve"> </w:t>
            </w:r>
            <w:proofErr w:type="spellStart"/>
            <w:r w:rsidRPr="00E03108">
              <w:rPr>
                <w:szCs w:val="24"/>
              </w:rPr>
              <w:t>Ölçüsü</w:t>
            </w:r>
            <w:proofErr w:type="spellEnd"/>
            <w:r w:rsidRPr="00E03108">
              <w:rPr>
                <w:szCs w:val="24"/>
              </w:rPr>
              <w:t>)</w:t>
            </w:r>
          </w:p>
        </w:tc>
      </w:tr>
      <w:tr w:rsidR="00E03108" w14:paraId="2DB6676C" w14:textId="77777777" w:rsidTr="00510D1B">
        <w:trPr>
          <w:cnfStyle w:val="000000100000" w:firstRow="0" w:lastRow="0" w:firstColumn="0" w:lastColumn="0" w:oddVBand="0" w:evenVBand="0" w:oddHBand="1" w:evenHBand="0"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3F110E5" w14:textId="60C040CA" w:rsidR="00E03108" w:rsidRPr="00E03108" w:rsidRDefault="00E03108" w:rsidP="00E03108">
            <w:pPr>
              <w:ind w:firstLine="0"/>
              <w:rPr>
                <w:b w:val="0"/>
                <w:bCs w:val="0"/>
                <w:szCs w:val="24"/>
              </w:rPr>
            </w:pPr>
            <w:r w:rsidRPr="00B95476">
              <w:t>GDPR</w:t>
            </w:r>
          </w:p>
        </w:tc>
        <w:tc>
          <w:tcPr>
            <w:tcW w:w="6754" w:type="dxa"/>
            <w:tcBorders>
              <w:top w:val="single" w:sz="4" w:space="0" w:color="7F7F7F"/>
              <w:left w:val="single" w:sz="4" w:space="0" w:color="7F7F7F"/>
              <w:bottom w:val="single" w:sz="4" w:space="0" w:color="7F7F7F"/>
              <w:right w:val="single" w:sz="4" w:space="0" w:color="7F7F7F"/>
            </w:tcBorders>
            <w:vAlign w:val="center"/>
          </w:tcPr>
          <w:p w14:paraId="42220213" w14:textId="4C1CF27F"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General Data Protection Regulation — Genel Veri </w:t>
            </w:r>
            <w:proofErr w:type="spellStart"/>
            <w:r w:rsidRPr="00E03108">
              <w:rPr>
                <w:szCs w:val="24"/>
              </w:rPr>
              <w:t>Koruma</w:t>
            </w:r>
            <w:proofErr w:type="spellEnd"/>
            <w:r w:rsidRPr="00E03108">
              <w:rPr>
                <w:szCs w:val="24"/>
              </w:rPr>
              <w:t xml:space="preserve"> </w:t>
            </w:r>
            <w:proofErr w:type="spellStart"/>
            <w:r w:rsidRPr="00E03108">
              <w:rPr>
                <w:szCs w:val="24"/>
              </w:rPr>
              <w:t>Tüzüğü</w:t>
            </w:r>
            <w:proofErr w:type="spellEnd"/>
            <w:r w:rsidRPr="00E03108">
              <w:rPr>
                <w:szCs w:val="24"/>
              </w:rPr>
              <w:t xml:space="preserve"> (</w:t>
            </w:r>
            <w:proofErr w:type="spellStart"/>
            <w:r w:rsidRPr="00E03108">
              <w:rPr>
                <w:szCs w:val="24"/>
              </w:rPr>
              <w:t>Avrupa</w:t>
            </w:r>
            <w:proofErr w:type="spellEnd"/>
            <w:r w:rsidRPr="00E03108">
              <w:rPr>
                <w:szCs w:val="24"/>
              </w:rPr>
              <w:t>)</w:t>
            </w:r>
          </w:p>
        </w:tc>
      </w:tr>
      <w:tr w:rsidR="00E03108" w14:paraId="5E218CEA"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9AA6FE1" w14:textId="09911C98" w:rsidR="00E03108" w:rsidRPr="00E03108" w:rsidRDefault="00E03108" w:rsidP="00E03108">
            <w:pPr>
              <w:ind w:firstLine="0"/>
              <w:rPr>
                <w:b w:val="0"/>
                <w:bCs w:val="0"/>
                <w:szCs w:val="24"/>
              </w:rPr>
            </w:pPr>
            <w:r w:rsidRPr="00B95476">
              <w:t>GTM</w:t>
            </w:r>
          </w:p>
        </w:tc>
        <w:tc>
          <w:tcPr>
            <w:tcW w:w="6754" w:type="dxa"/>
            <w:tcBorders>
              <w:top w:val="single" w:sz="4" w:space="0" w:color="7F7F7F"/>
              <w:left w:val="single" w:sz="4" w:space="0" w:color="7F7F7F"/>
              <w:bottom w:val="single" w:sz="4" w:space="0" w:color="7F7F7F"/>
              <w:right w:val="single" w:sz="4" w:space="0" w:color="7F7F7F"/>
            </w:tcBorders>
            <w:vAlign w:val="center"/>
          </w:tcPr>
          <w:p w14:paraId="2A92D5D1" w14:textId="0EE88B8F"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Go-to-Market — </w:t>
            </w:r>
            <w:proofErr w:type="spellStart"/>
            <w:r w:rsidRPr="00E03108">
              <w:rPr>
                <w:szCs w:val="24"/>
              </w:rPr>
              <w:t>Pazara</w:t>
            </w:r>
            <w:proofErr w:type="spellEnd"/>
            <w:r w:rsidRPr="00E03108">
              <w:rPr>
                <w:szCs w:val="24"/>
              </w:rPr>
              <w:t xml:space="preserve"> </w:t>
            </w:r>
            <w:proofErr w:type="spellStart"/>
            <w:r w:rsidRPr="00E03108">
              <w:rPr>
                <w:szCs w:val="24"/>
              </w:rPr>
              <w:t>Giriş</w:t>
            </w:r>
            <w:proofErr w:type="spellEnd"/>
            <w:r w:rsidRPr="00E03108">
              <w:rPr>
                <w:szCs w:val="24"/>
              </w:rPr>
              <w:t xml:space="preserve"> </w:t>
            </w:r>
            <w:proofErr w:type="spellStart"/>
            <w:r w:rsidRPr="00E03108">
              <w:rPr>
                <w:szCs w:val="24"/>
              </w:rPr>
              <w:t>Stratejisi</w:t>
            </w:r>
            <w:proofErr w:type="spellEnd"/>
          </w:p>
        </w:tc>
      </w:tr>
      <w:tr w:rsidR="00E03108" w14:paraId="1EF2BBD6" w14:textId="77777777" w:rsidTr="00510D1B">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827CC9E" w14:textId="4448E642" w:rsidR="00E03108" w:rsidRPr="00E03108" w:rsidRDefault="00E03108" w:rsidP="00E03108">
            <w:pPr>
              <w:ind w:firstLine="0"/>
              <w:rPr>
                <w:b w:val="0"/>
                <w:bCs w:val="0"/>
                <w:szCs w:val="24"/>
              </w:rPr>
            </w:pPr>
            <w:r w:rsidRPr="00B95476">
              <w:t>JS</w:t>
            </w:r>
          </w:p>
        </w:tc>
        <w:tc>
          <w:tcPr>
            <w:tcW w:w="6754" w:type="dxa"/>
            <w:tcBorders>
              <w:top w:val="single" w:sz="4" w:space="0" w:color="7F7F7F"/>
              <w:left w:val="single" w:sz="4" w:space="0" w:color="7F7F7F"/>
              <w:bottom w:val="single" w:sz="4" w:space="0" w:color="7F7F7F"/>
              <w:right w:val="single" w:sz="4" w:space="0" w:color="7F7F7F"/>
            </w:tcBorders>
            <w:vAlign w:val="center"/>
          </w:tcPr>
          <w:p w14:paraId="39E19A8C" w14:textId="64BDEE4D"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JavaScript — Web </w:t>
            </w:r>
            <w:proofErr w:type="spellStart"/>
            <w:r w:rsidRPr="00E03108">
              <w:rPr>
                <w:szCs w:val="24"/>
              </w:rPr>
              <w:t>Programlama</w:t>
            </w:r>
            <w:proofErr w:type="spellEnd"/>
            <w:r w:rsidRPr="00E03108">
              <w:rPr>
                <w:szCs w:val="24"/>
              </w:rPr>
              <w:t xml:space="preserve"> Dili</w:t>
            </w:r>
          </w:p>
        </w:tc>
      </w:tr>
      <w:tr w:rsidR="00E03108" w14:paraId="677687B1"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611CC573" w14:textId="5B2E469B" w:rsidR="00E03108" w:rsidRPr="00E03108" w:rsidRDefault="00E03108" w:rsidP="00E03108">
            <w:pPr>
              <w:ind w:firstLine="0"/>
              <w:rPr>
                <w:b w:val="0"/>
                <w:bCs w:val="0"/>
                <w:szCs w:val="24"/>
              </w:rPr>
            </w:pPr>
            <w:r w:rsidRPr="00B95476">
              <w:t>JTBD</w:t>
            </w:r>
          </w:p>
        </w:tc>
        <w:tc>
          <w:tcPr>
            <w:tcW w:w="6754" w:type="dxa"/>
            <w:tcBorders>
              <w:top w:val="single" w:sz="4" w:space="0" w:color="7F7F7F"/>
              <w:left w:val="single" w:sz="4" w:space="0" w:color="7F7F7F"/>
              <w:bottom w:val="single" w:sz="4" w:space="0" w:color="7F7F7F"/>
              <w:right w:val="single" w:sz="4" w:space="0" w:color="7F7F7F"/>
            </w:tcBorders>
            <w:vAlign w:val="center"/>
          </w:tcPr>
          <w:p w14:paraId="27CFBC46" w14:textId="7E2A6EE4"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Jobs To Be Done — </w:t>
            </w:r>
            <w:proofErr w:type="spellStart"/>
            <w:r w:rsidRPr="00E03108">
              <w:rPr>
                <w:szCs w:val="24"/>
              </w:rPr>
              <w:t>Yapılacak</w:t>
            </w:r>
            <w:proofErr w:type="spellEnd"/>
            <w:r w:rsidRPr="00E03108">
              <w:rPr>
                <w:szCs w:val="24"/>
              </w:rPr>
              <w:t xml:space="preserve"> </w:t>
            </w:r>
            <w:proofErr w:type="spellStart"/>
            <w:r w:rsidRPr="00E03108">
              <w:rPr>
                <w:szCs w:val="24"/>
              </w:rPr>
              <w:t>İşler</w:t>
            </w:r>
            <w:proofErr w:type="spellEnd"/>
            <w:r w:rsidRPr="00E03108">
              <w:rPr>
                <w:szCs w:val="24"/>
              </w:rPr>
              <w:t xml:space="preserve"> </w:t>
            </w:r>
            <w:proofErr w:type="spellStart"/>
            <w:r w:rsidRPr="00E03108">
              <w:rPr>
                <w:szCs w:val="24"/>
              </w:rPr>
              <w:t>Çerçevesi</w:t>
            </w:r>
            <w:proofErr w:type="spellEnd"/>
          </w:p>
        </w:tc>
      </w:tr>
      <w:tr w:rsidR="00E03108" w14:paraId="1B380955"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9408F54" w14:textId="4EFD4865" w:rsidR="00E03108" w:rsidRPr="00E03108" w:rsidRDefault="00E03108" w:rsidP="00E03108">
            <w:pPr>
              <w:ind w:firstLine="0"/>
              <w:rPr>
                <w:b w:val="0"/>
                <w:bCs w:val="0"/>
                <w:szCs w:val="24"/>
              </w:rPr>
            </w:pPr>
            <w:r w:rsidRPr="00B95476">
              <w:t>KVKK</w:t>
            </w:r>
          </w:p>
        </w:tc>
        <w:tc>
          <w:tcPr>
            <w:tcW w:w="6754" w:type="dxa"/>
            <w:tcBorders>
              <w:top w:val="single" w:sz="4" w:space="0" w:color="7F7F7F"/>
              <w:left w:val="single" w:sz="4" w:space="0" w:color="7F7F7F"/>
              <w:bottom w:val="single" w:sz="4" w:space="0" w:color="7F7F7F"/>
              <w:right w:val="single" w:sz="4" w:space="0" w:color="7F7F7F"/>
            </w:tcBorders>
            <w:vAlign w:val="center"/>
          </w:tcPr>
          <w:p w14:paraId="4CC77749" w14:textId="42397D8E"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proofErr w:type="spellStart"/>
            <w:r w:rsidRPr="00E03108">
              <w:rPr>
                <w:szCs w:val="24"/>
              </w:rPr>
              <w:t>Kişisel</w:t>
            </w:r>
            <w:proofErr w:type="spellEnd"/>
            <w:r w:rsidRPr="00E03108">
              <w:rPr>
                <w:szCs w:val="24"/>
              </w:rPr>
              <w:t xml:space="preserve"> </w:t>
            </w:r>
            <w:proofErr w:type="spellStart"/>
            <w:r w:rsidRPr="00E03108">
              <w:rPr>
                <w:szCs w:val="24"/>
              </w:rPr>
              <w:t>Verilerin</w:t>
            </w:r>
            <w:proofErr w:type="spellEnd"/>
            <w:r w:rsidRPr="00E03108">
              <w:rPr>
                <w:szCs w:val="24"/>
              </w:rPr>
              <w:t xml:space="preserve"> </w:t>
            </w:r>
            <w:proofErr w:type="spellStart"/>
            <w:r w:rsidRPr="00E03108">
              <w:rPr>
                <w:szCs w:val="24"/>
              </w:rPr>
              <w:t>Korunması</w:t>
            </w:r>
            <w:proofErr w:type="spellEnd"/>
            <w:r w:rsidRPr="00E03108">
              <w:rPr>
                <w:szCs w:val="24"/>
              </w:rPr>
              <w:t xml:space="preserve"> Kanunu (Türkiye)</w:t>
            </w:r>
          </w:p>
        </w:tc>
      </w:tr>
      <w:tr w:rsidR="00E03108" w14:paraId="0C15D126"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FCAC53D" w14:textId="59798764" w:rsidR="00E03108" w:rsidRPr="00E03108" w:rsidRDefault="00E03108" w:rsidP="00E03108">
            <w:pPr>
              <w:ind w:firstLine="0"/>
              <w:rPr>
                <w:b w:val="0"/>
                <w:bCs w:val="0"/>
                <w:szCs w:val="24"/>
              </w:rPr>
            </w:pPr>
            <w:r w:rsidRPr="00B95476">
              <w:t>PRD</w:t>
            </w:r>
          </w:p>
        </w:tc>
        <w:tc>
          <w:tcPr>
            <w:tcW w:w="6754" w:type="dxa"/>
            <w:tcBorders>
              <w:top w:val="single" w:sz="4" w:space="0" w:color="7F7F7F"/>
              <w:left w:val="single" w:sz="4" w:space="0" w:color="7F7F7F"/>
              <w:bottom w:val="single" w:sz="4" w:space="0" w:color="7F7F7F"/>
              <w:right w:val="single" w:sz="4" w:space="0" w:color="7F7F7F"/>
            </w:tcBorders>
            <w:vAlign w:val="center"/>
          </w:tcPr>
          <w:p w14:paraId="30FD9A51" w14:textId="3F2F2BF3"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Product Requirements Document — </w:t>
            </w:r>
            <w:proofErr w:type="spellStart"/>
            <w:r w:rsidRPr="00E03108">
              <w:rPr>
                <w:szCs w:val="24"/>
              </w:rPr>
              <w:t>Ürün</w:t>
            </w:r>
            <w:proofErr w:type="spellEnd"/>
            <w:r w:rsidRPr="00E03108">
              <w:rPr>
                <w:szCs w:val="24"/>
              </w:rPr>
              <w:t xml:space="preserve"> </w:t>
            </w:r>
            <w:proofErr w:type="spellStart"/>
            <w:r w:rsidRPr="00E03108">
              <w:rPr>
                <w:szCs w:val="24"/>
              </w:rPr>
              <w:t>Gereksinimleri</w:t>
            </w:r>
            <w:proofErr w:type="spellEnd"/>
            <w:r w:rsidRPr="00E03108">
              <w:rPr>
                <w:szCs w:val="24"/>
              </w:rPr>
              <w:t xml:space="preserve"> </w:t>
            </w:r>
            <w:proofErr w:type="spellStart"/>
            <w:r w:rsidRPr="00E03108">
              <w:rPr>
                <w:szCs w:val="24"/>
              </w:rPr>
              <w:t>Belgesi</w:t>
            </w:r>
            <w:proofErr w:type="spellEnd"/>
          </w:p>
        </w:tc>
      </w:tr>
      <w:tr w:rsidR="00E03108" w14:paraId="6CBE166A"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C05495D" w14:textId="4BE3F3EF" w:rsidR="00E03108" w:rsidRPr="00E03108" w:rsidRDefault="00E03108" w:rsidP="00E03108">
            <w:pPr>
              <w:ind w:firstLine="0"/>
              <w:rPr>
                <w:b w:val="0"/>
                <w:bCs w:val="0"/>
                <w:szCs w:val="24"/>
              </w:rPr>
            </w:pPr>
            <w:r w:rsidRPr="00B95476">
              <w:t>RAM</w:t>
            </w:r>
          </w:p>
        </w:tc>
        <w:tc>
          <w:tcPr>
            <w:tcW w:w="6754" w:type="dxa"/>
            <w:tcBorders>
              <w:top w:val="single" w:sz="4" w:space="0" w:color="7F7F7F"/>
              <w:left w:val="single" w:sz="4" w:space="0" w:color="7F7F7F"/>
              <w:bottom w:val="single" w:sz="4" w:space="0" w:color="7F7F7F"/>
              <w:right w:val="single" w:sz="4" w:space="0" w:color="7F7F7F"/>
            </w:tcBorders>
            <w:vAlign w:val="center"/>
          </w:tcPr>
          <w:p w14:paraId="31DC5538" w14:textId="38C9A0E2"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Random Access Memory — </w:t>
            </w:r>
            <w:proofErr w:type="spellStart"/>
            <w:r w:rsidRPr="00E03108">
              <w:rPr>
                <w:szCs w:val="24"/>
              </w:rPr>
              <w:t>Rastgele</w:t>
            </w:r>
            <w:proofErr w:type="spellEnd"/>
            <w:r w:rsidRPr="00E03108">
              <w:rPr>
                <w:szCs w:val="24"/>
              </w:rPr>
              <w:t xml:space="preserve"> </w:t>
            </w:r>
            <w:proofErr w:type="spellStart"/>
            <w:r w:rsidRPr="00E03108">
              <w:rPr>
                <w:szCs w:val="24"/>
              </w:rPr>
              <w:t>Erişimli</w:t>
            </w:r>
            <w:proofErr w:type="spellEnd"/>
            <w:r w:rsidRPr="00E03108">
              <w:rPr>
                <w:szCs w:val="24"/>
              </w:rPr>
              <w:t xml:space="preserve"> </w:t>
            </w:r>
            <w:proofErr w:type="spellStart"/>
            <w:r w:rsidRPr="00E03108">
              <w:rPr>
                <w:szCs w:val="24"/>
              </w:rPr>
              <w:t>Bellek</w:t>
            </w:r>
            <w:proofErr w:type="spellEnd"/>
          </w:p>
        </w:tc>
      </w:tr>
      <w:tr w:rsidR="00E03108" w14:paraId="641FC7AA"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536ECEE0" w14:textId="6342AEFD" w:rsidR="00E03108" w:rsidRPr="00E03108" w:rsidRDefault="00E03108" w:rsidP="00E03108">
            <w:pPr>
              <w:ind w:firstLine="0"/>
              <w:rPr>
                <w:b w:val="0"/>
                <w:bCs w:val="0"/>
                <w:szCs w:val="24"/>
              </w:rPr>
            </w:pPr>
            <w:r w:rsidRPr="00B95476">
              <w:t>SQL</w:t>
            </w:r>
          </w:p>
        </w:tc>
        <w:tc>
          <w:tcPr>
            <w:tcW w:w="6754" w:type="dxa"/>
            <w:tcBorders>
              <w:top w:val="single" w:sz="4" w:space="0" w:color="7F7F7F"/>
              <w:left w:val="single" w:sz="4" w:space="0" w:color="7F7F7F"/>
              <w:bottom w:val="single" w:sz="4" w:space="0" w:color="7F7F7F"/>
              <w:right w:val="single" w:sz="4" w:space="0" w:color="7F7F7F"/>
            </w:tcBorders>
            <w:vAlign w:val="center"/>
          </w:tcPr>
          <w:p w14:paraId="5D0356A4" w14:textId="017F57A5"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Structured Query Language — </w:t>
            </w:r>
            <w:proofErr w:type="spellStart"/>
            <w:r w:rsidRPr="00E03108">
              <w:rPr>
                <w:szCs w:val="24"/>
              </w:rPr>
              <w:t>Yapılandırılmış</w:t>
            </w:r>
            <w:proofErr w:type="spellEnd"/>
            <w:r w:rsidRPr="00E03108">
              <w:rPr>
                <w:szCs w:val="24"/>
              </w:rPr>
              <w:t xml:space="preserve"> </w:t>
            </w:r>
            <w:proofErr w:type="spellStart"/>
            <w:r w:rsidRPr="00E03108">
              <w:rPr>
                <w:szCs w:val="24"/>
              </w:rPr>
              <w:t>Sorgu</w:t>
            </w:r>
            <w:proofErr w:type="spellEnd"/>
            <w:r w:rsidRPr="00E03108">
              <w:rPr>
                <w:szCs w:val="24"/>
              </w:rPr>
              <w:t xml:space="preserve"> Dili</w:t>
            </w:r>
          </w:p>
        </w:tc>
      </w:tr>
      <w:tr w:rsidR="00E03108" w14:paraId="314A4922" w14:textId="77777777" w:rsidTr="00510D1B">
        <w:trPr>
          <w:cnfStyle w:val="000000100000" w:firstRow="0" w:lastRow="0" w:firstColumn="0" w:lastColumn="0" w:oddVBand="0" w:evenVBand="0" w:oddHBand="1" w:evenHBand="0"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23BA8CA" w14:textId="0234B9BB" w:rsidR="00E03108" w:rsidRPr="00E03108" w:rsidRDefault="00E03108" w:rsidP="00E03108">
            <w:pPr>
              <w:ind w:firstLine="0"/>
              <w:rPr>
                <w:b w:val="0"/>
                <w:bCs w:val="0"/>
                <w:szCs w:val="24"/>
              </w:rPr>
            </w:pPr>
            <w:r w:rsidRPr="00B95476">
              <w:t>SWOT</w:t>
            </w:r>
          </w:p>
        </w:tc>
        <w:tc>
          <w:tcPr>
            <w:tcW w:w="6754" w:type="dxa"/>
            <w:tcBorders>
              <w:top w:val="single" w:sz="4" w:space="0" w:color="7F7F7F"/>
              <w:left w:val="single" w:sz="4" w:space="0" w:color="7F7F7F"/>
              <w:bottom w:val="single" w:sz="4" w:space="0" w:color="7F7F7F"/>
              <w:right w:val="single" w:sz="4" w:space="0" w:color="7F7F7F"/>
            </w:tcBorders>
            <w:vAlign w:val="center"/>
          </w:tcPr>
          <w:p w14:paraId="35C713AB" w14:textId="179EF9C9"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Strengths, Weaknesses, Opportunities, Threats — Güçlü/</w:t>
            </w:r>
            <w:proofErr w:type="spellStart"/>
            <w:r w:rsidRPr="00E03108">
              <w:rPr>
                <w:szCs w:val="24"/>
              </w:rPr>
              <w:t>Zayıf</w:t>
            </w:r>
            <w:proofErr w:type="spellEnd"/>
            <w:r w:rsidRPr="00E03108">
              <w:rPr>
                <w:szCs w:val="24"/>
              </w:rPr>
              <w:t xml:space="preserve"> </w:t>
            </w:r>
            <w:proofErr w:type="spellStart"/>
            <w:r w:rsidRPr="00E03108">
              <w:rPr>
                <w:szCs w:val="24"/>
              </w:rPr>
              <w:t>Yönler</w:t>
            </w:r>
            <w:proofErr w:type="spellEnd"/>
            <w:r w:rsidRPr="00E03108">
              <w:rPr>
                <w:szCs w:val="24"/>
              </w:rPr>
              <w:t xml:space="preserve"> </w:t>
            </w:r>
            <w:proofErr w:type="spellStart"/>
            <w:r w:rsidRPr="00E03108">
              <w:rPr>
                <w:szCs w:val="24"/>
              </w:rPr>
              <w:t>ve</w:t>
            </w:r>
            <w:proofErr w:type="spellEnd"/>
            <w:r w:rsidRPr="00E03108">
              <w:rPr>
                <w:szCs w:val="24"/>
              </w:rPr>
              <w:t xml:space="preserve"> </w:t>
            </w:r>
            <w:proofErr w:type="spellStart"/>
            <w:r w:rsidRPr="00E03108">
              <w:rPr>
                <w:szCs w:val="24"/>
              </w:rPr>
              <w:t>Fırsat</w:t>
            </w:r>
            <w:proofErr w:type="spellEnd"/>
            <w:r w:rsidRPr="00E03108">
              <w:rPr>
                <w:szCs w:val="24"/>
              </w:rPr>
              <w:t>/</w:t>
            </w:r>
            <w:proofErr w:type="spellStart"/>
            <w:r w:rsidRPr="00E03108">
              <w:rPr>
                <w:szCs w:val="24"/>
              </w:rPr>
              <w:t>Tehdit</w:t>
            </w:r>
            <w:proofErr w:type="spellEnd"/>
            <w:r w:rsidRPr="00E03108">
              <w:rPr>
                <w:szCs w:val="24"/>
              </w:rPr>
              <w:t xml:space="preserve"> </w:t>
            </w:r>
            <w:proofErr w:type="spellStart"/>
            <w:r w:rsidRPr="00E03108">
              <w:rPr>
                <w:szCs w:val="24"/>
              </w:rPr>
              <w:t>Analizi</w:t>
            </w:r>
            <w:proofErr w:type="spellEnd"/>
          </w:p>
        </w:tc>
      </w:tr>
      <w:tr w:rsidR="00E03108" w14:paraId="4257AFED"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09E4782B" w14:textId="319797FF" w:rsidR="00E03108" w:rsidRPr="00E03108" w:rsidRDefault="00E03108" w:rsidP="00E03108">
            <w:pPr>
              <w:ind w:firstLine="0"/>
              <w:rPr>
                <w:b w:val="0"/>
                <w:bCs w:val="0"/>
                <w:szCs w:val="24"/>
              </w:rPr>
            </w:pPr>
            <w:r w:rsidRPr="00B95476">
              <w:t>UX/UI</w:t>
            </w:r>
          </w:p>
        </w:tc>
        <w:tc>
          <w:tcPr>
            <w:tcW w:w="6754" w:type="dxa"/>
            <w:tcBorders>
              <w:top w:val="single" w:sz="4" w:space="0" w:color="7F7F7F"/>
              <w:left w:val="single" w:sz="4" w:space="0" w:color="7F7F7F"/>
              <w:bottom w:val="single" w:sz="4" w:space="0" w:color="7F7F7F"/>
              <w:right w:val="single" w:sz="4" w:space="0" w:color="7F7F7F"/>
            </w:tcBorders>
            <w:vAlign w:val="center"/>
          </w:tcPr>
          <w:p w14:paraId="1CE2C2CB" w14:textId="06935A7C"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User Experience / User Interface — </w:t>
            </w:r>
            <w:proofErr w:type="spellStart"/>
            <w:r w:rsidRPr="00E03108">
              <w:rPr>
                <w:szCs w:val="24"/>
              </w:rPr>
              <w:t>Kullanıcı</w:t>
            </w:r>
            <w:proofErr w:type="spellEnd"/>
            <w:r w:rsidRPr="00E03108">
              <w:rPr>
                <w:szCs w:val="24"/>
              </w:rPr>
              <w:t xml:space="preserve"> </w:t>
            </w:r>
            <w:proofErr w:type="spellStart"/>
            <w:r w:rsidRPr="00E03108">
              <w:rPr>
                <w:szCs w:val="24"/>
              </w:rPr>
              <w:t>Deneyimi</w:t>
            </w:r>
            <w:proofErr w:type="spellEnd"/>
            <w:r w:rsidRPr="00E03108">
              <w:rPr>
                <w:szCs w:val="24"/>
              </w:rPr>
              <w:t xml:space="preserve"> / </w:t>
            </w:r>
            <w:proofErr w:type="spellStart"/>
            <w:r w:rsidRPr="00E03108">
              <w:rPr>
                <w:szCs w:val="24"/>
              </w:rPr>
              <w:t>Arayüzü</w:t>
            </w:r>
            <w:proofErr w:type="spellEnd"/>
          </w:p>
        </w:tc>
      </w:tr>
      <w:tr w:rsidR="00E03108" w14:paraId="6EE5AF26" w14:textId="77777777" w:rsidTr="00510D1B">
        <w:trPr>
          <w:cnfStyle w:val="000000100000" w:firstRow="0" w:lastRow="0" w:firstColumn="0" w:lastColumn="0" w:oddVBand="0" w:evenVBand="0" w:oddHBand="1" w:evenHBand="0" w:firstRowFirstColumn="0" w:firstRowLastColumn="0" w:lastRowFirstColumn="0" w:lastRowLastColumn="0"/>
          <w:trHeight w:val="928"/>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904EA32" w14:textId="10C98452" w:rsidR="00E03108" w:rsidRPr="00E03108" w:rsidRDefault="00E03108" w:rsidP="00E03108">
            <w:pPr>
              <w:ind w:firstLine="0"/>
              <w:rPr>
                <w:b w:val="0"/>
                <w:bCs w:val="0"/>
                <w:szCs w:val="24"/>
              </w:rPr>
            </w:pPr>
            <w:r w:rsidRPr="00B95476">
              <w:t>WASM</w:t>
            </w:r>
          </w:p>
        </w:tc>
        <w:tc>
          <w:tcPr>
            <w:tcW w:w="6754" w:type="dxa"/>
            <w:tcBorders>
              <w:top w:val="single" w:sz="4" w:space="0" w:color="7F7F7F"/>
              <w:left w:val="single" w:sz="4" w:space="0" w:color="7F7F7F"/>
              <w:bottom w:val="single" w:sz="4" w:space="0" w:color="7F7F7F"/>
              <w:right w:val="single" w:sz="4" w:space="0" w:color="7F7F7F"/>
            </w:tcBorders>
            <w:vAlign w:val="center"/>
          </w:tcPr>
          <w:p w14:paraId="0C994481" w14:textId="4A34000D"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proofErr w:type="spellStart"/>
            <w:r w:rsidRPr="00E03108">
              <w:rPr>
                <w:szCs w:val="24"/>
              </w:rPr>
              <w:t>WebAssembly</w:t>
            </w:r>
            <w:proofErr w:type="spellEnd"/>
            <w:r w:rsidRPr="00E03108">
              <w:rPr>
                <w:szCs w:val="24"/>
              </w:rPr>
              <w:t xml:space="preserve"> — </w:t>
            </w:r>
            <w:proofErr w:type="spellStart"/>
            <w:r w:rsidRPr="00E03108">
              <w:rPr>
                <w:szCs w:val="24"/>
              </w:rPr>
              <w:t>Tarayıcıda</w:t>
            </w:r>
            <w:proofErr w:type="spellEnd"/>
            <w:r w:rsidRPr="00E03108">
              <w:rPr>
                <w:szCs w:val="24"/>
              </w:rPr>
              <w:t xml:space="preserve"> </w:t>
            </w:r>
            <w:proofErr w:type="spellStart"/>
            <w:r w:rsidRPr="00E03108">
              <w:rPr>
                <w:szCs w:val="24"/>
              </w:rPr>
              <w:t>yüksek</w:t>
            </w:r>
            <w:proofErr w:type="spellEnd"/>
            <w:r w:rsidRPr="00E03108">
              <w:rPr>
                <w:szCs w:val="24"/>
              </w:rPr>
              <w:t xml:space="preserve"> </w:t>
            </w:r>
            <w:proofErr w:type="spellStart"/>
            <w:r w:rsidRPr="00E03108">
              <w:rPr>
                <w:szCs w:val="24"/>
              </w:rPr>
              <w:t>performanslı</w:t>
            </w:r>
            <w:proofErr w:type="spellEnd"/>
            <w:r w:rsidRPr="00E03108">
              <w:rPr>
                <w:szCs w:val="24"/>
              </w:rPr>
              <w:t xml:space="preserve"> </w:t>
            </w:r>
            <w:proofErr w:type="spellStart"/>
            <w:r w:rsidRPr="00E03108">
              <w:rPr>
                <w:szCs w:val="24"/>
              </w:rPr>
              <w:t>kod</w:t>
            </w:r>
            <w:proofErr w:type="spellEnd"/>
            <w:r w:rsidRPr="00E03108">
              <w:rPr>
                <w:szCs w:val="24"/>
              </w:rPr>
              <w:t xml:space="preserve"> </w:t>
            </w:r>
            <w:proofErr w:type="spellStart"/>
            <w:r w:rsidRPr="00E03108">
              <w:rPr>
                <w:szCs w:val="24"/>
              </w:rPr>
              <w:t>çalıştırma</w:t>
            </w:r>
            <w:proofErr w:type="spellEnd"/>
            <w:r w:rsidRPr="00E03108">
              <w:rPr>
                <w:szCs w:val="24"/>
              </w:rPr>
              <w:t xml:space="preserve"> </w:t>
            </w:r>
            <w:proofErr w:type="spellStart"/>
            <w:r w:rsidRPr="00E03108">
              <w:rPr>
                <w:szCs w:val="24"/>
              </w:rPr>
              <w:t>teknolojisi</w:t>
            </w:r>
            <w:proofErr w:type="spellEnd"/>
          </w:p>
        </w:tc>
      </w:tr>
      <w:tr w:rsidR="00E03108" w14:paraId="07117D6F"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vAlign w:val="center"/>
          </w:tcPr>
          <w:p w14:paraId="7C7D3E09" w14:textId="6E319247" w:rsidR="00E03108" w:rsidRPr="00E03108" w:rsidRDefault="00E03108" w:rsidP="00E03108">
            <w:pPr>
              <w:ind w:firstLine="0"/>
              <w:rPr>
                <w:szCs w:val="24"/>
              </w:rPr>
            </w:pPr>
            <w:r w:rsidRPr="00E03108">
              <w:rPr>
                <w:szCs w:val="24"/>
              </w:rPr>
              <w:t>XSS</w:t>
            </w:r>
          </w:p>
        </w:tc>
        <w:tc>
          <w:tcPr>
            <w:tcW w:w="6754" w:type="dxa"/>
            <w:tcBorders>
              <w:top w:val="single" w:sz="4" w:space="0" w:color="7F7F7F"/>
              <w:left w:val="single" w:sz="4" w:space="0" w:color="7F7F7F"/>
              <w:bottom w:val="single" w:sz="4" w:space="0" w:color="7F7F7F"/>
              <w:right w:val="single" w:sz="4" w:space="0" w:color="7F7F7F"/>
            </w:tcBorders>
            <w:vAlign w:val="center"/>
          </w:tcPr>
          <w:p w14:paraId="6BC1DB93" w14:textId="015D59A1"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Cross-Site Scripting — </w:t>
            </w:r>
            <w:proofErr w:type="spellStart"/>
            <w:r w:rsidRPr="00E03108">
              <w:rPr>
                <w:szCs w:val="24"/>
              </w:rPr>
              <w:t>Siteler</w:t>
            </w:r>
            <w:proofErr w:type="spellEnd"/>
            <w:r w:rsidRPr="00E03108">
              <w:rPr>
                <w:szCs w:val="24"/>
              </w:rPr>
              <w:t xml:space="preserve"> </w:t>
            </w:r>
            <w:proofErr w:type="spellStart"/>
            <w:r w:rsidRPr="00E03108">
              <w:rPr>
                <w:szCs w:val="24"/>
              </w:rPr>
              <w:t>Arası</w:t>
            </w:r>
            <w:proofErr w:type="spellEnd"/>
            <w:r w:rsidRPr="00E03108">
              <w:rPr>
                <w:szCs w:val="24"/>
              </w:rPr>
              <w:t xml:space="preserve"> </w:t>
            </w:r>
            <w:proofErr w:type="spellStart"/>
            <w:r w:rsidRPr="00E03108">
              <w:rPr>
                <w:szCs w:val="24"/>
              </w:rPr>
              <w:t>Betik</w:t>
            </w:r>
            <w:proofErr w:type="spellEnd"/>
            <w:r w:rsidRPr="00E03108">
              <w:rPr>
                <w:szCs w:val="24"/>
              </w:rPr>
              <w:t xml:space="preserve"> </w:t>
            </w:r>
            <w:proofErr w:type="spellStart"/>
            <w:r w:rsidRPr="00E03108">
              <w:rPr>
                <w:szCs w:val="24"/>
              </w:rPr>
              <w:t>Çalıştırma</w:t>
            </w:r>
            <w:proofErr w:type="spellEnd"/>
            <w:r w:rsidRPr="00E03108">
              <w:rPr>
                <w:szCs w:val="24"/>
              </w:rPr>
              <w:t xml:space="preserve"> </w:t>
            </w:r>
          </w:p>
        </w:tc>
      </w:tr>
    </w:tbl>
    <w:p w14:paraId="1F545B94" w14:textId="77777777" w:rsidR="00E03108" w:rsidRDefault="00E03108" w:rsidP="00E03108">
      <w:pPr>
        <w:ind w:firstLine="0"/>
      </w:pPr>
    </w:p>
    <w:p w14:paraId="755FAAD0" w14:textId="3DC8BE46" w:rsidR="00052761" w:rsidRDefault="003836EC">
      <w:pPr>
        <w:pStyle w:val="Balk1"/>
      </w:pPr>
      <w:bookmarkStart w:id="0" w:name="_Toc229342294"/>
      <w:r>
        <w:lastRenderedPageBreak/>
        <w:t>1. G</w:t>
      </w:r>
      <w:r w:rsidR="00E03108">
        <w:t>İR</w:t>
      </w:r>
      <w:r>
        <w:t>İŞ</w:t>
      </w:r>
      <w:bookmarkEnd w:id="0"/>
    </w:p>
    <w:p w14:paraId="7228EE84" w14:textId="77777777" w:rsidR="00052761" w:rsidRDefault="003836EC">
      <w:pPr>
        <w:pStyle w:val="Balk2"/>
      </w:pPr>
      <w:bookmarkStart w:id="1" w:name="_Toc229342295"/>
      <w:r>
        <w:t xml:space="preserve">1.1. Problem </w:t>
      </w:r>
      <w:proofErr w:type="spellStart"/>
      <w:r>
        <w:t>Tanımı</w:t>
      </w:r>
      <w:bookmarkEnd w:id="1"/>
      <w:proofErr w:type="spellEnd"/>
    </w:p>
    <w:p w14:paraId="27531F96" w14:textId="77777777" w:rsidR="00052761" w:rsidRDefault="003836EC" w:rsidP="0041225C">
      <w:pPr>
        <w:ind w:firstLine="0"/>
      </w:pPr>
      <w:proofErr w:type="spellStart"/>
      <w:r>
        <w:rPr>
          <w:b/>
        </w:rPr>
        <w:t>Çözülen</w:t>
      </w:r>
      <w:proofErr w:type="spellEnd"/>
      <w:r>
        <w:rPr>
          <w:b/>
        </w:rPr>
        <w:t xml:space="preserve"> problem (</w:t>
      </w:r>
      <w:proofErr w:type="spellStart"/>
      <w:r>
        <w:rPr>
          <w:b/>
        </w:rPr>
        <w:t>proje</w:t>
      </w:r>
      <w:proofErr w:type="spellEnd"/>
      <w:r>
        <w:rPr>
          <w:b/>
        </w:rPr>
        <w:t xml:space="preserve"> </w:t>
      </w:r>
      <w:proofErr w:type="spellStart"/>
      <w:r>
        <w:rPr>
          <w:b/>
        </w:rPr>
        <w:t>tanımı</w:t>
      </w:r>
      <w:proofErr w:type="spellEnd"/>
      <w:r>
        <w:rPr>
          <w:b/>
        </w:rPr>
        <w:t xml:space="preserve">): </w:t>
      </w:r>
      <w:r>
        <w:t xml:space="preserve">Büyük CSV/JSON </w:t>
      </w:r>
      <w:proofErr w:type="spellStart"/>
      <w:r>
        <w:t>dosyalarını</w:t>
      </w:r>
      <w:proofErr w:type="spellEnd"/>
      <w:r>
        <w:t xml:space="preserve"> </w:t>
      </w:r>
      <w:proofErr w:type="spellStart"/>
      <w:r>
        <w:t>tarayıcıda</w:t>
      </w:r>
      <w:proofErr w:type="spellEnd"/>
      <w:r>
        <w:t xml:space="preserve"> </w:t>
      </w:r>
      <w:proofErr w:type="spellStart"/>
      <w:r>
        <w:t>işlerken</w:t>
      </w:r>
      <w:proofErr w:type="spellEnd"/>
      <w:r>
        <w:t xml:space="preserve"> UI </w:t>
      </w:r>
      <w:proofErr w:type="spellStart"/>
      <w:r>
        <w:t>donuyor</w:t>
      </w:r>
      <w:proofErr w:type="spellEnd"/>
      <w:r>
        <w:t xml:space="preserve">; Web Worker </w:t>
      </w:r>
      <w:proofErr w:type="spellStart"/>
      <w:r>
        <w:t>ile</w:t>
      </w:r>
      <w:proofErr w:type="spellEnd"/>
      <w:r>
        <w:t xml:space="preserve"> main </w:t>
      </w:r>
      <w:proofErr w:type="spellStart"/>
      <w:r>
        <w:t>thread'i</w:t>
      </w:r>
      <w:proofErr w:type="spellEnd"/>
      <w:r>
        <w:t xml:space="preserve"> </w:t>
      </w:r>
      <w:proofErr w:type="spellStart"/>
      <w:r>
        <w:t>serbest</w:t>
      </w:r>
      <w:proofErr w:type="spellEnd"/>
      <w:r>
        <w:t xml:space="preserve"> </w:t>
      </w:r>
      <w:proofErr w:type="spellStart"/>
      <w:r>
        <w:t>bırakmak</w:t>
      </w:r>
      <w:proofErr w:type="spellEnd"/>
      <w:r>
        <w:t xml:space="preserve"> </w:t>
      </w:r>
      <w:proofErr w:type="spellStart"/>
      <w:r>
        <w:t>gerek</w:t>
      </w:r>
      <w:proofErr w:type="spellEnd"/>
      <w:r>
        <w:t>.</w:t>
      </w:r>
    </w:p>
    <w:p w14:paraId="7B8815B6" w14:textId="77777777" w:rsidR="005B16C9" w:rsidRPr="005B16C9" w:rsidRDefault="005B16C9" w:rsidP="005B16C9">
      <w:pPr>
        <w:ind w:firstLine="0"/>
        <w:rPr>
          <w:lang w:val="tr-TR"/>
        </w:rPr>
      </w:pPr>
      <w:r w:rsidRPr="005B16C9">
        <w:rPr>
          <w:lang w:val="tr-TR"/>
        </w:rPr>
        <w:t xml:space="preserve">Büyük CSV/JSON veri setlerinin geleneksel web uygulamalarında işlenmesi sırasında, tarayıcının ana iş parçacığının (Main </w:t>
      </w:r>
      <w:proofErr w:type="spellStart"/>
      <w:r w:rsidRPr="005B16C9">
        <w:rPr>
          <w:lang w:val="tr-TR"/>
        </w:rPr>
        <w:t>Thread</w:t>
      </w:r>
      <w:proofErr w:type="spellEnd"/>
      <w:r w:rsidRPr="005B16C9">
        <w:rPr>
          <w:lang w:val="tr-TR"/>
        </w:rPr>
        <w:t xml:space="preserve">) bloke olması ve arayüzün (UI) donarak sayfanın çökmesi sorunudur. Bu sorun; Web </w:t>
      </w:r>
      <w:proofErr w:type="spellStart"/>
      <w:r w:rsidRPr="005B16C9">
        <w:rPr>
          <w:lang w:val="tr-TR"/>
        </w:rPr>
        <w:t>Worker</w:t>
      </w:r>
      <w:proofErr w:type="spellEnd"/>
      <w:r w:rsidRPr="005B16C9">
        <w:rPr>
          <w:lang w:val="tr-TR"/>
        </w:rPr>
        <w:t xml:space="preserve"> kullanılarak ağır hesaplamaların arka plana alınması ve ana iş parçacığının serbest bırakılması yoluyla çözülmektedir.</w:t>
      </w:r>
    </w:p>
    <w:p w14:paraId="2EB5DE41" w14:textId="77777777" w:rsidR="005B16C9" w:rsidRPr="005B16C9" w:rsidRDefault="005B16C9" w:rsidP="005B16C9">
      <w:pPr>
        <w:ind w:firstLine="0"/>
        <w:rPr>
          <w:lang w:val="tr-TR"/>
        </w:rPr>
      </w:pPr>
      <w:r w:rsidRPr="005B16C9">
        <w:rPr>
          <w:lang w:val="tr-TR"/>
        </w:rPr>
        <w:t>JavaScript mimarisi gereği tek iş parçacıklı (</w:t>
      </w:r>
      <w:proofErr w:type="spellStart"/>
      <w:r w:rsidRPr="005B16C9">
        <w:rPr>
          <w:lang w:val="tr-TR"/>
        </w:rPr>
        <w:t>single-threaded</w:t>
      </w:r>
      <w:proofErr w:type="spellEnd"/>
      <w:r w:rsidRPr="005B16C9">
        <w:rPr>
          <w:lang w:val="tr-TR"/>
        </w:rPr>
        <w:t xml:space="preserve">) bir dildir. Bu nedenle, web tarayıcısında boyutları 100.000 satırı (yaklaşık 5 MB ve üzeri) aşan dosyalar doğrudan okunduğunda veya manipüle edildiğinde, tarayıcı başka hiçbir işlem yapamaz hale gelir. Günlük hayatta bu problem, KVKK veya şirket politikaları gereği verilerini uzak sunuculara yüklemesi yasak olan, bu yüzden tüm analizini lokal tarayıcısında veya Google </w:t>
      </w:r>
      <w:proofErr w:type="spellStart"/>
      <w:r w:rsidRPr="005B16C9">
        <w:rPr>
          <w:lang w:val="tr-TR"/>
        </w:rPr>
        <w:t>Sheets</w:t>
      </w:r>
      <w:proofErr w:type="spellEnd"/>
      <w:r w:rsidRPr="005B16C9">
        <w:rPr>
          <w:lang w:val="tr-TR"/>
        </w:rPr>
        <w:t xml:space="preserve"> gibi bulut araçlarında yapmak zorunda kalan araştırmacıları ve veri analistlerini etkilemektedir. Google </w:t>
      </w:r>
      <w:proofErr w:type="spellStart"/>
      <w:r w:rsidRPr="005B16C9">
        <w:rPr>
          <w:lang w:val="tr-TR"/>
        </w:rPr>
        <w:t>Sheets</w:t>
      </w:r>
      <w:proofErr w:type="spellEnd"/>
      <w:r w:rsidRPr="005B16C9">
        <w:rPr>
          <w:lang w:val="tr-TR"/>
        </w:rPr>
        <w:t xml:space="preserve"> veya Excel Online büyük dosyalarda kilitlenmekte, kullanıcıları ağır masaüstü uygulamaları kurmaya mecbur bırakmaktadır.</w:t>
      </w:r>
    </w:p>
    <w:p w14:paraId="121C3643" w14:textId="77777777" w:rsidR="005B16C9" w:rsidRPr="005B16C9" w:rsidRDefault="005B16C9" w:rsidP="005B16C9">
      <w:pPr>
        <w:ind w:firstLine="0"/>
        <w:rPr>
          <w:lang w:val="tr-TR"/>
        </w:rPr>
      </w:pPr>
      <w:r w:rsidRPr="005B16C9">
        <w:rPr>
          <w:b/>
          <w:bCs/>
          <w:lang w:val="tr-TR"/>
        </w:rPr>
        <w:t>Kullanıcı Şikayetleri ve Alıntılar:</w:t>
      </w:r>
    </w:p>
    <w:p w14:paraId="5F5A693A" w14:textId="77777777" w:rsidR="005B16C9" w:rsidRPr="005B16C9" w:rsidRDefault="005B16C9" w:rsidP="005B16C9">
      <w:pPr>
        <w:numPr>
          <w:ilvl w:val="0"/>
          <w:numId w:val="10"/>
        </w:numPr>
        <w:rPr>
          <w:lang w:val="tr-TR"/>
        </w:rPr>
      </w:pPr>
      <w:proofErr w:type="spellStart"/>
      <w:r w:rsidRPr="005B16C9">
        <w:rPr>
          <w:b/>
          <w:bCs/>
          <w:lang w:val="tr-TR"/>
        </w:rPr>
        <w:t>Reddit</w:t>
      </w:r>
      <w:proofErr w:type="spellEnd"/>
      <w:r w:rsidRPr="005B16C9">
        <w:rPr>
          <w:b/>
          <w:bCs/>
          <w:lang w:val="tr-TR"/>
        </w:rPr>
        <w:t xml:space="preserve"> (r/</w:t>
      </w:r>
      <w:proofErr w:type="spellStart"/>
      <w:r w:rsidRPr="005B16C9">
        <w:rPr>
          <w:b/>
          <w:bCs/>
          <w:lang w:val="tr-TR"/>
        </w:rPr>
        <w:t>javascript</w:t>
      </w:r>
      <w:proofErr w:type="spellEnd"/>
      <w:r w:rsidRPr="005B16C9">
        <w:rPr>
          <w:b/>
          <w:bCs/>
          <w:lang w:val="tr-TR"/>
        </w:rPr>
        <w:t>):</w:t>
      </w:r>
      <w:r w:rsidRPr="005B16C9">
        <w:rPr>
          <w:lang w:val="tr-TR"/>
        </w:rPr>
        <w:t> </w:t>
      </w:r>
      <w:r w:rsidRPr="005B16C9">
        <w:rPr>
          <w:i/>
          <w:iCs/>
          <w:lang w:val="tr-TR"/>
        </w:rPr>
        <w:t>"</w:t>
      </w:r>
      <w:proofErr w:type="spellStart"/>
      <w:r w:rsidRPr="005B16C9">
        <w:rPr>
          <w:i/>
          <w:iCs/>
          <w:lang w:val="tr-TR"/>
        </w:rPr>
        <w:t>Whenever</w:t>
      </w:r>
      <w:proofErr w:type="spellEnd"/>
      <w:r w:rsidRPr="005B16C9">
        <w:rPr>
          <w:i/>
          <w:iCs/>
          <w:lang w:val="tr-TR"/>
        </w:rPr>
        <w:t xml:space="preserve"> I </w:t>
      </w:r>
      <w:proofErr w:type="spellStart"/>
      <w:r w:rsidRPr="005B16C9">
        <w:rPr>
          <w:i/>
          <w:iCs/>
          <w:lang w:val="tr-TR"/>
        </w:rPr>
        <w:t>try</w:t>
      </w:r>
      <w:proofErr w:type="spellEnd"/>
      <w:r w:rsidRPr="005B16C9">
        <w:rPr>
          <w:i/>
          <w:iCs/>
          <w:lang w:val="tr-TR"/>
        </w:rPr>
        <w:t xml:space="preserve"> </w:t>
      </w:r>
      <w:proofErr w:type="spellStart"/>
      <w:r w:rsidRPr="005B16C9">
        <w:rPr>
          <w:i/>
          <w:iCs/>
          <w:lang w:val="tr-TR"/>
        </w:rPr>
        <w:t>to</w:t>
      </w:r>
      <w:proofErr w:type="spellEnd"/>
      <w:r w:rsidRPr="005B16C9">
        <w:rPr>
          <w:i/>
          <w:iCs/>
          <w:lang w:val="tr-TR"/>
        </w:rPr>
        <w:t xml:space="preserve"> </w:t>
      </w:r>
      <w:proofErr w:type="spellStart"/>
      <w:r w:rsidRPr="005B16C9">
        <w:rPr>
          <w:i/>
          <w:iCs/>
          <w:lang w:val="tr-TR"/>
        </w:rPr>
        <w:t>parse</w:t>
      </w:r>
      <w:proofErr w:type="spellEnd"/>
      <w:r w:rsidRPr="005B16C9">
        <w:rPr>
          <w:i/>
          <w:iCs/>
          <w:lang w:val="tr-TR"/>
        </w:rPr>
        <w:t xml:space="preserve"> a 10MB+ CSV file in </w:t>
      </w:r>
      <w:proofErr w:type="spellStart"/>
      <w:r w:rsidRPr="005B16C9">
        <w:rPr>
          <w:i/>
          <w:iCs/>
          <w:lang w:val="tr-TR"/>
        </w:rPr>
        <w:t>my</w:t>
      </w:r>
      <w:proofErr w:type="spellEnd"/>
      <w:r w:rsidRPr="005B16C9">
        <w:rPr>
          <w:i/>
          <w:iCs/>
          <w:lang w:val="tr-TR"/>
        </w:rPr>
        <w:t xml:space="preserve"> web </w:t>
      </w:r>
      <w:proofErr w:type="spellStart"/>
      <w:r w:rsidRPr="005B16C9">
        <w:rPr>
          <w:i/>
          <w:iCs/>
          <w:lang w:val="tr-TR"/>
        </w:rPr>
        <w:t>app</w:t>
      </w:r>
      <w:proofErr w:type="spellEnd"/>
      <w:r w:rsidRPr="005B16C9">
        <w:rPr>
          <w:i/>
          <w:iCs/>
          <w:lang w:val="tr-TR"/>
        </w:rPr>
        <w:t xml:space="preserve"> </w:t>
      </w:r>
      <w:proofErr w:type="spellStart"/>
      <w:r w:rsidRPr="005B16C9">
        <w:rPr>
          <w:i/>
          <w:iCs/>
          <w:lang w:val="tr-TR"/>
        </w:rPr>
        <w:t>using</w:t>
      </w:r>
      <w:proofErr w:type="spellEnd"/>
      <w:r w:rsidRPr="005B16C9">
        <w:rPr>
          <w:i/>
          <w:iCs/>
          <w:lang w:val="tr-TR"/>
        </w:rPr>
        <w:t xml:space="preserve"> </w:t>
      </w:r>
      <w:proofErr w:type="spellStart"/>
      <w:r w:rsidRPr="005B16C9">
        <w:rPr>
          <w:i/>
          <w:iCs/>
          <w:lang w:val="tr-TR"/>
        </w:rPr>
        <w:t>FileReader</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w:t>
      </w:r>
      <w:proofErr w:type="spellStart"/>
      <w:r w:rsidRPr="005B16C9">
        <w:rPr>
          <w:i/>
          <w:iCs/>
          <w:lang w:val="tr-TR"/>
        </w:rPr>
        <w:t>whole</w:t>
      </w:r>
      <w:proofErr w:type="spellEnd"/>
      <w:r w:rsidRPr="005B16C9">
        <w:rPr>
          <w:i/>
          <w:iCs/>
          <w:lang w:val="tr-TR"/>
        </w:rPr>
        <w:t xml:space="preserve"> </w:t>
      </w:r>
      <w:proofErr w:type="spellStart"/>
      <w:r w:rsidRPr="005B16C9">
        <w:rPr>
          <w:i/>
          <w:iCs/>
          <w:lang w:val="tr-TR"/>
        </w:rPr>
        <w:t>page</w:t>
      </w:r>
      <w:proofErr w:type="spellEnd"/>
      <w:r w:rsidRPr="005B16C9">
        <w:rPr>
          <w:i/>
          <w:iCs/>
          <w:lang w:val="tr-TR"/>
        </w:rPr>
        <w:t xml:space="preserve"> </w:t>
      </w:r>
      <w:proofErr w:type="spellStart"/>
      <w:r w:rsidRPr="005B16C9">
        <w:rPr>
          <w:i/>
          <w:iCs/>
          <w:lang w:val="tr-TR"/>
        </w:rPr>
        <w:t>freezes</w:t>
      </w:r>
      <w:proofErr w:type="spellEnd"/>
      <w:r w:rsidRPr="005B16C9">
        <w:rPr>
          <w:i/>
          <w:iCs/>
          <w:lang w:val="tr-TR"/>
        </w:rPr>
        <w:t xml:space="preserve"> </w:t>
      </w:r>
      <w:proofErr w:type="spellStart"/>
      <w:r w:rsidRPr="005B16C9">
        <w:rPr>
          <w:i/>
          <w:iCs/>
          <w:lang w:val="tr-TR"/>
        </w:rPr>
        <w:t>for</w:t>
      </w:r>
      <w:proofErr w:type="spellEnd"/>
      <w:r w:rsidRPr="005B16C9">
        <w:rPr>
          <w:i/>
          <w:iCs/>
          <w:lang w:val="tr-TR"/>
        </w:rPr>
        <w:t xml:space="preserve"> 10 </w:t>
      </w:r>
      <w:proofErr w:type="spellStart"/>
      <w:r w:rsidRPr="005B16C9">
        <w:rPr>
          <w:i/>
          <w:iCs/>
          <w:lang w:val="tr-TR"/>
        </w:rPr>
        <w:t>seconds</w:t>
      </w:r>
      <w:proofErr w:type="spellEnd"/>
      <w:r w:rsidRPr="005B16C9">
        <w:rPr>
          <w:i/>
          <w:iCs/>
          <w:lang w:val="tr-TR"/>
        </w:rPr>
        <w:t xml:space="preserve">. </w:t>
      </w:r>
      <w:proofErr w:type="spellStart"/>
      <w:r w:rsidRPr="005B16C9">
        <w:rPr>
          <w:i/>
          <w:iCs/>
          <w:lang w:val="tr-TR"/>
        </w:rPr>
        <w:t>Users</w:t>
      </w:r>
      <w:proofErr w:type="spellEnd"/>
      <w:r w:rsidRPr="005B16C9">
        <w:rPr>
          <w:i/>
          <w:iCs/>
          <w:lang w:val="tr-TR"/>
        </w:rPr>
        <w:t xml:space="preserve"> </w:t>
      </w:r>
      <w:proofErr w:type="spellStart"/>
      <w:r w:rsidRPr="005B16C9">
        <w:rPr>
          <w:i/>
          <w:iCs/>
          <w:lang w:val="tr-TR"/>
        </w:rPr>
        <w:t>think</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w:t>
      </w:r>
      <w:proofErr w:type="spellStart"/>
      <w:r w:rsidRPr="005B16C9">
        <w:rPr>
          <w:i/>
          <w:iCs/>
          <w:lang w:val="tr-TR"/>
        </w:rPr>
        <w:t>app</w:t>
      </w:r>
      <w:proofErr w:type="spellEnd"/>
      <w:r w:rsidRPr="005B16C9">
        <w:rPr>
          <w:i/>
          <w:iCs/>
          <w:lang w:val="tr-TR"/>
        </w:rPr>
        <w:t xml:space="preserve"> </w:t>
      </w:r>
      <w:proofErr w:type="spellStart"/>
      <w:r w:rsidRPr="005B16C9">
        <w:rPr>
          <w:i/>
          <w:iCs/>
          <w:lang w:val="tr-TR"/>
        </w:rPr>
        <w:t>crashed</w:t>
      </w:r>
      <w:proofErr w:type="spellEnd"/>
      <w:r w:rsidRPr="005B16C9">
        <w:rPr>
          <w:i/>
          <w:iCs/>
          <w:lang w:val="tr-TR"/>
        </w:rPr>
        <w:t xml:space="preserve"> </w:t>
      </w:r>
      <w:proofErr w:type="spellStart"/>
      <w:r w:rsidRPr="005B16C9">
        <w:rPr>
          <w:i/>
          <w:iCs/>
          <w:lang w:val="tr-TR"/>
        </w:rPr>
        <w:t>and</w:t>
      </w:r>
      <w:proofErr w:type="spellEnd"/>
      <w:r w:rsidRPr="005B16C9">
        <w:rPr>
          <w:i/>
          <w:iCs/>
          <w:lang w:val="tr-TR"/>
        </w:rPr>
        <w:t xml:space="preserve"> they </w:t>
      </w:r>
      <w:proofErr w:type="spellStart"/>
      <w:r w:rsidRPr="005B16C9">
        <w:rPr>
          <w:i/>
          <w:iCs/>
          <w:lang w:val="tr-TR"/>
        </w:rPr>
        <w:t>close</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tab."</w:t>
      </w:r>
      <w:r w:rsidRPr="005B16C9">
        <w:rPr>
          <w:lang w:val="tr-TR"/>
        </w:rPr>
        <w:t> (Kullanıcıların uygulamanın çöktüğünü sanıp sekmeyi kapatması sorunu).</w:t>
      </w:r>
    </w:p>
    <w:p w14:paraId="2A83BB73" w14:textId="77777777" w:rsidR="005B16C9" w:rsidRPr="005B16C9" w:rsidRDefault="005B16C9" w:rsidP="005B16C9">
      <w:pPr>
        <w:numPr>
          <w:ilvl w:val="0"/>
          <w:numId w:val="10"/>
        </w:numPr>
        <w:rPr>
          <w:lang w:val="tr-TR"/>
        </w:rPr>
      </w:pPr>
      <w:r w:rsidRPr="005B16C9">
        <w:rPr>
          <w:b/>
          <w:bCs/>
          <w:lang w:val="tr-TR"/>
        </w:rPr>
        <w:t>Ekşi Sözlük:</w:t>
      </w:r>
      <w:r w:rsidRPr="005B16C9">
        <w:rPr>
          <w:lang w:val="tr-TR"/>
        </w:rPr>
        <w:t> </w:t>
      </w:r>
      <w:r w:rsidRPr="005B16C9">
        <w:rPr>
          <w:i/>
          <w:iCs/>
          <w:lang w:val="tr-TR"/>
        </w:rPr>
        <w:t xml:space="preserve">"Google </w:t>
      </w:r>
      <w:proofErr w:type="spellStart"/>
      <w:r w:rsidRPr="005B16C9">
        <w:rPr>
          <w:i/>
          <w:iCs/>
          <w:lang w:val="tr-TR"/>
        </w:rPr>
        <w:t>Sheets'e</w:t>
      </w:r>
      <w:proofErr w:type="spellEnd"/>
      <w:r w:rsidRPr="005B16C9">
        <w:rPr>
          <w:i/>
          <w:iCs/>
          <w:lang w:val="tr-TR"/>
        </w:rPr>
        <w:t xml:space="preserve"> 50 bin satırlık müşteri datasını atıp filtrelemeye çalıştığımda Chrome'un 'sayfa yanıt vermiyor' diyerek kilitlenmesi sorunsalı... İlla 3 saat bekleyip masaüstü Excel mi indireceğiz?"</w:t>
      </w:r>
    </w:p>
    <w:p w14:paraId="1ABAFB67" w14:textId="77777777" w:rsidR="005B16C9" w:rsidRPr="005B16C9" w:rsidRDefault="005B16C9" w:rsidP="005B16C9">
      <w:pPr>
        <w:ind w:firstLine="0"/>
        <w:rPr>
          <w:lang w:val="tr-TR"/>
        </w:rPr>
      </w:pPr>
      <w:r w:rsidRPr="005B16C9">
        <w:rPr>
          <w:b/>
          <w:bCs/>
          <w:lang w:val="tr-TR"/>
        </w:rPr>
        <w:t>Sayısal Kanıtlar:</w:t>
      </w:r>
      <w:r w:rsidRPr="005B16C9">
        <w:rPr>
          <w:lang w:val="tr-TR"/>
        </w:rPr>
        <w:t xml:space="preserve"> Google’ın yayımladığı "Web </w:t>
      </w:r>
      <w:proofErr w:type="spellStart"/>
      <w:r w:rsidRPr="005B16C9">
        <w:rPr>
          <w:lang w:val="tr-TR"/>
        </w:rPr>
        <w:t>Vitals</w:t>
      </w:r>
      <w:proofErr w:type="spellEnd"/>
      <w:r w:rsidRPr="005B16C9">
        <w:rPr>
          <w:lang w:val="tr-TR"/>
        </w:rPr>
        <w:t>" raporlarına göre, web sitelerinde kullanıcı terk oranını (</w:t>
      </w:r>
      <w:proofErr w:type="spellStart"/>
      <w:r w:rsidRPr="005B16C9">
        <w:rPr>
          <w:lang w:val="tr-TR"/>
        </w:rPr>
        <w:t>bounce</w:t>
      </w:r>
      <w:proofErr w:type="spellEnd"/>
      <w:r w:rsidRPr="005B16C9">
        <w:rPr>
          <w:lang w:val="tr-TR"/>
        </w:rPr>
        <w:t xml:space="preserve"> rate) en çok artıran faktörlerden biri yüksek </w:t>
      </w:r>
      <w:r w:rsidRPr="005B16C9">
        <w:rPr>
          <w:b/>
          <w:bCs/>
          <w:lang w:val="tr-TR"/>
        </w:rPr>
        <w:t>INP (</w:t>
      </w:r>
      <w:proofErr w:type="spellStart"/>
      <w:r w:rsidRPr="005B16C9">
        <w:rPr>
          <w:b/>
          <w:bCs/>
          <w:lang w:val="tr-TR"/>
        </w:rPr>
        <w:t>Interaction</w:t>
      </w:r>
      <w:proofErr w:type="spellEnd"/>
      <w:r w:rsidRPr="005B16C9">
        <w:rPr>
          <w:b/>
          <w:bCs/>
          <w:lang w:val="tr-TR"/>
        </w:rPr>
        <w:t xml:space="preserve"> </w:t>
      </w:r>
      <w:proofErr w:type="spellStart"/>
      <w:r w:rsidRPr="005B16C9">
        <w:rPr>
          <w:b/>
          <w:bCs/>
          <w:lang w:val="tr-TR"/>
        </w:rPr>
        <w:t>to</w:t>
      </w:r>
      <w:proofErr w:type="spellEnd"/>
      <w:r w:rsidRPr="005B16C9">
        <w:rPr>
          <w:b/>
          <w:bCs/>
          <w:lang w:val="tr-TR"/>
        </w:rPr>
        <w:t xml:space="preserve"> </w:t>
      </w:r>
      <w:proofErr w:type="spellStart"/>
      <w:r w:rsidRPr="005B16C9">
        <w:rPr>
          <w:b/>
          <w:bCs/>
          <w:lang w:val="tr-TR"/>
        </w:rPr>
        <w:t>Next</w:t>
      </w:r>
      <w:proofErr w:type="spellEnd"/>
      <w:r w:rsidRPr="005B16C9">
        <w:rPr>
          <w:b/>
          <w:bCs/>
          <w:lang w:val="tr-TR"/>
        </w:rPr>
        <w:t xml:space="preserve"> Paint)</w:t>
      </w:r>
      <w:r w:rsidRPr="005B16C9">
        <w:rPr>
          <w:lang w:val="tr-TR"/>
        </w:rPr>
        <w:t> süresidir. Ana iş parçacığını 50 milisaniyeden fazla meşgul eden uzun görevler (</w:t>
      </w:r>
      <w:proofErr w:type="spellStart"/>
      <w:r w:rsidRPr="005B16C9">
        <w:rPr>
          <w:lang w:val="tr-TR"/>
        </w:rPr>
        <w:t>long</w:t>
      </w:r>
      <w:proofErr w:type="spellEnd"/>
      <w:r w:rsidRPr="005B16C9">
        <w:rPr>
          <w:lang w:val="tr-TR"/>
        </w:rPr>
        <w:t xml:space="preserve"> </w:t>
      </w:r>
      <w:proofErr w:type="spellStart"/>
      <w:r w:rsidRPr="005B16C9">
        <w:rPr>
          <w:lang w:val="tr-TR"/>
        </w:rPr>
        <w:t>tasks</w:t>
      </w:r>
      <w:proofErr w:type="spellEnd"/>
      <w:r w:rsidRPr="005B16C9">
        <w:rPr>
          <w:lang w:val="tr-TR"/>
        </w:rPr>
        <w:t>), kullanıcı deneyimini doğrudan bozmakta ve %40'a varan oranlarda sekme kapanmalarına neden olmaktadır.</w:t>
      </w:r>
    </w:p>
    <w:p w14:paraId="5E1EC527" w14:textId="77777777" w:rsidR="005B16C9" w:rsidRDefault="005B16C9"/>
    <w:p w14:paraId="12B5FEC3" w14:textId="77777777" w:rsidR="00052761" w:rsidRDefault="003836EC">
      <w:pPr>
        <w:pStyle w:val="Balk2"/>
      </w:pPr>
      <w:bookmarkStart w:id="2" w:name="_Toc229342296"/>
      <w:r>
        <w:lastRenderedPageBreak/>
        <w:t xml:space="preserve">1.2. </w:t>
      </w:r>
      <w:proofErr w:type="spellStart"/>
      <w:r>
        <w:t>Projenin</w:t>
      </w:r>
      <w:proofErr w:type="spellEnd"/>
      <w:r>
        <w:t xml:space="preserve"> </w:t>
      </w:r>
      <w:proofErr w:type="spellStart"/>
      <w:r>
        <w:t>Amacı</w:t>
      </w:r>
      <w:proofErr w:type="spellEnd"/>
      <w:r>
        <w:t xml:space="preserve"> </w:t>
      </w:r>
      <w:proofErr w:type="spellStart"/>
      <w:r>
        <w:t>ve</w:t>
      </w:r>
      <w:proofErr w:type="spellEnd"/>
      <w:r>
        <w:t xml:space="preserve"> </w:t>
      </w:r>
      <w:proofErr w:type="spellStart"/>
      <w:r>
        <w:t>Kapsamı</w:t>
      </w:r>
      <w:bookmarkEnd w:id="2"/>
      <w:proofErr w:type="spellEnd"/>
    </w:p>
    <w:p w14:paraId="0BDF1D78" w14:textId="77777777" w:rsidR="007856BF" w:rsidRPr="007856BF" w:rsidRDefault="007856BF" w:rsidP="007856BF">
      <w:pPr>
        <w:ind w:firstLine="0"/>
        <w:rPr>
          <w:lang w:val="tr-TR"/>
        </w:rPr>
      </w:pPr>
      <w:r w:rsidRPr="007856BF">
        <w:rPr>
          <w:lang w:val="tr-TR"/>
        </w:rPr>
        <w:t>Bu projenin temel amacı, veri analistlerinin devasa boyutlardaki veri setlerini, herhangi bir sunucu maliyeti ödemeden ve tarayıcılarını kilitlemeden tamamen lokal ortamda analiz etmelerini sağlamaktır.</w:t>
      </w:r>
    </w:p>
    <w:p w14:paraId="097A31DB" w14:textId="77777777" w:rsidR="007856BF" w:rsidRPr="007856BF" w:rsidRDefault="007856BF" w:rsidP="007856BF">
      <w:pPr>
        <w:ind w:firstLine="0"/>
        <w:rPr>
          <w:lang w:val="tr-TR"/>
        </w:rPr>
      </w:pPr>
      <w:r w:rsidRPr="007856BF">
        <w:rPr>
          <w:b/>
          <w:bCs/>
          <w:lang w:val="tr-TR"/>
        </w:rPr>
        <w:t>Başarı Kriterleri:</w:t>
      </w:r>
    </w:p>
    <w:p w14:paraId="2FD746F2" w14:textId="77777777" w:rsidR="007856BF" w:rsidRPr="007856BF" w:rsidRDefault="007856BF" w:rsidP="007856BF">
      <w:pPr>
        <w:numPr>
          <w:ilvl w:val="0"/>
          <w:numId w:val="11"/>
        </w:numPr>
        <w:rPr>
          <w:lang w:val="tr-TR"/>
        </w:rPr>
      </w:pPr>
      <w:r w:rsidRPr="007856BF">
        <w:rPr>
          <w:b/>
          <w:bCs/>
          <w:lang w:val="tr-TR"/>
        </w:rPr>
        <w:t xml:space="preserve">North Star </w:t>
      </w:r>
      <w:proofErr w:type="spellStart"/>
      <w:r w:rsidRPr="007856BF">
        <w:rPr>
          <w:b/>
          <w:bCs/>
          <w:lang w:val="tr-TR"/>
        </w:rPr>
        <w:t>Metric</w:t>
      </w:r>
      <w:proofErr w:type="spellEnd"/>
      <w:r w:rsidRPr="007856BF">
        <w:rPr>
          <w:b/>
          <w:bCs/>
          <w:lang w:val="tr-TR"/>
        </w:rPr>
        <w:t>:</w:t>
      </w:r>
      <w:r w:rsidRPr="007856BF">
        <w:rPr>
          <w:lang w:val="tr-TR"/>
        </w:rPr>
        <w:t> Tarayıcı çökmesi veya UI donması yaşanmadan başarıyla işlenen ve görselleştirilen 100.000+ satırlık veri seti sayısı.</w:t>
      </w:r>
    </w:p>
    <w:p w14:paraId="70C98814" w14:textId="77777777" w:rsidR="007856BF" w:rsidRPr="007856BF" w:rsidRDefault="007856BF" w:rsidP="007856BF">
      <w:pPr>
        <w:numPr>
          <w:ilvl w:val="0"/>
          <w:numId w:val="11"/>
        </w:numPr>
        <w:rPr>
          <w:lang w:val="tr-TR"/>
        </w:rPr>
      </w:pPr>
      <w:r w:rsidRPr="007856BF">
        <w:rPr>
          <w:b/>
          <w:bCs/>
          <w:lang w:val="tr-TR"/>
        </w:rPr>
        <w:t>Destekleyici Metrik:</w:t>
      </w:r>
      <w:r w:rsidRPr="007856BF">
        <w:rPr>
          <w:lang w:val="tr-TR"/>
        </w:rPr>
        <w:t xml:space="preserve"> Main </w:t>
      </w:r>
      <w:proofErr w:type="spellStart"/>
      <w:r w:rsidRPr="007856BF">
        <w:rPr>
          <w:lang w:val="tr-TR"/>
        </w:rPr>
        <w:t>Thread</w:t>
      </w:r>
      <w:proofErr w:type="spellEnd"/>
      <w:r w:rsidRPr="007856BF">
        <w:rPr>
          <w:lang w:val="tr-TR"/>
        </w:rPr>
        <w:t xml:space="preserve"> bloke süresinin (</w:t>
      </w:r>
      <w:proofErr w:type="spellStart"/>
      <w:r w:rsidRPr="007856BF">
        <w:rPr>
          <w:lang w:val="tr-TR"/>
        </w:rPr>
        <w:t>Blocking</w:t>
      </w:r>
      <w:proofErr w:type="spellEnd"/>
      <w:r w:rsidRPr="007856BF">
        <w:rPr>
          <w:lang w:val="tr-TR"/>
        </w:rPr>
        <w:t xml:space="preserve"> Time) </w:t>
      </w:r>
      <w:proofErr w:type="gramStart"/>
      <w:r w:rsidRPr="007856BF">
        <w:rPr>
          <w:lang w:val="tr-TR"/>
        </w:rPr>
        <w:t>&lt; 50ms</w:t>
      </w:r>
      <w:proofErr w:type="gramEnd"/>
      <w:r w:rsidRPr="007856BF">
        <w:rPr>
          <w:lang w:val="tr-TR"/>
        </w:rPr>
        <w:t xml:space="preserve"> altında tutulması.</w:t>
      </w:r>
    </w:p>
    <w:p w14:paraId="7E76631E" w14:textId="77777777" w:rsidR="007856BF" w:rsidRPr="007856BF" w:rsidRDefault="007856BF" w:rsidP="007856BF">
      <w:pPr>
        <w:rPr>
          <w:lang w:val="tr-TR"/>
        </w:rPr>
      </w:pPr>
      <w:proofErr w:type="spellStart"/>
      <w:r w:rsidRPr="007856BF">
        <w:rPr>
          <w:b/>
          <w:bCs/>
          <w:lang w:val="tr-TR"/>
        </w:rPr>
        <w:t>MoSCoW</w:t>
      </w:r>
      <w:proofErr w:type="spellEnd"/>
      <w:r w:rsidRPr="007856BF">
        <w:rPr>
          <w:b/>
          <w:bCs/>
          <w:lang w:val="tr-TR"/>
        </w:rPr>
        <w:t xml:space="preserve"> Matrisi ile Kapsam Önceliklendirmesi:</w:t>
      </w:r>
    </w:p>
    <w:p w14:paraId="1EC57FD8" w14:textId="77777777" w:rsidR="007856BF" w:rsidRPr="007856BF" w:rsidRDefault="007856BF" w:rsidP="007856BF">
      <w:pPr>
        <w:numPr>
          <w:ilvl w:val="0"/>
          <w:numId w:val="12"/>
        </w:numPr>
        <w:rPr>
          <w:lang w:val="tr-TR"/>
        </w:rPr>
      </w:pPr>
      <w:proofErr w:type="spellStart"/>
      <w:r w:rsidRPr="007856BF">
        <w:rPr>
          <w:b/>
          <w:bCs/>
          <w:lang w:val="tr-TR"/>
        </w:rPr>
        <w:t>Must-Have</w:t>
      </w:r>
      <w:proofErr w:type="spellEnd"/>
      <w:r w:rsidRPr="007856BF">
        <w:rPr>
          <w:b/>
          <w:bCs/>
          <w:lang w:val="tr-TR"/>
        </w:rPr>
        <w:t xml:space="preserve"> (Olmazsa </w:t>
      </w:r>
      <w:proofErr w:type="gramStart"/>
      <w:r w:rsidRPr="007856BF">
        <w:rPr>
          <w:b/>
          <w:bCs/>
          <w:lang w:val="tr-TR"/>
        </w:rPr>
        <w:t>Olmaz -</w:t>
      </w:r>
      <w:proofErr w:type="gramEnd"/>
      <w:r w:rsidRPr="007856BF">
        <w:rPr>
          <w:b/>
          <w:bCs/>
          <w:lang w:val="tr-TR"/>
        </w:rPr>
        <w:t xml:space="preserve"> V1 Kapsamı):</w:t>
      </w:r>
      <w:r w:rsidRPr="007856BF">
        <w:rPr>
          <w:lang w:val="tr-TR"/>
        </w:rPr>
        <w:t xml:space="preserve"> Web </w:t>
      </w:r>
      <w:proofErr w:type="spellStart"/>
      <w:r w:rsidRPr="007856BF">
        <w:rPr>
          <w:lang w:val="tr-TR"/>
        </w:rPr>
        <w:t>Worker</w:t>
      </w:r>
      <w:proofErr w:type="spellEnd"/>
      <w:r w:rsidRPr="007856BF">
        <w:rPr>
          <w:lang w:val="tr-TR"/>
        </w:rPr>
        <w:t xml:space="preserve"> ile arka planda asenkron CSV okuma (</w:t>
      </w:r>
      <w:proofErr w:type="spellStart"/>
      <w:r w:rsidRPr="007856BF">
        <w:rPr>
          <w:lang w:val="tr-TR"/>
        </w:rPr>
        <w:t>PapaParse</w:t>
      </w:r>
      <w:proofErr w:type="spellEnd"/>
      <w:r w:rsidRPr="007856BF">
        <w:rPr>
          <w:lang w:val="tr-TR"/>
        </w:rPr>
        <w:t xml:space="preserve"> </w:t>
      </w:r>
      <w:proofErr w:type="spellStart"/>
      <w:r w:rsidRPr="007856BF">
        <w:rPr>
          <w:lang w:val="tr-TR"/>
        </w:rPr>
        <w:t>streaming</w:t>
      </w:r>
      <w:proofErr w:type="spellEnd"/>
      <w:r w:rsidRPr="007856BF">
        <w:rPr>
          <w:lang w:val="tr-TR"/>
        </w:rPr>
        <w:t>), sayısal kolonların (</w:t>
      </w:r>
      <w:proofErr w:type="spellStart"/>
      <w:r w:rsidRPr="007856BF">
        <w:rPr>
          <w:lang w:val="tr-TR"/>
        </w:rPr>
        <w:t>min</w:t>
      </w:r>
      <w:proofErr w:type="spellEnd"/>
      <w:r w:rsidRPr="007856BF">
        <w:rPr>
          <w:lang w:val="tr-TR"/>
        </w:rPr>
        <w:t xml:space="preserve">, </w:t>
      </w:r>
      <w:proofErr w:type="spellStart"/>
      <w:r w:rsidRPr="007856BF">
        <w:rPr>
          <w:lang w:val="tr-TR"/>
        </w:rPr>
        <w:t>max</w:t>
      </w:r>
      <w:proofErr w:type="spellEnd"/>
      <w:r w:rsidRPr="007856BF">
        <w:rPr>
          <w:lang w:val="tr-TR"/>
        </w:rPr>
        <w:t>, ortalama, medyan) hesaplanması, Chart.js ile anlık histogram çizimi ve veriyi filtreleyip Excel/CSV olarak dışa aktarabilme.</w:t>
      </w:r>
    </w:p>
    <w:p w14:paraId="19C64462" w14:textId="77777777" w:rsidR="007856BF" w:rsidRPr="007856BF" w:rsidRDefault="007856BF" w:rsidP="007856BF">
      <w:pPr>
        <w:numPr>
          <w:ilvl w:val="0"/>
          <w:numId w:val="12"/>
        </w:numPr>
        <w:rPr>
          <w:lang w:val="tr-TR"/>
        </w:rPr>
      </w:pPr>
      <w:proofErr w:type="spellStart"/>
      <w:r w:rsidRPr="007856BF">
        <w:rPr>
          <w:b/>
          <w:bCs/>
          <w:lang w:val="tr-TR"/>
        </w:rPr>
        <w:t>Should-Have</w:t>
      </w:r>
      <w:proofErr w:type="spellEnd"/>
      <w:r w:rsidRPr="007856BF">
        <w:rPr>
          <w:b/>
          <w:bCs/>
          <w:lang w:val="tr-TR"/>
        </w:rPr>
        <w:t xml:space="preserve"> (Olmalı):</w:t>
      </w:r>
      <w:r w:rsidRPr="007856BF">
        <w:rPr>
          <w:lang w:val="tr-TR"/>
        </w:rPr>
        <w:t> Hatalı veri tiplerini (</w:t>
      </w:r>
      <w:proofErr w:type="spellStart"/>
      <w:r w:rsidRPr="007856BF">
        <w:rPr>
          <w:lang w:val="tr-TR"/>
        </w:rPr>
        <w:t>null</w:t>
      </w:r>
      <w:proofErr w:type="spellEnd"/>
      <w:r w:rsidRPr="007856BF">
        <w:rPr>
          <w:lang w:val="tr-TR"/>
        </w:rPr>
        <w:t>/</w:t>
      </w:r>
      <w:proofErr w:type="spellStart"/>
      <w:r w:rsidRPr="007856BF">
        <w:rPr>
          <w:lang w:val="tr-TR"/>
        </w:rPr>
        <w:t>undefined</w:t>
      </w:r>
      <w:proofErr w:type="spellEnd"/>
      <w:r w:rsidRPr="007856BF">
        <w:rPr>
          <w:lang w:val="tr-TR"/>
        </w:rPr>
        <w:t>) otomatik temizleme ve karanlık (</w:t>
      </w:r>
      <w:proofErr w:type="spellStart"/>
      <w:r w:rsidRPr="007856BF">
        <w:rPr>
          <w:lang w:val="tr-TR"/>
        </w:rPr>
        <w:t>dark</w:t>
      </w:r>
      <w:proofErr w:type="spellEnd"/>
      <w:r w:rsidRPr="007856BF">
        <w:rPr>
          <w:lang w:val="tr-TR"/>
        </w:rPr>
        <w:t xml:space="preserve"> </w:t>
      </w:r>
      <w:proofErr w:type="spellStart"/>
      <w:r w:rsidRPr="007856BF">
        <w:rPr>
          <w:lang w:val="tr-TR"/>
        </w:rPr>
        <w:t>mode</w:t>
      </w:r>
      <w:proofErr w:type="spellEnd"/>
      <w:r w:rsidRPr="007856BF">
        <w:rPr>
          <w:lang w:val="tr-TR"/>
        </w:rPr>
        <w:t>) UI desteği.</w:t>
      </w:r>
    </w:p>
    <w:p w14:paraId="663A1EF1" w14:textId="77777777" w:rsidR="007856BF" w:rsidRPr="007856BF" w:rsidRDefault="007856BF" w:rsidP="007856BF">
      <w:pPr>
        <w:numPr>
          <w:ilvl w:val="0"/>
          <w:numId w:val="12"/>
        </w:numPr>
        <w:rPr>
          <w:lang w:val="tr-TR"/>
        </w:rPr>
      </w:pPr>
      <w:proofErr w:type="spellStart"/>
      <w:r w:rsidRPr="007856BF">
        <w:rPr>
          <w:b/>
          <w:bCs/>
          <w:lang w:val="tr-TR"/>
        </w:rPr>
        <w:t>Could-Have</w:t>
      </w:r>
      <w:proofErr w:type="spellEnd"/>
      <w:r w:rsidRPr="007856BF">
        <w:rPr>
          <w:b/>
          <w:bCs/>
          <w:lang w:val="tr-TR"/>
        </w:rPr>
        <w:t xml:space="preserve"> (Olabilir):</w:t>
      </w:r>
      <w:r w:rsidRPr="007856BF">
        <w:rPr>
          <w:lang w:val="tr-TR"/>
        </w:rPr>
        <w:t> İşlem sırasında yüzde olarak ilerleme çubuğu (</w:t>
      </w:r>
      <w:proofErr w:type="spellStart"/>
      <w:r w:rsidRPr="007856BF">
        <w:rPr>
          <w:lang w:val="tr-TR"/>
        </w:rPr>
        <w:t>Progress</w:t>
      </w:r>
      <w:proofErr w:type="spellEnd"/>
      <w:r w:rsidRPr="007856BF">
        <w:rPr>
          <w:lang w:val="tr-TR"/>
        </w:rPr>
        <w:t xml:space="preserve"> bar) gösterimi.</w:t>
      </w:r>
    </w:p>
    <w:p w14:paraId="5EC1FE5B" w14:textId="77777777" w:rsidR="007856BF" w:rsidRPr="007856BF" w:rsidRDefault="007856BF" w:rsidP="007856BF">
      <w:pPr>
        <w:numPr>
          <w:ilvl w:val="0"/>
          <w:numId w:val="12"/>
        </w:numPr>
        <w:rPr>
          <w:lang w:val="tr-TR"/>
        </w:rPr>
      </w:pPr>
      <w:proofErr w:type="spellStart"/>
      <w:r w:rsidRPr="007856BF">
        <w:rPr>
          <w:b/>
          <w:bCs/>
          <w:lang w:val="tr-TR"/>
        </w:rPr>
        <w:t>Won't-Have</w:t>
      </w:r>
      <w:proofErr w:type="spellEnd"/>
      <w:r w:rsidRPr="007856BF">
        <w:rPr>
          <w:b/>
          <w:bCs/>
          <w:lang w:val="tr-TR"/>
        </w:rPr>
        <w:t xml:space="preserve"> / </w:t>
      </w:r>
      <w:proofErr w:type="spellStart"/>
      <w:r w:rsidRPr="007856BF">
        <w:rPr>
          <w:b/>
          <w:bCs/>
          <w:lang w:val="tr-TR"/>
        </w:rPr>
        <w:t>Out</w:t>
      </w:r>
      <w:proofErr w:type="spellEnd"/>
      <w:r w:rsidRPr="007856BF">
        <w:rPr>
          <w:b/>
          <w:bCs/>
          <w:lang w:val="tr-TR"/>
        </w:rPr>
        <w:t>-of-</w:t>
      </w:r>
      <w:proofErr w:type="spellStart"/>
      <w:r w:rsidRPr="007856BF">
        <w:rPr>
          <w:b/>
          <w:bCs/>
          <w:lang w:val="tr-TR"/>
        </w:rPr>
        <w:t>Scope</w:t>
      </w:r>
      <w:proofErr w:type="spellEnd"/>
      <w:r w:rsidRPr="007856BF">
        <w:rPr>
          <w:b/>
          <w:bCs/>
          <w:lang w:val="tr-TR"/>
        </w:rPr>
        <w:t xml:space="preserve"> (V1 Kapsam Dışı):</w:t>
      </w:r>
      <w:r w:rsidRPr="007856BF">
        <w:rPr>
          <w:lang w:val="tr-TR"/>
        </w:rPr>
        <w:t xml:space="preserve"> Birden fazla CSV dosyasını JOIN işlemleriyle birleştirme ve </w:t>
      </w:r>
      <w:proofErr w:type="spellStart"/>
      <w:r w:rsidRPr="007856BF">
        <w:rPr>
          <w:lang w:val="tr-TR"/>
        </w:rPr>
        <w:t>WebAssembly</w:t>
      </w:r>
      <w:proofErr w:type="spellEnd"/>
      <w:r w:rsidRPr="007856BF">
        <w:rPr>
          <w:lang w:val="tr-TR"/>
        </w:rPr>
        <w:t xml:space="preserve"> (</w:t>
      </w:r>
      <w:proofErr w:type="spellStart"/>
      <w:r w:rsidRPr="007856BF">
        <w:rPr>
          <w:lang w:val="tr-TR"/>
        </w:rPr>
        <w:t>DuckDB</w:t>
      </w:r>
      <w:proofErr w:type="spellEnd"/>
      <w:r w:rsidRPr="007856BF">
        <w:rPr>
          <w:lang w:val="tr-TR"/>
        </w:rPr>
        <w:t>) tabanlı tarayıcı içi SQL sorgu motoru entegrasyonu (Bu özellikler V2 sürümüne ertelenmiştir).</w:t>
      </w:r>
    </w:p>
    <w:p w14:paraId="407BACD0" w14:textId="77777777" w:rsidR="007856BF" w:rsidRDefault="007856BF"/>
    <w:p w14:paraId="0630E9F3" w14:textId="77777777" w:rsidR="007856BF" w:rsidRDefault="007856BF"/>
    <w:p w14:paraId="155C5C0E" w14:textId="77777777" w:rsidR="007856BF" w:rsidRDefault="007856BF"/>
    <w:p w14:paraId="07FEC3B0" w14:textId="77777777" w:rsidR="007856BF" w:rsidRDefault="007856BF"/>
    <w:p w14:paraId="2284FD5C" w14:textId="77777777" w:rsidR="00510D1B" w:rsidRDefault="00510D1B"/>
    <w:p w14:paraId="45413702" w14:textId="6F900EEB" w:rsidR="00052761" w:rsidRDefault="003836EC">
      <w:pPr>
        <w:pStyle w:val="Balk2"/>
      </w:pPr>
      <w:bookmarkStart w:id="3" w:name="_Toc229342297"/>
      <w:r>
        <w:t xml:space="preserve">1.3. </w:t>
      </w:r>
      <w:proofErr w:type="spellStart"/>
      <w:r>
        <w:t>Raporun</w:t>
      </w:r>
      <w:proofErr w:type="spellEnd"/>
      <w:r>
        <w:t xml:space="preserve"> </w:t>
      </w:r>
      <w:proofErr w:type="spellStart"/>
      <w:r>
        <w:t>Yapısı</w:t>
      </w:r>
      <w:bookmarkEnd w:id="3"/>
      <w:proofErr w:type="spellEnd"/>
    </w:p>
    <w:p w14:paraId="7721B4EC" w14:textId="77777777" w:rsidR="00510D1B" w:rsidRPr="00510D1B" w:rsidRDefault="00510D1B" w:rsidP="00510D1B">
      <w:pPr>
        <w:ind w:firstLine="0"/>
        <w:rPr>
          <w:lang w:val="tr-TR"/>
        </w:rPr>
      </w:pPr>
      <w:r w:rsidRPr="00510D1B">
        <w:rPr>
          <w:lang w:val="tr-TR"/>
        </w:rPr>
        <w:t>Bu raporun kalan bölümleri projenin ürün yönetiminden başlayarak teknik detaylarına kadar uçtan uca incelenmesini içermektedir:</w:t>
      </w:r>
    </w:p>
    <w:p w14:paraId="6326AF0E" w14:textId="77777777" w:rsidR="00510D1B" w:rsidRPr="00510D1B" w:rsidRDefault="00510D1B" w:rsidP="00510D1B">
      <w:pPr>
        <w:numPr>
          <w:ilvl w:val="0"/>
          <w:numId w:val="13"/>
        </w:numPr>
        <w:rPr>
          <w:lang w:val="tr-TR"/>
        </w:rPr>
      </w:pPr>
      <w:r w:rsidRPr="00510D1B">
        <w:rPr>
          <w:b/>
          <w:bCs/>
          <w:lang w:val="tr-TR"/>
        </w:rPr>
        <w:lastRenderedPageBreak/>
        <w:t>Bölüm 2'de:</w:t>
      </w:r>
      <w:r w:rsidRPr="00510D1B">
        <w:rPr>
          <w:lang w:val="tr-TR"/>
        </w:rPr>
        <w:t> Ürün yönetimi belgesi (PRD) kapsamında hedef kitle analizi, personalar ve işlevsel/işlevsel olmayan gereksinimler sunulmuştur.</w:t>
      </w:r>
    </w:p>
    <w:p w14:paraId="5E168686" w14:textId="77777777" w:rsidR="00510D1B" w:rsidRPr="00510D1B" w:rsidRDefault="00510D1B" w:rsidP="00510D1B">
      <w:pPr>
        <w:numPr>
          <w:ilvl w:val="0"/>
          <w:numId w:val="13"/>
        </w:numPr>
        <w:rPr>
          <w:lang w:val="tr-TR"/>
        </w:rPr>
      </w:pPr>
      <w:r w:rsidRPr="00510D1B">
        <w:rPr>
          <w:b/>
          <w:bCs/>
          <w:lang w:val="tr-TR"/>
        </w:rPr>
        <w:t>Bölüm 3'te:</w:t>
      </w:r>
      <w:r w:rsidRPr="00510D1B">
        <w:rPr>
          <w:lang w:val="tr-TR"/>
        </w:rPr>
        <w:t> Hedef pazar büyüklüğü (TAM/SAM/SOM), rakip analizi ve SWOT değerlendirmeleri yer almaktadır.</w:t>
      </w:r>
    </w:p>
    <w:p w14:paraId="2133A5BD" w14:textId="77777777" w:rsidR="00510D1B" w:rsidRPr="00510D1B" w:rsidRDefault="00510D1B" w:rsidP="00510D1B">
      <w:pPr>
        <w:numPr>
          <w:ilvl w:val="0"/>
          <w:numId w:val="13"/>
        </w:numPr>
        <w:rPr>
          <w:lang w:val="tr-TR"/>
        </w:rPr>
      </w:pPr>
      <w:r w:rsidRPr="00510D1B">
        <w:rPr>
          <w:b/>
          <w:bCs/>
          <w:lang w:val="tr-TR"/>
        </w:rPr>
        <w:t>Bölüm 4 ve 5'te:</w:t>
      </w:r>
      <w:r w:rsidRPr="00510D1B">
        <w:rPr>
          <w:lang w:val="tr-TR"/>
        </w:rPr>
        <w:t> Seçilen teknoloji yığını (</w:t>
      </w:r>
      <w:proofErr w:type="spellStart"/>
      <w:r w:rsidRPr="00510D1B">
        <w:rPr>
          <w:lang w:val="tr-TR"/>
        </w:rPr>
        <w:t>Vanilla</w:t>
      </w:r>
      <w:proofErr w:type="spellEnd"/>
      <w:r w:rsidRPr="00510D1B">
        <w:rPr>
          <w:lang w:val="tr-TR"/>
        </w:rPr>
        <w:t xml:space="preserve"> JS, Web </w:t>
      </w:r>
      <w:proofErr w:type="spellStart"/>
      <w:r w:rsidRPr="00510D1B">
        <w:rPr>
          <w:lang w:val="tr-TR"/>
        </w:rPr>
        <w:t>Workers</w:t>
      </w:r>
      <w:proofErr w:type="spellEnd"/>
      <w:r w:rsidRPr="00510D1B">
        <w:rPr>
          <w:lang w:val="tr-TR"/>
        </w:rPr>
        <w:t>) detaylandırılmış ve sistem mimarisi C4 modeli kullanılarak görselleştirilmiştir.</w:t>
      </w:r>
    </w:p>
    <w:p w14:paraId="5569FC15" w14:textId="77777777" w:rsidR="00510D1B" w:rsidRPr="00510D1B" w:rsidRDefault="00510D1B" w:rsidP="00510D1B">
      <w:pPr>
        <w:numPr>
          <w:ilvl w:val="0"/>
          <w:numId w:val="13"/>
        </w:numPr>
        <w:rPr>
          <w:lang w:val="tr-TR"/>
        </w:rPr>
      </w:pPr>
      <w:r w:rsidRPr="00510D1B">
        <w:rPr>
          <w:b/>
          <w:bCs/>
          <w:lang w:val="tr-TR"/>
        </w:rPr>
        <w:t>Bölüm 6 ve 7'de:</w:t>
      </w:r>
      <w:r w:rsidRPr="00510D1B">
        <w:rPr>
          <w:lang w:val="tr-TR"/>
        </w:rPr>
        <w:t> Projenin istemci tarafı veri modeli açıklanmış ve UI/UX tasarımı detaylandırılmıştır.</w:t>
      </w:r>
    </w:p>
    <w:p w14:paraId="5DF882DA" w14:textId="77777777" w:rsidR="00510D1B" w:rsidRPr="00510D1B" w:rsidRDefault="00510D1B" w:rsidP="00510D1B">
      <w:pPr>
        <w:numPr>
          <w:ilvl w:val="0"/>
          <w:numId w:val="13"/>
        </w:numPr>
        <w:rPr>
          <w:lang w:val="tr-TR"/>
        </w:rPr>
      </w:pPr>
      <w:r w:rsidRPr="00510D1B">
        <w:rPr>
          <w:b/>
          <w:bCs/>
          <w:lang w:val="tr-TR"/>
        </w:rPr>
        <w:t>Bölüm 8, 9 ve 10'da:</w:t>
      </w:r>
      <w:r w:rsidRPr="00510D1B">
        <w:rPr>
          <w:lang w:val="tr-TR"/>
        </w:rPr>
        <w:t> Güvenlik kriterleri (OWASP), performans ölçümleri, maliyet/gelir modelleri ve projenin kurulum süreçlerine yer verilmiş, rapor </w:t>
      </w:r>
      <w:r w:rsidRPr="00510D1B">
        <w:rPr>
          <w:b/>
          <w:bCs/>
          <w:lang w:val="tr-TR"/>
        </w:rPr>
        <w:t>Bölüm 11</w:t>
      </w:r>
      <w:r w:rsidRPr="00510D1B">
        <w:rPr>
          <w:lang w:val="tr-TR"/>
        </w:rPr>
        <w:t> ile sonuca bağlanmıştır.</w:t>
      </w:r>
    </w:p>
    <w:p w14:paraId="6D4D0C96" w14:textId="77777777" w:rsidR="00510D1B" w:rsidRDefault="00510D1B"/>
    <w:p w14:paraId="6F909E0A" w14:textId="77777777" w:rsidR="00052761" w:rsidRDefault="003836EC">
      <w:pPr>
        <w:pStyle w:val="Balk1"/>
      </w:pPr>
      <w:bookmarkStart w:id="4" w:name="_Toc229342298"/>
      <w:r>
        <w:lastRenderedPageBreak/>
        <w:t>2. GEREKSİNİM ANALİZİ — PRD</w:t>
      </w:r>
      <w:bookmarkEnd w:id="4"/>
    </w:p>
    <w:p w14:paraId="1A0BC65E" w14:textId="77777777" w:rsidR="00052761" w:rsidRDefault="003836EC" w:rsidP="0041225C">
      <w:pPr>
        <w:ind w:firstLine="0"/>
      </w:pPr>
      <w:proofErr w:type="spellStart"/>
      <w:r>
        <w:t>Ürün</w:t>
      </w:r>
      <w:proofErr w:type="spellEnd"/>
      <w:r>
        <w:t xml:space="preserve"> </w:t>
      </w:r>
      <w:proofErr w:type="spellStart"/>
      <w:r>
        <w:t>Gereksinimleri</w:t>
      </w:r>
      <w:proofErr w:type="spellEnd"/>
      <w:r>
        <w:t xml:space="preserve"> </w:t>
      </w:r>
      <w:proofErr w:type="spellStart"/>
      <w:r>
        <w:t>Belgesi</w:t>
      </w:r>
      <w:proofErr w:type="spellEnd"/>
      <w:r>
        <w:t xml:space="preserve"> (Product Requirements Document), </w:t>
      </w:r>
      <w:proofErr w:type="spellStart"/>
      <w:r>
        <w:t>projenin</w:t>
      </w:r>
      <w:proofErr w:type="spellEnd"/>
      <w:r>
        <w:t xml:space="preserve"> </w:t>
      </w:r>
      <w:proofErr w:type="spellStart"/>
      <w:r>
        <w:t>neden</w:t>
      </w:r>
      <w:proofErr w:type="spellEnd"/>
      <w:r>
        <w:t xml:space="preserve">, </w:t>
      </w:r>
      <w:proofErr w:type="spellStart"/>
      <w:r>
        <w:t>kim</w:t>
      </w:r>
      <w:proofErr w:type="spellEnd"/>
      <w:r>
        <w:t xml:space="preserve"> </w:t>
      </w:r>
      <w:proofErr w:type="spellStart"/>
      <w:r>
        <w:t>için</w:t>
      </w:r>
      <w:proofErr w:type="spellEnd"/>
      <w:r>
        <w:t xml:space="preserve">, ne </w:t>
      </w:r>
      <w:proofErr w:type="spellStart"/>
      <w:r>
        <w:t>yapacağı</w:t>
      </w:r>
      <w:proofErr w:type="spellEnd"/>
      <w:r>
        <w:t xml:space="preserve"> </w:t>
      </w:r>
      <w:proofErr w:type="spellStart"/>
      <w:r>
        <w:t>sorularını</w:t>
      </w:r>
      <w:proofErr w:type="spellEnd"/>
      <w:r>
        <w:t xml:space="preserve"> </w:t>
      </w:r>
      <w:proofErr w:type="spellStart"/>
      <w:r>
        <w:t>cevaplayan</w:t>
      </w:r>
      <w:proofErr w:type="spellEnd"/>
      <w:r>
        <w:t xml:space="preserve"> </w:t>
      </w:r>
      <w:proofErr w:type="spellStart"/>
      <w:r>
        <w:t>ve</w:t>
      </w:r>
      <w:proofErr w:type="spellEnd"/>
      <w:r>
        <w:t xml:space="preserve"> </w:t>
      </w:r>
      <w:proofErr w:type="spellStart"/>
      <w:r>
        <w:t>geliştirme</w:t>
      </w:r>
      <w:proofErr w:type="spellEnd"/>
      <w:r>
        <w:t xml:space="preserve"> </w:t>
      </w:r>
      <w:proofErr w:type="spellStart"/>
      <w:r>
        <w:t>ekibi</w:t>
      </w:r>
      <w:proofErr w:type="spellEnd"/>
      <w:r>
        <w:t xml:space="preserve"> </w:t>
      </w:r>
      <w:proofErr w:type="spellStart"/>
      <w:r>
        <w:t>ile</w:t>
      </w:r>
      <w:proofErr w:type="spellEnd"/>
      <w:r>
        <w:t xml:space="preserve"> </w:t>
      </w:r>
      <w:proofErr w:type="spellStart"/>
      <w:r>
        <w:t>ürün</w:t>
      </w:r>
      <w:proofErr w:type="spellEnd"/>
      <w:r>
        <w:t>/</w:t>
      </w:r>
      <w:proofErr w:type="spellStart"/>
      <w:r>
        <w:t>iş</w:t>
      </w:r>
      <w:proofErr w:type="spellEnd"/>
      <w:r>
        <w:t xml:space="preserve"> </w:t>
      </w:r>
      <w:proofErr w:type="spellStart"/>
      <w:r>
        <w:t>tarafı</w:t>
      </w:r>
      <w:proofErr w:type="spellEnd"/>
      <w:r>
        <w:t xml:space="preserve"> </w:t>
      </w:r>
      <w:proofErr w:type="spellStart"/>
      <w:r>
        <w:t>arasında</w:t>
      </w:r>
      <w:proofErr w:type="spellEnd"/>
      <w:r>
        <w:t xml:space="preserve"> «</w:t>
      </w:r>
      <w:proofErr w:type="spellStart"/>
      <w:r>
        <w:t>sözleşme</w:t>
      </w:r>
      <w:proofErr w:type="spellEnd"/>
      <w:r>
        <w:t xml:space="preserve">» </w:t>
      </w:r>
      <w:proofErr w:type="spellStart"/>
      <w:r>
        <w:t>işlevi</w:t>
      </w:r>
      <w:proofErr w:type="spellEnd"/>
      <w:r>
        <w:t xml:space="preserve"> </w:t>
      </w:r>
      <w:proofErr w:type="spellStart"/>
      <w:r>
        <w:t>gören</w:t>
      </w:r>
      <w:proofErr w:type="spellEnd"/>
      <w:r>
        <w:t xml:space="preserve"> </w:t>
      </w:r>
      <w:proofErr w:type="spellStart"/>
      <w:r>
        <w:t>dokümandır</w:t>
      </w:r>
      <w:proofErr w:type="spellEnd"/>
      <w:r>
        <w:t>.</w:t>
      </w:r>
    </w:p>
    <w:p w14:paraId="50C5CACE" w14:textId="77777777" w:rsidR="00052761" w:rsidRDefault="003836EC">
      <w:pPr>
        <w:pStyle w:val="Balk2"/>
      </w:pPr>
      <w:bookmarkStart w:id="5" w:name="_Toc229342299"/>
      <w:r>
        <w:t xml:space="preserve">2.1. </w:t>
      </w:r>
      <w:proofErr w:type="spellStart"/>
      <w:r>
        <w:t>Yönetici</w:t>
      </w:r>
      <w:proofErr w:type="spellEnd"/>
      <w:r>
        <w:t xml:space="preserve"> </w:t>
      </w:r>
      <w:proofErr w:type="spellStart"/>
      <w:r>
        <w:t>Özeti</w:t>
      </w:r>
      <w:proofErr w:type="spellEnd"/>
      <w:r>
        <w:t xml:space="preserve"> (Executive Summary)</w:t>
      </w:r>
      <w:bookmarkEnd w:id="5"/>
    </w:p>
    <w:p w14:paraId="7FBB7D67" w14:textId="77777777" w:rsidR="00510D1B" w:rsidRPr="00510D1B" w:rsidRDefault="00510D1B" w:rsidP="00510D1B">
      <w:pPr>
        <w:ind w:firstLine="0"/>
        <w:rPr>
          <w:lang w:val="tr-TR"/>
        </w:rPr>
      </w:pPr>
      <w:r w:rsidRPr="00510D1B">
        <w:rPr>
          <w:lang w:val="tr-TR"/>
        </w:rPr>
        <w:t xml:space="preserve">Web </w:t>
      </w:r>
      <w:proofErr w:type="spellStart"/>
      <w:r w:rsidRPr="00510D1B">
        <w:rPr>
          <w:lang w:val="tr-TR"/>
        </w:rPr>
        <w:t>Workers</w:t>
      </w:r>
      <w:proofErr w:type="spellEnd"/>
      <w:r w:rsidRPr="00510D1B">
        <w:rPr>
          <w:lang w:val="tr-TR"/>
        </w:rPr>
        <w:t xml:space="preserve"> </w:t>
      </w:r>
      <w:proofErr w:type="spellStart"/>
      <w:r w:rsidRPr="00510D1B">
        <w:rPr>
          <w:lang w:val="tr-TR"/>
        </w:rPr>
        <w:t>Big</w:t>
      </w:r>
      <w:proofErr w:type="spellEnd"/>
      <w:r w:rsidRPr="00510D1B">
        <w:rPr>
          <w:lang w:val="tr-TR"/>
        </w:rPr>
        <w:t xml:space="preserve"> Data İşleme projesi, 100.000+ satırlık devasa CSV veri setlerini doğrudan tarayıcı ortamında, kullanıcı arayüzünü (UI) dondurmadan işlemeyi sağlayan tamamen istemci taraflı (</w:t>
      </w:r>
      <w:proofErr w:type="spellStart"/>
      <w:r w:rsidRPr="00510D1B">
        <w:rPr>
          <w:lang w:val="tr-TR"/>
        </w:rPr>
        <w:t>client-side</w:t>
      </w:r>
      <w:proofErr w:type="spellEnd"/>
      <w:r w:rsidRPr="00510D1B">
        <w:rPr>
          <w:lang w:val="tr-TR"/>
        </w:rPr>
        <w:t xml:space="preserve">) bir analiz aracıdır. Proje, ağır okuma ve hesaplama süreçlerini Web </w:t>
      </w:r>
      <w:proofErr w:type="spellStart"/>
      <w:r w:rsidRPr="00510D1B">
        <w:rPr>
          <w:lang w:val="tr-TR"/>
        </w:rPr>
        <w:t>Workers</w:t>
      </w:r>
      <w:proofErr w:type="spellEnd"/>
      <w:r w:rsidRPr="00510D1B">
        <w:rPr>
          <w:lang w:val="tr-TR"/>
        </w:rPr>
        <w:t xml:space="preserve"> API ile ana iş parçacığından izole ederek, yüksek performanslı ve akıcı bir kullanıcı deneyimi (UX) sunmayı hedefler.</w:t>
      </w:r>
    </w:p>
    <w:p w14:paraId="56C6E069" w14:textId="77777777" w:rsidR="00510D1B" w:rsidRPr="00510D1B" w:rsidRDefault="00510D1B" w:rsidP="00510D1B">
      <w:pPr>
        <w:ind w:firstLine="0"/>
        <w:rPr>
          <w:lang w:val="tr-TR"/>
        </w:rPr>
      </w:pPr>
      <w:r w:rsidRPr="00510D1B">
        <w:rPr>
          <w:lang w:val="tr-TR"/>
        </w:rPr>
        <w:t>Günümüzde KVKK ve GDPR gibi katı gizlilik yasaları nedeniyle, veri analistleri ve araştırmacılar ham müşteri veya deney verilerini analiz için bulut sunucularına (</w:t>
      </w:r>
      <w:proofErr w:type="spellStart"/>
      <w:r w:rsidRPr="00510D1B">
        <w:rPr>
          <w:lang w:val="tr-TR"/>
        </w:rPr>
        <w:t>SaaS</w:t>
      </w:r>
      <w:proofErr w:type="spellEnd"/>
      <w:r w:rsidRPr="00510D1B">
        <w:rPr>
          <w:lang w:val="tr-TR"/>
        </w:rPr>
        <w:t>) yüklemekten kaçınmaktadır. Bu kısıtlama, %100 kullanıcının lokal cihazında çalışan ancak masaüstü programları kadar güçlü ve hiçbir kurulum gerektirmeyen yeni nesil tarayıcı uygulamalarına olan ihtiyacı her zamankinden daha kritik hale getirmiştir.</w:t>
      </w:r>
    </w:p>
    <w:p w14:paraId="269C100F" w14:textId="77777777" w:rsidR="00510D1B" w:rsidRPr="00510D1B" w:rsidRDefault="00510D1B" w:rsidP="00510D1B">
      <w:pPr>
        <w:ind w:firstLine="0"/>
        <w:rPr>
          <w:lang w:val="tr-TR"/>
        </w:rPr>
      </w:pPr>
      <w:r w:rsidRPr="00510D1B">
        <w:rPr>
          <w:lang w:val="tr-TR"/>
        </w:rPr>
        <w:t xml:space="preserve">Projenin başarısı, "Main </w:t>
      </w:r>
      <w:proofErr w:type="spellStart"/>
      <w:r w:rsidRPr="00510D1B">
        <w:rPr>
          <w:lang w:val="tr-TR"/>
        </w:rPr>
        <w:t>Thread'i</w:t>
      </w:r>
      <w:proofErr w:type="spellEnd"/>
      <w:r w:rsidRPr="00510D1B">
        <w:rPr>
          <w:lang w:val="tr-TR"/>
        </w:rPr>
        <w:t xml:space="preserve"> 50ms'den daha az bloke ederek büyük dosyaların sıfır çökme (</w:t>
      </w:r>
      <w:proofErr w:type="spellStart"/>
      <w:r w:rsidRPr="00510D1B">
        <w:rPr>
          <w:lang w:val="tr-TR"/>
        </w:rPr>
        <w:t>crash</w:t>
      </w:r>
      <w:proofErr w:type="spellEnd"/>
      <w:r w:rsidRPr="00510D1B">
        <w:rPr>
          <w:lang w:val="tr-TR"/>
        </w:rPr>
        <w:t xml:space="preserve">) ile işlenmesi" olan teknik Kuzey Yıldızı Metriği (North Star </w:t>
      </w:r>
      <w:proofErr w:type="spellStart"/>
      <w:r w:rsidRPr="00510D1B">
        <w:rPr>
          <w:lang w:val="tr-TR"/>
        </w:rPr>
        <w:t>Metric</w:t>
      </w:r>
      <w:proofErr w:type="spellEnd"/>
      <w:r w:rsidRPr="00510D1B">
        <w:rPr>
          <w:lang w:val="tr-TR"/>
        </w:rPr>
        <w:t>) ile ölçülecektir. Ürün tarafında ise kullanıcıların platforma geri dönüş oranı ve "Başarıyla İşlenen Dosya Sayısı" temel başarı göstergeleri olacaktır.</w:t>
      </w:r>
    </w:p>
    <w:p w14:paraId="73076512" w14:textId="77777777" w:rsidR="00510D1B" w:rsidRDefault="00510D1B"/>
    <w:p w14:paraId="5F9611CF" w14:textId="77777777" w:rsidR="001D7698" w:rsidRDefault="001D7698"/>
    <w:p w14:paraId="071643AA" w14:textId="77777777" w:rsidR="001D7698" w:rsidRDefault="001D7698"/>
    <w:p w14:paraId="5032D0E0" w14:textId="77777777" w:rsidR="001D7698" w:rsidRDefault="001D7698"/>
    <w:p w14:paraId="0C4180B8" w14:textId="77777777" w:rsidR="001D7698" w:rsidRDefault="001D7698"/>
    <w:p w14:paraId="76F53947" w14:textId="77777777" w:rsidR="001D7698" w:rsidRDefault="001D7698"/>
    <w:p w14:paraId="31426412" w14:textId="77777777" w:rsidR="001D7698" w:rsidRDefault="001D7698"/>
    <w:p w14:paraId="6DDB600E" w14:textId="77777777" w:rsidR="001D7698" w:rsidRDefault="001D7698"/>
    <w:p w14:paraId="206CBD83" w14:textId="77777777" w:rsidR="00052761" w:rsidRDefault="003836EC">
      <w:pPr>
        <w:pStyle w:val="Balk2"/>
      </w:pPr>
      <w:bookmarkStart w:id="6" w:name="_Toc229342300"/>
      <w:r>
        <w:lastRenderedPageBreak/>
        <w:t xml:space="preserve">2.2. </w:t>
      </w:r>
      <w:proofErr w:type="spellStart"/>
      <w:r>
        <w:t>Hedef</w:t>
      </w:r>
      <w:proofErr w:type="spellEnd"/>
      <w:r>
        <w:t xml:space="preserve"> </w:t>
      </w:r>
      <w:proofErr w:type="spellStart"/>
      <w:r>
        <w:t>Kitle</w:t>
      </w:r>
      <w:proofErr w:type="spellEnd"/>
      <w:r>
        <w:t xml:space="preserve"> </w:t>
      </w:r>
      <w:proofErr w:type="spellStart"/>
      <w:r>
        <w:t>ve</w:t>
      </w:r>
      <w:proofErr w:type="spellEnd"/>
      <w:r>
        <w:t xml:space="preserve"> Persona</w:t>
      </w:r>
      <w:bookmarkEnd w:id="6"/>
    </w:p>
    <w:p w14:paraId="06AF05A3" w14:textId="744BB7A1" w:rsidR="00052761" w:rsidRDefault="003836EC" w:rsidP="007E07F6">
      <w:pPr>
        <w:ind w:firstLine="0"/>
      </w:pPr>
      <w:proofErr w:type="spellStart"/>
      <w:r>
        <w:rPr>
          <w:b/>
        </w:rPr>
        <w:t>Birincil</w:t>
      </w:r>
      <w:proofErr w:type="spellEnd"/>
      <w:r>
        <w:rPr>
          <w:b/>
        </w:rPr>
        <w:t xml:space="preserve"> segment: </w:t>
      </w:r>
      <w:r w:rsidR="00BA0D11" w:rsidRPr="00BA0D11">
        <w:t xml:space="preserve">Veri </w:t>
      </w:r>
      <w:proofErr w:type="spellStart"/>
      <w:r w:rsidR="00BA0D11" w:rsidRPr="00BA0D11">
        <w:t>analisti</w:t>
      </w:r>
      <w:proofErr w:type="spellEnd"/>
      <w:r w:rsidR="00BA0D11" w:rsidRPr="00BA0D11">
        <w:t xml:space="preserve">, </w:t>
      </w:r>
      <w:proofErr w:type="spellStart"/>
      <w:r w:rsidR="00BA0D11" w:rsidRPr="00BA0D11">
        <w:t>veri</w:t>
      </w:r>
      <w:proofErr w:type="spellEnd"/>
      <w:r w:rsidR="00BA0D11" w:rsidRPr="00BA0D11">
        <w:t xml:space="preserve"> </w:t>
      </w:r>
      <w:proofErr w:type="spellStart"/>
      <w:r w:rsidR="00BA0D11" w:rsidRPr="00BA0D11">
        <w:t>bilimci</w:t>
      </w:r>
      <w:proofErr w:type="spellEnd"/>
      <w:r w:rsidR="00BA0D11" w:rsidRPr="00BA0D11">
        <w:t xml:space="preserve"> </w:t>
      </w:r>
      <w:proofErr w:type="spellStart"/>
      <w:r w:rsidR="00BA0D11" w:rsidRPr="00BA0D11">
        <w:t>adayları</w:t>
      </w:r>
      <w:proofErr w:type="spellEnd"/>
      <w:r w:rsidR="00BA0D11" w:rsidRPr="00BA0D11">
        <w:t xml:space="preserve">, </w:t>
      </w:r>
      <w:proofErr w:type="spellStart"/>
      <w:r w:rsidR="00BA0D11" w:rsidRPr="00BA0D11">
        <w:t>akademi</w:t>
      </w:r>
      <w:proofErr w:type="spellEnd"/>
      <w:r w:rsidR="00BA0D11" w:rsidRPr="00BA0D11">
        <w:t xml:space="preserve"> </w:t>
      </w:r>
      <w:proofErr w:type="spellStart"/>
      <w:r w:rsidR="00BA0D11" w:rsidRPr="00BA0D11">
        <w:t>öğrencileri</w:t>
      </w:r>
      <w:proofErr w:type="spellEnd"/>
      <w:r w:rsidR="00BA0D11" w:rsidRPr="00BA0D11">
        <w:t>.</w:t>
      </w:r>
    </w:p>
    <w:p w14:paraId="0377F6CA" w14:textId="77777777" w:rsidR="00052761" w:rsidRDefault="003836EC">
      <w:pPr>
        <w:pStyle w:val="ResimYazs"/>
        <w:spacing w:after="120"/>
      </w:pPr>
      <w:bookmarkStart w:id="7" w:name="_Toc229342391"/>
      <w:r>
        <w:t xml:space="preserve">Tablo </w:t>
      </w:r>
      <w:fldSimple w:instr=" SEQ Tablo \* ARABIC ">
        <w:r w:rsidR="00C917B5">
          <w:rPr>
            <w:noProof/>
          </w:rPr>
          <w:t>1</w:t>
        </w:r>
      </w:fldSimple>
      <w:r>
        <w:t xml:space="preserve">: Persona 1 </w:t>
      </w:r>
      <w:proofErr w:type="spellStart"/>
      <w:r>
        <w:t>Kartı</w:t>
      </w:r>
      <w:bookmarkEnd w:id="7"/>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052761" w14:paraId="7D7F89D8" w14:textId="77777777" w:rsidTr="00BA0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C435C2E" w14:textId="77777777" w:rsidR="00052761" w:rsidRDefault="003836EC">
            <w:pPr>
              <w:ind w:firstLine="0"/>
            </w:pPr>
            <w:r>
              <w:rPr>
                <w:color w:val="FFFFFF"/>
                <w:sz w:val="22"/>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2F341E6A"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r>
      <w:tr w:rsidR="00BA0D11" w14:paraId="45645CE8"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0D80C4C" w14:textId="63F16B93" w:rsidR="00BA0D11" w:rsidRPr="00BA0D11" w:rsidRDefault="00BA0D11" w:rsidP="00BA0D11">
            <w:pPr>
              <w:ind w:firstLine="0"/>
            </w:pPr>
            <w:r w:rsidRPr="00BA0D11">
              <w:rPr>
                <w:sz w:val="20"/>
                <w:szCs w:val="20"/>
              </w:rPr>
              <w:t>Ad</w:t>
            </w:r>
          </w:p>
        </w:tc>
        <w:tc>
          <w:tcPr>
            <w:tcW w:w="6236" w:type="dxa"/>
            <w:tcBorders>
              <w:top w:val="single" w:sz="4" w:space="0" w:color="7F7F7F"/>
              <w:left w:val="single" w:sz="4" w:space="0" w:color="7F7F7F"/>
              <w:bottom w:val="single" w:sz="4" w:space="0" w:color="7F7F7F"/>
              <w:right w:val="single" w:sz="4" w:space="0" w:color="7F7F7F"/>
            </w:tcBorders>
            <w:vAlign w:val="center"/>
          </w:tcPr>
          <w:p w14:paraId="1B5C7795" w14:textId="2FD323C1"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Analist</w:t>
            </w:r>
            <w:proofErr w:type="spellEnd"/>
            <w:r w:rsidRPr="00BA0D11">
              <w:rPr>
                <w:sz w:val="20"/>
                <w:szCs w:val="20"/>
              </w:rPr>
              <w:t xml:space="preserve"> Burak</w:t>
            </w:r>
          </w:p>
        </w:tc>
      </w:tr>
      <w:tr w:rsidR="00BA0D11" w14:paraId="348E97CD"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64CF897" w14:textId="356AA323" w:rsidR="00BA0D11" w:rsidRPr="00BA0D11" w:rsidRDefault="00BA0D11" w:rsidP="00BA0D11">
            <w:pPr>
              <w:ind w:firstLine="0"/>
            </w:pPr>
            <w:proofErr w:type="spellStart"/>
            <w:r w:rsidRPr="00BA0D11">
              <w:rPr>
                <w:sz w:val="20"/>
                <w:szCs w:val="20"/>
              </w:rPr>
              <w:t>Yaş</w:t>
            </w:r>
            <w:proofErr w:type="spellEnd"/>
            <w:r w:rsidRPr="00BA0D11">
              <w:rPr>
                <w:sz w:val="20"/>
                <w:szCs w:val="20"/>
              </w:rPr>
              <w:t xml:space="preserve"> / </w:t>
            </w:r>
            <w:proofErr w:type="spellStart"/>
            <w:r w:rsidRPr="00BA0D11">
              <w:rPr>
                <w:sz w:val="20"/>
                <w:szCs w:val="20"/>
              </w:rPr>
              <w:t>Şehir</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41E97732" w14:textId="6436DBB8"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r w:rsidRPr="00BA0D11">
              <w:rPr>
                <w:sz w:val="20"/>
                <w:szCs w:val="20"/>
              </w:rPr>
              <w:t>32 / İstanbul</w:t>
            </w:r>
          </w:p>
        </w:tc>
      </w:tr>
      <w:tr w:rsidR="00BA0D11" w14:paraId="48B5EF99"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D6256C2" w14:textId="0EFDBEF6" w:rsidR="00BA0D11" w:rsidRPr="00BA0D11" w:rsidRDefault="00BA0D11" w:rsidP="00BA0D11">
            <w:pPr>
              <w:ind w:firstLine="0"/>
            </w:pPr>
            <w:r w:rsidRPr="00BA0D11">
              <w:rPr>
                <w:sz w:val="20"/>
                <w:szCs w:val="20"/>
              </w:rPr>
              <w:t xml:space="preserve">Rol / </w:t>
            </w:r>
            <w:proofErr w:type="spellStart"/>
            <w:r w:rsidRPr="00BA0D11">
              <w:rPr>
                <w:sz w:val="20"/>
                <w:szCs w:val="20"/>
              </w:rPr>
              <w:t>Meslek</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20A72EAA" w14:textId="35E8F8CE"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Kurumsal</w:t>
            </w:r>
            <w:proofErr w:type="spellEnd"/>
            <w:r w:rsidRPr="00BA0D11">
              <w:rPr>
                <w:sz w:val="20"/>
                <w:szCs w:val="20"/>
              </w:rPr>
              <w:t xml:space="preserve"> Veri </w:t>
            </w:r>
            <w:proofErr w:type="spellStart"/>
            <w:r w:rsidRPr="00BA0D11">
              <w:rPr>
                <w:sz w:val="20"/>
                <w:szCs w:val="20"/>
              </w:rPr>
              <w:t>Analisti</w:t>
            </w:r>
            <w:proofErr w:type="spellEnd"/>
          </w:p>
        </w:tc>
      </w:tr>
      <w:tr w:rsidR="00BA0D11" w14:paraId="15E53D3B"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6B59122" w14:textId="4E1F9F46" w:rsidR="00BA0D11" w:rsidRPr="00BA0D11" w:rsidRDefault="00BA0D11" w:rsidP="00BA0D11">
            <w:pPr>
              <w:ind w:firstLine="0"/>
            </w:pPr>
            <w:proofErr w:type="spellStart"/>
            <w:r w:rsidRPr="00BA0D11">
              <w:rPr>
                <w:sz w:val="20"/>
                <w:szCs w:val="20"/>
              </w:rPr>
              <w:t>Teknoloji</w:t>
            </w:r>
            <w:proofErr w:type="spellEnd"/>
            <w:r w:rsidRPr="00BA0D11">
              <w:rPr>
                <w:sz w:val="20"/>
                <w:szCs w:val="20"/>
              </w:rPr>
              <w:t xml:space="preserve"> </w:t>
            </w:r>
            <w:proofErr w:type="spellStart"/>
            <w:r w:rsidRPr="00BA0D11">
              <w:rPr>
                <w:sz w:val="20"/>
                <w:szCs w:val="20"/>
              </w:rPr>
              <w:t>kullanımı</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7E8D82F0" w14:textId="3C7E5A89"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r w:rsidRPr="00BA0D11">
              <w:rPr>
                <w:sz w:val="20"/>
                <w:szCs w:val="20"/>
              </w:rPr>
              <w:t>Windows, Chrome, Excel, SQL</w:t>
            </w:r>
          </w:p>
        </w:tc>
      </w:tr>
      <w:tr w:rsidR="00BA0D11" w14:paraId="2F093C7B"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66AC6A5" w14:textId="59B2A96F" w:rsidR="00BA0D11" w:rsidRPr="00BA0D11" w:rsidRDefault="00BA0D11" w:rsidP="00BA0D11">
            <w:pPr>
              <w:ind w:firstLine="0"/>
            </w:pPr>
            <w:proofErr w:type="spellStart"/>
            <w:r w:rsidRPr="00BA0D11">
              <w:rPr>
                <w:sz w:val="20"/>
                <w:szCs w:val="20"/>
              </w:rPr>
              <w:t>Günlük</w:t>
            </w:r>
            <w:proofErr w:type="spellEnd"/>
            <w:r w:rsidRPr="00BA0D11">
              <w:rPr>
                <w:sz w:val="20"/>
                <w:szCs w:val="20"/>
              </w:rPr>
              <w:t xml:space="preserve"> rutin (1 </w:t>
            </w:r>
            <w:proofErr w:type="spellStart"/>
            <w:r w:rsidRPr="00BA0D11">
              <w:rPr>
                <w:sz w:val="20"/>
                <w:szCs w:val="20"/>
              </w:rPr>
              <w:t>cümle</w:t>
            </w:r>
            <w:proofErr w:type="spellEnd"/>
            <w:r w:rsidRPr="00BA0D11">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195362FD" w14:textId="44B20696"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Şirket</w:t>
            </w:r>
            <w:proofErr w:type="spellEnd"/>
            <w:r w:rsidRPr="00BA0D11">
              <w:rPr>
                <w:sz w:val="20"/>
                <w:szCs w:val="20"/>
              </w:rPr>
              <w:t xml:space="preserve"> </w:t>
            </w:r>
            <w:proofErr w:type="spellStart"/>
            <w:r w:rsidRPr="00BA0D11">
              <w:rPr>
                <w:sz w:val="20"/>
                <w:szCs w:val="20"/>
              </w:rPr>
              <w:t>veritabanından</w:t>
            </w:r>
            <w:proofErr w:type="spellEnd"/>
            <w:r w:rsidRPr="00BA0D11">
              <w:rPr>
                <w:sz w:val="20"/>
                <w:szCs w:val="20"/>
              </w:rPr>
              <w:t xml:space="preserve"> </w:t>
            </w:r>
            <w:proofErr w:type="spellStart"/>
            <w:r w:rsidRPr="00BA0D11">
              <w:rPr>
                <w:sz w:val="20"/>
                <w:szCs w:val="20"/>
              </w:rPr>
              <w:t>çektiği</w:t>
            </w:r>
            <w:proofErr w:type="spellEnd"/>
            <w:r w:rsidRPr="00BA0D11">
              <w:rPr>
                <w:sz w:val="20"/>
                <w:szCs w:val="20"/>
              </w:rPr>
              <w:t xml:space="preserve"> </w:t>
            </w:r>
            <w:proofErr w:type="spellStart"/>
            <w:r w:rsidRPr="00BA0D11">
              <w:rPr>
                <w:sz w:val="20"/>
                <w:szCs w:val="20"/>
              </w:rPr>
              <w:t>yüz</w:t>
            </w:r>
            <w:proofErr w:type="spellEnd"/>
            <w:r w:rsidRPr="00BA0D11">
              <w:rPr>
                <w:sz w:val="20"/>
                <w:szCs w:val="20"/>
              </w:rPr>
              <w:t xml:space="preserve"> </w:t>
            </w:r>
            <w:proofErr w:type="spellStart"/>
            <w:r w:rsidRPr="00BA0D11">
              <w:rPr>
                <w:sz w:val="20"/>
                <w:szCs w:val="20"/>
              </w:rPr>
              <w:t>binlerce</w:t>
            </w:r>
            <w:proofErr w:type="spellEnd"/>
            <w:r w:rsidRPr="00BA0D11">
              <w:rPr>
                <w:sz w:val="20"/>
                <w:szCs w:val="20"/>
              </w:rPr>
              <w:t xml:space="preserve"> </w:t>
            </w:r>
            <w:proofErr w:type="spellStart"/>
            <w:r w:rsidRPr="00BA0D11">
              <w:rPr>
                <w:sz w:val="20"/>
                <w:szCs w:val="20"/>
              </w:rPr>
              <w:t>satırlık</w:t>
            </w:r>
            <w:proofErr w:type="spellEnd"/>
            <w:r w:rsidRPr="00BA0D11">
              <w:rPr>
                <w:sz w:val="20"/>
                <w:szCs w:val="20"/>
              </w:rPr>
              <w:t xml:space="preserve"> ham log </w:t>
            </w:r>
            <w:proofErr w:type="spellStart"/>
            <w:r w:rsidRPr="00BA0D11">
              <w:rPr>
                <w:sz w:val="20"/>
                <w:szCs w:val="20"/>
              </w:rPr>
              <w:t>dosyalarını</w:t>
            </w:r>
            <w:proofErr w:type="spellEnd"/>
            <w:r w:rsidRPr="00BA0D11">
              <w:rPr>
                <w:sz w:val="20"/>
                <w:szCs w:val="20"/>
              </w:rPr>
              <w:t xml:space="preserve"> </w:t>
            </w:r>
            <w:proofErr w:type="spellStart"/>
            <w:r w:rsidRPr="00BA0D11">
              <w:rPr>
                <w:sz w:val="20"/>
                <w:szCs w:val="20"/>
              </w:rPr>
              <w:t>inceler</w:t>
            </w:r>
            <w:proofErr w:type="spellEnd"/>
            <w:r w:rsidRPr="00BA0D11">
              <w:rPr>
                <w:sz w:val="20"/>
                <w:szCs w:val="20"/>
              </w:rPr>
              <w:t>.</w:t>
            </w:r>
          </w:p>
        </w:tc>
      </w:tr>
      <w:tr w:rsidR="00BA0D11" w14:paraId="1F7EF653"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06219D9" w14:textId="0F92D1EC" w:rsidR="00BA0D11" w:rsidRPr="00BA0D11" w:rsidRDefault="00BA0D11" w:rsidP="00BA0D11">
            <w:pPr>
              <w:ind w:firstLine="0"/>
            </w:pPr>
            <w:r w:rsidRPr="00BA0D11">
              <w:rPr>
                <w:sz w:val="20"/>
                <w:szCs w:val="20"/>
              </w:rPr>
              <w:t xml:space="preserve">Ana </w:t>
            </w:r>
            <w:proofErr w:type="spellStart"/>
            <w:r w:rsidRPr="00BA0D11">
              <w:rPr>
                <w:sz w:val="20"/>
                <w:szCs w:val="20"/>
              </w:rPr>
              <w:t>hedef</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1E86412C" w14:textId="2CBDE29E"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proofErr w:type="spellStart"/>
            <w:r w:rsidRPr="00BA0D11">
              <w:rPr>
                <w:sz w:val="20"/>
                <w:szCs w:val="20"/>
              </w:rPr>
              <w:t>Verideki</w:t>
            </w:r>
            <w:proofErr w:type="spellEnd"/>
            <w:r w:rsidRPr="00BA0D11">
              <w:rPr>
                <w:sz w:val="20"/>
                <w:szCs w:val="20"/>
              </w:rPr>
              <w:t xml:space="preserve"> </w:t>
            </w:r>
            <w:proofErr w:type="spellStart"/>
            <w:r w:rsidRPr="00BA0D11">
              <w:rPr>
                <w:sz w:val="20"/>
                <w:szCs w:val="20"/>
              </w:rPr>
              <w:t>anormallikleri</w:t>
            </w:r>
            <w:proofErr w:type="spellEnd"/>
            <w:r w:rsidRPr="00BA0D11">
              <w:rPr>
                <w:sz w:val="20"/>
                <w:szCs w:val="20"/>
              </w:rPr>
              <w:t xml:space="preserve"> </w:t>
            </w:r>
            <w:proofErr w:type="spellStart"/>
            <w:r w:rsidRPr="00BA0D11">
              <w:rPr>
                <w:sz w:val="20"/>
                <w:szCs w:val="20"/>
              </w:rPr>
              <w:t>hızla</w:t>
            </w:r>
            <w:proofErr w:type="spellEnd"/>
            <w:r w:rsidRPr="00BA0D11">
              <w:rPr>
                <w:sz w:val="20"/>
                <w:szCs w:val="20"/>
              </w:rPr>
              <w:t xml:space="preserve"> </w:t>
            </w:r>
            <w:proofErr w:type="spellStart"/>
            <w:r w:rsidRPr="00BA0D11">
              <w:rPr>
                <w:sz w:val="20"/>
                <w:szCs w:val="20"/>
              </w:rPr>
              <w:t>filtrelemek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dağılımı</w:t>
            </w:r>
            <w:proofErr w:type="spellEnd"/>
            <w:r w:rsidRPr="00BA0D11">
              <w:rPr>
                <w:sz w:val="20"/>
                <w:szCs w:val="20"/>
              </w:rPr>
              <w:t xml:space="preserve"> </w:t>
            </w:r>
            <w:proofErr w:type="spellStart"/>
            <w:r w:rsidRPr="00BA0D11">
              <w:rPr>
                <w:sz w:val="20"/>
                <w:szCs w:val="20"/>
              </w:rPr>
              <w:t>anlamak</w:t>
            </w:r>
            <w:proofErr w:type="spellEnd"/>
            <w:r w:rsidRPr="00BA0D11">
              <w:rPr>
                <w:sz w:val="20"/>
                <w:szCs w:val="20"/>
              </w:rPr>
              <w:t>.</w:t>
            </w:r>
          </w:p>
        </w:tc>
      </w:tr>
      <w:tr w:rsidR="00BA0D11" w14:paraId="1CABEB6B"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4BC909D" w14:textId="4F3C1686" w:rsidR="00BA0D11" w:rsidRPr="00BA0D11" w:rsidRDefault="00BA0D11" w:rsidP="00BA0D11">
            <w:pPr>
              <w:ind w:firstLine="0"/>
            </w:pPr>
            <w:r w:rsidRPr="00BA0D11">
              <w:rPr>
                <w:sz w:val="20"/>
                <w:szCs w:val="20"/>
              </w:rPr>
              <w:t>Pain Points (3)</w:t>
            </w:r>
          </w:p>
        </w:tc>
        <w:tc>
          <w:tcPr>
            <w:tcW w:w="6236" w:type="dxa"/>
            <w:tcBorders>
              <w:top w:val="single" w:sz="4" w:space="0" w:color="7F7F7F"/>
              <w:left w:val="single" w:sz="4" w:space="0" w:color="7F7F7F"/>
              <w:bottom w:val="single" w:sz="4" w:space="0" w:color="7F7F7F"/>
              <w:right w:val="single" w:sz="4" w:space="0" w:color="7F7F7F"/>
            </w:tcBorders>
            <w:vAlign w:val="center"/>
          </w:tcPr>
          <w:p w14:paraId="3104B54C" w14:textId="597F91D4"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 xml:space="preserve">1. </w:t>
            </w:r>
            <w:proofErr w:type="spellStart"/>
            <w:r w:rsidRPr="00BA0D11">
              <w:rPr>
                <w:sz w:val="20"/>
                <w:szCs w:val="20"/>
              </w:rPr>
              <w:t>Gizli</w:t>
            </w:r>
            <w:proofErr w:type="spellEnd"/>
            <w:r w:rsidRPr="00BA0D11">
              <w:rPr>
                <w:sz w:val="20"/>
                <w:szCs w:val="20"/>
              </w:rPr>
              <w:t xml:space="preserve"> </w:t>
            </w:r>
            <w:proofErr w:type="spellStart"/>
            <w:r w:rsidRPr="00BA0D11">
              <w:rPr>
                <w:sz w:val="20"/>
                <w:szCs w:val="20"/>
              </w:rPr>
              <w:t>şirket</w:t>
            </w:r>
            <w:proofErr w:type="spellEnd"/>
            <w:r w:rsidRPr="00BA0D11">
              <w:rPr>
                <w:sz w:val="20"/>
                <w:szCs w:val="20"/>
              </w:rPr>
              <w:t xml:space="preserve"> </w:t>
            </w:r>
            <w:proofErr w:type="spellStart"/>
            <w:r w:rsidRPr="00BA0D11">
              <w:rPr>
                <w:sz w:val="20"/>
                <w:szCs w:val="20"/>
              </w:rPr>
              <w:t>verisini</w:t>
            </w:r>
            <w:proofErr w:type="spellEnd"/>
            <w:r w:rsidRPr="00BA0D11">
              <w:rPr>
                <w:sz w:val="20"/>
                <w:szCs w:val="20"/>
              </w:rPr>
              <w:t xml:space="preserve"> </w:t>
            </w:r>
            <w:proofErr w:type="spellStart"/>
            <w:r w:rsidRPr="00BA0D11">
              <w:rPr>
                <w:sz w:val="20"/>
                <w:szCs w:val="20"/>
              </w:rPr>
              <w:t>buluta</w:t>
            </w:r>
            <w:proofErr w:type="spellEnd"/>
            <w:r w:rsidRPr="00BA0D11">
              <w:rPr>
                <w:sz w:val="20"/>
                <w:szCs w:val="20"/>
              </w:rPr>
              <w:t xml:space="preserve"> </w:t>
            </w:r>
            <w:proofErr w:type="spellStart"/>
            <w:r w:rsidRPr="00BA0D11">
              <w:rPr>
                <w:sz w:val="20"/>
                <w:szCs w:val="20"/>
              </w:rPr>
              <w:t>yüklemesi</w:t>
            </w:r>
            <w:proofErr w:type="spellEnd"/>
            <w:r w:rsidRPr="00BA0D11">
              <w:rPr>
                <w:sz w:val="20"/>
                <w:szCs w:val="20"/>
              </w:rPr>
              <w:t xml:space="preserve"> </w:t>
            </w:r>
            <w:proofErr w:type="spellStart"/>
            <w:r w:rsidRPr="00BA0D11">
              <w:rPr>
                <w:sz w:val="20"/>
                <w:szCs w:val="20"/>
              </w:rPr>
              <w:t>yasaktır</w:t>
            </w:r>
            <w:proofErr w:type="spellEnd"/>
            <w:r w:rsidRPr="00BA0D11">
              <w:rPr>
                <w:sz w:val="20"/>
                <w:szCs w:val="20"/>
              </w:rPr>
              <w:t xml:space="preserve">; 2. </w:t>
            </w:r>
            <w:proofErr w:type="spellStart"/>
            <w:r w:rsidRPr="00BA0D11">
              <w:rPr>
                <w:sz w:val="20"/>
                <w:szCs w:val="20"/>
              </w:rPr>
              <w:t>Devasa</w:t>
            </w:r>
            <w:proofErr w:type="spellEnd"/>
            <w:r w:rsidRPr="00BA0D11">
              <w:rPr>
                <w:sz w:val="20"/>
                <w:szCs w:val="20"/>
              </w:rPr>
              <w:t xml:space="preserve"> </w:t>
            </w:r>
            <w:proofErr w:type="spellStart"/>
            <w:r w:rsidRPr="00BA0D11">
              <w:rPr>
                <w:sz w:val="20"/>
                <w:szCs w:val="20"/>
              </w:rPr>
              <w:t>dosyalar</w:t>
            </w:r>
            <w:proofErr w:type="spellEnd"/>
            <w:r w:rsidRPr="00BA0D11">
              <w:rPr>
                <w:sz w:val="20"/>
                <w:szCs w:val="20"/>
              </w:rPr>
              <w:t xml:space="preserve"> </w:t>
            </w:r>
            <w:proofErr w:type="spellStart"/>
            <w:r w:rsidRPr="00BA0D11">
              <w:rPr>
                <w:sz w:val="20"/>
                <w:szCs w:val="20"/>
              </w:rPr>
              <w:t>Excel'i</w:t>
            </w:r>
            <w:proofErr w:type="spellEnd"/>
            <w:r w:rsidRPr="00BA0D11">
              <w:rPr>
                <w:sz w:val="20"/>
                <w:szCs w:val="20"/>
              </w:rPr>
              <w:t xml:space="preserve"> </w:t>
            </w:r>
            <w:proofErr w:type="spellStart"/>
            <w:r w:rsidRPr="00BA0D11">
              <w:rPr>
                <w:sz w:val="20"/>
                <w:szCs w:val="20"/>
              </w:rPr>
              <w:t>kilitler</w:t>
            </w:r>
            <w:proofErr w:type="spellEnd"/>
            <w:r w:rsidRPr="00BA0D11">
              <w:rPr>
                <w:sz w:val="20"/>
                <w:szCs w:val="20"/>
              </w:rPr>
              <w:t xml:space="preserve">; 3. Hantal </w:t>
            </w:r>
            <w:proofErr w:type="spellStart"/>
            <w:r w:rsidRPr="00BA0D11">
              <w:rPr>
                <w:sz w:val="20"/>
                <w:szCs w:val="20"/>
              </w:rPr>
              <w:t>masaüstü</w:t>
            </w:r>
            <w:proofErr w:type="spellEnd"/>
            <w:r w:rsidRPr="00BA0D11">
              <w:rPr>
                <w:sz w:val="20"/>
                <w:szCs w:val="20"/>
              </w:rPr>
              <w:t xml:space="preserve"> </w:t>
            </w:r>
            <w:proofErr w:type="spellStart"/>
            <w:r w:rsidRPr="00BA0D11">
              <w:rPr>
                <w:sz w:val="20"/>
                <w:szCs w:val="20"/>
              </w:rPr>
              <w:t>uygulamaları</w:t>
            </w:r>
            <w:proofErr w:type="spellEnd"/>
            <w:r w:rsidRPr="00BA0D11">
              <w:rPr>
                <w:sz w:val="20"/>
                <w:szCs w:val="20"/>
              </w:rPr>
              <w:t xml:space="preserve"> zaman </w:t>
            </w:r>
            <w:proofErr w:type="spellStart"/>
            <w:r w:rsidRPr="00BA0D11">
              <w:rPr>
                <w:sz w:val="20"/>
                <w:szCs w:val="20"/>
              </w:rPr>
              <w:t>kaybettirir</w:t>
            </w:r>
            <w:proofErr w:type="spellEnd"/>
            <w:r w:rsidRPr="00BA0D11">
              <w:rPr>
                <w:sz w:val="20"/>
                <w:szCs w:val="20"/>
              </w:rPr>
              <w:t>.</w:t>
            </w:r>
          </w:p>
        </w:tc>
      </w:tr>
      <w:tr w:rsidR="00BA0D11" w14:paraId="1B647859"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A73344D" w14:textId="3BDEE44D" w:rsidR="00BA0D11" w:rsidRPr="00BA0D11" w:rsidRDefault="00BA0D11" w:rsidP="00BA0D11">
            <w:pPr>
              <w:ind w:firstLine="0"/>
            </w:pPr>
            <w:proofErr w:type="spellStart"/>
            <w:r w:rsidRPr="00BA0D11">
              <w:rPr>
                <w:sz w:val="20"/>
                <w:szCs w:val="20"/>
              </w:rPr>
              <w:t>Ürünümüzü</w:t>
            </w:r>
            <w:proofErr w:type="spellEnd"/>
            <w:r w:rsidRPr="00BA0D11">
              <w:rPr>
                <w:sz w:val="20"/>
                <w:szCs w:val="20"/>
              </w:rPr>
              <w:t xml:space="preserve"> ne zaman </w:t>
            </w:r>
            <w:proofErr w:type="spellStart"/>
            <w:r w:rsidRPr="00BA0D11">
              <w:rPr>
                <w:sz w:val="20"/>
                <w:szCs w:val="20"/>
              </w:rPr>
              <w:t>açar</w:t>
            </w:r>
            <w:proofErr w:type="spellEnd"/>
            <w:r w:rsidRPr="00BA0D11">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00AA2BF1" w14:textId="3C5FCBA2"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proofErr w:type="spellStart"/>
            <w:r w:rsidRPr="00BA0D11">
              <w:rPr>
                <w:sz w:val="20"/>
                <w:szCs w:val="20"/>
              </w:rPr>
              <w:t>Geliştiriciden</w:t>
            </w:r>
            <w:proofErr w:type="spellEnd"/>
            <w:r w:rsidRPr="00BA0D11">
              <w:rPr>
                <w:sz w:val="20"/>
                <w:szCs w:val="20"/>
              </w:rPr>
              <w:t xml:space="preserve"> ham </w:t>
            </w:r>
            <w:proofErr w:type="spellStart"/>
            <w:r w:rsidRPr="00BA0D11">
              <w:rPr>
                <w:sz w:val="20"/>
                <w:szCs w:val="20"/>
              </w:rPr>
              <w:t>bir</w:t>
            </w:r>
            <w:proofErr w:type="spellEnd"/>
            <w:r w:rsidRPr="00BA0D11">
              <w:rPr>
                <w:sz w:val="20"/>
                <w:szCs w:val="20"/>
              </w:rPr>
              <w:t xml:space="preserve"> CSV </w:t>
            </w:r>
            <w:proofErr w:type="spellStart"/>
            <w:r w:rsidRPr="00BA0D11">
              <w:rPr>
                <w:sz w:val="20"/>
                <w:szCs w:val="20"/>
              </w:rPr>
              <w:t>çıktısı</w:t>
            </w:r>
            <w:proofErr w:type="spellEnd"/>
            <w:r w:rsidRPr="00BA0D11">
              <w:rPr>
                <w:sz w:val="20"/>
                <w:szCs w:val="20"/>
              </w:rPr>
              <w:t xml:space="preserve"> </w:t>
            </w:r>
            <w:proofErr w:type="spellStart"/>
            <w:r w:rsidRPr="00BA0D11">
              <w:rPr>
                <w:sz w:val="20"/>
                <w:szCs w:val="20"/>
              </w:rPr>
              <w:t>aldığında</w:t>
            </w:r>
            <w:proofErr w:type="spellEnd"/>
            <w:r w:rsidRPr="00BA0D11">
              <w:rPr>
                <w:sz w:val="20"/>
                <w:szCs w:val="20"/>
              </w:rPr>
              <w:t xml:space="preserve">, </w:t>
            </w:r>
            <w:proofErr w:type="spellStart"/>
            <w:r w:rsidRPr="00BA0D11">
              <w:rPr>
                <w:sz w:val="20"/>
                <w:szCs w:val="20"/>
              </w:rPr>
              <w:t>içeriğine</w:t>
            </w:r>
            <w:proofErr w:type="spellEnd"/>
            <w:r w:rsidRPr="00BA0D11">
              <w:rPr>
                <w:sz w:val="20"/>
                <w:szCs w:val="20"/>
              </w:rPr>
              <w:t xml:space="preserve"> </w:t>
            </w:r>
            <w:proofErr w:type="spellStart"/>
            <w:r w:rsidRPr="00BA0D11">
              <w:rPr>
                <w:sz w:val="20"/>
                <w:szCs w:val="20"/>
              </w:rPr>
              <w:t>hızlıca</w:t>
            </w:r>
            <w:proofErr w:type="spellEnd"/>
            <w:r w:rsidRPr="00BA0D11">
              <w:rPr>
                <w:sz w:val="20"/>
                <w:szCs w:val="20"/>
              </w:rPr>
              <w:t xml:space="preserve"> </w:t>
            </w:r>
            <w:proofErr w:type="spellStart"/>
            <w:r w:rsidRPr="00BA0D11">
              <w:rPr>
                <w:sz w:val="20"/>
                <w:szCs w:val="20"/>
              </w:rPr>
              <w:t>göz</w:t>
            </w:r>
            <w:proofErr w:type="spellEnd"/>
            <w:r w:rsidRPr="00BA0D11">
              <w:rPr>
                <w:sz w:val="20"/>
                <w:szCs w:val="20"/>
              </w:rPr>
              <w:t xml:space="preserve"> </w:t>
            </w:r>
            <w:proofErr w:type="spellStart"/>
            <w:r w:rsidRPr="00BA0D11">
              <w:rPr>
                <w:sz w:val="20"/>
                <w:szCs w:val="20"/>
              </w:rPr>
              <w:t>atmak</w:t>
            </w:r>
            <w:proofErr w:type="spellEnd"/>
            <w:r w:rsidRPr="00BA0D11">
              <w:rPr>
                <w:sz w:val="20"/>
                <w:szCs w:val="20"/>
              </w:rPr>
              <w:t xml:space="preserve"> </w:t>
            </w:r>
            <w:proofErr w:type="spellStart"/>
            <w:r w:rsidRPr="00BA0D11">
              <w:rPr>
                <w:sz w:val="20"/>
                <w:szCs w:val="20"/>
              </w:rPr>
              <w:t>istediğinde</w:t>
            </w:r>
            <w:proofErr w:type="spellEnd"/>
            <w:r w:rsidRPr="00BA0D11">
              <w:rPr>
                <w:sz w:val="20"/>
                <w:szCs w:val="20"/>
              </w:rPr>
              <w:t>.</w:t>
            </w:r>
          </w:p>
        </w:tc>
      </w:tr>
      <w:tr w:rsidR="00BA0D11" w14:paraId="703DE66D"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8699FDC" w14:textId="100ED440" w:rsidR="00BA0D11" w:rsidRPr="00BA0D11" w:rsidRDefault="00BA0D11" w:rsidP="00BA0D11">
            <w:pPr>
              <w:ind w:firstLine="0"/>
            </w:pPr>
            <w:r w:rsidRPr="00BA0D11">
              <w:rPr>
                <w:sz w:val="20"/>
                <w:szCs w:val="20"/>
              </w:rPr>
              <w:t>Motto</w:t>
            </w:r>
          </w:p>
        </w:tc>
        <w:tc>
          <w:tcPr>
            <w:tcW w:w="6236" w:type="dxa"/>
            <w:tcBorders>
              <w:top w:val="single" w:sz="4" w:space="0" w:color="7F7F7F"/>
              <w:left w:val="single" w:sz="4" w:space="0" w:color="7F7F7F"/>
              <w:bottom w:val="single" w:sz="4" w:space="0" w:color="7F7F7F"/>
              <w:right w:val="single" w:sz="4" w:space="0" w:color="7F7F7F"/>
            </w:tcBorders>
            <w:vAlign w:val="center"/>
          </w:tcPr>
          <w:p w14:paraId="0726A2BD" w14:textId="7DB62C99"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w:t>
            </w:r>
            <w:proofErr w:type="spellStart"/>
            <w:r w:rsidRPr="00BA0D11">
              <w:rPr>
                <w:sz w:val="20"/>
                <w:szCs w:val="20"/>
              </w:rPr>
              <w:t>Güvenlik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hız</w:t>
            </w:r>
            <w:proofErr w:type="spellEnd"/>
            <w:r w:rsidRPr="00BA0D11">
              <w:rPr>
                <w:sz w:val="20"/>
                <w:szCs w:val="20"/>
              </w:rPr>
              <w:t xml:space="preserve"> </w:t>
            </w:r>
            <w:proofErr w:type="spellStart"/>
            <w:r w:rsidRPr="00BA0D11">
              <w:rPr>
                <w:sz w:val="20"/>
                <w:szCs w:val="20"/>
              </w:rPr>
              <w:t>benim</w:t>
            </w:r>
            <w:proofErr w:type="spellEnd"/>
            <w:r w:rsidRPr="00BA0D11">
              <w:rPr>
                <w:sz w:val="20"/>
                <w:szCs w:val="20"/>
              </w:rPr>
              <w:t xml:space="preserve"> </w:t>
            </w:r>
            <w:proofErr w:type="spellStart"/>
            <w:r w:rsidRPr="00BA0D11">
              <w:rPr>
                <w:sz w:val="20"/>
                <w:szCs w:val="20"/>
              </w:rPr>
              <w:t>için</w:t>
            </w:r>
            <w:proofErr w:type="spellEnd"/>
            <w:r w:rsidRPr="00BA0D11">
              <w:rPr>
                <w:sz w:val="20"/>
                <w:szCs w:val="20"/>
              </w:rPr>
              <w:t xml:space="preserve"> her </w:t>
            </w:r>
            <w:proofErr w:type="spellStart"/>
            <w:r w:rsidRPr="00BA0D11">
              <w:rPr>
                <w:sz w:val="20"/>
                <w:szCs w:val="20"/>
              </w:rPr>
              <w:t>şeyden</w:t>
            </w:r>
            <w:proofErr w:type="spellEnd"/>
            <w:r w:rsidRPr="00BA0D11">
              <w:rPr>
                <w:sz w:val="20"/>
                <w:szCs w:val="20"/>
              </w:rPr>
              <w:t xml:space="preserve"> </w:t>
            </w:r>
            <w:proofErr w:type="spellStart"/>
            <w:r w:rsidRPr="00BA0D11">
              <w:rPr>
                <w:sz w:val="20"/>
                <w:szCs w:val="20"/>
              </w:rPr>
              <w:t>önemlidir</w:t>
            </w:r>
            <w:proofErr w:type="spellEnd"/>
            <w:r w:rsidRPr="00BA0D11">
              <w:rPr>
                <w:sz w:val="20"/>
                <w:szCs w:val="20"/>
              </w:rPr>
              <w:t>."</w:t>
            </w:r>
          </w:p>
        </w:tc>
      </w:tr>
    </w:tbl>
    <w:p w14:paraId="48D5C42D" w14:textId="77777777" w:rsidR="007E07F6" w:rsidRDefault="007E07F6" w:rsidP="007E07F6">
      <w:pPr>
        <w:jc w:val="center"/>
        <w:rPr>
          <w:b/>
          <w:bCs/>
          <w:i/>
          <w:color w:val="4F81BD" w:themeColor="accent1"/>
          <w:sz w:val="20"/>
          <w:szCs w:val="18"/>
        </w:rPr>
      </w:pPr>
    </w:p>
    <w:p w14:paraId="11BDE587" w14:textId="3FAF72D9" w:rsidR="00052761" w:rsidRDefault="007E07F6" w:rsidP="007E07F6">
      <w:pPr>
        <w:jc w:val="center"/>
      </w:pPr>
      <w:r w:rsidRPr="007E07F6">
        <w:rPr>
          <w:b/>
          <w:bCs/>
          <w:i/>
          <w:color w:val="4F81BD" w:themeColor="accent1"/>
          <w:sz w:val="20"/>
          <w:szCs w:val="18"/>
        </w:rPr>
        <w:t xml:space="preserve">Tablo 2: Persona 2 </w:t>
      </w:r>
      <w:proofErr w:type="spellStart"/>
      <w:r w:rsidRPr="007E07F6">
        <w:rPr>
          <w:b/>
          <w:bCs/>
          <w:i/>
          <w:color w:val="4F81BD" w:themeColor="accent1"/>
          <w:sz w:val="20"/>
          <w:szCs w:val="18"/>
        </w:rPr>
        <w:t>Kartı</w:t>
      </w:r>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BA0D11" w14:paraId="6162E4B2" w14:textId="77777777" w:rsidTr="008F46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027BD1EB" w14:textId="77777777" w:rsidR="00BA0D11" w:rsidRDefault="00BA0D11" w:rsidP="008F46EA">
            <w:pPr>
              <w:ind w:firstLine="0"/>
            </w:pPr>
            <w:r>
              <w:rPr>
                <w:color w:val="FFFFFF"/>
                <w:sz w:val="22"/>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6330C783" w14:textId="77777777" w:rsidR="00BA0D11" w:rsidRDefault="00BA0D11" w:rsidP="008F46EA">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r>
      <w:tr w:rsidR="007E07F6" w:rsidRPr="00BA0D11" w14:paraId="5457A4CC"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9EC5961" w14:textId="3926F1C2" w:rsidR="007E07F6" w:rsidRPr="007E07F6" w:rsidRDefault="007E07F6" w:rsidP="007E07F6">
            <w:pPr>
              <w:ind w:firstLine="0"/>
            </w:pPr>
            <w:r w:rsidRPr="007E07F6">
              <w:rPr>
                <w:sz w:val="20"/>
                <w:szCs w:val="20"/>
              </w:rPr>
              <w:t>Ad</w:t>
            </w:r>
          </w:p>
        </w:tc>
        <w:tc>
          <w:tcPr>
            <w:tcW w:w="6236" w:type="dxa"/>
            <w:tcBorders>
              <w:top w:val="single" w:sz="4" w:space="0" w:color="7F7F7F"/>
              <w:left w:val="single" w:sz="4" w:space="0" w:color="7F7F7F"/>
              <w:bottom w:val="single" w:sz="4" w:space="0" w:color="7F7F7F"/>
              <w:right w:val="single" w:sz="4" w:space="0" w:color="7F7F7F"/>
            </w:tcBorders>
            <w:vAlign w:val="center"/>
          </w:tcPr>
          <w:p w14:paraId="6B2DBA79" w14:textId="21BEFFE2"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proofErr w:type="spellStart"/>
            <w:r w:rsidRPr="007E07F6">
              <w:rPr>
                <w:sz w:val="20"/>
                <w:szCs w:val="20"/>
              </w:rPr>
              <w:t>Araştırmacı</w:t>
            </w:r>
            <w:proofErr w:type="spellEnd"/>
            <w:r w:rsidRPr="007E07F6">
              <w:rPr>
                <w:sz w:val="20"/>
                <w:szCs w:val="20"/>
              </w:rPr>
              <w:t xml:space="preserve"> Aslı</w:t>
            </w:r>
          </w:p>
        </w:tc>
      </w:tr>
      <w:tr w:rsidR="007E07F6" w:rsidRPr="00BA0D11" w14:paraId="22DF629E"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15A153A" w14:textId="29AFA234" w:rsidR="007E07F6" w:rsidRPr="007E07F6" w:rsidRDefault="007E07F6" w:rsidP="007E07F6">
            <w:pPr>
              <w:ind w:firstLine="0"/>
            </w:pPr>
            <w:proofErr w:type="spellStart"/>
            <w:r w:rsidRPr="007E07F6">
              <w:rPr>
                <w:sz w:val="20"/>
                <w:szCs w:val="20"/>
              </w:rPr>
              <w:t>Yaş</w:t>
            </w:r>
            <w:proofErr w:type="spellEnd"/>
            <w:r w:rsidRPr="007E07F6">
              <w:rPr>
                <w:sz w:val="20"/>
                <w:szCs w:val="20"/>
              </w:rPr>
              <w:t xml:space="preserve"> / </w:t>
            </w:r>
            <w:proofErr w:type="spellStart"/>
            <w:r w:rsidRPr="007E07F6">
              <w:rPr>
                <w:sz w:val="20"/>
                <w:szCs w:val="20"/>
              </w:rPr>
              <w:t>Şehir</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37ED3A39" w14:textId="41F1669A"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25 / Ankara</w:t>
            </w:r>
          </w:p>
        </w:tc>
      </w:tr>
      <w:tr w:rsidR="007E07F6" w:rsidRPr="00BA0D11" w14:paraId="71409679"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ED70CEE" w14:textId="65797CF9" w:rsidR="007E07F6" w:rsidRPr="007E07F6" w:rsidRDefault="007E07F6" w:rsidP="007E07F6">
            <w:pPr>
              <w:ind w:firstLine="0"/>
            </w:pPr>
            <w:r w:rsidRPr="007E07F6">
              <w:rPr>
                <w:sz w:val="20"/>
                <w:szCs w:val="20"/>
              </w:rPr>
              <w:t xml:space="preserve">Rol / </w:t>
            </w:r>
            <w:proofErr w:type="spellStart"/>
            <w:r w:rsidRPr="007E07F6">
              <w:rPr>
                <w:sz w:val="20"/>
                <w:szCs w:val="20"/>
              </w:rPr>
              <w:t>Meslek</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4B17F5E1" w14:textId="53B1C2C8"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r w:rsidRPr="007E07F6">
              <w:rPr>
                <w:sz w:val="20"/>
                <w:szCs w:val="20"/>
              </w:rPr>
              <w:t xml:space="preserve">Yüksek </w:t>
            </w:r>
            <w:proofErr w:type="spellStart"/>
            <w:r w:rsidRPr="007E07F6">
              <w:rPr>
                <w:sz w:val="20"/>
                <w:szCs w:val="20"/>
              </w:rPr>
              <w:t>Lisans</w:t>
            </w:r>
            <w:proofErr w:type="spellEnd"/>
            <w:r w:rsidRPr="007E07F6">
              <w:rPr>
                <w:sz w:val="20"/>
                <w:szCs w:val="20"/>
              </w:rPr>
              <w:t xml:space="preserve"> </w:t>
            </w:r>
            <w:proofErr w:type="spellStart"/>
            <w:r w:rsidRPr="007E07F6">
              <w:rPr>
                <w:sz w:val="20"/>
                <w:szCs w:val="20"/>
              </w:rPr>
              <w:t>Öğrencisi</w:t>
            </w:r>
            <w:proofErr w:type="spellEnd"/>
          </w:p>
        </w:tc>
      </w:tr>
      <w:tr w:rsidR="007E07F6" w:rsidRPr="00BA0D11" w14:paraId="6A75C2C6"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5D982B6" w14:textId="09B33297" w:rsidR="007E07F6" w:rsidRPr="007E07F6" w:rsidRDefault="007E07F6" w:rsidP="007E07F6">
            <w:pPr>
              <w:ind w:firstLine="0"/>
            </w:pPr>
            <w:proofErr w:type="spellStart"/>
            <w:r w:rsidRPr="007E07F6">
              <w:rPr>
                <w:sz w:val="20"/>
                <w:szCs w:val="20"/>
              </w:rPr>
              <w:t>Teknoloji</w:t>
            </w:r>
            <w:proofErr w:type="spellEnd"/>
            <w:r w:rsidRPr="007E07F6">
              <w:rPr>
                <w:sz w:val="20"/>
                <w:szCs w:val="20"/>
              </w:rPr>
              <w:t xml:space="preserve"> </w:t>
            </w:r>
            <w:proofErr w:type="spellStart"/>
            <w:r w:rsidRPr="007E07F6">
              <w:rPr>
                <w:sz w:val="20"/>
                <w:szCs w:val="20"/>
              </w:rPr>
              <w:t>kullanımı</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1478698B" w14:textId="6D03548C"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MacOS, Safari, Google Sheets</w:t>
            </w:r>
          </w:p>
        </w:tc>
      </w:tr>
      <w:tr w:rsidR="007E07F6" w:rsidRPr="00BA0D11" w14:paraId="56964F78"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2BE187F" w14:textId="3A391B56" w:rsidR="007E07F6" w:rsidRPr="007E07F6" w:rsidRDefault="007E07F6" w:rsidP="007E07F6">
            <w:pPr>
              <w:ind w:firstLine="0"/>
            </w:pPr>
            <w:proofErr w:type="spellStart"/>
            <w:r w:rsidRPr="007E07F6">
              <w:rPr>
                <w:sz w:val="20"/>
                <w:szCs w:val="20"/>
              </w:rPr>
              <w:t>Günlük</w:t>
            </w:r>
            <w:proofErr w:type="spellEnd"/>
            <w:r w:rsidRPr="007E07F6">
              <w:rPr>
                <w:sz w:val="20"/>
                <w:szCs w:val="20"/>
              </w:rPr>
              <w:t xml:space="preserve"> rutin (1 </w:t>
            </w:r>
            <w:proofErr w:type="spellStart"/>
            <w:r w:rsidRPr="007E07F6">
              <w:rPr>
                <w:sz w:val="20"/>
                <w:szCs w:val="20"/>
              </w:rPr>
              <w:t>cümle</w:t>
            </w:r>
            <w:proofErr w:type="spellEnd"/>
            <w:r w:rsidRPr="007E07F6">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11BE8F90" w14:textId="492BBF96"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proofErr w:type="spellStart"/>
            <w:r w:rsidRPr="007E07F6">
              <w:rPr>
                <w:sz w:val="20"/>
                <w:szCs w:val="20"/>
              </w:rPr>
              <w:t>Kaggle'dan</w:t>
            </w:r>
            <w:proofErr w:type="spellEnd"/>
            <w:r w:rsidRPr="007E07F6">
              <w:rPr>
                <w:sz w:val="20"/>
                <w:szCs w:val="20"/>
              </w:rPr>
              <w:t xml:space="preserve"> </w:t>
            </w:r>
            <w:proofErr w:type="spellStart"/>
            <w:r w:rsidRPr="007E07F6">
              <w:rPr>
                <w:sz w:val="20"/>
                <w:szCs w:val="20"/>
              </w:rPr>
              <w:t>indirdiği</w:t>
            </w:r>
            <w:proofErr w:type="spellEnd"/>
            <w:r w:rsidRPr="007E07F6">
              <w:rPr>
                <w:sz w:val="20"/>
                <w:szCs w:val="20"/>
              </w:rPr>
              <w:t xml:space="preserve"> </w:t>
            </w:r>
            <w:proofErr w:type="spellStart"/>
            <w:r w:rsidRPr="007E07F6">
              <w:rPr>
                <w:sz w:val="20"/>
                <w:szCs w:val="20"/>
              </w:rPr>
              <w:t>açık</w:t>
            </w:r>
            <w:proofErr w:type="spellEnd"/>
            <w:r w:rsidRPr="007E07F6">
              <w:rPr>
                <w:sz w:val="20"/>
                <w:szCs w:val="20"/>
              </w:rPr>
              <w:t xml:space="preserve"> </w:t>
            </w:r>
            <w:proofErr w:type="spellStart"/>
            <w:r w:rsidRPr="007E07F6">
              <w:rPr>
                <w:sz w:val="20"/>
                <w:szCs w:val="20"/>
              </w:rPr>
              <w:t>veri</w:t>
            </w:r>
            <w:proofErr w:type="spellEnd"/>
            <w:r w:rsidRPr="007E07F6">
              <w:rPr>
                <w:sz w:val="20"/>
                <w:szCs w:val="20"/>
              </w:rPr>
              <w:t xml:space="preserve"> </w:t>
            </w:r>
            <w:proofErr w:type="spellStart"/>
            <w:r w:rsidRPr="007E07F6">
              <w:rPr>
                <w:sz w:val="20"/>
                <w:szCs w:val="20"/>
              </w:rPr>
              <w:t>setlerini</w:t>
            </w:r>
            <w:proofErr w:type="spellEnd"/>
            <w:r w:rsidRPr="007E07F6">
              <w:rPr>
                <w:sz w:val="20"/>
                <w:szCs w:val="20"/>
              </w:rPr>
              <w:t xml:space="preserve"> </w:t>
            </w:r>
            <w:proofErr w:type="spellStart"/>
            <w:r w:rsidRPr="007E07F6">
              <w:rPr>
                <w:sz w:val="20"/>
                <w:szCs w:val="20"/>
              </w:rPr>
              <w:t>tezleri</w:t>
            </w:r>
            <w:proofErr w:type="spellEnd"/>
            <w:r w:rsidRPr="007E07F6">
              <w:rPr>
                <w:sz w:val="20"/>
                <w:szCs w:val="20"/>
              </w:rPr>
              <w:t xml:space="preserve"> </w:t>
            </w:r>
            <w:proofErr w:type="spellStart"/>
            <w:r w:rsidRPr="007E07F6">
              <w:rPr>
                <w:sz w:val="20"/>
                <w:szCs w:val="20"/>
              </w:rPr>
              <w:t>için</w:t>
            </w:r>
            <w:proofErr w:type="spellEnd"/>
            <w:r w:rsidRPr="007E07F6">
              <w:rPr>
                <w:sz w:val="20"/>
                <w:szCs w:val="20"/>
              </w:rPr>
              <w:t xml:space="preserve"> </w:t>
            </w:r>
            <w:proofErr w:type="spellStart"/>
            <w:r w:rsidRPr="007E07F6">
              <w:rPr>
                <w:sz w:val="20"/>
                <w:szCs w:val="20"/>
              </w:rPr>
              <w:t>analiz</w:t>
            </w:r>
            <w:proofErr w:type="spellEnd"/>
            <w:r w:rsidRPr="007E07F6">
              <w:rPr>
                <w:sz w:val="20"/>
                <w:szCs w:val="20"/>
              </w:rPr>
              <w:t xml:space="preserve"> </w:t>
            </w:r>
            <w:proofErr w:type="spellStart"/>
            <w:r w:rsidRPr="007E07F6">
              <w:rPr>
                <w:sz w:val="20"/>
                <w:szCs w:val="20"/>
              </w:rPr>
              <w:t>eder</w:t>
            </w:r>
            <w:proofErr w:type="spellEnd"/>
            <w:r w:rsidRPr="007E07F6">
              <w:rPr>
                <w:sz w:val="20"/>
                <w:szCs w:val="20"/>
              </w:rPr>
              <w:t>.</w:t>
            </w:r>
          </w:p>
        </w:tc>
      </w:tr>
      <w:tr w:rsidR="007E07F6" w:rsidRPr="00BA0D11" w14:paraId="5FCEA982"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F73855C" w14:textId="76DF9CBF" w:rsidR="007E07F6" w:rsidRPr="007E07F6" w:rsidRDefault="007E07F6" w:rsidP="007E07F6">
            <w:pPr>
              <w:ind w:firstLine="0"/>
            </w:pPr>
            <w:r w:rsidRPr="007E07F6">
              <w:rPr>
                <w:sz w:val="20"/>
                <w:szCs w:val="20"/>
              </w:rPr>
              <w:t xml:space="preserve">Ana </w:t>
            </w:r>
            <w:proofErr w:type="spellStart"/>
            <w:r w:rsidRPr="007E07F6">
              <w:rPr>
                <w:sz w:val="20"/>
                <w:szCs w:val="20"/>
              </w:rPr>
              <w:t>hedef</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6DD0014C" w14:textId="72E23C55"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 xml:space="preserve">Veri </w:t>
            </w:r>
            <w:proofErr w:type="spellStart"/>
            <w:r w:rsidRPr="007E07F6">
              <w:rPr>
                <w:sz w:val="20"/>
                <w:szCs w:val="20"/>
              </w:rPr>
              <w:t>setinin</w:t>
            </w:r>
            <w:proofErr w:type="spellEnd"/>
            <w:r w:rsidRPr="007E07F6">
              <w:rPr>
                <w:sz w:val="20"/>
                <w:szCs w:val="20"/>
              </w:rPr>
              <w:t xml:space="preserve"> </w:t>
            </w:r>
            <w:proofErr w:type="spellStart"/>
            <w:r w:rsidRPr="007E07F6">
              <w:rPr>
                <w:sz w:val="20"/>
                <w:szCs w:val="20"/>
              </w:rPr>
              <w:t>istatistiksel</w:t>
            </w:r>
            <w:proofErr w:type="spellEnd"/>
            <w:r w:rsidRPr="007E07F6">
              <w:rPr>
                <w:sz w:val="20"/>
                <w:szCs w:val="20"/>
              </w:rPr>
              <w:t xml:space="preserve"> </w:t>
            </w:r>
            <w:proofErr w:type="spellStart"/>
            <w:r w:rsidRPr="007E07F6">
              <w:rPr>
                <w:sz w:val="20"/>
                <w:szCs w:val="20"/>
              </w:rPr>
              <w:t>profilini</w:t>
            </w:r>
            <w:proofErr w:type="spellEnd"/>
            <w:r w:rsidRPr="007E07F6">
              <w:rPr>
                <w:sz w:val="20"/>
                <w:szCs w:val="20"/>
              </w:rPr>
              <w:t xml:space="preserve"> </w:t>
            </w:r>
            <w:proofErr w:type="spellStart"/>
            <w:r w:rsidRPr="007E07F6">
              <w:rPr>
                <w:sz w:val="20"/>
                <w:szCs w:val="20"/>
              </w:rPr>
              <w:t>kod</w:t>
            </w:r>
            <w:proofErr w:type="spellEnd"/>
            <w:r w:rsidRPr="007E07F6">
              <w:rPr>
                <w:sz w:val="20"/>
                <w:szCs w:val="20"/>
              </w:rPr>
              <w:t xml:space="preserve"> </w:t>
            </w:r>
            <w:proofErr w:type="spellStart"/>
            <w:r w:rsidRPr="007E07F6">
              <w:rPr>
                <w:sz w:val="20"/>
                <w:szCs w:val="20"/>
              </w:rPr>
              <w:t>yazmadan</w:t>
            </w:r>
            <w:proofErr w:type="spellEnd"/>
            <w:r w:rsidRPr="007E07F6">
              <w:rPr>
                <w:sz w:val="20"/>
                <w:szCs w:val="20"/>
              </w:rPr>
              <w:t xml:space="preserve"> (Python </w:t>
            </w:r>
            <w:proofErr w:type="spellStart"/>
            <w:r w:rsidRPr="007E07F6">
              <w:rPr>
                <w:sz w:val="20"/>
                <w:szCs w:val="20"/>
              </w:rPr>
              <w:t>kullanmadan</w:t>
            </w:r>
            <w:proofErr w:type="spellEnd"/>
            <w:r w:rsidRPr="007E07F6">
              <w:rPr>
                <w:sz w:val="20"/>
                <w:szCs w:val="20"/>
              </w:rPr>
              <w:t xml:space="preserve">) </w:t>
            </w:r>
            <w:proofErr w:type="spellStart"/>
            <w:r w:rsidRPr="007E07F6">
              <w:rPr>
                <w:sz w:val="20"/>
                <w:szCs w:val="20"/>
              </w:rPr>
              <w:t>görmek</w:t>
            </w:r>
            <w:proofErr w:type="spellEnd"/>
            <w:r w:rsidRPr="007E07F6">
              <w:rPr>
                <w:sz w:val="20"/>
                <w:szCs w:val="20"/>
              </w:rPr>
              <w:t>.</w:t>
            </w:r>
          </w:p>
        </w:tc>
      </w:tr>
      <w:tr w:rsidR="007E07F6" w:rsidRPr="00BA0D11" w14:paraId="6594109A"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649C575" w14:textId="40C9DA61" w:rsidR="007E07F6" w:rsidRPr="007E07F6" w:rsidRDefault="007E07F6" w:rsidP="007E07F6">
            <w:pPr>
              <w:ind w:firstLine="0"/>
            </w:pPr>
            <w:r w:rsidRPr="007E07F6">
              <w:rPr>
                <w:sz w:val="20"/>
                <w:szCs w:val="20"/>
              </w:rPr>
              <w:t>Pain Points (3)</w:t>
            </w:r>
          </w:p>
        </w:tc>
        <w:tc>
          <w:tcPr>
            <w:tcW w:w="6236" w:type="dxa"/>
            <w:tcBorders>
              <w:top w:val="single" w:sz="4" w:space="0" w:color="7F7F7F"/>
              <w:left w:val="single" w:sz="4" w:space="0" w:color="7F7F7F"/>
              <w:bottom w:val="single" w:sz="4" w:space="0" w:color="7F7F7F"/>
              <w:right w:val="single" w:sz="4" w:space="0" w:color="7F7F7F"/>
            </w:tcBorders>
            <w:vAlign w:val="center"/>
          </w:tcPr>
          <w:p w14:paraId="2728DC31" w14:textId="0FACEBBC"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r w:rsidRPr="007E07F6">
              <w:rPr>
                <w:sz w:val="20"/>
                <w:szCs w:val="20"/>
              </w:rPr>
              <w:t xml:space="preserve">1. Python </w:t>
            </w:r>
            <w:proofErr w:type="spellStart"/>
            <w:r w:rsidRPr="007E07F6">
              <w:rPr>
                <w:sz w:val="20"/>
                <w:szCs w:val="20"/>
              </w:rPr>
              <w:t>scripti</w:t>
            </w:r>
            <w:proofErr w:type="spellEnd"/>
            <w:r w:rsidRPr="007E07F6">
              <w:rPr>
                <w:sz w:val="20"/>
                <w:szCs w:val="20"/>
              </w:rPr>
              <w:t xml:space="preserve"> </w:t>
            </w:r>
            <w:proofErr w:type="spellStart"/>
            <w:r w:rsidRPr="007E07F6">
              <w:rPr>
                <w:sz w:val="20"/>
                <w:szCs w:val="20"/>
              </w:rPr>
              <w:t>yazmak</w:t>
            </w:r>
            <w:proofErr w:type="spellEnd"/>
            <w:r w:rsidRPr="007E07F6">
              <w:rPr>
                <w:sz w:val="20"/>
                <w:szCs w:val="20"/>
              </w:rPr>
              <w:t xml:space="preserve"> </w:t>
            </w:r>
            <w:proofErr w:type="spellStart"/>
            <w:r w:rsidRPr="007E07F6">
              <w:rPr>
                <w:sz w:val="20"/>
                <w:szCs w:val="20"/>
              </w:rPr>
              <w:t>için</w:t>
            </w:r>
            <w:proofErr w:type="spellEnd"/>
            <w:r w:rsidRPr="007E07F6">
              <w:rPr>
                <w:sz w:val="20"/>
                <w:szCs w:val="20"/>
              </w:rPr>
              <w:t xml:space="preserve"> </w:t>
            </w:r>
            <w:proofErr w:type="spellStart"/>
            <w:r w:rsidRPr="007E07F6">
              <w:rPr>
                <w:sz w:val="20"/>
                <w:szCs w:val="20"/>
              </w:rPr>
              <w:t>yeterli</w:t>
            </w:r>
            <w:proofErr w:type="spellEnd"/>
            <w:r w:rsidRPr="007E07F6">
              <w:rPr>
                <w:sz w:val="20"/>
                <w:szCs w:val="20"/>
              </w:rPr>
              <w:t xml:space="preserve"> </w:t>
            </w:r>
            <w:proofErr w:type="spellStart"/>
            <w:r w:rsidRPr="007E07F6">
              <w:rPr>
                <w:sz w:val="20"/>
                <w:szCs w:val="20"/>
              </w:rPr>
              <w:t>vakti</w:t>
            </w:r>
            <w:proofErr w:type="spellEnd"/>
            <w:r w:rsidRPr="007E07F6">
              <w:rPr>
                <w:sz w:val="20"/>
                <w:szCs w:val="20"/>
              </w:rPr>
              <w:t xml:space="preserve"> </w:t>
            </w:r>
            <w:proofErr w:type="spellStart"/>
            <w:r w:rsidRPr="007E07F6">
              <w:rPr>
                <w:sz w:val="20"/>
                <w:szCs w:val="20"/>
              </w:rPr>
              <w:t>yoktur</w:t>
            </w:r>
            <w:proofErr w:type="spellEnd"/>
            <w:r w:rsidRPr="007E07F6">
              <w:rPr>
                <w:sz w:val="20"/>
                <w:szCs w:val="20"/>
              </w:rPr>
              <w:t xml:space="preserve">; 2. </w:t>
            </w:r>
            <w:proofErr w:type="spellStart"/>
            <w:r w:rsidRPr="007E07F6">
              <w:rPr>
                <w:sz w:val="20"/>
                <w:szCs w:val="20"/>
              </w:rPr>
              <w:t>Tarayıcı</w:t>
            </w:r>
            <w:proofErr w:type="spellEnd"/>
            <w:r w:rsidRPr="007E07F6">
              <w:rPr>
                <w:sz w:val="20"/>
                <w:szCs w:val="20"/>
              </w:rPr>
              <w:t xml:space="preserve"> </w:t>
            </w:r>
            <w:proofErr w:type="spellStart"/>
            <w:r w:rsidRPr="007E07F6">
              <w:rPr>
                <w:sz w:val="20"/>
                <w:szCs w:val="20"/>
              </w:rPr>
              <w:t>tabanlı</w:t>
            </w:r>
            <w:proofErr w:type="spellEnd"/>
            <w:r w:rsidRPr="007E07F6">
              <w:rPr>
                <w:sz w:val="20"/>
                <w:szCs w:val="20"/>
              </w:rPr>
              <w:t xml:space="preserve"> </w:t>
            </w:r>
            <w:proofErr w:type="spellStart"/>
            <w:r w:rsidRPr="007E07F6">
              <w:rPr>
                <w:sz w:val="20"/>
                <w:szCs w:val="20"/>
              </w:rPr>
              <w:t>araçlar</w:t>
            </w:r>
            <w:proofErr w:type="spellEnd"/>
            <w:r w:rsidRPr="007E07F6">
              <w:rPr>
                <w:sz w:val="20"/>
                <w:szCs w:val="20"/>
              </w:rPr>
              <w:t xml:space="preserve"> </w:t>
            </w:r>
            <w:proofErr w:type="spellStart"/>
            <w:r w:rsidRPr="007E07F6">
              <w:rPr>
                <w:sz w:val="20"/>
                <w:szCs w:val="20"/>
              </w:rPr>
              <w:t>büyük</w:t>
            </w:r>
            <w:proofErr w:type="spellEnd"/>
            <w:r w:rsidRPr="007E07F6">
              <w:rPr>
                <w:sz w:val="20"/>
                <w:szCs w:val="20"/>
              </w:rPr>
              <w:t xml:space="preserve"> </w:t>
            </w:r>
            <w:proofErr w:type="spellStart"/>
            <w:r w:rsidRPr="007E07F6">
              <w:rPr>
                <w:sz w:val="20"/>
                <w:szCs w:val="20"/>
              </w:rPr>
              <w:t>veride</w:t>
            </w:r>
            <w:proofErr w:type="spellEnd"/>
            <w:r w:rsidRPr="007E07F6">
              <w:rPr>
                <w:sz w:val="20"/>
                <w:szCs w:val="20"/>
              </w:rPr>
              <w:t xml:space="preserve"> </w:t>
            </w:r>
            <w:proofErr w:type="spellStart"/>
            <w:r w:rsidRPr="007E07F6">
              <w:rPr>
                <w:sz w:val="20"/>
                <w:szCs w:val="20"/>
              </w:rPr>
              <w:t>çöker</w:t>
            </w:r>
            <w:proofErr w:type="spellEnd"/>
            <w:r w:rsidRPr="007E07F6">
              <w:rPr>
                <w:sz w:val="20"/>
                <w:szCs w:val="20"/>
              </w:rPr>
              <w:t xml:space="preserve">; 3. </w:t>
            </w:r>
            <w:proofErr w:type="spellStart"/>
            <w:r w:rsidRPr="007E07F6">
              <w:rPr>
                <w:sz w:val="20"/>
                <w:szCs w:val="20"/>
              </w:rPr>
              <w:t>Kurulum</w:t>
            </w:r>
            <w:proofErr w:type="spellEnd"/>
            <w:r w:rsidRPr="007E07F6">
              <w:rPr>
                <w:sz w:val="20"/>
                <w:szCs w:val="20"/>
              </w:rPr>
              <w:t xml:space="preserve"> </w:t>
            </w:r>
            <w:proofErr w:type="spellStart"/>
            <w:r w:rsidRPr="007E07F6">
              <w:rPr>
                <w:sz w:val="20"/>
                <w:szCs w:val="20"/>
              </w:rPr>
              <w:t>süreçlerinden</w:t>
            </w:r>
            <w:proofErr w:type="spellEnd"/>
            <w:r w:rsidRPr="007E07F6">
              <w:rPr>
                <w:sz w:val="20"/>
                <w:szCs w:val="20"/>
              </w:rPr>
              <w:t xml:space="preserve"> </w:t>
            </w:r>
            <w:proofErr w:type="spellStart"/>
            <w:r w:rsidRPr="007E07F6">
              <w:rPr>
                <w:sz w:val="20"/>
                <w:szCs w:val="20"/>
              </w:rPr>
              <w:t>nefret</w:t>
            </w:r>
            <w:proofErr w:type="spellEnd"/>
            <w:r w:rsidRPr="007E07F6">
              <w:rPr>
                <w:sz w:val="20"/>
                <w:szCs w:val="20"/>
              </w:rPr>
              <w:t xml:space="preserve"> </w:t>
            </w:r>
            <w:proofErr w:type="spellStart"/>
            <w:r w:rsidRPr="007E07F6">
              <w:rPr>
                <w:sz w:val="20"/>
                <w:szCs w:val="20"/>
              </w:rPr>
              <w:t>eder</w:t>
            </w:r>
            <w:proofErr w:type="spellEnd"/>
            <w:r w:rsidRPr="007E07F6">
              <w:rPr>
                <w:sz w:val="20"/>
                <w:szCs w:val="20"/>
              </w:rPr>
              <w:t>.</w:t>
            </w:r>
          </w:p>
        </w:tc>
      </w:tr>
      <w:tr w:rsidR="007E07F6" w:rsidRPr="00BA0D11" w14:paraId="69876C98"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C4DC4C0" w14:textId="5669CEB9" w:rsidR="007E07F6" w:rsidRPr="007E07F6" w:rsidRDefault="007E07F6" w:rsidP="007E07F6">
            <w:pPr>
              <w:ind w:firstLine="0"/>
            </w:pPr>
            <w:proofErr w:type="spellStart"/>
            <w:r w:rsidRPr="007E07F6">
              <w:rPr>
                <w:sz w:val="20"/>
                <w:szCs w:val="20"/>
              </w:rPr>
              <w:t>Ürünümüzü</w:t>
            </w:r>
            <w:proofErr w:type="spellEnd"/>
            <w:r w:rsidRPr="007E07F6">
              <w:rPr>
                <w:sz w:val="20"/>
                <w:szCs w:val="20"/>
              </w:rPr>
              <w:t xml:space="preserve"> ne zaman </w:t>
            </w:r>
            <w:proofErr w:type="spellStart"/>
            <w:r w:rsidRPr="007E07F6">
              <w:rPr>
                <w:sz w:val="20"/>
                <w:szCs w:val="20"/>
              </w:rPr>
              <w:t>açar</w:t>
            </w:r>
            <w:proofErr w:type="spellEnd"/>
            <w:r w:rsidRPr="007E07F6">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4E81EDAA" w14:textId="28143408"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proofErr w:type="spellStart"/>
            <w:r w:rsidRPr="007E07F6">
              <w:rPr>
                <w:sz w:val="20"/>
                <w:szCs w:val="20"/>
              </w:rPr>
              <w:t>İnternetten</w:t>
            </w:r>
            <w:proofErr w:type="spellEnd"/>
            <w:r w:rsidRPr="007E07F6">
              <w:rPr>
                <w:sz w:val="20"/>
                <w:szCs w:val="20"/>
              </w:rPr>
              <w:t xml:space="preserve"> yeni </w:t>
            </w:r>
            <w:proofErr w:type="spellStart"/>
            <w:r w:rsidRPr="007E07F6">
              <w:rPr>
                <w:sz w:val="20"/>
                <w:szCs w:val="20"/>
              </w:rPr>
              <w:t>bir</w:t>
            </w:r>
            <w:proofErr w:type="spellEnd"/>
            <w:r w:rsidRPr="007E07F6">
              <w:rPr>
                <w:sz w:val="20"/>
                <w:szCs w:val="20"/>
              </w:rPr>
              <w:t xml:space="preserve"> </w:t>
            </w:r>
            <w:proofErr w:type="spellStart"/>
            <w:r w:rsidRPr="007E07F6">
              <w:rPr>
                <w:sz w:val="20"/>
                <w:szCs w:val="20"/>
              </w:rPr>
              <w:t>veri</w:t>
            </w:r>
            <w:proofErr w:type="spellEnd"/>
            <w:r w:rsidRPr="007E07F6">
              <w:rPr>
                <w:sz w:val="20"/>
                <w:szCs w:val="20"/>
              </w:rPr>
              <w:t xml:space="preserve"> </w:t>
            </w:r>
            <w:proofErr w:type="spellStart"/>
            <w:r w:rsidRPr="007E07F6">
              <w:rPr>
                <w:sz w:val="20"/>
                <w:szCs w:val="20"/>
              </w:rPr>
              <w:t>seti</w:t>
            </w:r>
            <w:proofErr w:type="spellEnd"/>
            <w:r w:rsidRPr="007E07F6">
              <w:rPr>
                <w:sz w:val="20"/>
                <w:szCs w:val="20"/>
              </w:rPr>
              <w:t xml:space="preserve"> (CSV) </w:t>
            </w:r>
            <w:proofErr w:type="spellStart"/>
            <w:r w:rsidRPr="007E07F6">
              <w:rPr>
                <w:sz w:val="20"/>
                <w:szCs w:val="20"/>
              </w:rPr>
              <w:t>indirdiği</w:t>
            </w:r>
            <w:proofErr w:type="spellEnd"/>
            <w:r w:rsidRPr="007E07F6">
              <w:rPr>
                <w:sz w:val="20"/>
                <w:szCs w:val="20"/>
              </w:rPr>
              <w:t xml:space="preserve"> an.</w:t>
            </w:r>
          </w:p>
        </w:tc>
      </w:tr>
      <w:tr w:rsidR="00BA0D11" w:rsidRPr="00BA0D11" w14:paraId="60C4E296"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B5DFB42" w14:textId="77777777" w:rsidR="00BA0D11" w:rsidRPr="00BA0D11" w:rsidRDefault="00BA0D11" w:rsidP="008F46EA">
            <w:pPr>
              <w:ind w:firstLine="0"/>
            </w:pPr>
            <w:r w:rsidRPr="00BA0D11">
              <w:rPr>
                <w:sz w:val="20"/>
                <w:szCs w:val="20"/>
              </w:rPr>
              <w:t>Motto</w:t>
            </w:r>
          </w:p>
        </w:tc>
        <w:tc>
          <w:tcPr>
            <w:tcW w:w="6236" w:type="dxa"/>
            <w:tcBorders>
              <w:top w:val="single" w:sz="4" w:space="0" w:color="7F7F7F"/>
              <w:left w:val="single" w:sz="4" w:space="0" w:color="7F7F7F"/>
              <w:bottom w:val="single" w:sz="4" w:space="0" w:color="7F7F7F"/>
              <w:right w:val="single" w:sz="4" w:space="0" w:color="7F7F7F"/>
            </w:tcBorders>
            <w:vAlign w:val="center"/>
          </w:tcPr>
          <w:p w14:paraId="2F7CC601" w14:textId="77777777" w:rsidR="00BA0D11" w:rsidRPr="00BA0D11" w:rsidRDefault="00BA0D11" w:rsidP="008F46EA">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w:t>
            </w:r>
            <w:proofErr w:type="spellStart"/>
            <w:r w:rsidRPr="00BA0D11">
              <w:rPr>
                <w:sz w:val="20"/>
                <w:szCs w:val="20"/>
              </w:rPr>
              <w:t>Güvenlik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hız</w:t>
            </w:r>
            <w:proofErr w:type="spellEnd"/>
            <w:r w:rsidRPr="00BA0D11">
              <w:rPr>
                <w:sz w:val="20"/>
                <w:szCs w:val="20"/>
              </w:rPr>
              <w:t xml:space="preserve"> </w:t>
            </w:r>
            <w:proofErr w:type="spellStart"/>
            <w:r w:rsidRPr="00BA0D11">
              <w:rPr>
                <w:sz w:val="20"/>
                <w:szCs w:val="20"/>
              </w:rPr>
              <w:t>benim</w:t>
            </w:r>
            <w:proofErr w:type="spellEnd"/>
            <w:r w:rsidRPr="00BA0D11">
              <w:rPr>
                <w:sz w:val="20"/>
                <w:szCs w:val="20"/>
              </w:rPr>
              <w:t xml:space="preserve"> </w:t>
            </w:r>
            <w:proofErr w:type="spellStart"/>
            <w:r w:rsidRPr="00BA0D11">
              <w:rPr>
                <w:sz w:val="20"/>
                <w:szCs w:val="20"/>
              </w:rPr>
              <w:t>için</w:t>
            </w:r>
            <w:proofErr w:type="spellEnd"/>
            <w:r w:rsidRPr="00BA0D11">
              <w:rPr>
                <w:sz w:val="20"/>
                <w:szCs w:val="20"/>
              </w:rPr>
              <w:t xml:space="preserve"> her </w:t>
            </w:r>
            <w:proofErr w:type="spellStart"/>
            <w:r w:rsidRPr="00BA0D11">
              <w:rPr>
                <w:sz w:val="20"/>
                <w:szCs w:val="20"/>
              </w:rPr>
              <w:t>şeyden</w:t>
            </w:r>
            <w:proofErr w:type="spellEnd"/>
            <w:r w:rsidRPr="00BA0D11">
              <w:rPr>
                <w:sz w:val="20"/>
                <w:szCs w:val="20"/>
              </w:rPr>
              <w:t xml:space="preserve"> </w:t>
            </w:r>
            <w:proofErr w:type="spellStart"/>
            <w:r w:rsidRPr="00BA0D11">
              <w:rPr>
                <w:sz w:val="20"/>
                <w:szCs w:val="20"/>
              </w:rPr>
              <w:t>önemlidir</w:t>
            </w:r>
            <w:proofErr w:type="spellEnd"/>
            <w:r w:rsidRPr="00BA0D11">
              <w:rPr>
                <w:sz w:val="20"/>
                <w:szCs w:val="20"/>
              </w:rPr>
              <w:t>."</w:t>
            </w:r>
          </w:p>
        </w:tc>
      </w:tr>
    </w:tbl>
    <w:p w14:paraId="02333B6F" w14:textId="77777777" w:rsidR="00BA0D11" w:rsidRDefault="00BA0D11"/>
    <w:p w14:paraId="33135194" w14:textId="636F3830" w:rsidR="00404F6D" w:rsidRDefault="00404F6D" w:rsidP="00404F6D">
      <w:pPr>
        <w:jc w:val="center"/>
      </w:pPr>
      <w:r w:rsidRPr="00404F6D">
        <w:rPr>
          <w:b/>
          <w:bCs/>
          <w:i/>
          <w:color w:val="4F81BD" w:themeColor="accent1"/>
          <w:sz w:val="20"/>
          <w:szCs w:val="18"/>
        </w:rPr>
        <w:lastRenderedPageBreak/>
        <w:t xml:space="preserve">Tablo 3: </w:t>
      </w:r>
      <w:proofErr w:type="spellStart"/>
      <w:r w:rsidRPr="00404F6D">
        <w:rPr>
          <w:b/>
          <w:bCs/>
          <w:i/>
          <w:color w:val="4F81BD" w:themeColor="accent1"/>
          <w:sz w:val="20"/>
          <w:szCs w:val="18"/>
        </w:rPr>
        <w:t>Personaların</w:t>
      </w:r>
      <w:proofErr w:type="spellEnd"/>
      <w:r w:rsidRPr="00404F6D">
        <w:rPr>
          <w:b/>
          <w:bCs/>
          <w:i/>
          <w:color w:val="4F81BD" w:themeColor="accent1"/>
          <w:sz w:val="20"/>
          <w:szCs w:val="18"/>
        </w:rPr>
        <w:t xml:space="preserve"> </w:t>
      </w:r>
      <w:proofErr w:type="spellStart"/>
      <w:r w:rsidRPr="00404F6D">
        <w:rPr>
          <w:b/>
          <w:bCs/>
          <w:i/>
          <w:color w:val="4F81BD" w:themeColor="accent1"/>
          <w:sz w:val="20"/>
          <w:szCs w:val="18"/>
        </w:rPr>
        <w:t>Özellik</w:t>
      </w:r>
      <w:proofErr w:type="spellEnd"/>
      <w:r w:rsidRPr="00404F6D">
        <w:rPr>
          <w:b/>
          <w:bCs/>
          <w:i/>
          <w:color w:val="4F81BD" w:themeColor="accent1"/>
          <w:sz w:val="20"/>
          <w:szCs w:val="18"/>
        </w:rPr>
        <w:t xml:space="preserve"> </w:t>
      </w:r>
      <w:proofErr w:type="spellStart"/>
      <w:r w:rsidRPr="00404F6D">
        <w:rPr>
          <w:b/>
          <w:bCs/>
          <w:i/>
          <w:color w:val="4F81BD" w:themeColor="accent1"/>
          <w:sz w:val="20"/>
          <w:szCs w:val="18"/>
        </w:rPr>
        <w:t>Öncelikleri</w:t>
      </w:r>
      <w:proofErr w:type="spellEnd"/>
      <w:r w:rsidRPr="00404F6D">
        <w:rPr>
          <w:b/>
          <w:bCs/>
          <w:i/>
          <w:color w:val="4F81BD" w:themeColor="accent1"/>
          <w:sz w:val="20"/>
          <w:szCs w:val="18"/>
        </w:rPr>
        <w:t xml:space="preserve"> </w:t>
      </w:r>
      <w:proofErr w:type="spellStart"/>
      <w:r w:rsidRPr="00404F6D">
        <w:rPr>
          <w:b/>
          <w:bCs/>
          <w:i/>
          <w:color w:val="4F81BD" w:themeColor="accent1"/>
          <w:sz w:val="20"/>
          <w:szCs w:val="18"/>
        </w:rPr>
        <w:t>Karşılaştırması</w:t>
      </w:r>
      <w:proofErr w:type="spellEnd"/>
    </w:p>
    <w:tbl>
      <w:tblPr>
        <w:tblStyle w:val="TabloKlavuzu"/>
        <w:tblW w:w="0" w:type="auto"/>
        <w:tblLook w:val="04A0" w:firstRow="1" w:lastRow="0" w:firstColumn="1" w:lastColumn="0" w:noHBand="0" w:noVBand="1"/>
      </w:tblPr>
      <w:tblGrid>
        <w:gridCol w:w="3139"/>
        <w:gridCol w:w="2690"/>
        <w:gridCol w:w="2949"/>
      </w:tblGrid>
      <w:tr w:rsidR="00616959" w:rsidRPr="00616959" w14:paraId="76D7636D" w14:textId="77777777" w:rsidTr="00616959">
        <w:tc>
          <w:tcPr>
            <w:tcW w:w="0" w:type="auto"/>
            <w:shd w:val="clear" w:color="auto" w:fill="1F497D" w:themeFill="text2"/>
            <w:hideMark/>
          </w:tcPr>
          <w:p w14:paraId="5F180EE6" w14:textId="77777777" w:rsidR="00616959" w:rsidRPr="00616959" w:rsidRDefault="00616959" w:rsidP="00616959">
            <w:pPr>
              <w:pStyle w:val="Balk2"/>
              <w:rPr>
                <w:rFonts w:ascii="Times New Roman" w:hAnsi="Times New Roman" w:cs="Times New Roman"/>
                <w:color w:val="EEECE1" w:themeColor="background2"/>
                <w:lang w:val="tr-TR"/>
              </w:rPr>
            </w:pPr>
            <w:bookmarkStart w:id="8" w:name="_Toc229342301"/>
            <w:r w:rsidRPr="00616959">
              <w:rPr>
                <w:rFonts w:ascii="Times New Roman" w:hAnsi="Times New Roman" w:cs="Times New Roman"/>
                <w:color w:val="EEECE1" w:themeColor="background2"/>
                <w:lang w:val="tr-TR"/>
              </w:rPr>
              <w:t>Özellik</w:t>
            </w:r>
          </w:p>
        </w:tc>
        <w:tc>
          <w:tcPr>
            <w:tcW w:w="0" w:type="auto"/>
            <w:shd w:val="clear" w:color="auto" w:fill="1F497D" w:themeFill="text2"/>
            <w:hideMark/>
          </w:tcPr>
          <w:p w14:paraId="39006D64" w14:textId="77777777" w:rsidR="00616959" w:rsidRPr="00616959" w:rsidRDefault="00616959" w:rsidP="00616959">
            <w:pPr>
              <w:pStyle w:val="Balk2"/>
              <w:rPr>
                <w:rFonts w:ascii="Times New Roman" w:hAnsi="Times New Roman" w:cs="Times New Roman"/>
                <w:color w:val="EEECE1" w:themeColor="background2"/>
                <w:lang w:val="tr-TR"/>
              </w:rPr>
            </w:pPr>
            <w:r w:rsidRPr="00616959">
              <w:rPr>
                <w:rFonts w:ascii="Times New Roman" w:hAnsi="Times New Roman" w:cs="Times New Roman"/>
                <w:color w:val="EEECE1" w:themeColor="background2"/>
                <w:lang w:val="tr-TR"/>
              </w:rPr>
              <w:t>Analist Burak İçin Önemi</w:t>
            </w:r>
          </w:p>
        </w:tc>
        <w:tc>
          <w:tcPr>
            <w:tcW w:w="0" w:type="auto"/>
            <w:shd w:val="clear" w:color="auto" w:fill="1F497D" w:themeFill="text2"/>
            <w:hideMark/>
          </w:tcPr>
          <w:p w14:paraId="60715504" w14:textId="77777777" w:rsidR="00616959" w:rsidRPr="00616959" w:rsidRDefault="00616959" w:rsidP="00616959">
            <w:pPr>
              <w:pStyle w:val="Balk2"/>
              <w:rPr>
                <w:rFonts w:ascii="Times New Roman" w:hAnsi="Times New Roman" w:cs="Times New Roman"/>
                <w:color w:val="EEECE1" w:themeColor="background2"/>
                <w:lang w:val="tr-TR"/>
              </w:rPr>
            </w:pPr>
            <w:r w:rsidRPr="00616959">
              <w:rPr>
                <w:rFonts w:ascii="Times New Roman" w:hAnsi="Times New Roman" w:cs="Times New Roman"/>
                <w:color w:val="EEECE1" w:themeColor="background2"/>
                <w:lang w:val="tr-TR"/>
              </w:rPr>
              <w:t>Araştırmacı Aslı İçin Önemi</w:t>
            </w:r>
          </w:p>
        </w:tc>
      </w:tr>
      <w:tr w:rsidR="00616959" w:rsidRPr="00616959" w14:paraId="3AD43D9E" w14:textId="77777777" w:rsidTr="00616959">
        <w:tc>
          <w:tcPr>
            <w:tcW w:w="0" w:type="auto"/>
            <w:shd w:val="clear" w:color="auto" w:fill="DBE5F1" w:themeFill="accent1" w:themeFillTint="33"/>
            <w:hideMark/>
          </w:tcPr>
          <w:p w14:paraId="400E38CB" w14:textId="77777777" w:rsidR="00616959" w:rsidRPr="00616959" w:rsidRDefault="00616959" w:rsidP="00616959">
            <w:pPr>
              <w:pStyle w:val="Balk2"/>
              <w:rPr>
                <w:rFonts w:ascii="Times New Roman" w:hAnsi="Times New Roman" w:cs="Times New Roman"/>
                <w:color w:val="auto"/>
                <w:lang w:val="tr-TR"/>
              </w:rPr>
            </w:pPr>
            <w:r w:rsidRPr="00616959">
              <w:rPr>
                <w:rFonts w:ascii="Times New Roman" w:hAnsi="Times New Roman" w:cs="Times New Roman"/>
                <w:color w:val="auto"/>
                <w:lang w:val="tr-TR"/>
              </w:rPr>
              <w:t>%100 Lokal Çalışma (Gizlilik)</w:t>
            </w:r>
          </w:p>
        </w:tc>
        <w:tc>
          <w:tcPr>
            <w:tcW w:w="0" w:type="auto"/>
            <w:shd w:val="clear" w:color="auto" w:fill="DBE5F1" w:themeFill="accent1" w:themeFillTint="33"/>
            <w:hideMark/>
          </w:tcPr>
          <w:p w14:paraId="7CA5A8AC"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Kritik (Olmazsa Olmaz)</w:t>
            </w:r>
          </w:p>
        </w:tc>
        <w:tc>
          <w:tcPr>
            <w:tcW w:w="0" w:type="auto"/>
            <w:shd w:val="clear" w:color="auto" w:fill="DBE5F1" w:themeFill="accent1" w:themeFillTint="33"/>
            <w:hideMark/>
          </w:tcPr>
          <w:p w14:paraId="7A44C205"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Düşük (Verileri zaten açık)</w:t>
            </w:r>
          </w:p>
        </w:tc>
      </w:tr>
      <w:tr w:rsidR="00616959" w:rsidRPr="00616959" w14:paraId="078A2171" w14:textId="77777777" w:rsidTr="00616959">
        <w:tc>
          <w:tcPr>
            <w:tcW w:w="0" w:type="auto"/>
            <w:hideMark/>
          </w:tcPr>
          <w:p w14:paraId="7B4C9D5A" w14:textId="77777777" w:rsidR="00616959" w:rsidRPr="00616959" w:rsidRDefault="00616959" w:rsidP="00616959">
            <w:pPr>
              <w:pStyle w:val="Balk2"/>
              <w:rPr>
                <w:rFonts w:ascii="Times New Roman" w:hAnsi="Times New Roman" w:cs="Times New Roman"/>
                <w:color w:val="auto"/>
                <w:lang w:val="tr-TR"/>
              </w:rPr>
            </w:pPr>
            <w:r w:rsidRPr="00616959">
              <w:rPr>
                <w:rFonts w:ascii="Times New Roman" w:hAnsi="Times New Roman" w:cs="Times New Roman"/>
                <w:color w:val="auto"/>
                <w:lang w:val="tr-TR"/>
              </w:rPr>
              <w:t>Çökmeden Hızlı Okuma</w:t>
            </w:r>
          </w:p>
        </w:tc>
        <w:tc>
          <w:tcPr>
            <w:tcW w:w="0" w:type="auto"/>
            <w:hideMark/>
          </w:tcPr>
          <w:p w14:paraId="453D866C"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Kritik</w:t>
            </w:r>
          </w:p>
        </w:tc>
        <w:tc>
          <w:tcPr>
            <w:tcW w:w="0" w:type="auto"/>
            <w:hideMark/>
          </w:tcPr>
          <w:p w14:paraId="645AB978"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Kritik</w:t>
            </w:r>
          </w:p>
        </w:tc>
      </w:tr>
      <w:tr w:rsidR="00616959" w:rsidRPr="00616959" w14:paraId="327BC29A" w14:textId="77777777" w:rsidTr="00616959">
        <w:tc>
          <w:tcPr>
            <w:tcW w:w="0" w:type="auto"/>
            <w:hideMark/>
          </w:tcPr>
          <w:p w14:paraId="59318E4B" w14:textId="77777777" w:rsidR="00616959" w:rsidRPr="00616959" w:rsidRDefault="00616959" w:rsidP="00616959">
            <w:pPr>
              <w:pStyle w:val="Balk2"/>
              <w:rPr>
                <w:rFonts w:ascii="Times New Roman" w:hAnsi="Times New Roman" w:cs="Times New Roman"/>
                <w:color w:val="auto"/>
                <w:lang w:val="tr-TR"/>
              </w:rPr>
            </w:pPr>
            <w:r w:rsidRPr="00616959">
              <w:rPr>
                <w:rFonts w:ascii="Times New Roman" w:hAnsi="Times New Roman" w:cs="Times New Roman"/>
                <w:color w:val="auto"/>
                <w:lang w:val="tr-TR"/>
              </w:rPr>
              <w:t>Histogram Çizimi</w:t>
            </w:r>
          </w:p>
        </w:tc>
        <w:tc>
          <w:tcPr>
            <w:tcW w:w="0" w:type="auto"/>
            <w:hideMark/>
          </w:tcPr>
          <w:p w14:paraId="5D2CAD75"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Orta</w:t>
            </w:r>
          </w:p>
        </w:tc>
        <w:tc>
          <w:tcPr>
            <w:tcW w:w="0" w:type="auto"/>
            <w:hideMark/>
          </w:tcPr>
          <w:p w14:paraId="16075605"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Kritik</w:t>
            </w:r>
          </w:p>
        </w:tc>
      </w:tr>
      <w:tr w:rsidR="00616959" w:rsidRPr="00616959" w14:paraId="6DA7902A" w14:textId="77777777" w:rsidTr="00616959">
        <w:tc>
          <w:tcPr>
            <w:tcW w:w="0" w:type="auto"/>
            <w:hideMark/>
          </w:tcPr>
          <w:p w14:paraId="50E55E0B" w14:textId="77777777" w:rsidR="00616959" w:rsidRPr="00616959" w:rsidRDefault="00616959" w:rsidP="00616959">
            <w:pPr>
              <w:pStyle w:val="Balk2"/>
              <w:rPr>
                <w:rFonts w:ascii="Times New Roman" w:hAnsi="Times New Roman" w:cs="Times New Roman"/>
                <w:color w:val="auto"/>
                <w:lang w:val="tr-TR"/>
              </w:rPr>
            </w:pPr>
            <w:r w:rsidRPr="00616959">
              <w:rPr>
                <w:rFonts w:ascii="Times New Roman" w:hAnsi="Times New Roman" w:cs="Times New Roman"/>
                <w:color w:val="auto"/>
                <w:lang w:val="tr-TR"/>
              </w:rPr>
              <w:t>CSV Dışa Aktarma</w:t>
            </w:r>
          </w:p>
        </w:tc>
        <w:tc>
          <w:tcPr>
            <w:tcW w:w="0" w:type="auto"/>
            <w:hideMark/>
          </w:tcPr>
          <w:p w14:paraId="0A55AC82"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Kritik</w:t>
            </w:r>
          </w:p>
        </w:tc>
        <w:tc>
          <w:tcPr>
            <w:tcW w:w="0" w:type="auto"/>
            <w:hideMark/>
          </w:tcPr>
          <w:p w14:paraId="13C7A8E8" w14:textId="77777777" w:rsidR="00616959" w:rsidRPr="00616959" w:rsidRDefault="00616959" w:rsidP="00616959">
            <w:pPr>
              <w:pStyle w:val="Balk2"/>
              <w:rPr>
                <w:rFonts w:ascii="Times New Roman" w:hAnsi="Times New Roman" w:cs="Times New Roman"/>
                <w:b w:val="0"/>
                <w:bCs w:val="0"/>
                <w:color w:val="auto"/>
                <w:lang w:val="tr-TR"/>
              </w:rPr>
            </w:pPr>
            <w:r w:rsidRPr="00616959">
              <w:rPr>
                <w:rFonts w:ascii="Times New Roman" w:hAnsi="Times New Roman" w:cs="Times New Roman"/>
                <w:b w:val="0"/>
                <w:bCs w:val="0"/>
                <w:color w:val="auto"/>
                <w:lang w:val="tr-TR"/>
              </w:rPr>
              <w:t>Orta</w:t>
            </w:r>
          </w:p>
        </w:tc>
      </w:tr>
    </w:tbl>
    <w:p w14:paraId="3D1B1E52" w14:textId="4BD3C7EA" w:rsidR="00052761" w:rsidRDefault="003836EC">
      <w:pPr>
        <w:pStyle w:val="Balk2"/>
      </w:pPr>
      <w:r>
        <w:t>2.3. Jobs To Be Done (JTBD)</w:t>
      </w:r>
      <w:bookmarkEnd w:id="8"/>
    </w:p>
    <w:p w14:paraId="3D67FDB1" w14:textId="77777777" w:rsidR="007320A7" w:rsidRPr="007320A7" w:rsidRDefault="007320A7" w:rsidP="007320A7">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büyük bir dosya indirdiğimde</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hızlıca istatistikleri ve grafiksel dağılımı görmek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anormal değerleri tespit edebilmek</w:t>
      </w:r>
      <w:r w:rsidRPr="007320A7">
        <w:rPr>
          <w:lang w:val="tr-TR"/>
        </w:rPr>
        <w:t>."</w:t>
      </w:r>
    </w:p>
    <w:p w14:paraId="597C36C8" w14:textId="77777777" w:rsidR="007320A7" w:rsidRPr="007320A7" w:rsidRDefault="007320A7" w:rsidP="007320A7">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gizli şirket verisi incelerken</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dosyayı internete yüklemeden lokal olarak işlemek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veri ihlali riskinden %100 kaçınmak</w:t>
      </w:r>
      <w:r w:rsidRPr="007320A7">
        <w:rPr>
          <w:lang w:val="tr-TR"/>
        </w:rPr>
        <w:t>."</w:t>
      </w:r>
    </w:p>
    <w:p w14:paraId="3F949E25" w14:textId="7A681D91" w:rsidR="007320A7" w:rsidRDefault="007320A7" w:rsidP="00BD3892">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bilgisayarıma bir program kurmaya üşendiğimde</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sadece bir web linkine tıklayarak analiz yapabilmek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vakit kazanmak</w:t>
      </w:r>
      <w:r w:rsidRPr="007320A7">
        <w:rPr>
          <w:lang w:val="tr-TR"/>
        </w:rPr>
        <w:t>.</w:t>
      </w:r>
    </w:p>
    <w:p w14:paraId="3756E587" w14:textId="77777777" w:rsidR="00BD3892" w:rsidRDefault="00BD3892" w:rsidP="00BD3892">
      <w:pPr>
        <w:rPr>
          <w:lang w:val="tr-TR"/>
        </w:rPr>
      </w:pPr>
    </w:p>
    <w:p w14:paraId="536A6CCD" w14:textId="77777777" w:rsidR="00BD3892" w:rsidRDefault="00BD3892" w:rsidP="00BD3892">
      <w:pPr>
        <w:rPr>
          <w:lang w:val="tr-TR"/>
        </w:rPr>
      </w:pPr>
    </w:p>
    <w:p w14:paraId="776CC881" w14:textId="77777777" w:rsidR="00BD3892" w:rsidRDefault="00BD3892" w:rsidP="00BD3892">
      <w:pPr>
        <w:rPr>
          <w:lang w:val="tr-TR"/>
        </w:rPr>
      </w:pPr>
    </w:p>
    <w:p w14:paraId="551F39F3" w14:textId="77777777" w:rsidR="00BD3892" w:rsidRDefault="00BD3892" w:rsidP="00BD3892">
      <w:pPr>
        <w:rPr>
          <w:lang w:val="tr-TR"/>
        </w:rPr>
      </w:pPr>
    </w:p>
    <w:p w14:paraId="2A71605E" w14:textId="77777777" w:rsidR="00BD3892" w:rsidRDefault="00BD3892" w:rsidP="00BD3892">
      <w:pPr>
        <w:rPr>
          <w:lang w:val="tr-TR"/>
        </w:rPr>
      </w:pPr>
    </w:p>
    <w:p w14:paraId="4F4931D7" w14:textId="77777777" w:rsidR="00BD3892" w:rsidRDefault="00BD3892" w:rsidP="00BD3892">
      <w:pPr>
        <w:rPr>
          <w:lang w:val="tr-TR"/>
        </w:rPr>
      </w:pPr>
    </w:p>
    <w:p w14:paraId="1D1D2B5F" w14:textId="77777777" w:rsidR="00BD3892" w:rsidRDefault="00BD3892" w:rsidP="00BD3892">
      <w:pPr>
        <w:rPr>
          <w:lang w:val="tr-TR"/>
        </w:rPr>
      </w:pPr>
    </w:p>
    <w:p w14:paraId="6D8757F2" w14:textId="77777777" w:rsidR="00BD3892" w:rsidRPr="00BD3892" w:rsidRDefault="00BD3892" w:rsidP="00BD3892">
      <w:pPr>
        <w:rPr>
          <w:lang w:val="tr-TR"/>
        </w:rPr>
      </w:pPr>
    </w:p>
    <w:p w14:paraId="0F39DF0D" w14:textId="77777777" w:rsidR="00052761" w:rsidRDefault="003836EC">
      <w:pPr>
        <w:pStyle w:val="Balk2"/>
      </w:pPr>
      <w:bookmarkStart w:id="9" w:name="_Toc229342302"/>
      <w:r>
        <w:lastRenderedPageBreak/>
        <w:t xml:space="preserve">2.4. Ana </w:t>
      </w:r>
      <w:proofErr w:type="spellStart"/>
      <w:r>
        <w:t>Özellikler</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Hikâyeleri</w:t>
      </w:r>
      <w:proofErr w:type="spellEnd"/>
      <w:r>
        <w:t xml:space="preserve"> (User Stories)</w:t>
      </w:r>
      <w:bookmarkEnd w:id="9"/>
    </w:p>
    <w:p w14:paraId="3A2EBDF4" w14:textId="2028F27E" w:rsidR="00052761" w:rsidRDefault="007320A7">
      <w:pPr>
        <w:pStyle w:val="ResimYazs"/>
        <w:spacing w:after="120"/>
      </w:pPr>
      <w:r w:rsidRPr="007320A7">
        <w:t xml:space="preserve">Tablo 4: MVP </w:t>
      </w:r>
      <w:proofErr w:type="spellStart"/>
      <w:r w:rsidRPr="007320A7">
        <w:t>Kapsamındaki</w:t>
      </w:r>
      <w:proofErr w:type="spellEnd"/>
      <w:r w:rsidRPr="007320A7">
        <w:t xml:space="preserve"> Temel </w:t>
      </w:r>
      <w:proofErr w:type="spellStart"/>
      <w:r w:rsidRPr="007320A7">
        <w:t>Özellikler</w:t>
      </w:r>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BD3892" w14:paraId="57E229C3" w14:textId="77777777" w:rsidTr="00BD38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2E3A1761" w14:textId="3930B1C0" w:rsidR="00BD3892" w:rsidRPr="00BD3892" w:rsidRDefault="00BD3892" w:rsidP="00BD3892">
            <w:pPr>
              <w:ind w:firstLine="0"/>
              <w:rPr>
                <w:color w:val="FFFFFF" w:themeColor="background1"/>
                <w:sz w:val="20"/>
                <w:szCs w:val="20"/>
              </w:rPr>
            </w:pPr>
            <w:proofErr w:type="spellStart"/>
            <w:r w:rsidRPr="00BD3892">
              <w:rPr>
                <w:color w:val="FFFFFF" w:themeColor="background1"/>
                <w:sz w:val="20"/>
                <w:szCs w:val="20"/>
              </w:rPr>
              <w:t>Özellik</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059FA0A2" w14:textId="0C26982C" w:rsidR="00BD3892" w:rsidRPr="00BD3892" w:rsidRDefault="00BD3892" w:rsidP="00BD3892">
            <w:pPr>
              <w:ind w:firstLine="0"/>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proofErr w:type="spellStart"/>
            <w:r w:rsidRPr="00BD3892">
              <w:rPr>
                <w:color w:val="FFFFFF" w:themeColor="background1"/>
                <w:sz w:val="20"/>
                <w:szCs w:val="20"/>
              </w:rPr>
              <w:t>Açıklama</w:t>
            </w:r>
            <w:proofErr w:type="spellEnd"/>
            <w:r w:rsidRPr="00BD3892">
              <w:rPr>
                <w:color w:val="FFFFFF" w:themeColor="background1"/>
                <w:sz w:val="20"/>
                <w:szCs w:val="20"/>
              </w:rPr>
              <w:t xml:space="preserve"> / </w:t>
            </w:r>
            <w:proofErr w:type="spellStart"/>
            <w:r w:rsidRPr="00BD3892">
              <w:rPr>
                <w:color w:val="FFFFFF" w:themeColor="background1"/>
                <w:sz w:val="20"/>
                <w:szCs w:val="20"/>
              </w:rPr>
              <w:t>Öncelik</w:t>
            </w:r>
            <w:proofErr w:type="spellEnd"/>
          </w:p>
        </w:tc>
      </w:tr>
      <w:tr w:rsidR="00BD3892" w14:paraId="7CCDE902"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A68FF8D" w14:textId="421AF142" w:rsidR="00BD3892" w:rsidRPr="00BD3892" w:rsidRDefault="00BD3892" w:rsidP="00BD3892">
            <w:pPr>
              <w:ind w:firstLine="0"/>
              <w:rPr>
                <w:color w:val="000000" w:themeColor="text1"/>
                <w:sz w:val="20"/>
                <w:szCs w:val="20"/>
              </w:rPr>
            </w:pPr>
            <w:r w:rsidRPr="00BD3892">
              <w:rPr>
                <w:color w:val="000000" w:themeColor="text1"/>
                <w:sz w:val="20"/>
                <w:szCs w:val="20"/>
              </w:rPr>
              <w:t xml:space="preserve">Dosya </w:t>
            </w:r>
            <w:proofErr w:type="spellStart"/>
            <w:r w:rsidRPr="00BD3892">
              <w:rPr>
                <w:color w:val="000000" w:themeColor="text1"/>
                <w:sz w:val="20"/>
                <w:szCs w:val="20"/>
              </w:rPr>
              <w:t>yükle</w:t>
            </w:r>
            <w:proofErr w:type="spellEnd"/>
            <w:r w:rsidRPr="00BD3892">
              <w:rPr>
                <w:color w:val="000000" w:themeColor="text1"/>
                <w:sz w:val="20"/>
                <w:szCs w:val="20"/>
              </w:rPr>
              <w:t xml:space="preserve"> (drag-drop) — 100 MB+ CSV</w:t>
            </w:r>
          </w:p>
        </w:tc>
        <w:tc>
          <w:tcPr>
            <w:tcW w:w="4535" w:type="dxa"/>
            <w:tcBorders>
              <w:top w:val="single" w:sz="4" w:space="0" w:color="7F7F7F"/>
              <w:left w:val="single" w:sz="4" w:space="0" w:color="7F7F7F"/>
              <w:bottom w:val="single" w:sz="4" w:space="0" w:color="7F7F7F"/>
              <w:right w:val="single" w:sz="4" w:space="0" w:color="7F7F7F"/>
            </w:tcBorders>
            <w:vAlign w:val="center"/>
          </w:tcPr>
          <w:p w14:paraId="4920724E" w14:textId="6DAAB8EC"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1EA55A24"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0270E74B" w14:textId="1359ADA2" w:rsidR="00BD3892" w:rsidRPr="00BD3892" w:rsidRDefault="00BD3892" w:rsidP="00BD3892">
            <w:pPr>
              <w:ind w:firstLine="0"/>
              <w:rPr>
                <w:color w:val="000000" w:themeColor="text1"/>
                <w:sz w:val="20"/>
                <w:szCs w:val="20"/>
              </w:rPr>
            </w:pPr>
            <w:r w:rsidRPr="00BD3892">
              <w:rPr>
                <w:color w:val="000000" w:themeColor="text1"/>
                <w:sz w:val="20"/>
                <w:szCs w:val="20"/>
              </w:rPr>
              <w:t xml:space="preserve">Web Worker </w:t>
            </w:r>
            <w:proofErr w:type="spellStart"/>
            <w:r w:rsidRPr="00BD3892">
              <w:rPr>
                <w:color w:val="000000" w:themeColor="text1"/>
                <w:sz w:val="20"/>
                <w:szCs w:val="20"/>
              </w:rPr>
              <w:t>ile</w:t>
            </w:r>
            <w:proofErr w:type="spellEnd"/>
            <w:r w:rsidRPr="00BD3892">
              <w:rPr>
                <w:color w:val="000000" w:themeColor="text1"/>
                <w:sz w:val="20"/>
                <w:szCs w:val="20"/>
              </w:rPr>
              <w:t xml:space="preserve"> </w:t>
            </w:r>
            <w:proofErr w:type="spellStart"/>
            <w:r w:rsidRPr="00BD3892">
              <w:rPr>
                <w:color w:val="000000" w:themeColor="text1"/>
                <w:sz w:val="20"/>
                <w:szCs w:val="20"/>
              </w:rPr>
              <w:t>arka</w:t>
            </w:r>
            <w:proofErr w:type="spellEnd"/>
            <w:r w:rsidRPr="00BD3892">
              <w:rPr>
                <w:color w:val="000000" w:themeColor="text1"/>
                <w:sz w:val="20"/>
                <w:szCs w:val="20"/>
              </w:rPr>
              <w:t xml:space="preserve"> </w:t>
            </w:r>
            <w:proofErr w:type="spellStart"/>
            <w:r w:rsidRPr="00BD3892">
              <w:rPr>
                <w:color w:val="000000" w:themeColor="text1"/>
                <w:sz w:val="20"/>
                <w:szCs w:val="20"/>
              </w:rPr>
              <w:t>planda</w:t>
            </w:r>
            <w:proofErr w:type="spellEnd"/>
            <w:r w:rsidRPr="00BD3892">
              <w:rPr>
                <w:color w:val="000000" w:themeColor="text1"/>
                <w:sz w:val="20"/>
                <w:szCs w:val="20"/>
              </w:rPr>
              <w:t xml:space="preserve"> Parsing</w:t>
            </w:r>
          </w:p>
        </w:tc>
        <w:tc>
          <w:tcPr>
            <w:tcW w:w="4535" w:type="dxa"/>
            <w:tcBorders>
              <w:top w:val="single" w:sz="4" w:space="0" w:color="7F7F7F"/>
              <w:left w:val="single" w:sz="4" w:space="0" w:color="7F7F7F"/>
              <w:bottom w:val="single" w:sz="4" w:space="0" w:color="7F7F7F"/>
              <w:right w:val="single" w:sz="4" w:space="0" w:color="7F7F7F"/>
            </w:tcBorders>
            <w:vAlign w:val="center"/>
          </w:tcPr>
          <w:p w14:paraId="4065DB93" w14:textId="6CBABB36" w:rsidR="00BD3892" w:rsidRPr="00BD3892" w:rsidRDefault="00BD3892" w:rsidP="00BD3892">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0BB36D6F"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487FE959" w14:textId="52CEB954" w:rsidR="00BD3892" w:rsidRPr="00BD3892" w:rsidRDefault="00BD3892" w:rsidP="00BD3892">
            <w:pPr>
              <w:ind w:firstLine="0"/>
              <w:rPr>
                <w:color w:val="000000" w:themeColor="text1"/>
                <w:sz w:val="20"/>
                <w:szCs w:val="20"/>
              </w:rPr>
            </w:pPr>
            <w:proofErr w:type="spellStart"/>
            <w:r w:rsidRPr="00BD3892">
              <w:rPr>
                <w:color w:val="000000" w:themeColor="text1"/>
                <w:sz w:val="20"/>
                <w:szCs w:val="20"/>
              </w:rPr>
              <w:t>Filtreleme</w:t>
            </w:r>
            <w:proofErr w:type="spellEnd"/>
            <w:r w:rsidRPr="00BD3892">
              <w:rPr>
                <w:color w:val="000000" w:themeColor="text1"/>
                <w:sz w:val="20"/>
                <w:szCs w:val="20"/>
              </w:rPr>
              <w:t xml:space="preserve"> </w:t>
            </w:r>
            <w:proofErr w:type="spellStart"/>
            <w:r w:rsidRPr="00BD3892">
              <w:rPr>
                <w:color w:val="000000" w:themeColor="text1"/>
                <w:sz w:val="20"/>
                <w:szCs w:val="20"/>
              </w:rPr>
              <w:t>ve</w:t>
            </w:r>
            <w:proofErr w:type="spellEnd"/>
            <w:r w:rsidRPr="00BD3892">
              <w:rPr>
                <w:color w:val="000000" w:themeColor="text1"/>
                <w:sz w:val="20"/>
                <w:szCs w:val="20"/>
              </w:rPr>
              <w:t xml:space="preserve"> Arama </w:t>
            </w:r>
            <w:proofErr w:type="spellStart"/>
            <w:r w:rsidRPr="00BD3892">
              <w:rPr>
                <w:color w:val="000000" w:themeColor="text1"/>
                <w:sz w:val="20"/>
                <w:szCs w:val="20"/>
              </w:rPr>
              <w:t>işlemleri</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6E27E61A" w14:textId="6543B590"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4B1C2D2A"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7D79E3B5" w14:textId="1FEBB7BA" w:rsidR="00BD3892" w:rsidRPr="00BD3892" w:rsidRDefault="00BD3892" w:rsidP="00BD3892">
            <w:pPr>
              <w:ind w:firstLine="0"/>
              <w:rPr>
                <w:color w:val="000000" w:themeColor="text1"/>
                <w:sz w:val="20"/>
                <w:szCs w:val="20"/>
              </w:rPr>
            </w:pPr>
            <w:r w:rsidRPr="00BD3892">
              <w:rPr>
                <w:color w:val="000000" w:themeColor="text1"/>
                <w:sz w:val="20"/>
                <w:szCs w:val="20"/>
              </w:rPr>
              <w:t xml:space="preserve">Chart.js </w:t>
            </w:r>
            <w:proofErr w:type="spellStart"/>
            <w:r w:rsidRPr="00BD3892">
              <w:rPr>
                <w:color w:val="000000" w:themeColor="text1"/>
                <w:sz w:val="20"/>
                <w:szCs w:val="20"/>
              </w:rPr>
              <w:t>ile</w:t>
            </w:r>
            <w:proofErr w:type="spellEnd"/>
            <w:r w:rsidRPr="00BD3892">
              <w:rPr>
                <w:color w:val="000000" w:themeColor="text1"/>
                <w:sz w:val="20"/>
                <w:szCs w:val="20"/>
              </w:rPr>
              <w:t xml:space="preserve"> </w:t>
            </w:r>
            <w:proofErr w:type="spellStart"/>
            <w:r w:rsidRPr="00BD3892">
              <w:rPr>
                <w:color w:val="000000" w:themeColor="text1"/>
                <w:sz w:val="20"/>
                <w:szCs w:val="20"/>
              </w:rPr>
              <w:t>anlık</w:t>
            </w:r>
            <w:proofErr w:type="spellEnd"/>
            <w:r w:rsidRPr="00BD3892">
              <w:rPr>
                <w:color w:val="000000" w:themeColor="text1"/>
                <w:sz w:val="20"/>
                <w:szCs w:val="20"/>
              </w:rPr>
              <w:t xml:space="preserve"> Histogram </w:t>
            </w:r>
            <w:proofErr w:type="spellStart"/>
            <w:r w:rsidRPr="00BD3892">
              <w:rPr>
                <w:color w:val="000000" w:themeColor="text1"/>
                <w:sz w:val="20"/>
                <w:szCs w:val="20"/>
              </w:rPr>
              <w:t>çizimi</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48219349" w14:textId="1EB7696E" w:rsidR="00BD3892" w:rsidRPr="00BD3892" w:rsidRDefault="00BD3892" w:rsidP="00BD3892">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1A6C870B"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2FD6F57" w14:textId="28409277" w:rsidR="00BD3892" w:rsidRPr="00BD3892" w:rsidRDefault="00BD3892" w:rsidP="00BD3892">
            <w:pPr>
              <w:ind w:firstLine="0"/>
              <w:rPr>
                <w:color w:val="000000" w:themeColor="text1"/>
                <w:sz w:val="20"/>
                <w:szCs w:val="20"/>
              </w:rPr>
            </w:pPr>
            <w:r w:rsidRPr="00BD3892">
              <w:rPr>
                <w:color w:val="000000" w:themeColor="text1"/>
                <w:sz w:val="20"/>
                <w:szCs w:val="20"/>
              </w:rPr>
              <w:t xml:space="preserve">Export: </w:t>
            </w:r>
            <w:proofErr w:type="spellStart"/>
            <w:r w:rsidRPr="00BD3892">
              <w:rPr>
                <w:color w:val="000000" w:themeColor="text1"/>
                <w:sz w:val="20"/>
                <w:szCs w:val="20"/>
              </w:rPr>
              <w:t>filtrelenmiş</w:t>
            </w:r>
            <w:proofErr w:type="spellEnd"/>
            <w:r w:rsidRPr="00BD3892">
              <w:rPr>
                <w:color w:val="000000" w:themeColor="text1"/>
                <w:sz w:val="20"/>
                <w:szCs w:val="20"/>
              </w:rPr>
              <w:t xml:space="preserve"> </w:t>
            </w:r>
            <w:proofErr w:type="spellStart"/>
            <w:r w:rsidRPr="00BD3892">
              <w:rPr>
                <w:color w:val="000000" w:themeColor="text1"/>
                <w:sz w:val="20"/>
                <w:szCs w:val="20"/>
              </w:rPr>
              <w:t>veriyi</w:t>
            </w:r>
            <w:proofErr w:type="spellEnd"/>
            <w:r w:rsidRPr="00BD3892">
              <w:rPr>
                <w:color w:val="000000" w:themeColor="text1"/>
                <w:sz w:val="20"/>
                <w:szCs w:val="20"/>
              </w:rPr>
              <w:t xml:space="preserve"> CSV/Excel </w:t>
            </w:r>
            <w:proofErr w:type="spellStart"/>
            <w:r w:rsidRPr="00BD3892">
              <w:rPr>
                <w:color w:val="000000" w:themeColor="text1"/>
                <w:sz w:val="20"/>
                <w:szCs w:val="20"/>
              </w:rPr>
              <w:t>aktarma</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1FA5103C" w14:textId="328CF42F"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052761" w14:paraId="71F09194"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50858225" w14:textId="77777777" w:rsidR="00052761" w:rsidRPr="00BD3892" w:rsidRDefault="003836EC">
            <w:pPr>
              <w:ind w:firstLine="0"/>
              <w:rPr>
                <w:sz w:val="20"/>
                <w:szCs w:val="20"/>
              </w:rPr>
            </w:pPr>
            <w:proofErr w:type="spellStart"/>
            <w:r w:rsidRPr="00BD3892">
              <w:rPr>
                <w:sz w:val="20"/>
                <w:szCs w:val="20"/>
              </w:rPr>
              <w:t>SharedArrayBuffer</w:t>
            </w:r>
            <w:proofErr w:type="spellEnd"/>
            <w:r w:rsidRPr="00BD3892">
              <w:rPr>
                <w:sz w:val="20"/>
                <w:szCs w:val="20"/>
              </w:rPr>
              <w:t xml:space="preserve"> </w:t>
            </w:r>
            <w:proofErr w:type="spellStart"/>
            <w:r w:rsidRPr="00BD3892">
              <w:rPr>
                <w:sz w:val="20"/>
                <w:szCs w:val="20"/>
              </w:rPr>
              <w:t>ile</w:t>
            </w:r>
            <w:proofErr w:type="spellEnd"/>
            <w:r w:rsidRPr="00BD3892">
              <w:rPr>
                <w:sz w:val="20"/>
                <w:szCs w:val="20"/>
              </w:rPr>
              <w:t xml:space="preserve"> zero-copy (</w:t>
            </w:r>
            <w:proofErr w:type="spellStart"/>
            <w:r w:rsidRPr="00BD3892">
              <w:rPr>
                <w:sz w:val="20"/>
                <w:szCs w:val="20"/>
              </w:rPr>
              <w:t>opsiyonel</w:t>
            </w:r>
            <w:proofErr w:type="spellEnd"/>
            <w:r w:rsidRPr="00BD3892">
              <w:rPr>
                <w:sz w:val="20"/>
                <w:szCs w:val="20"/>
              </w:rPr>
              <w:t>)</w:t>
            </w:r>
          </w:p>
        </w:tc>
        <w:tc>
          <w:tcPr>
            <w:tcW w:w="4535" w:type="dxa"/>
            <w:tcBorders>
              <w:top w:val="single" w:sz="4" w:space="0" w:color="7F7F7F"/>
              <w:left w:val="single" w:sz="4" w:space="0" w:color="7F7F7F"/>
              <w:bottom w:val="single" w:sz="4" w:space="0" w:color="7F7F7F"/>
              <w:right w:val="single" w:sz="4" w:space="0" w:color="7F7F7F"/>
            </w:tcBorders>
          </w:tcPr>
          <w:p w14:paraId="2CDE946B" w14:textId="77777777" w:rsidR="00052761" w:rsidRPr="00BD3892" w:rsidRDefault="003836EC">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BD3892">
              <w:rPr>
                <w:sz w:val="20"/>
                <w:szCs w:val="20"/>
              </w:rPr>
              <w:t>Must-have / V1</w:t>
            </w:r>
          </w:p>
        </w:tc>
      </w:tr>
      <w:tr w:rsidR="00052761" w14:paraId="601053F9"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350DCA43" w14:textId="77777777" w:rsidR="00052761" w:rsidRDefault="003836EC">
            <w:pPr>
              <w:ind w:firstLine="0"/>
            </w:pPr>
            <w:proofErr w:type="spellStart"/>
            <w:r>
              <w:rPr>
                <w:sz w:val="22"/>
              </w:rPr>
              <w:t>OffscreenCanvas</w:t>
            </w:r>
            <w:proofErr w:type="spellEnd"/>
            <w:r>
              <w:rPr>
                <w:sz w:val="22"/>
              </w:rPr>
              <w:t xml:space="preserve"> </w:t>
            </w:r>
            <w:proofErr w:type="spellStart"/>
            <w:r>
              <w:rPr>
                <w:sz w:val="22"/>
              </w:rPr>
              <w:t>ile</w:t>
            </w:r>
            <w:proofErr w:type="spellEnd"/>
            <w:r>
              <w:rPr>
                <w:sz w:val="22"/>
              </w:rPr>
              <w:t xml:space="preserve"> </w:t>
            </w:r>
            <w:proofErr w:type="spellStart"/>
            <w:r>
              <w:rPr>
                <w:sz w:val="22"/>
              </w:rPr>
              <w:t>worker'da</w:t>
            </w:r>
            <w:proofErr w:type="spellEnd"/>
            <w:r>
              <w:rPr>
                <w:sz w:val="22"/>
              </w:rPr>
              <w:t xml:space="preserve"> chart render</w:t>
            </w:r>
          </w:p>
        </w:tc>
        <w:tc>
          <w:tcPr>
            <w:tcW w:w="4535" w:type="dxa"/>
            <w:tcBorders>
              <w:top w:val="single" w:sz="4" w:space="0" w:color="7F7F7F"/>
              <w:left w:val="single" w:sz="4" w:space="0" w:color="7F7F7F"/>
              <w:bottom w:val="single" w:sz="4" w:space="0" w:color="7F7F7F"/>
              <w:right w:val="single" w:sz="4" w:space="0" w:color="7F7F7F"/>
            </w:tcBorders>
          </w:tcPr>
          <w:p w14:paraId="6D152A9A"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40065865"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6D726560" w14:textId="77777777" w:rsidR="00052761" w:rsidRDefault="003836EC">
            <w:pPr>
              <w:ind w:firstLine="0"/>
            </w:pPr>
            <w:r>
              <w:rPr>
                <w:sz w:val="22"/>
              </w:rPr>
              <w:t xml:space="preserve">Persisted: </w:t>
            </w:r>
            <w:proofErr w:type="spellStart"/>
            <w:r>
              <w:rPr>
                <w:sz w:val="22"/>
              </w:rPr>
              <w:t>IndexedDB</w:t>
            </w:r>
            <w:proofErr w:type="spellEnd"/>
            <w:r>
              <w:rPr>
                <w:sz w:val="22"/>
              </w:rPr>
              <w:t xml:space="preserve"> </w:t>
            </w:r>
            <w:proofErr w:type="spellStart"/>
            <w:r>
              <w:rPr>
                <w:sz w:val="22"/>
              </w:rPr>
              <w:t>ile</w:t>
            </w:r>
            <w:proofErr w:type="spellEnd"/>
            <w:r>
              <w:rPr>
                <w:sz w:val="22"/>
              </w:rPr>
              <w:t xml:space="preserve"> </w:t>
            </w:r>
            <w:proofErr w:type="spellStart"/>
            <w:r>
              <w:rPr>
                <w:sz w:val="22"/>
              </w:rPr>
              <w:t>dosya</w:t>
            </w:r>
            <w:proofErr w:type="spellEnd"/>
            <w:r>
              <w:rPr>
                <w:sz w:val="22"/>
              </w:rPr>
              <w:t xml:space="preserve"> cache</w:t>
            </w:r>
          </w:p>
        </w:tc>
        <w:tc>
          <w:tcPr>
            <w:tcW w:w="4535" w:type="dxa"/>
            <w:tcBorders>
              <w:top w:val="single" w:sz="4" w:space="0" w:color="7F7F7F"/>
              <w:left w:val="single" w:sz="4" w:space="0" w:color="7F7F7F"/>
              <w:bottom w:val="single" w:sz="4" w:space="0" w:color="7F7F7F"/>
              <w:right w:val="single" w:sz="4" w:space="0" w:color="7F7F7F"/>
            </w:tcBorders>
          </w:tcPr>
          <w:p w14:paraId="58A7FF9F"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bl>
    <w:p w14:paraId="1FF1F63F" w14:textId="77777777" w:rsidR="006A30A6" w:rsidRDefault="006A30A6" w:rsidP="006A30A6">
      <w:pPr>
        <w:ind w:firstLine="0"/>
      </w:pPr>
    </w:p>
    <w:p w14:paraId="7C320D66" w14:textId="6D2AD9C9" w:rsidR="006A30A6" w:rsidRPr="006A30A6" w:rsidRDefault="006A30A6" w:rsidP="006A30A6">
      <w:pPr>
        <w:ind w:firstLine="0"/>
        <w:rPr>
          <w:lang w:val="tr-TR"/>
        </w:rPr>
      </w:pPr>
      <w:r w:rsidRPr="006A30A6">
        <w:rPr>
          <w:b/>
          <w:bCs/>
          <w:lang w:val="tr-TR"/>
        </w:rPr>
        <w:t>Kullanıcı Hikayeleri ve Kabul Kriterleri (</w:t>
      </w:r>
      <w:proofErr w:type="spellStart"/>
      <w:r w:rsidRPr="006A30A6">
        <w:rPr>
          <w:b/>
          <w:bCs/>
          <w:lang w:val="tr-TR"/>
        </w:rPr>
        <w:t>Acceptance</w:t>
      </w:r>
      <w:proofErr w:type="spellEnd"/>
      <w:r w:rsidRPr="006A30A6">
        <w:rPr>
          <w:b/>
          <w:bCs/>
          <w:lang w:val="tr-TR"/>
        </w:rPr>
        <w:t xml:space="preserve"> </w:t>
      </w:r>
      <w:proofErr w:type="spellStart"/>
      <w:r w:rsidRPr="006A30A6">
        <w:rPr>
          <w:b/>
          <w:bCs/>
          <w:lang w:val="tr-TR"/>
        </w:rPr>
        <w:t>Criteria</w:t>
      </w:r>
      <w:proofErr w:type="spellEnd"/>
      <w:r w:rsidRPr="006A30A6">
        <w:rPr>
          <w:b/>
          <w:bCs/>
          <w:lang w:val="tr-TR"/>
        </w:rPr>
        <w:t>)</w:t>
      </w:r>
    </w:p>
    <w:p w14:paraId="27390D46" w14:textId="77777777" w:rsidR="006A30A6" w:rsidRPr="006A30A6" w:rsidRDefault="006A30A6" w:rsidP="006A30A6">
      <w:pPr>
        <w:numPr>
          <w:ilvl w:val="0"/>
          <w:numId w:val="15"/>
        </w:numPr>
        <w:rPr>
          <w:lang w:val="tr-TR"/>
        </w:rPr>
      </w:pPr>
      <w:r w:rsidRPr="006A30A6">
        <w:rPr>
          <w:b/>
          <w:bCs/>
          <w:lang w:val="tr-TR"/>
        </w:rPr>
        <w:t>Dosya Yükleme:</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sürükle-bırak ile dosya yüklemek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hızlıca analize başlayabileyim</w:t>
      </w:r>
      <w:r w:rsidRPr="006A30A6">
        <w:rPr>
          <w:lang w:val="tr-TR"/>
        </w:rPr>
        <w:t>.</w:t>
      </w:r>
    </w:p>
    <w:p w14:paraId="52BEFCC9"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kullanıcı ana sayfadayken, </w:t>
      </w:r>
      <w:proofErr w:type="spellStart"/>
      <w:r w:rsidRPr="006A30A6">
        <w:rPr>
          <w:i/>
          <w:iCs/>
          <w:lang w:val="tr-TR"/>
        </w:rPr>
        <w:t>When</w:t>
      </w:r>
      <w:proofErr w:type="spellEnd"/>
      <w:r w:rsidRPr="006A30A6">
        <w:rPr>
          <w:lang w:val="tr-TR"/>
        </w:rPr>
        <w:t> dosyayı alana bırakırsa, </w:t>
      </w:r>
      <w:proofErr w:type="spellStart"/>
      <w:r w:rsidRPr="006A30A6">
        <w:rPr>
          <w:i/>
          <w:iCs/>
          <w:lang w:val="tr-TR"/>
        </w:rPr>
        <w:t>Then</w:t>
      </w:r>
      <w:proofErr w:type="spellEnd"/>
      <w:r w:rsidRPr="006A30A6">
        <w:rPr>
          <w:lang w:val="tr-TR"/>
        </w:rPr>
        <w:t> dosya adı ekranda görünmeli ve okuma başlamalıdır.</w:t>
      </w:r>
    </w:p>
    <w:p w14:paraId="03F49A5E" w14:textId="77777777" w:rsidR="006A30A6" w:rsidRPr="006A30A6" w:rsidRDefault="006A30A6" w:rsidP="006A30A6">
      <w:pPr>
        <w:numPr>
          <w:ilvl w:val="0"/>
          <w:numId w:val="15"/>
        </w:numPr>
        <w:rPr>
          <w:lang w:val="tr-TR"/>
        </w:rPr>
      </w:pPr>
      <w:r w:rsidRPr="006A30A6">
        <w:rPr>
          <w:b/>
          <w:bCs/>
          <w:lang w:val="tr-TR"/>
        </w:rPr>
        <w:t>UI Donmaması:</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arayüzün işlem sırasında donmamasını</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iptal butonuna basabileyim</w:t>
      </w:r>
      <w:r w:rsidRPr="006A30A6">
        <w:rPr>
          <w:lang w:val="tr-TR"/>
        </w:rPr>
        <w:t>.</w:t>
      </w:r>
    </w:p>
    <w:p w14:paraId="59D2B87A"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xml:space="preserve"> 5MB'lık dosya </w:t>
      </w:r>
      <w:proofErr w:type="spellStart"/>
      <w:r w:rsidRPr="006A30A6">
        <w:rPr>
          <w:lang w:val="tr-TR"/>
        </w:rPr>
        <w:t>parse</w:t>
      </w:r>
      <w:proofErr w:type="spellEnd"/>
      <w:r w:rsidRPr="006A30A6">
        <w:rPr>
          <w:lang w:val="tr-TR"/>
        </w:rPr>
        <w:t xml:space="preserve"> edilirken, </w:t>
      </w:r>
      <w:proofErr w:type="spellStart"/>
      <w:r w:rsidRPr="006A30A6">
        <w:rPr>
          <w:i/>
          <w:iCs/>
          <w:lang w:val="tr-TR"/>
        </w:rPr>
        <w:t>When</w:t>
      </w:r>
      <w:proofErr w:type="spellEnd"/>
      <w:r w:rsidRPr="006A30A6">
        <w:rPr>
          <w:lang w:val="tr-TR"/>
        </w:rPr>
        <w:t> kullanıcı fareyi hareket ettirirse, </w:t>
      </w:r>
      <w:proofErr w:type="spellStart"/>
      <w:r w:rsidRPr="006A30A6">
        <w:rPr>
          <w:i/>
          <w:iCs/>
          <w:lang w:val="tr-TR"/>
        </w:rPr>
        <w:t>Then</w:t>
      </w:r>
      <w:proofErr w:type="spellEnd"/>
      <w:r w:rsidRPr="006A30A6">
        <w:rPr>
          <w:lang w:val="tr-TR"/>
        </w:rPr>
        <w:t> CSS animasyonları takılmadan çalışmalıdır.</w:t>
      </w:r>
    </w:p>
    <w:p w14:paraId="03FC003C" w14:textId="77777777" w:rsidR="006A30A6" w:rsidRPr="006A30A6" w:rsidRDefault="006A30A6" w:rsidP="006A30A6">
      <w:pPr>
        <w:numPr>
          <w:ilvl w:val="0"/>
          <w:numId w:val="15"/>
        </w:numPr>
        <w:rPr>
          <w:lang w:val="tr-TR"/>
        </w:rPr>
      </w:pPr>
      <w:r w:rsidRPr="006A30A6">
        <w:rPr>
          <w:b/>
          <w:bCs/>
          <w:lang w:val="tr-TR"/>
        </w:rPr>
        <w:t>Veri Dağılımı:</w:t>
      </w:r>
      <w:r w:rsidRPr="006A30A6">
        <w:rPr>
          <w:lang w:val="tr-TR"/>
        </w:rPr>
        <w:t> As a </w:t>
      </w:r>
      <w:r w:rsidRPr="006A30A6">
        <w:rPr>
          <w:i/>
          <w:iCs/>
          <w:lang w:val="tr-TR"/>
        </w:rPr>
        <w:t>Araştırmacı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sayısal verilerin histogramını görmek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verinin dağılımını anlayabileyim</w:t>
      </w:r>
      <w:r w:rsidRPr="006A30A6">
        <w:rPr>
          <w:lang w:val="tr-TR"/>
        </w:rPr>
        <w:t>.</w:t>
      </w:r>
    </w:p>
    <w:p w14:paraId="75A19E17"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başarılı bir veri okuması sonrası, </w:t>
      </w:r>
      <w:proofErr w:type="spellStart"/>
      <w:r w:rsidRPr="006A30A6">
        <w:rPr>
          <w:i/>
          <w:iCs/>
          <w:lang w:val="tr-TR"/>
        </w:rPr>
        <w:t>When</w:t>
      </w:r>
      <w:proofErr w:type="spellEnd"/>
      <w:r w:rsidRPr="006A30A6">
        <w:rPr>
          <w:lang w:val="tr-TR"/>
        </w:rPr>
        <w:t> kullanıcı bir sayısal kolon seçerse, </w:t>
      </w:r>
      <w:proofErr w:type="spellStart"/>
      <w:r w:rsidRPr="006A30A6">
        <w:rPr>
          <w:i/>
          <w:iCs/>
          <w:lang w:val="tr-TR"/>
        </w:rPr>
        <w:t>Then</w:t>
      </w:r>
      <w:proofErr w:type="spellEnd"/>
      <w:r w:rsidRPr="006A30A6">
        <w:rPr>
          <w:lang w:val="tr-TR"/>
        </w:rPr>
        <w:t> Chart.js grafiği ekranda oluşturulmalıdır.</w:t>
      </w:r>
    </w:p>
    <w:p w14:paraId="543ABD35" w14:textId="77777777" w:rsidR="006A30A6" w:rsidRPr="006A30A6" w:rsidRDefault="006A30A6" w:rsidP="006A30A6">
      <w:pPr>
        <w:numPr>
          <w:ilvl w:val="0"/>
          <w:numId w:val="15"/>
        </w:numPr>
        <w:rPr>
          <w:lang w:val="tr-TR"/>
        </w:rPr>
      </w:pPr>
      <w:r w:rsidRPr="006A30A6">
        <w:rPr>
          <w:b/>
          <w:bCs/>
          <w:lang w:val="tr-TR"/>
        </w:rPr>
        <w:t>Veri Filtreleme:</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 xml:space="preserve">verilere </w:t>
      </w:r>
      <w:proofErr w:type="spellStart"/>
      <w:r w:rsidRPr="006A30A6">
        <w:rPr>
          <w:i/>
          <w:iCs/>
          <w:lang w:val="tr-TR"/>
        </w:rPr>
        <w:t>min</w:t>
      </w:r>
      <w:proofErr w:type="spellEnd"/>
      <w:r w:rsidRPr="006A30A6">
        <w:rPr>
          <w:i/>
          <w:iCs/>
          <w:lang w:val="tr-TR"/>
        </w:rPr>
        <w:t>/</w:t>
      </w:r>
      <w:proofErr w:type="spellStart"/>
      <w:r w:rsidRPr="006A30A6">
        <w:rPr>
          <w:i/>
          <w:iCs/>
          <w:lang w:val="tr-TR"/>
        </w:rPr>
        <w:t>max</w:t>
      </w:r>
      <w:proofErr w:type="spellEnd"/>
      <w:r w:rsidRPr="006A30A6">
        <w:rPr>
          <w:i/>
          <w:iCs/>
          <w:lang w:val="tr-TR"/>
        </w:rPr>
        <w:t xml:space="preserve"> değerleri girmek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sadece ilgilendiğim aralığı göreyim</w:t>
      </w:r>
      <w:r w:rsidRPr="006A30A6">
        <w:rPr>
          <w:lang w:val="tr-TR"/>
        </w:rPr>
        <w:t>.</w:t>
      </w:r>
    </w:p>
    <w:p w14:paraId="6C7986F9"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tablo verilerle doluyken, </w:t>
      </w:r>
      <w:proofErr w:type="spellStart"/>
      <w:r w:rsidRPr="006A30A6">
        <w:rPr>
          <w:i/>
          <w:iCs/>
          <w:lang w:val="tr-TR"/>
        </w:rPr>
        <w:t>When</w:t>
      </w:r>
      <w:proofErr w:type="spellEnd"/>
      <w:r w:rsidRPr="006A30A6">
        <w:rPr>
          <w:lang w:val="tr-TR"/>
        </w:rPr>
        <w:t> </w:t>
      </w:r>
      <w:proofErr w:type="spellStart"/>
      <w:r w:rsidRPr="006A30A6">
        <w:rPr>
          <w:lang w:val="tr-TR"/>
        </w:rPr>
        <w:t>min</w:t>
      </w:r>
      <w:proofErr w:type="spellEnd"/>
      <w:r w:rsidRPr="006A30A6">
        <w:rPr>
          <w:lang w:val="tr-TR"/>
        </w:rPr>
        <w:t xml:space="preserve"> alanına "50" girilip </w:t>
      </w:r>
      <w:proofErr w:type="spellStart"/>
      <w:r w:rsidRPr="006A30A6">
        <w:rPr>
          <w:lang w:val="tr-TR"/>
        </w:rPr>
        <w:t>Apply</w:t>
      </w:r>
      <w:proofErr w:type="spellEnd"/>
      <w:r w:rsidRPr="006A30A6">
        <w:rPr>
          <w:lang w:val="tr-TR"/>
        </w:rPr>
        <w:t xml:space="preserve"> denildiğinde, </w:t>
      </w:r>
      <w:proofErr w:type="spellStart"/>
      <w:r w:rsidRPr="006A30A6">
        <w:rPr>
          <w:i/>
          <w:iCs/>
          <w:lang w:val="tr-TR"/>
        </w:rPr>
        <w:t>Then</w:t>
      </w:r>
      <w:proofErr w:type="spellEnd"/>
      <w:r w:rsidRPr="006A30A6">
        <w:rPr>
          <w:lang w:val="tr-TR"/>
        </w:rPr>
        <w:t> tablo sadece 50 üzerindeki değerleri göstermelidir.</w:t>
      </w:r>
    </w:p>
    <w:p w14:paraId="0D3BEDCE" w14:textId="77777777" w:rsidR="006A30A6" w:rsidRPr="006A30A6" w:rsidRDefault="006A30A6" w:rsidP="006A30A6">
      <w:pPr>
        <w:numPr>
          <w:ilvl w:val="0"/>
          <w:numId w:val="15"/>
        </w:numPr>
        <w:rPr>
          <w:lang w:val="tr-TR"/>
        </w:rPr>
      </w:pPr>
      <w:r w:rsidRPr="006A30A6">
        <w:rPr>
          <w:b/>
          <w:bCs/>
          <w:lang w:val="tr-TR"/>
        </w:rPr>
        <w:lastRenderedPageBreak/>
        <w:t>Dışa Aktarım (</w:t>
      </w:r>
      <w:proofErr w:type="spellStart"/>
      <w:r w:rsidRPr="006A30A6">
        <w:rPr>
          <w:b/>
          <w:bCs/>
          <w:lang w:val="tr-TR"/>
        </w:rPr>
        <w:t>Export</w:t>
      </w:r>
      <w:proofErr w:type="spellEnd"/>
      <w:r w:rsidRPr="006A30A6">
        <w:rPr>
          <w:b/>
          <w:bCs/>
          <w:lang w:val="tr-TR"/>
        </w:rPr>
        <w:t>):</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filtrelenmiş veriyi CSV indirmek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temizlenmiş veriyi raporuma ekleyebileyim</w:t>
      </w:r>
      <w:r w:rsidRPr="006A30A6">
        <w:rPr>
          <w:lang w:val="tr-TR"/>
        </w:rPr>
        <w:t>.</w:t>
      </w:r>
    </w:p>
    <w:p w14:paraId="4F1EA850"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veriler filtrelenmişken, </w:t>
      </w:r>
      <w:proofErr w:type="spellStart"/>
      <w:r w:rsidRPr="006A30A6">
        <w:rPr>
          <w:i/>
          <w:iCs/>
          <w:lang w:val="tr-TR"/>
        </w:rPr>
        <w:t>When</w:t>
      </w:r>
      <w:proofErr w:type="spellEnd"/>
      <w:r w:rsidRPr="006A30A6">
        <w:rPr>
          <w:lang w:val="tr-TR"/>
        </w:rPr>
        <w:t> "</w:t>
      </w:r>
      <w:proofErr w:type="spellStart"/>
      <w:r w:rsidRPr="006A30A6">
        <w:rPr>
          <w:lang w:val="tr-TR"/>
        </w:rPr>
        <w:t>Export</w:t>
      </w:r>
      <w:proofErr w:type="spellEnd"/>
      <w:r w:rsidRPr="006A30A6">
        <w:rPr>
          <w:lang w:val="tr-TR"/>
        </w:rPr>
        <w:t xml:space="preserve"> CSV" butonuna basılırsa, </w:t>
      </w:r>
      <w:proofErr w:type="spellStart"/>
      <w:r w:rsidRPr="006A30A6">
        <w:rPr>
          <w:i/>
          <w:iCs/>
          <w:lang w:val="tr-TR"/>
        </w:rPr>
        <w:t>Then</w:t>
      </w:r>
      <w:proofErr w:type="spellEnd"/>
      <w:r w:rsidRPr="006A30A6">
        <w:rPr>
          <w:lang w:val="tr-TR"/>
        </w:rPr>
        <w:t> tarayıcı dosyayı indirmeye başlamalıdır.</w:t>
      </w:r>
    </w:p>
    <w:p w14:paraId="662BF2E8" w14:textId="77777777" w:rsidR="006A30A6" w:rsidRPr="006A30A6" w:rsidRDefault="006A30A6" w:rsidP="006A30A6">
      <w:pPr>
        <w:numPr>
          <w:ilvl w:val="0"/>
          <w:numId w:val="15"/>
        </w:numPr>
        <w:rPr>
          <w:lang w:val="tr-TR"/>
        </w:rPr>
      </w:pPr>
      <w:r w:rsidRPr="006A30A6">
        <w:rPr>
          <w:b/>
          <w:bCs/>
          <w:lang w:val="tr-TR"/>
        </w:rPr>
        <w:t>İstatistik Gösterimi:</w:t>
      </w:r>
      <w:r w:rsidRPr="006A30A6">
        <w:rPr>
          <w:lang w:val="tr-TR"/>
        </w:rPr>
        <w:t> As a </w:t>
      </w:r>
      <w:r w:rsidRPr="006A30A6">
        <w:rPr>
          <w:i/>
          <w:iCs/>
          <w:lang w:val="tr-TR"/>
        </w:rPr>
        <w:t>Araştırmacı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 xml:space="preserve">her sütunun ortalama ve </w:t>
      </w:r>
      <w:proofErr w:type="spellStart"/>
      <w:r w:rsidRPr="006A30A6">
        <w:rPr>
          <w:i/>
          <w:iCs/>
          <w:lang w:val="tr-TR"/>
        </w:rPr>
        <w:t>medyanını</w:t>
      </w:r>
      <w:proofErr w:type="spellEnd"/>
      <w:r w:rsidRPr="006A30A6">
        <w:rPr>
          <w:i/>
          <w:iCs/>
          <w:lang w:val="tr-TR"/>
        </w:rPr>
        <w:t xml:space="preserve"> görmek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matematiksel hesaba uğraşmayayım</w:t>
      </w:r>
      <w:r w:rsidRPr="006A30A6">
        <w:rPr>
          <w:lang w:val="tr-TR"/>
        </w:rPr>
        <w:t>.</w:t>
      </w:r>
    </w:p>
    <w:p w14:paraId="3F12930F"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okuma işlemi bittiğinde, </w:t>
      </w:r>
      <w:proofErr w:type="spellStart"/>
      <w:r w:rsidRPr="006A30A6">
        <w:rPr>
          <w:i/>
          <w:iCs/>
          <w:lang w:val="tr-TR"/>
        </w:rPr>
        <w:t>When</w:t>
      </w:r>
      <w:proofErr w:type="spellEnd"/>
      <w:r w:rsidRPr="006A30A6">
        <w:rPr>
          <w:lang w:val="tr-TR"/>
        </w:rPr>
        <w:t> istatistik kartları yüklenirse, </w:t>
      </w:r>
      <w:proofErr w:type="spellStart"/>
      <w:r w:rsidRPr="006A30A6">
        <w:rPr>
          <w:i/>
          <w:iCs/>
          <w:lang w:val="tr-TR"/>
        </w:rPr>
        <w:t>Then</w:t>
      </w:r>
      <w:proofErr w:type="spellEnd"/>
      <w:r w:rsidRPr="006A30A6">
        <w:rPr>
          <w:lang w:val="tr-TR"/>
        </w:rPr>
        <w:t> </w:t>
      </w:r>
      <w:proofErr w:type="spellStart"/>
      <w:r w:rsidRPr="006A30A6">
        <w:rPr>
          <w:lang w:val="tr-TR"/>
        </w:rPr>
        <w:t>avg</w:t>
      </w:r>
      <w:proofErr w:type="spellEnd"/>
      <w:r w:rsidRPr="006A30A6">
        <w:rPr>
          <w:lang w:val="tr-TR"/>
        </w:rPr>
        <w:t xml:space="preserve"> ve </w:t>
      </w:r>
      <w:proofErr w:type="spellStart"/>
      <w:r w:rsidRPr="006A30A6">
        <w:rPr>
          <w:lang w:val="tr-TR"/>
        </w:rPr>
        <w:t>median</w:t>
      </w:r>
      <w:proofErr w:type="spellEnd"/>
      <w:r w:rsidRPr="006A30A6">
        <w:rPr>
          <w:lang w:val="tr-TR"/>
        </w:rPr>
        <w:t xml:space="preserve"> değerleri virgülden sonra 2 hane olarak görünmelidir.</w:t>
      </w:r>
    </w:p>
    <w:p w14:paraId="46A08C0D" w14:textId="77777777" w:rsidR="006A30A6" w:rsidRPr="006A30A6" w:rsidRDefault="006A30A6" w:rsidP="006A30A6">
      <w:pPr>
        <w:numPr>
          <w:ilvl w:val="0"/>
          <w:numId w:val="15"/>
        </w:numPr>
        <w:rPr>
          <w:lang w:val="tr-TR"/>
        </w:rPr>
      </w:pPr>
      <w:r w:rsidRPr="006A30A6">
        <w:rPr>
          <w:b/>
          <w:bCs/>
          <w:lang w:val="tr-TR"/>
        </w:rPr>
        <w:t>Arama Yapma:</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tabloda kelime araması yapmak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spesifik bir kaydı bulabileyim</w:t>
      </w:r>
      <w:r w:rsidRPr="006A30A6">
        <w:rPr>
          <w:lang w:val="tr-TR"/>
        </w:rPr>
        <w:t>.</w:t>
      </w:r>
    </w:p>
    <w:p w14:paraId="1829B441"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veriler görüntülenirken, </w:t>
      </w:r>
      <w:proofErr w:type="spellStart"/>
      <w:r w:rsidRPr="006A30A6">
        <w:rPr>
          <w:i/>
          <w:iCs/>
          <w:lang w:val="tr-TR"/>
        </w:rPr>
        <w:t>When</w:t>
      </w:r>
      <w:proofErr w:type="spellEnd"/>
      <w:r w:rsidRPr="006A30A6">
        <w:rPr>
          <w:lang w:val="tr-TR"/>
        </w:rPr>
        <w:t> arama çubuğuna "Ali" yazılırsa, </w:t>
      </w:r>
      <w:proofErr w:type="spellStart"/>
      <w:r w:rsidRPr="006A30A6">
        <w:rPr>
          <w:i/>
          <w:iCs/>
          <w:lang w:val="tr-TR"/>
        </w:rPr>
        <w:t>Then</w:t>
      </w:r>
      <w:proofErr w:type="spellEnd"/>
      <w:r w:rsidRPr="006A30A6">
        <w:rPr>
          <w:lang w:val="tr-TR"/>
        </w:rPr>
        <w:t> içinde Ali geçen satırlar filtrelenmeli ve "Ali" kelimesi sarı fosforlu (mark) görünmelidir.</w:t>
      </w:r>
    </w:p>
    <w:p w14:paraId="12F4D9D0" w14:textId="77777777" w:rsidR="006A30A6" w:rsidRPr="006A30A6" w:rsidRDefault="006A30A6" w:rsidP="006A30A6">
      <w:pPr>
        <w:numPr>
          <w:ilvl w:val="0"/>
          <w:numId w:val="15"/>
        </w:numPr>
        <w:rPr>
          <w:lang w:val="tr-TR"/>
        </w:rPr>
      </w:pPr>
      <w:r w:rsidRPr="006A30A6">
        <w:rPr>
          <w:b/>
          <w:bCs/>
          <w:lang w:val="tr-TR"/>
        </w:rPr>
        <w:t>İptal Etme:</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uzun süren işlemi iptal etmek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yanlış dosya yüklediğimde beklemeyeyim</w:t>
      </w:r>
      <w:r w:rsidRPr="006A30A6">
        <w:rPr>
          <w:lang w:val="tr-TR"/>
        </w:rPr>
        <w:t>.</w:t>
      </w:r>
    </w:p>
    <w:p w14:paraId="5654BCE1"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yükleme ekranı (</w:t>
      </w:r>
      <w:proofErr w:type="spellStart"/>
      <w:r w:rsidRPr="006A30A6">
        <w:rPr>
          <w:lang w:val="tr-TR"/>
        </w:rPr>
        <w:t>loading</w:t>
      </w:r>
      <w:proofErr w:type="spellEnd"/>
      <w:r w:rsidRPr="006A30A6">
        <w:rPr>
          <w:lang w:val="tr-TR"/>
        </w:rPr>
        <w:t>) açıkken, </w:t>
      </w:r>
      <w:proofErr w:type="spellStart"/>
      <w:r w:rsidRPr="006A30A6">
        <w:rPr>
          <w:i/>
          <w:iCs/>
          <w:lang w:val="tr-TR"/>
        </w:rPr>
        <w:t>When</w:t>
      </w:r>
      <w:proofErr w:type="spellEnd"/>
      <w:r w:rsidRPr="006A30A6">
        <w:rPr>
          <w:lang w:val="tr-TR"/>
        </w:rPr>
        <w:t> </w:t>
      </w:r>
      <w:proofErr w:type="spellStart"/>
      <w:r w:rsidRPr="006A30A6">
        <w:rPr>
          <w:lang w:val="tr-TR"/>
        </w:rPr>
        <w:t>Cancel</w:t>
      </w:r>
      <w:proofErr w:type="spellEnd"/>
      <w:r w:rsidRPr="006A30A6">
        <w:rPr>
          <w:lang w:val="tr-TR"/>
        </w:rPr>
        <w:t xml:space="preserve"> butonuna basılırsa, </w:t>
      </w:r>
      <w:proofErr w:type="spellStart"/>
      <w:r w:rsidRPr="006A30A6">
        <w:rPr>
          <w:i/>
          <w:iCs/>
          <w:lang w:val="tr-TR"/>
        </w:rPr>
        <w:t>Then</w:t>
      </w:r>
      <w:proofErr w:type="spellEnd"/>
      <w:r w:rsidRPr="006A30A6">
        <w:rPr>
          <w:lang w:val="tr-TR"/>
        </w:rPr>
        <w:t xml:space="preserve"> Web </w:t>
      </w:r>
      <w:proofErr w:type="spellStart"/>
      <w:r w:rsidRPr="006A30A6">
        <w:rPr>
          <w:lang w:val="tr-TR"/>
        </w:rPr>
        <w:t>Worker</w:t>
      </w:r>
      <w:proofErr w:type="spellEnd"/>
      <w:r w:rsidRPr="006A30A6">
        <w:rPr>
          <w:lang w:val="tr-TR"/>
        </w:rPr>
        <w:t xml:space="preserve"> derhal sonlandırılmalı (</w:t>
      </w:r>
      <w:proofErr w:type="spellStart"/>
      <w:proofErr w:type="gramStart"/>
      <w:r w:rsidRPr="006A30A6">
        <w:rPr>
          <w:lang w:val="tr-TR"/>
        </w:rPr>
        <w:t>terminate</w:t>
      </w:r>
      <w:proofErr w:type="spellEnd"/>
      <w:r w:rsidRPr="006A30A6">
        <w:rPr>
          <w:lang w:val="tr-TR"/>
        </w:rPr>
        <w:t>(</w:t>
      </w:r>
      <w:proofErr w:type="gramEnd"/>
      <w:r w:rsidRPr="006A30A6">
        <w:rPr>
          <w:lang w:val="tr-TR"/>
        </w:rPr>
        <w:t>)) ve UI sıfırlanmalıdır.</w:t>
      </w:r>
    </w:p>
    <w:p w14:paraId="0BDEE60C" w14:textId="77777777" w:rsidR="006A30A6" w:rsidRPr="006A30A6" w:rsidRDefault="006A30A6" w:rsidP="006A30A6">
      <w:pPr>
        <w:numPr>
          <w:ilvl w:val="0"/>
          <w:numId w:val="15"/>
        </w:numPr>
        <w:rPr>
          <w:lang w:val="tr-TR"/>
        </w:rPr>
      </w:pPr>
      <w:r w:rsidRPr="006A30A6">
        <w:rPr>
          <w:b/>
          <w:bCs/>
          <w:lang w:val="tr-TR"/>
        </w:rPr>
        <w:t>Hatalı Dosya Uyarısı:</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PDF yüklediğimde uyarılmak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hatamı anlayabileyim</w:t>
      </w:r>
      <w:r w:rsidRPr="006A30A6">
        <w:rPr>
          <w:lang w:val="tr-TR"/>
        </w:rPr>
        <w:t>.</w:t>
      </w:r>
    </w:p>
    <w:p w14:paraId="012C19D4"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kullanıcı CSV yerine PDF yüklerse, </w:t>
      </w:r>
      <w:proofErr w:type="spellStart"/>
      <w:r w:rsidRPr="006A30A6">
        <w:rPr>
          <w:i/>
          <w:iCs/>
          <w:lang w:val="tr-TR"/>
        </w:rPr>
        <w:t>When</w:t>
      </w:r>
      <w:proofErr w:type="spellEnd"/>
      <w:r w:rsidRPr="006A30A6">
        <w:rPr>
          <w:lang w:val="tr-TR"/>
        </w:rPr>
        <w:t> dosya bırakıldığında, </w:t>
      </w:r>
      <w:proofErr w:type="spellStart"/>
      <w:r w:rsidRPr="006A30A6">
        <w:rPr>
          <w:i/>
          <w:iCs/>
          <w:lang w:val="tr-TR"/>
        </w:rPr>
        <w:t>Then</w:t>
      </w:r>
      <w:proofErr w:type="spellEnd"/>
      <w:r w:rsidRPr="006A30A6">
        <w:rPr>
          <w:lang w:val="tr-TR"/>
        </w:rPr>
        <w:t> kırmızı bir hata mesajı çıkmalı ve okuma başlamamalıdır.</w:t>
      </w:r>
    </w:p>
    <w:p w14:paraId="13E787BA" w14:textId="77777777" w:rsidR="006A30A6" w:rsidRPr="006A30A6" w:rsidRDefault="006A30A6" w:rsidP="006A30A6">
      <w:pPr>
        <w:numPr>
          <w:ilvl w:val="0"/>
          <w:numId w:val="15"/>
        </w:numPr>
        <w:rPr>
          <w:lang w:val="tr-TR"/>
        </w:rPr>
      </w:pPr>
      <w:r w:rsidRPr="006A30A6">
        <w:rPr>
          <w:b/>
          <w:bCs/>
          <w:lang w:val="tr-TR"/>
        </w:rPr>
        <w:t xml:space="preserve">Excel (XLSX) </w:t>
      </w:r>
      <w:proofErr w:type="spellStart"/>
      <w:r w:rsidRPr="006A30A6">
        <w:rPr>
          <w:b/>
          <w:bCs/>
          <w:lang w:val="tr-TR"/>
        </w:rPr>
        <w:t>Export</w:t>
      </w:r>
      <w:proofErr w:type="spellEnd"/>
      <w:r w:rsidRPr="006A30A6">
        <w:rPr>
          <w:b/>
          <w:bCs/>
          <w:lang w:val="tr-TR"/>
        </w:rPr>
        <w:t>:</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veriyi direkt Excel formatında indirmek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yöneticime atabileyim</w:t>
      </w:r>
      <w:r w:rsidRPr="006A30A6">
        <w:rPr>
          <w:lang w:val="tr-TR"/>
        </w:rPr>
        <w:t>.</w:t>
      </w:r>
    </w:p>
    <w:p w14:paraId="344E9668"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filtreleme yapıldıktan sonra, </w:t>
      </w:r>
      <w:proofErr w:type="spellStart"/>
      <w:r w:rsidRPr="006A30A6">
        <w:rPr>
          <w:i/>
          <w:iCs/>
          <w:lang w:val="tr-TR"/>
        </w:rPr>
        <w:t>When</w:t>
      </w:r>
      <w:proofErr w:type="spellEnd"/>
      <w:r w:rsidRPr="006A30A6">
        <w:rPr>
          <w:lang w:val="tr-TR"/>
        </w:rPr>
        <w:t> "</w:t>
      </w:r>
      <w:proofErr w:type="spellStart"/>
      <w:r w:rsidRPr="006A30A6">
        <w:rPr>
          <w:lang w:val="tr-TR"/>
        </w:rPr>
        <w:t>Export</w:t>
      </w:r>
      <w:proofErr w:type="spellEnd"/>
      <w:r w:rsidRPr="006A30A6">
        <w:rPr>
          <w:lang w:val="tr-TR"/>
        </w:rPr>
        <w:t xml:space="preserve"> Excel" butonuna basılırsa, </w:t>
      </w:r>
      <w:proofErr w:type="spellStart"/>
      <w:r w:rsidRPr="006A30A6">
        <w:rPr>
          <w:i/>
          <w:iCs/>
          <w:lang w:val="tr-TR"/>
        </w:rPr>
        <w:t>Then</w:t>
      </w:r>
      <w:proofErr w:type="spellEnd"/>
      <w:r w:rsidRPr="006A30A6">
        <w:rPr>
          <w:lang w:val="tr-TR"/>
        </w:rPr>
        <w:t> </w:t>
      </w:r>
      <w:proofErr w:type="spellStart"/>
      <w:r w:rsidRPr="006A30A6">
        <w:rPr>
          <w:lang w:val="tr-TR"/>
        </w:rPr>
        <w:t>SheetJS</w:t>
      </w:r>
      <w:proofErr w:type="spellEnd"/>
      <w:r w:rsidRPr="006A30A6">
        <w:rPr>
          <w:lang w:val="tr-TR"/>
        </w:rPr>
        <w:t xml:space="preserve"> kullanılarak .</w:t>
      </w:r>
      <w:proofErr w:type="spellStart"/>
      <w:r w:rsidRPr="006A30A6">
        <w:rPr>
          <w:lang w:val="tr-TR"/>
        </w:rPr>
        <w:t>xlsx</w:t>
      </w:r>
      <w:proofErr w:type="spellEnd"/>
      <w:r w:rsidRPr="006A30A6">
        <w:rPr>
          <w:lang w:val="tr-TR"/>
        </w:rPr>
        <w:t> uzantılı dosya inmelidir.</w:t>
      </w:r>
    </w:p>
    <w:p w14:paraId="7FAB90CC" w14:textId="77777777" w:rsidR="006A30A6" w:rsidRDefault="006A30A6"/>
    <w:p w14:paraId="35CC8C6B" w14:textId="77777777" w:rsidR="00052761" w:rsidRDefault="003836EC">
      <w:pPr>
        <w:pStyle w:val="Balk2"/>
      </w:pPr>
      <w:bookmarkStart w:id="10" w:name="_Toc229342303"/>
      <w:r>
        <w:lastRenderedPageBreak/>
        <w:t xml:space="preserve">2.5. </w:t>
      </w:r>
      <w:proofErr w:type="spellStart"/>
      <w:r>
        <w:t>İşlevsel</w:t>
      </w:r>
      <w:proofErr w:type="spellEnd"/>
      <w:r>
        <w:t xml:space="preserve"> Olmayan </w:t>
      </w:r>
      <w:proofErr w:type="spellStart"/>
      <w:r>
        <w:t>Gereksinimler</w:t>
      </w:r>
      <w:proofErr w:type="spellEnd"/>
      <w:r>
        <w:t xml:space="preserve"> (NFR)</w:t>
      </w:r>
      <w:bookmarkEnd w:id="10"/>
    </w:p>
    <w:p w14:paraId="17D68305" w14:textId="51146131" w:rsidR="00023D60" w:rsidRPr="00023D60" w:rsidRDefault="00023D60" w:rsidP="00023D60">
      <w:pPr>
        <w:ind w:firstLine="0"/>
      </w:pPr>
      <w:proofErr w:type="spellStart"/>
      <w:r w:rsidRPr="00023D60">
        <w:t>Proje</w:t>
      </w:r>
      <w:proofErr w:type="spellEnd"/>
      <w:r w:rsidRPr="00023D60">
        <w:t xml:space="preserve"> </w:t>
      </w:r>
      <w:proofErr w:type="spellStart"/>
      <w:r w:rsidRPr="00023D60">
        <w:t>tamamen</w:t>
      </w:r>
      <w:proofErr w:type="spellEnd"/>
      <w:r w:rsidRPr="00023D60">
        <w:t xml:space="preserve"> </w:t>
      </w:r>
      <w:proofErr w:type="spellStart"/>
      <w:r w:rsidRPr="00023D60">
        <w:t>istemci</w:t>
      </w:r>
      <w:proofErr w:type="spellEnd"/>
      <w:r w:rsidRPr="00023D60">
        <w:t xml:space="preserve"> (client-side) </w:t>
      </w:r>
      <w:proofErr w:type="spellStart"/>
      <w:r w:rsidRPr="00023D60">
        <w:t>tarafında</w:t>
      </w:r>
      <w:proofErr w:type="spellEnd"/>
      <w:r w:rsidRPr="00023D60">
        <w:t xml:space="preserve"> </w:t>
      </w:r>
      <w:proofErr w:type="spellStart"/>
      <w:r w:rsidRPr="00023D60">
        <w:t>çalıştığından</w:t>
      </w:r>
      <w:proofErr w:type="spellEnd"/>
      <w:r w:rsidRPr="00023D60">
        <w:t xml:space="preserve"> </w:t>
      </w:r>
      <w:proofErr w:type="spellStart"/>
      <w:r w:rsidRPr="00023D60">
        <w:t>ağ</w:t>
      </w:r>
      <w:proofErr w:type="spellEnd"/>
      <w:r w:rsidRPr="00023D60">
        <w:t xml:space="preserve"> </w:t>
      </w:r>
      <w:proofErr w:type="spellStart"/>
      <w:r w:rsidRPr="00023D60">
        <w:t>tabanlı</w:t>
      </w:r>
      <w:proofErr w:type="spellEnd"/>
      <w:r w:rsidRPr="00023D60">
        <w:t xml:space="preserve"> API </w:t>
      </w:r>
      <w:proofErr w:type="spellStart"/>
      <w:r w:rsidRPr="00023D60">
        <w:t>yanıt</w:t>
      </w:r>
      <w:proofErr w:type="spellEnd"/>
      <w:r w:rsidRPr="00023D60">
        <w:t xml:space="preserve"> </w:t>
      </w:r>
      <w:proofErr w:type="spellStart"/>
      <w:r w:rsidRPr="00023D60">
        <w:t>süreleri</w:t>
      </w:r>
      <w:proofErr w:type="spellEnd"/>
      <w:r w:rsidRPr="00023D60">
        <w:t xml:space="preserve"> </w:t>
      </w:r>
      <w:proofErr w:type="spellStart"/>
      <w:r w:rsidRPr="00023D60">
        <w:t>yerine</w:t>
      </w:r>
      <w:proofErr w:type="spellEnd"/>
      <w:r w:rsidRPr="00023D60">
        <w:t xml:space="preserve"> </w:t>
      </w:r>
      <w:proofErr w:type="spellStart"/>
      <w:r w:rsidRPr="00023D60">
        <w:t>doğrudan</w:t>
      </w:r>
      <w:proofErr w:type="spellEnd"/>
      <w:r w:rsidRPr="00023D60">
        <w:t xml:space="preserve"> </w:t>
      </w:r>
      <w:proofErr w:type="spellStart"/>
      <w:r w:rsidRPr="00023D60">
        <w:t>tarayıcı</w:t>
      </w:r>
      <w:proofErr w:type="spellEnd"/>
      <w:r w:rsidRPr="00023D60">
        <w:t xml:space="preserve"> </w:t>
      </w:r>
      <w:proofErr w:type="spellStart"/>
      <w:r w:rsidRPr="00023D60">
        <w:t>performans</w:t>
      </w:r>
      <w:proofErr w:type="spellEnd"/>
      <w:r w:rsidRPr="00023D60">
        <w:t xml:space="preserve"> </w:t>
      </w:r>
      <w:proofErr w:type="spellStart"/>
      <w:r w:rsidRPr="00023D60">
        <w:t>metrikleri</w:t>
      </w:r>
      <w:proofErr w:type="spellEnd"/>
      <w:r w:rsidRPr="00023D60">
        <w:t xml:space="preserve"> </w:t>
      </w:r>
      <w:proofErr w:type="spellStart"/>
      <w:r w:rsidRPr="00023D60">
        <w:t>temel</w:t>
      </w:r>
      <w:proofErr w:type="spellEnd"/>
      <w:r w:rsidRPr="00023D60">
        <w:t xml:space="preserve"> </w:t>
      </w:r>
      <w:proofErr w:type="spellStart"/>
      <w:r w:rsidRPr="00023D60">
        <w:t>alınmıştır</w:t>
      </w:r>
      <w:proofErr w:type="spellEnd"/>
      <w:r w:rsidRPr="00023D60">
        <w:t>.</w:t>
      </w:r>
    </w:p>
    <w:p w14:paraId="0333B3B3" w14:textId="5FDB7BB2" w:rsidR="00052761" w:rsidRDefault="00023D60">
      <w:pPr>
        <w:pStyle w:val="ResimYazs"/>
        <w:spacing w:after="120"/>
      </w:pPr>
      <w:r w:rsidRPr="00023D60">
        <w:t xml:space="preserve">Tablo 5: NFR </w:t>
      </w:r>
      <w:proofErr w:type="spellStart"/>
      <w:r w:rsidRPr="00023D60">
        <w:t>Matrisi</w:t>
      </w:r>
      <w:proofErr w:type="spellEnd"/>
    </w:p>
    <w:tbl>
      <w:tblPr>
        <w:tblStyle w:val="AkKlavuz-Vurgu1"/>
        <w:tblW w:w="9071" w:type="dxa"/>
        <w:jc w:val="center"/>
        <w:tblLayout w:type="fixed"/>
        <w:tblLook w:val="04A0" w:firstRow="1" w:lastRow="0" w:firstColumn="1" w:lastColumn="0" w:noHBand="0" w:noVBand="1"/>
      </w:tblPr>
      <w:tblGrid>
        <w:gridCol w:w="1984"/>
        <w:gridCol w:w="4252"/>
        <w:gridCol w:w="2835"/>
      </w:tblGrid>
      <w:tr w:rsidR="00052761" w14:paraId="0627E836" w14:textId="77777777" w:rsidTr="00023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shd w:val="clear" w:color="auto" w:fill="1F4E78"/>
          </w:tcPr>
          <w:p w14:paraId="718190CC" w14:textId="77777777" w:rsidR="00052761" w:rsidRDefault="003836EC">
            <w:pPr>
              <w:ind w:firstLine="0"/>
            </w:pPr>
            <w:proofErr w:type="spellStart"/>
            <w:r>
              <w:rPr>
                <w:color w:val="FFFFFF"/>
                <w:sz w:val="22"/>
              </w:rPr>
              <w:t>Kategori</w:t>
            </w:r>
            <w:proofErr w:type="spellEnd"/>
          </w:p>
        </w:tc>
        <w:tc>
          <w:tcPr>
            <w:tcW w:w="4252" w:type="dxa"/>
            <w:tcBorders>
              <w:top w:val="single" w:sz="4" w:space="0" w:color="7F7F7F"/>
              <w:left w:val="single" w:sz="4" w:space="0" w:color="7F7F7F"/>
              <w:bottom w:val="single" w:sz="4" w:space="0" w:color="7F7F7F"/>
              <w:right w:val="single" w:sz="4" w:space="0" w:color="7F7F7F"/>
            </w:tcBorders>
            <w:shd w:val="clear" w:color="auto" w:fill="1F4E78"/>
          </w:tcPr>
          <w:p w14:paraId="129CD9DA"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Gereksinim</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65E2E6E"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Nasıl</w:t>
            </w:r>
            <w:proofErr w:type="spellEnd"/>
            <w:r>
              <w:rPr>
                <w:color w:val="FFFFFF"/>
                <w:sz w:val="22"/>
              </w:rPr>
              <w:t xml:space="preserve"> </w:t>
            </w:r>
            <w:proofErr w:type="spellStart"/>
            <w:r>
              <w:rPr>
                <w:color w:val="FFFFFF"/>
                <w:sz w:val="22"/>
              </w:rPr>
              <w:t>ölçülecek</w:t>
            </w:r>
            <w:proofErr w:type="spellEnd"/>
            <w:r>
              <w:rPr>
                <w:color w:val="FFFFFF"/>
                <w:sz w:val="22"/>
              </w:rPr>
              <w:t>?</w:t>
            </w:r>
          </w:p>
        </w:tc>
      </w:tr>
      <w:tr w:rsidR="00C81F20" w14:paraId="0F75CFDE"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44042693" w14:textId="75214590"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6E48AFC3" w14:textId="1706D553"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Main Thread Blocking Time &lt; 50ms</w:t>
            </w:r>
          </w:p>
        </w:tc>
        <w:tc>
          <w:tcPr>
            <w:tcW w:w="2835" w:type="dxa"/>
            <w:tcBorders>
              <w:top w:val="single" w:sz="4" w:space="0" w:color="7F7F7F"/>
              <w:left w:val="single" w:sz="4" w:space="0" w:color="7F7F7F"/>
              <w:bottom w:val="single" w:sz="4" w:space="0" w:color="7F7F7F"/>
              <w:right w:val="single" w:sz="4" w:space="0" w:color="7F7F7F"/>
            </w:tcBorders>
            <w:vAlign w:val="center"/>
          </w:tcPr>
          <w:p w14:paraId="758BCE49" w14:textId="3D135840"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DevTools Performance Profiler</w:t>
            </w:r>
          </w:p>
        </w:tc>
      </w:tr>
      <w:tr w:rsidR="00C81F20" w14:paraId="5A02EDF4"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5B4292D" w14:textId="2A50B299"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B9C7FA8" w14:textId="6110120B"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 xml:space="preserve">LCP (İlk </w:t>
            </w:r>
            <w:proofErr w:type="spellStart"/>
            <w:r w:rsidRPr="00C81F20">
              <w:rPr>
                <w:color w:val="000000" w:themeColor="text1"/>
                <w:sz w:val="20"/>
                <w:szCs w:val="20"/>
              </w:rPr>
              <w:t>Yüklenme</w:t>
            </w:r>
            <w:proofErr w:type="spellEnd"/>
            <w:r w:rsidRPr="00C81F20">
              <w:rPr>
                <w:color w:val="000000" w:themeColor="text1"/>
                <w:sz w:val="20"/>
                <w:szCs w:val="20"/>
              </w:rPr>
              <w:t xml:space="preserve"> </w:t>
            </w:r>
            <w:proofErr w:type="spellStart"/>
            <w:r w:rsidRPr="00C81F20">
              <w:rPr>
                <w:color w:val="000000" w:themeColor="text1"/>
                <w:sz w:val="20"/>
                <w:szCs w:val="20"/>
              </w:rPr>
              <w:t>Süresi</w:t>
            </w:r>
            <w:proofErr w:type="spellEnd"/>
            <w:r w:rsidRPr="00C81F20">
              <w:rPr>
                <w:color w:val="000000" w:themeColor="text1"/>
                <w:sz w:val="20"/>
                <w:szCs w:val="20"/>
              </w:rPr>
              <w:t>) &lt; 1.5 s</w:t>
            </w:r>
          </w:p>
        </w:tc>
        <w:tc>
          <w:tcPr>
            <w:tcW w:w="2835" w:type="dxa"/>
            <w:tcBorders>
              <w:top w:val="single" w:sz="4" w:space="0" w:color="7F7F7F"/>
              <w:left w:val="single" w:sz="4" w:space="0" w:color="7F7F7F"/>
              <w:bottom w:val="single" w:sz="4" w:space="0" w:color="7F7F7F"/>
              <w:right w:val="single" w:sz="4" w:space="0" w:color="7F7F7F"/>
            </w:tcBorders>
            <w:vAlign w:val="center"/>
          </w:tcPr>
          <w:p w14:paraId="1DDA47D8" w14:textId="19AB8BF7"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Lighthouse</w:t>
            </w:r>
          </w:p>
        </w:tc>
      </w:tr>
      <w:tr w:rsidR="00C81F20" w14:paraId="6B6F071A"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D6F843B" w14:textId="61A88963" w:rsidR="00C81F20" w:rsidRPr="00C81F20" w:rsidRDefault="00C81F20" w:rsidP="00C81F20">
            <w:pPr>
              <w:ind w:firstLine="0"/>
              <w:rPr>
                <w:color w:val="000000" w:themeColor="text1"/>
              </w:rPr>
            </w:pPr>
            <w:proofErr w:type="spellStart"/>
            <w:r w:rsidRPr="00C81F20">
              <w:rPr>
                <w:color w:val="000000" w:themeColor="text1"/>
                <w:sz w:val="20"/>
                <w:szCs w:val="20"/>
              </w:rPr>
              <w:t>Güvenlik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7A30960F" w14:textId="6430B789"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1F20">
              <w:rPr>
                <w:color w:val="000000" w:themeColor="text1"/>
                <w:sz w:val="20"/>
                <w:szCs w:val="20"/>
              </w:rPr>
              <w:t>Veriler</w:t>
            </w:r>
            <w:proofErr w:type="spellEnd"/>
            <w:r w:rsidRPr="00C81F20">
              <w:rPr>
                <w:color w:val="000000" w:themeColor="text1"/>
                <w:sz w:val="20"/>
                <w:szCs w:val="20"/>
              </w:rPr>
              <w:t xml:space="preserve"> </w:t>
            </w:r>
            <w:proofErr w:type="spellStart"/>
            <w:r w:rsidRPr="00C81F20">
              <w:rPr>
                <w:color w:val="000000" w:themeColor="text1"/>
                <w:sz w:val="20"/>
                <w:szCs w:val="20"/>
              </w:rPr>
              <w:t>tarayıcıdan</w:t>
            </w:r>
            <w:proofErr w:type="spellEnd"/>
            <w:r w:rsidRPr="00C81F20">
              <w:rPr>
                <w:color w:val="000000" w:themeColor="text1"/>
                <w:sz w:val="20"/>
                <w:szCs w:val="20"/>
              </w:rPr>
              <w:t xml:space="preserve"> </w:t>
            </w:r>
            <w:proofErr w:type="spellStart"/>
            <w:r w:rsidRPr="00C81F20">
              <w:rPr>
                <w:color w:val="000000" w:themeColor="text1"/>
                <w:sz w:val="20"/>
                <w:szCs w:val="20"/>
              </w:rPr>
              <w:t>dışarı</w:t>
            </w:r>
            <w:proofErr w:type="spellEnd"/>
            <w:r w:rsidRPr="00C81F20">
              <w:rPr>
                <w:color w:val="000000" w:themeColor="text1"/>
                <w:sz w:val="20"/>
                <w:szCs w:val="20"/>
              </w:rPr>
              <w:t xml:space="preserve"> </w:t>
            </w:r>
            <w:proofErr w:type="spellStart"/>
            <w:r w:rsidRPr="00C81F20">
              <w:rPr>
                <w:color w:val="000000" w:themeColor="text1"/>
                <w:sz w:val="20"/>
                <w:szCs w:val="20"/>
              </w:rPr>
              <w:t>çıkmamalı</w:t>
            </w:r>
            <w:proofErr w:type="spellEnd"/>
          </w:p>
        </w:tc>
        <w:tc>
          <w:tcPr>
            <w:tcW w:w="2835" w:type="dxa"/>
            <w:tcBorders>
              <w:top w:val="single" w:sz="4" w:space="0" w:color="7F7F7F"/>
              <w:left w:val="single" w:sz="4" w:space="0" w:color="7F7F7F"/>
              <w:bottom w:val="single" w:sz="4" w:space="0" w:color="7F7F7F"/>
              <w:right w:val="single" w:sz="4" w:space="0" w:color="7F7F7F"/>
            </w:tcBorders>
            <w:vAlign w:val="center"/>
          </w:tcPr>
          <w:p w14:paraId="34F9BA5B" w14:textId="1A57A10C"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 xml:space="preserve">Network </w:t>
            </w:r>
            <w:proofErr w:type="spellStart"/>
            <w:r w:rsidRPr="00C81F20">
              <w:rPr>
                <w:color w:val="000000" w:themeColor="text1"/>
                <w:sz w:val="20"/>
                <w:szCs w:val="20"/>
              </w:rPr>
              <w:t>Sekmesi</w:t>
            </w:r>
            <w:proofErr w:type="spellEnd"/>
            <w:r w:rsidRPr="00C81F20">
              <w:rPr>
                <w:color w:val="000000" w:themeColor="text1"/>
                <w:sz w:val="20"/>
                <w:szCs w:val="20"/>
              </w:rPr>
              <w:t xml:space="preserve"> (</w:t>
            </w:r>
            <w:proofErr w:type="spellStart"/>
            <w:r w:rsidRPr="00C81F20">
              <w:rPr>
                <w:color w:val="000000" w:themeColor="text1"/>
                <w:sz w:val="20"/>
                <w:szCs w:val="20"/>
              </w:rPr>
              <w:t>Sıfır</w:t>
            </w:r>
            <w:proofErr w:type="spellEnd"/>
            <w:r w:rsidRPr="00C81F20">
              <w:rPr>
                <w:color w:val="000000" w:themeColor="text1"/>
                <w:sz w:val="20"/>
                <w:szCs w:val="20"/>
              </w:rPr>
              <w:t xml:space="preserve"> API </w:t>
            </w:r>
            <w:proofErr w:type="spellStart"/>
            <w:r w:rsidRPr="00C81F20">
              <w:rPr>
                <w:color w:val="000000" w:themeColor="text1"/>
                <w:sz w:val="20"/>
                <w:szCs w:val="20"/>
              </w:rPr>
              <w:t>çağrısı</w:t>
            </w:r>
            <w:proofErr w:type="spellEnd"/>
            <w:r w:rsidRPr="00C81F20">
              <w:rPr>
                <w:color w:val="000000" w:themeColor="text1"/>
                <w:sz w:val="20"/>
                <w:szCs w:val="20"/>
              </w:rPr>
              <w:t>)</w:t>
            </w:r>
          </w:p>
        </w:tc>
      </w:tr>
      <w:tr w:rsidR="00C81F20" w14:paraId="0FF35808"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1D706CAE" w14:textId="165CEAC3" w:rsidR="00C81F20" w:rsidRPr="00C81F20" w:rsidRDefault="00C81F20" w:rsidP="00C81F20">
            <w:pPr>
              <w:ind w:firstLine="0"/>
              <w:rPr>
                <w:color w:val="000000" w:themeColor="text1"/>
              </w:rPr>
            </w:pPr>
            <w:proofErr w:type="spellStart"/>
            <w:r w:rsidRPr="00C81F20">
              <w:rPr>
                <w:color w:val="000000" w:themeColor="text1"/>
                <w:sz w:val="20"/>
                <w:szCs w:val="20"/>
              </w:rPr>
              <w:t>Erişilebilirlik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7D0608FA" w14:textId="70C3A314"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1F20">
              <w:rPr>
                <w:color w:val="000000" w:themeColor="text1"/>
                <w:sz w:val="20"/>
                <w:szCs w:val="20"/>
              </w:rPr>
              <w:t>Kontrast</w:t>
            </w:r>
            <w:proofErr w:type="spellEnd"/>
            <w:r w:rsidRPr="00C81F20">
              <w:rPr>
                <w:color w:val="000000" w:themeColor="text1"/>
                <w:sz w:val="20"/>
                <w:szCs w:val="20"/>
              </w:rPr>
              <w:t xml:space="preserve"> </w:t>
            </w:r>
            <w:proofErr w:type="spellStart"/>
            <w:r w:rsidRPr="00C81F20">
              <w:rPr>
                <w:color w:val="000000" w:themeColor="text1"/>
                <w:sz w:val="20"/>
                <w:szCs w:val="20"/>
              </w:rPr>
              <w:t>Oranı</w:t>
            </w:r>
            <w:proofErr w:type="spellEnd"/>
            <w:r w:rsidRPr="00C81F20">
              <w:rPr>
                <w:color w:val="000000" w:themeColor="text1"/>
                <w:sz w:val="20"/>
                <w:szCs w:val="20"/>
              </w:rPr>
              <w:t xml:space="preserve"> (WCAG 2.1) </w:t>
            </w:r>
            <w:proofErr w:type="spellStart"/>
            <w:r w:rsidRPr="00C81F20">
              <w:rPr>
                <w:color w:val="000000" w:themeColor="text1"/>
                <w:sz w:val="20"/>
                <w:szCs w:val="20"/>
              </w:rPr>
              <w:t>uyumlu</w:t>
            </w:r>
            <w:proofErr w:type="spellEnd"/>
          </w:p>
        </w:tc>
        <w:tc>
          <w:tcPr>
            <w:tcW w:w="2835" w:type="dxa"/>
            <w:tcBorders>
              <w:top w:val="single" w:sz="4" w:space="0" w:color="7F7F7F"/>
              <w:left w:val="single" w:sz="4" w:space="0" w:color="7F7F7F"/>
              <w:bottom w:val="single" w:sz="4" w:space="0" w:color="7F7F7F"/>
              <w:right w:val="single" w:sz="4" w:space="0" w:color="7F7F7F"/>
            </w:tcBorders>
            <w:vAlign w:val="center"/>
          </w:tcPr>
          <w:p w14:paraId="6B9360BE" w14:textId="61DD97D4"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axe DevTools</w:t>
            </w:r>
          </w:p>
        </w:tc>
      </w:tr>
      <w:tr w:rsidR="00C81F20" w14:paraId="5C655759"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0584D9E4" w14:textId="3302B016" w:rsidR="00C81F20" w:rsidRPr="00C81F20" w:rsidRDefault="00C81F20" w:rsidP="00C81F20">
            <w:pPr>
              <w:ind w:firstLine="0"/>
              <w:rPr>
                <w:color w:val="000000" w:themeColor="text1"/>
              </w:rPr>
            </w:pPr>
            <w:proofErr w:type="spellStart"/>
            <w:r w:rsidRPr="00C81F20">
              <w:rPr>
                <w:color w:val="000000" w:themeColor="text1"/>
                <w:sz w:val="20"/>
                <w:szCs w:val="20"/>
              </w:rPr>
              <w:t>Uyumluluk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4A7AF08" w14:textId="2A1971A7"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100+, Firefox 100+, Safari 15+</w:t>
            </w:r>
          </w:p>
        </w:tc>
        <w:tc>
          <w:tcPr>
            <w:tcW w:w="2835" w:type="dxa"/>
            <w:tcBorders>
              <w:top w:val="single" w:sz="4" w:space="0" w:color="7F7F7F"/>
              <w:left w:val="single" w:sz="4" w:space="0" w:color="7F7F7F"/>
              <w:bottom w:val="single" w:sz="4" w:space="0" w:color="7F7F7F"/>
              <w:right w:val="single" w:sz="4" w:space="0" w:color="7F7F7F"/>
            </w:tcBorders>
            <w:vAlign w:val="center"/>
          </w:tcPr>
          <w:p w14:paraId="3FF2B061" w14:textId="3BAC0FDB"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Manuel Tarayıcı Testleri</w:t>
            </w:r>
          </w:p>
        </w:tc>
      </w:tr>
      <w:tr w:rsidR="00C81F20" w14:paraId="19CA2210"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6D4D091" w14:textId="55BE4F86" w:rsidR="00C81F20" w:rsidRPr="00C81F20" w:rsidRDefault="00C81F20" w:rsidP="00C81F20">
            <w:pPr>
              <w:ind w:firstLine="0"/>
              <w:rPr>
                <w:color w:val="000000" w:themeColor="text1"/>
              </w:rPr>
            </w:pPr>
            <w:proofErr w:type="spellStart"/>
            <w:r w:rsidRPr="00C81F20">
              <w:rPr>
                <w:color w:val="000000" w:themeColor="text1"/>
                <w:sz w:val="20"/>
                <w:szCs w:val="20"/>
              </w:rPr>
              <w:t>Verimlilik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1D521F59" w14:textId="21322E90"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1F20">
              <w:rPr>
                <w:color w:val="000000" w:themeColor="text1"/>
                <w:sz w:val="20"/>
                <w:szCs w:val="20"/>
              </w:rPr>
              <w:t>Maksimum</w:t>
            </w:r>
            <w:proofErr w:type="spellEnd"/>
            <w:r w:rsidRPr="00C81F20">
              <w:rPr>
                <w:color w:val="000000" w:themeColor="text1"/>
                <w:sz w:val="20"/>
                <w:szCs w:val="20"/>
              </w:rPr>
              <w:t xml:space="preserve"> </w:t>
            </w:r>
            <w:proofErr w:type="spellStart"/>
            <w:r w:rsidRPr="00C81F20">
              <w:rPr>
                <w:color w:val="000000" w:themeColor="text1"/>
                <w:sz w:val="20"/>
                <w:szCs w:val="20"/>
              </w:rPr>
              <w:t>bellek</w:t>
            </w:r>
            <w:proofErr w:type="spellEnd"/>
            <w:r w:rsidRPr="00C81F20">
              <w:rPr>
                <w:color w:val="000000" w:themeColor="text1"/>
                <w:sz w:val="20"/>
                <w:szCs w:val="20"/>
              </w:rPr>
              <w:t xml:space="preserve"> </w:t>
            </w:r>
            <w:proofErr w:type="spellStart"/>
            <w:r w:rsidRPr="00C81F20">
              <w:rPr>
                <w:color w:val="000000" w:themeColor="text1"/>
                <w:sz w:val="20"/>
                <w:szCs w:val="20"/>
              </w:rPr>
              <w:t>tüketimi</w:t>
            </w:r>
            <w:proofErr w:type="spellEnd"/>
            <w:r w:rsidRPr="00C81F20">
              <w:rPr>
                <w:color w:val="000000" w:themeColor="text1"/>
                <w:sz w:val="20"/>
                <w:szCs w:val="20"/>
              </w:rPr>
              <w:t xml:space="preserve"> (RAM) 500 MB</w:t>
            </w:r>
          </w:p>
        </w:tc>
        <w:tc>
          <w:tcPr>
            <w:tcW w:w="2835" w:type="dxa"/>
            <w:tcBorders>
              <w:top w:val="single" w:sz="4" w:space="0" w:color="7F7F7F"/>
              <w:left w:val="single" w:sz="4" w:space="0" w:color="7F7F7F"/>
              <w:bottom w:val="single" w:sz="4" w:space="0" w:color="7F7F7F"/>
              <w:right w:val="single" w:sz="4" w:space="0" w:color="7F7F7F"/>
            </w:tcBorders>
            <w:vAlign w:val="center"/>
          </w:tcPr>
          <w:p w14:paraId="7289568C" w14:textId="7DF4CF7D"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Chrome Memory Tab</w:t>
            </w:r>
          </w:p>
        </w:tc>
      </w:tr>
      <w:tr w:rsidR="00C81F20" w14:paraId="4285CE38"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7A89742F" w14:textId="3ECE7ACD"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063B2E02" w14:textId="36A64FCC"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Main Thread Blocking Time &lt; 50ms</w:t>
            </w:r>
          </w:p>
        </w:tc>
        <w:tc>
          <w:tcPr>
            <w:tcW w:w="2835" w:type="dxa"/>
            <w:tcBorders>
              <w:top w:val="single" w:sz="4" w:space="0" w:color="7F7F7F"/>
              <w:left w:val="single" w:sz="4" w:space="0" w:color="7F7F7F"/>
              <w:bottom w:val="single" w:sz="4" w:space="0" w:color="7F7F7F"/>
              <w:right w:val="single" w:sz="4" w:space="0" w:color="7F7F7F"/>
            </w:tcBorders>
            <w:vAlign w:val="center"/>
          </w:tcPr>
          <w:p w14:paraId="2760AAD1" w14:textId="0CD18CB0"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DevTools Performance Profiler</w:t>
            </w:r>
          </w:p>
        </w:tc>
      </w:tr>
      <w:tr w:rsidR="00C81F20" w14:paraId="6653195D"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22452053" w14:textId="7D76AD83"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0F5CBCB" w14:textId="02455EBD"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 xml:space="preserve">LCP (İlk </w:t>
            </w:r>
            <w:proofErr w:type="spellStart"/>
            <w:r w:rsidRPr="00C81F20">
              <w:rPr>
                <w:color w:val="000000" w:themeColor="text1"/>
                <w:sz w:val="20"/>
                <w:szCs w:val="20"/>
              </w:rPr>
              <w:t>Yüklenme</w:t>
            </w:r>
            <w:proofErr w:type="spellEnd"/>
            <w:r w:rsidRPr="00C81F20">
              <w:rPr>
                <w:color w:val="000000" w:themeColor="text1"/>
                <w:sz w:val="20"/>
                <w:szCs w:val="20"/>
              </w:rPr>
              <w:t xml:space="preserve"> </w:t>
            </w:r>
            <w:proofErr w:type="spellStart"/>
            <w:r w:rsidRPr="00C81F20">
              <w:rPr>
                <w:color w:val="000000" w:themeColor="text1"/>
                <w:sz w:val="20"/>
                <w:szCs w:val="20"/>
              </w:rPr>
              <w:t>Süresi</w:t>
            </w:r>
            <w:proofErr w:type="spellEnd"/>
            <w:r w:rsidRPr="00C81F20">
              <w:rPr>
                <w:color w:val="000000" w:themeColor="text1"/>
                <w:sz w:val="20"/>
                <w:szCs w:val="20"/>
              </w:rPr>
              <w:t>) &lt; 1.5 s</w:t>
            </w:r>
          </w:p>
        </w:tc>
        <w:tc>
          <w:tcPr>
            <w:tcW w:w="2835" w:type="dxa"/>
            <w:tcBorders>
              <w:top w:val="single" w:sz="4" w:space="0" w:color="7F7F7F"/>
              <w:left w:val="single" w:sz="4" w:space="0" w:color="7F7F7F"/>
              <w:bottom w:val="single" w:sz="4" w:space="0" w:color="7F7F7F"/>
              <w:right w:val="single" w:sz="4" w:space="0" w:color="7F7F7F"/>
            </w:tcBorders>
            <w:vAlign w:val="center"/>
          </w:tcPr>
          <w:p w14:paraId="00981B11" w14:textId="317AA3BA"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Lighthouse</w:t>
            </w:r>
          </w:p>
        </w:tc>
      </w:tr>
    </w:tbl>
    <w:p w14:paraId="1D00FBDA" w14:textId="77777777" w:rsidR="00052761" w:rsidRDefault="003836EC">
      <w:pPr>
        <w:pStyle w:val="Balk2"/>
      </w:pPr>
      <w:bookmarkStart w:id="11" w:name="_Toc229342304"/>
      <w:r>
        <w:t xml:space="preserve">2.6. Kapsam </w:t>
      </w:r>
      <w:proofErr w:type="spellStart"/>
      <w:r>
        <w:t>Dışı</w:t>
      </w:r>
      <w:proofErr w:type="spellEnd"/>
      <w:r>
        <w:t xml:space="preserve"> (Out-of-Scope)</w:t>
      </w:r>
      <w:bookmarkEnd w:id="11"/>
    </w:p>
    <w:p w14:paraId="50451C26" w14:textId="77777777" w:rsidR="00023D60" w:rsidRPr="00023D60" w:rsidRDefault="00023D60" w:rsidP="00023D60">
      <w:pPr>
        <w:ind w:firstLine="0"/>
        <w:rPr>
          <w:lang w:val="tr-TR"/>
        </w:rPr>
      </w:pPr>
      <w:r w:rsidRPr="00023D60">
        <w:rPr>
          <w:lang w:val="tr-TR"/>
        </w:rPr>
        <w:t>Aşağıdaki özellikler, kapsam kaymasını (</w:t>
      </w:r>
      <w:proofErr w:type="spellStart"/>
      <w:r w:rsidRPr="00023D60">
        <w:rPr>
          <w:lang w:val="tr-TR"/>
        </w:rPr>
        <w:t>scope-creep</w:t>
      </w:r>
      <w:proofErr w:type="spellEnd"/>
      <w:r w:rsidRPr="00023D60">
        <w:rPr>
          <w:lang w:val="tr-TR"/>
        </w:rPr>
        <w:t>) önlemek amacıyla V1 (MVP) sürecinden çıkarılmış ve V2/V3 hedeflerine ertelenmiştir:</w:t>
      </w:r>
    </w:p>
    <w:p w14:paraId="0655B879" w14:textId="77777777" w:rsidR="00023D60" w:rsidRPr="00023D60" w:rsidRDefault="00023D60" w:rsidP="00023D60">
      <w:pPr>
        <w:numPr>
          <w:ilvl w:val="0"/>
          <w:numId w:val="16"/>
        </w:numPr>
        <w:rPr>
          <w:lang w:val="tr-TR"/>
        </w:rPr>
      </w:pPr>
      <w:r w:rsidRPr="00023D60">
        <w:rPr>
          <w:b/>
          <w:bCs/>
          <w:lang w:val="tr-TR"/>
        </w:rPr>
        <w:t>Kullanıcı Kayıt Sistemi (</w:t>
      </w:r>
      <w:proofErr w:type="spellStart"/>
      <w:r w:rsidRPr="00023D60">
        <w:rPr>
          <w:b/>
          <w:bCs/>
          <w:lang w:val="tr-TR"/>
        </w:rPr>
        <w:t>Auth</w:t>
      </w:r>
      <w:proofErr w:type="spellEnd"/>
      <w:r w:rsidRPr="00023D60">
        <w:rPr>
          <w:b/>
          <w:bCs/>
          <w:lang w:val="tr-TR"/>
        </w:rPr>
        <w:t xml:space="preserve">) ve </w:t>
      </w:r>
      <w:proofErr w:type="spellStart"/>
      <w:r w:rsidRPr="00023D60">
        <w:rPr>
          <w:b/>
          <w:bCs/>
          <w:lang w:val="tr-TR"/>
        </w:rPr>
        <w:t>Veritabanı</w:t>
      </w:r>
      <w:proofErr w:type="spellEnd"/>
      <w:r w:rsidRPr="00023D60">
        <w:rPr>
          <w:b/>
          <w:bCs/>
          <w:lang w:val="tr-TR"/>
        </w:rPr>
        <w:t>:</w:t>
      </w:r>
      <w:r w:rsidRPr="00023D60">
        <w:rPr>
          <w:lang w:val="tr-TR"/>
        </w:rPr>
        <w:t> Araç tamamen sunucusuzdur; üyelik veya veri kaydetme mekanizması yoktur.</w:t>
      </w:r>
    </w:p>
    <w:p w14:paraId="2192A531" w14:textId="77777777" w:rsidR="00023D60" w:rsidRPr="00023D60" w:rsidRDefault="00023D60" w:rsidP="00023D60">
      <w:pPr>
        <w:numPr>
          <w:ilvl w:val="0"/>
          <w:numId w:val="16"/>
        </w:numPr>
        <w:rPr>
          <w:lang w:val="tr-TR"/>
        </w:rPr>
      </w:pPr>
      <w:r w:rsidRPr="00023D60">
        <w:rPr>
          <w:b/>
          <w:bCs/>
          <w:lang w:val="tr-TR"/>
        </w:rPr>
        <w:t>Çoklu Dosya Birleştirme (JOIN):</w:t>
      </w:r>
      <w:r w:rsidRPr="00023D60">
        <w:rPr>
          <w:lang w:val="tr-TR"/>
        </w:rPr>
        <w:t xml:space="preserve"> Birden fazla </w:t>
      </w:r>
      <w:proofErr w:type="spellStart"/>
      <w:r w:rsidRPr="00023D60">
        <w:rPr>
          <w:lang w:val="tr-TR"/>
        </w:rPr>
        <w:t>CSV'nin</w:t>
      </w:r>
      <w:proofErr w:type="spellEnd"/>
      <w:r w:rsidRPr="00023D60">
        <w:rPr>
          <w:lang w:val="tr-TR"/>
        </w:rPr>
        <w:t xml:space="preserve"> yüklenip SQL mantığıyla birleştirilmesi bellek yönetimini zorlaştıracağı için iptal edilmiştir.</w:t>
      </w:r>
    </w:p>
    <w:p w14:paraId="11D81B3A" w14:textId="77777777" w:rsidR="00023D60" w:rsidRPr="00023D60" w:rsidRDefault="00023D60" w:rsidP="00023D60">
      <w:pPr>
        <w:numPr>
          <w:ilvl w:val="0"/>
          <w:numId w:val="16"/>
        </w:numPr>
        <w:rPr>
          <w:lang w:val="tr-TR"/>
        </w:rPr>
      </w:pPr>
      <w:proofErr w:type="spellStart"/>
      <w:r w:rsidRPr="00023D60">
        <w:rPr>
          <w:b/>
          <w:bCs/>
          <w:lang w:val="tr-TR"/>
        </w:rPr>
        <w:t>WebAssembly</w:t>
      </w:r>
      <w:proofErr w:type="spellEnd"/>
      <w:r w:rsidRPr="00023D60">
        <w:rPr>
          <w:b/>
          <w:bCs/>
          <w:lang w:val="tr-TR"/>
        </w:rPr>
        <w:t xml:space="preserve"> (WASM) SQL Motoru:</w:t>
      </w:r>
      <w:r w:rsidRPr="00023D60">
        <w:rPr>
          <w:lang w:val="tr-TR"/>
        </w:rPr>
        <w:t> </w:t>
      </w:r>
      <w:proofErr w:type="spellStart"/>
      <w:r w:rsidRPr="00023D60">
        <w:rPr>
          <w:lang w:val="tr-TR"/>
        </w:rPr>
        <w:t>DuckDB</w:t>
      </w:r>
      <w:proofErr w:type="spellEnd"/>
      <w:r w:rsidRPr="00023D60">
        <w:rPr>
          <w:lang w:val="tr-TR"/>
        </w:rPr>
        <w:t>-WASM gibi teknolojilerle tarayıcıda SQL sorguları yazma özelliği gelecekteki sürümlere bırakılmıştır.</w:t>
      </w:r>
    </w:p>
    <w:p w14:paraId="1FC80352" w14:textId="77777777" w:rsidR="00023D60" w:rsidRDefault="00023D60"/>
    <w:p w14:paraId="7A3C9611" w14:textId="77777777" w:rsidR="00052761" w:rsidRDefault="003836EC">
      <w:pPr>
        <w:pStyle w:val="Balk1"/>
      </w:pPr>
      <w:bookmarkStart w:id="12" w:name="_Toc229342305"/>
      <w:r>
        <w:lastRenderedPageBreak/>
        <w:t>3. PİYASA VE REKABET ANALİZİ</w:t>
      </w:r>
      <w:bookmarkEnd w:id="12"/>
    </w:p>
    <w:p w14:paraId="01560D14" w14:textId="77777777" w:rsidR="00052761" w:rsidRDefault="003836EC">
      <w:pPr>
        <w:pStyle w:val="Balk2"/>
      </w:pPr>
      <w:bookmarkStart w:id="13" w:name="_Toc229342306"/>
      <w:r>
        <w:t xml:space="preserve">3.1. Pazar </w:t>
      </w:r>
      <w:proofErr w:type="spellStart"/>
      <w:r>
        <w:t>Büyüklüğü</w:t>
      </w:r>
      <w:proofErr w:type="spellEnd"/>
      <w:r>
        <w:t xml:space="preserve"> (TAM / SAM / SOM)</w:t>
      </w:r>
      <w:bookmarkEnd w:id="13"/>
    </w:p>
    <w:p w14:paraId="25EEB5A9" w14:textId="77777777" w:rsidR="003A6F89" w:rsidRPr="003A6F89" w:rsidRDefault="003A6F89" w:rsidP="003A6F89">
      <w:pPr>
        <w:ind w:firstLine="0"/>
        <w:rPr>
          <w:lang w:val="tr-TR"/>
        </w:rPr>
      </w:pPr>
      <w:r w:rsidRPr="003A6F89">
        <w:rPr>
          <w:lang w:val="tr-TR"/>
        </w:rPr>
        <w:t>Büyük veri işleme ve analiz pazarı, her geçen gün katlanarak büyümektedir. Sektör raporlarına ve araştırma şirketlerine (</w:t>
      </w:r>
      <w:proofErr w:type="spellStart"/>
      <w:r w:rsidRPr="003A6F89">
        <w:rPr>
          <w:lang w:val="tr-TR"/>
        </w:rPr>
        <w:t>Statista</w:t>
      </w:r>
      <w:proofErr w:type="spellEnd"/>
      <w:r w:rsidRPr="003A6F89">
        <w:rPr>
          <w:lang w:val="tr-TR"/>
        </w:rPr>
        <w:t>, Gartner) göre pazar büyüklüğü şu şekildedir:</w:t>
      </w:r>
    </w:p>
    <w:p w14:paraId="51BBE71D" w14:textId="77777777" w:rsidR="003A6F89" w:rsidRPr="003A6F89" w:rsidRDefault="003A6F89" w:rsidP="003A6F89">
      <w:pPr>
        <w:numPr>
          <w:ilvl w:val="0"/>
          <w:numId w:val="17"/>
        </w:numPr>
        <w:rPr>
          <w:lang w:val="tr-TR"/>
        </w:rPr>
      </w:pPr>
      <w:r w:rsidRPr="003A6F89">
        <w:rPr>
          <w:b/>
          <w:bCs/>
          <w:lang w:val="tr-TR"/>
        </w:rPr>
        <w:t xml:space="preserve">TAM (Total </w:t>
      </w:r>
      <w:proofErr w:type="spellStart"/>
      <w:r w:rsidRPr="003A6F89">
        <w:rPr>
          <w:b/>
          <w:bCs/>
          <w:lang w:val="tr-TR"/>
        </w:rPr>
        <w:t>Addressable</w:t>
      </w:r>
      <w:proofErr w:type="spellEnd"/>
      <w:r w:rsidRPr="003A6F89">
        <w:rPr>
          <w:b/>
          <w:bCs/>
          <w:lang w:val="tr-TR"/>
        </w:rPr>
        <w:t xml:space="preserve"> Market):</w:t>
      </w:r>
      <w:r w:rsidRPr="003A6F89">
        <w:rPr>
          <w:lang w:val="tr-TR"/>
        </w:rPr>
        <w:t xml:space="preserve"> Küresel Büyük Veri ve Analitik Pazarı (Global </w:t>
      </w:r>
      <w:proofErr w:type="spellStart"/>
      <w:r w:rsidRPr="003A6F89">
        <w:rPr>
          <w:lang w:val="tr-TR"/>
        </w:rPr>
        <w:t>Big</w:t>
      </w:r>
      <w:proofErr w:type="spellEnd"/>
      <w:r w:rsidRPr="003A6F89">
        <w:rPr>
          <w:lang w:val="tr-TR"/>
        </w:rPr>
        <w:t xml:space="preserve"> Data </w:t>
      </w:r>
      <w:proofErr w:type="spellStart"/>
      <w:r w:rsidRPr="003A6F89">
        <w:rPr>
          <w:lang w:val="tr-TR"/>
        </w:rPr>
        <w:t>Analytics</w:t>
      </w:r>
      <w:proofErr w:type="spellEnd"/>
      <w:r w:rsidRPr="003A6F89">
        <w:rPr>
          <w:lang w:val="tr-TR"/>
        </w:rPr>
        <w:t xml:space="preserve"> Market). 2025 yılı itibarıyla yaklaşık 300 Milyar USD hacme ulaşmıştır. Her türlü veri işleme, depolama ve analiz yazılımları bu pazara dahildir.</w:t>
      </w:r>
    </w:p>
    <w:p w14:paraId="309E31C2" w14:textId="77777777" w:rsidR="003A6F89" w:rsidRPr="003A6F89" w:rsidRDefault="003A6F89" w:rsidP="003A6F89">
      <w:pPr>
        <w:numPr>
          <w:ilvl w:val="0"/>
          <w:numId w:val="17"/>
        </w:numPr>
        <w:rPr>
          <w:lang w:val="tr-TR"/>
        </w:rPr>
      </w:pPr>
      <w:r w:rsidRPr="003A6F89">
        <w:rPr>
          <w:b/>
          <w:bCs/>
          <w:lang w:val="tr-TR"/>
        </w:rPr>
        <w:t>SAM (</w:t>
      </w:r>
      <w:proofErr w:type="spellStart"/>
      <w:r w:rsidRPr="003A6F89">
        <w:rPr>
          <w:b/>
          <w:bCs/>
          <w:lang w:val="tr-TR"/>
        </w:rPr>
        <w:t>Serviceable</w:t>
      </w:r>
      <w:proofErr w:type="spellEnd"/>
      <w:r w:rsidRPr="003A6F89">
        <w:rPr>
          <w:b/>
          <w:bCs/>
          <w:lang w:val="tr-TR"/>
        </w:rPr>
        <w:t xml:space="preserve"> </w:t>
      </w:r>
      <w:proofErr w:type="spellStart"/>
      <w:r w:rsidRPr="003A6F89">
        <w:rPr>
          <w:b/>
          <w:bCs/>
          <w:lang w:val="tr-TR"/>
        </w:rPr>
        <w:t>Available</w:t>
      </w:r>
      <w:proofErr w:type="spellEnd"/>
      <w:r w:rsidRPr="003A6F89">
        <w:rPr>
          <w:b/>
          <w:bCs/>
          <w:lang w:val="tr-TR"/>
        </w:rPr>
        <w:t xml:space="preserve"> Market):</w:t>
      </w:r>
      <w:r w:rsidRPr="003A6F89">
        <w:rPr>
          <w:lang w:val="tr-TR"/>
        </w:rPr>
        <w:t> Tarayıcı tabanlı (Web-</w:t>
      </w:r>
      <w:proofErr w:type="spellStart"/>
      <w:r w:rsidRPr="003A6F89">
        <w:rPr>
          <w:lang w:val="tr-TR"/>
        </w:rPr>
        <w:t>based</w:t>
      </w:r>
      <w:proofErr w:type="spellEnd"/>
      <w:r w:rsidRPr="003A6F89">
        <w:rPr>
          <w:lang w:val="tr-TR"/>
        </w:rPr>
        <w:t>) hafif veri analizi ve görselleştirme araçları pazarı. Yaklaşık 5 Milyar USD değerindedir.</w:t>
      </w:r>
    </w:p>
    <w:p w14:paraId="73B90173" w14:textId="44B77146" w:rsidR="003A6F89" w:rsidRPr="003A6F89" w:rsidRDefault="003A6F89" w:rsidP="003A6F89">
      <w:pPr>
        <w:numPr>
          <w:ilvl w:val="0"/>
          <w:numId w:val="17"/>
        </w:numPr>
        <w:rPr>
          <w:lang w:val="tr-TR"/>
        </w:rPr>
      </w:pPr>
      <w:r w:rsidRPr="003A6F89">
        <w:rPr>
          <w:b/>
          <w:bCs/>
          <w:lang w:val="tr-TR"/>
        </w:rPr>
        <w:t>SOM (</w:t>
      </w:r>
      <w:proofErr w:type="spellStart"/>
      <w:r w:rsidRPr="003A6F89">
        <w:rPr>
          <w:b/>
          <w:bCs/>
          <w:lang w:val="tr-TR"/>
        </w:rPr>
        <w:t>Serviceable</w:t>
      </w:r>
      <w:proofErr w:type="spellEnd"/>
      <w:r w:rsidRPr="003A6F89">
        <w:rPr>
          <w:b/>
          <w:bCs/>
          <w:lang w:val="tr-TR"/>
        </w:rPr>
        <w:t xml:space="preserve"> </w:t>
      </w:r>
      <w:proofErr w:type="spellStart"/>
      <w:r w:rsidRPr="003A6F89">
        <w:rPr>
          <w:b/>
          <w:bCs/>
          <w:lang w:val="tr-TR"/>
        </w:rPr>
        <w:t>Obtainable</w:t>
      </w:r>
      <w:proofErr w:type="spellEnd"/>
      <w:r w:rsidRPr="003A6F89">
        <w:rPr>
          <w:b/>
          <w:bCs/>
          <w:lang w:val="tr-TR"/>
        </w:rPr>
        <w:t xml:space="preserve"> Market):</w:t>
      </w:r>
      <w:r w:rsidRPr="003A6F89">
        <w:rPr>
          <w:lang w:val="tr-TR"/>
        </w:rPr>
        <w:t> Türkiye pazarındaki akademik araştırmacılar, yüksek lisans öğrencileri ve KOBİ seviyesindeki veri analistleri. (Tahmini pazar değeri 50 Milyon USD).</w:t>
      </w:r>
    </w:p>
    <w:p w14:paraId="0D5513F9" w14:textId="77777777" w:rsidR="00052761" w:rsidRDefault="003836EC">
      <w:pPr>
        <w:pStyle w:val="Balk2"/>
      </w:pPr>
      <w:bookmarkStart w:id="14" w:name="_Toc229342307"/>
      <w:r>
        <w:t xml:space="preserve">3.2. Rakip </w:t>
      </w:r>
      <w:proofErr w:type="spellStart"/>
      <w:r>
        <w:t>Karşılaştırma</w:t>
      </w:r>
      <w:proofErr w:type="spellEnd"/>
      <w:r>
        <w:t xml:space="preserve"> Matrisi</w:t>
      </w:r>
      <w:bookmarkEnd w:id="14"/>
    </w:p>
    <w:p w14:paraId="13EBF427" w14:textId="5B7B45B6" w:rsidR="00052761" w:rsidRDefault="003A6F89">
      <w:pPr>
        <w:pStyle w:val="ResimYazs"/>
        <w:spacing w:after="120"/>
      </w:pPr>
      <w:r w:rsidRPr="003A6F89">
        <w:t xml:space="preserve">Tablo </w:t>
      </w:r>
      <w:r w:rsidR="00F063A5">
        <w:t>6</w:t>
      </w:r>
      <w:r w:rsidRPr="003A6F89">
        <w:t xml:space="preserve">: </w:t>
      </w:r>
      <w:proofErr w:type="spellStart"/>
      <w:r w:rsidRPr="003A6F89">
        <w:t>Rakiplerle</w:t>
      </w:r>
      <w:proofErr w:type="spellEnd"/>
      <w:r w:rsidRPr="003A6F89">
        <w:t xml:space="preserve"> </w:t>
      </w:r>
      <w:proofErr w:type="spellStart"/>
      <w:r w:rsidRPr="003A6F89">
        <w:t>Özellik</w:t>
      </w:r>
      <w:proofErr w:type="spellEnd"/>
      <w:r w:rsidRPr="003A6F89">
        <w:t xml:space="preserve"> </w:t>
      </w:r>
      <w:proofErr w:type="spellStart"/>
      <w:r w:rsidRPr="003A6F89">
        <w:t>Karşılaştırması</w:t>
      </w:r>
      <w:proofErr w:type="spellEnd"/>
    </w:p>
    <w:tbl>
      <w:tblPr>
        <w:tblStyle w:val="AkKlavuz-Vurgu1"/>
        <w:tblW w:w="9639" w:type="dxa"/>
        <w:jc w:val="center"/>
        <w:tblLayout w:type="fixed"/>
        <w:tblLook w:val="04A0" w:firstRow="1" w:lastRow="0" w:firstColumn="1" w:lastColumn="0" w:noHBand="0" w:noVBand="1"/>
      </w:tblPr>
      <w:tblGrid>
        <w:gridCol w:w="2835"/>
        <w:gridCol w:w="1701"/>
        <w:gridCol w:w="1701"/>
        <w:gridCol w:w="1701"/>
        <w:gridCol w:w="1701"/>
      </w:tblGrid>
      <w:tr w:rsidR="00BE0F21" w14:paraId="71E83C52" w14:textId="77777777" w:rsidTr="00BE0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5E023496" w14:textId="1778C9AE" w:rsidR="00BE0F21" w:rsidRPr="00BE0F21" w:rsidRDefault="00BE0F21" w:rsidP="00BE0F21">
            <w:pPr>
              <w:ind w:firstLine="0"/>
              <w:rPr>
                <w:color w:val="FFFFFF" w:themeColor="background1"/>
              </w:rPr>
            </w:pPr>
            <w:proofErr w:type="spellStart"/>
            <w:r w:rsidRPr="00BE0F21">
              <w:rPr>
                <w:color w:val="FFFFFF" w:themeColor="background1"/>
                <w:sz w:val="20"/>
                <w:szCs w:val="20"/>
              </w:rPr>
              <w:t>Özellik</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15A85615" w14:textId="4B68CA46"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 xml:space="preserve">Bizim </w:t>
            </w:r>
            <w:proofErr w:type="spellStart"/>
            <w:r w:rsidRPr="00BE0F21">
              <w:rPr>
                <w:color w:val="FFFFFF" w:themeColor="background1"/>
                <w:sz w:val="20"/>
                <w:szCs w:val="20"/>
              </w:rPr>
              <w:t>Ürün</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75FB1335" w14:textId="304F0FF9"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Google Sheets</w:t>
            </w:r>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3C1CBF35" w14:textId="6C79955B"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Microsoft Excel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35E01DE9" w14:textId="7EFD4C39"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BE0F21">
              <w:rPr>
                <w:color w:val="FFFFFF" w:themeColor="background1"/>
                <w:sz w:val="20"/>
                <w:szCs w:val="20"/>
              </w:rPr>
              <w:t>ObservableHQ</w:t>
            </w:r>
            <w:proofErr w:type="spellEnd"/>
          </w:p>
        </w:tc>
      </w:tr>
      <w:tr w:rsidR="000B33C6" w14:paraId="0C409D8F"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55F1D55" w14:textId="378BD097" w:rsidR="000B33C6" w:rsidRPr="000B33C6" w:rsidRDefault="000B33C6" w:rsidP="000B33C6">
            <w:pPr>
              <w:ind w:firstLine="0"/>
              <w:rPr>
                <w:color w:val="000000" w:themeColor="text1"/>
              </w:rPr>
            </w:pPr>
            <w:proofErr w:type="spellStart"/>
            <w:r w:rsidRPr="000B33C6">
              <w:rPr>
                <w:color w:val="000000" w:themeColor="text1"/>
                <w:sz w:val="20"/>
                <w:szCs w:val="20"/>
              </w:rPr>
              <w:t>Ücretsiz</w:t>
            </w:r>
            <w:proofErr w:type="spellEnd"/>
            <w:r w:rsidRPr="000B33C6">
              <w:rPr>
                <w:color w:val="000000" w:themeColor="text1"/>
                <w:sz w:val="20"/>
                <w:szCs w:val="20"/>
              </w:rPr>
              <w:t xml:space="preserve"> plan</w:t>
            </w:r>
          </w:p>
        </w:tc>
        <w:tc>
          <w:tcPr>
            <w:tcW w:w="1701" w:type="dxa"/>
            <w:tcBorders>
              <w:top w:val="single" w:sz="4" w:space="0" w:color="7F7F7F"/>
              <w:left w:val="single" w:sz="4" w:space="0" w:color="7F7F7F"/>
              <w:bottom w:val="single" w:sz="4" w:space="0" w:color="7F7F7F"/>
              <w:right w:val="single" w:sz="4" w:space="0" w:color="7F7F7F"/>
            </w:tcBorders>
            <w:vAlign w:val="center"/>
          </w:tcPr>
          <w:p w14:paraId="5CF53658" w14:textId="401FC00A"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632C089" w14:textId="1C4CD0B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4111732" w14:textId="0068387B"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EB3A152" w14:textId="1D97BFB8"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58410B65"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5E93777" w14:textId="3BAD7947" w:rsidR="000B33C6" w:rsidRPr="000B33C6" w:rsidRDefault="000B33C6" w:rsidP="000B33C6">
            <w:pPr>
              <w:ind w:firstLine="0"/>
              <w:rPr>
                <w:color w:val="000000" w:themeColor="text1"/>
              </w:rPr>
            </w:pPr>
            <w:r w:rsidRPr="000B33C6">
              <w:rPr>
                <w:color w:val="000000" w:themeColor="text1"/>
                <w:sz w:val="20"/>
                <w:szCs w:val="20"/>
              </w:rPr>
              <w:t xml:space="preserve">Mobil </w:t>
            </w:r>
            <w:proofErr w:type="spellStart"/>
            <w:r w:rsidRPr="000B33C6">
              <w:rPr>
                <w:color w:val="000000" w:themeColor="text1"/>
                <w:sz w:val="20"/>
                <w:szCs w:val="20"/>
              </w:rPr>
              <w:t>uygulama</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F0192C3" w14:textId="208B87A4"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A684E6E" w14:textId="4E101E92"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E95BB17" w14:textId="31160AD5"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1370ED7" w14:textId="6640B5C3"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r w:rsidR="000B33C6" w14:paraId="257C9408"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25F11DC" w14:textId="553C4155" w:rsidR="000B33C6" w:rsidRPr="000B33C6" w:rsidRDefault="000B33C6" w:rsidP="000B33C6">
            <w:pPr>
              <w:ind w:firstLine="0"/>
              <w:rPr>
                <w:color w:val="000000" w:themeColor="text1"/>
              </w:rPr>
            </w:pPr>
            <w:proofErr w:type="spellStart"/>
            <w:r w:rsidRPr="000B33C6">
              <w:rPr>
                <w:color w:val="000000" w:themeColor="text1"/>
                <w:sz w:val="20"/>
                <w:szCs w:val="20"/>
              </w:rPr>
              <w:t>Türkçe</w:t>
            </w:r>
            <w:proofErr w:type="spellEnd"/>
            <w:r w:rsidRPr="000B33C6">
              <w:rPr>
                <w:color w:val="000000" w:themeColor="text1"/>
                <w:sz w:val="20"/>
                <w:szCs w:val="20"/>
              </w:rPr>
              <w:t xml:space="preserve"> </w:t>
            </w:r>
            <w:proofErr w:type="spellStart"/>
            <w:r w:rsidRPr="000B33C6">
              <w:rPr>
                <w:color w:val="000000" w:themeColor="text1"/>
                <w:sz w:val="20"/>
                <w:szCs w:val="20"/>
              </w:rPr>
              <w:t>arayüz</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43CFB8A" w14:textId="2ABB60B6"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28AB612" w14:textId="6D18B14F"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E77C1AF" w14:textId="10B9585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34E14B1" w14:textId="5620832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r>
      <w:tr w:rsidR="000B33C6" w14:paraId="32A2EE8E"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747C68E" w14:textId="02A45129" w:rsidR="000B33C6" w:rsidRPr="000B33C6" w:rsidRDefault="000B33C6" w:rsidP="000B33C6">
            <w:pPr>
              <w:ind w:firstLine="0"/>
              <w:rPr>
                <w:color w:val="000000" w:themeColor="text1"/>
              </w:rPr>
            </w:pPr>
            <w:proofErr w:type="spellStart"/>
            <w:r w:rsidRPr="000B33C6">
              <w:rPr>
                <w:color w:val="000000" w:themeColor="text1"/>
                <w:sz w:val="20"/>
                <w:szCs w:val="20"/>
              </w:rPr>
              <w:t>Fiyat</w:t>
            </w:r>
            <w:proofErr w:type="spellEnd"/>
            <w:r w:rsidRPr="000B33C6">
              <w:rPr>
                <w:color w:val="000000" w:themeColor="text1"/>
                <w:sz w:val="20"/>
                <w:szCs w:val="20"/>
              </w:rPr>
              <w:t xml:space="preserve"> (</w:t>
            </w:r>
            <w:proofErr w:type="spellStart"/>
            <w:r w:rsidRPr="000B33C6">
              <w:rPr>
                <w:color w:val="000000" w:themeColor="text1"/>
                <w:sz w:val="20"/>
                <w:szCs w:val="20"/>
              </w:rPr>
              <w:t>başlangıç</w:t>
            </w:r>
            <w:proofErr w:type="spellEnd"/>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79912A5" w14:textId="0E3BC60B"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₺0</w:t>
            </w:r>
          </w:p>
        </w:tc>
        <w:tc>
          <w:tcPr>
            <w:tcW w:w="1701" w:type="dxa"/>
            <w:tcBorders>
              <w:top w:val="single" w:sz="4" w:space="0" w:color="7F7F7F"/>
              <w:left w:val="single" w:sz="4" w:space="0" w:color="7F7F7F"/>
              <w:bottom w:val="single" w:sz="4" w:space="0" w:color="7F7F7F"/>
              <w:right w:val="single" w:sz="4" w:space="0" w:color="7F7F7F"/>
            </w:tcBorders>
            <w:vAlign w:val="center"/>
          </w:tcPr>
          <w:p w14:paraId="266D34B6" w14:textId="1A45AC02"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₺0</w:t>
            </w:r>
          </w:p>
        </w:tc>
        <w:tc>
          <w:tcPr>
            <w:tcW w:w="1701" w:type="dxa"/>
            <w:tcBorders>
              <w:top w:val="single" w:sz="4" w:space="0" w:color="7F7F7F"/>
              <w:left w:val="single" w:sz="4" w:space="0" w:color="7F7F7F"/>
              <w:bottom w:val="single" w:sz="4" w:space="0" w:color="7F7F7F"/>
              <w:right w:val="single" w:sz="4" w:space="0" w:color="7F7F7F"/>
            </w:tcBorders>
            <w:vAlign w:val="center"/>
          </w:tcPr>
          <w:p w14:paraId="468BEBC1" w14:textId="447A462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 xml:space="preserve">₺2.500 / </w:t>
            </w:r>
            <w:proofErr w:type="spellStart"/>
            <w:r w:rsidRPr="000B33C6">
              <w:rPr>
                <w:color w:val="000000" w:themeColor="text1"/>
                <w:sz w:val="20"/>
                <w:szCs w:val="20"/>
              </w:rPr>
              <w:t>Yıl</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00E02974" w14:textId="08D39E8E"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$12 / Ay</w:t>
            </w:r>
          </w:p>
        </w:tc>
      </w:tr>
      <w:tr w:rsidR="000B33C6" w14:paraId="36D82C10"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FA685E5" w14:textId="0EB2A643" w:rsidR="000B33C6" w:rsidRPr="000B33C6" w:rsidRDefault="000B33C6" w:rsidP="000B33C6">
            <w:pPr>
              <w:ind w:firstLine="0"/>
              <w:rPr>
                <w:color w:val="000000" w:themeColor="text1"/>
              </w:rPr>
            </w:pPr>
            <w:r w:rsidRPr="000B33C6">
              <w:rPr>
                <w:color w:val="000000" w:themeColor="text1"/>
                <w:sz w:val="20"/>
                <w:szCs w:val="20"/>
              </w:rPr>
              <w:t xml:space="preserve">API / Veri </w:t>
            </w:r>
            <w:proofErr w:type="spellStart"/>
            <w:r w:rsidRPr="000B33C6">
              <w:rPr>
                <w:color w:val="000000" w:themeColor="text1"/>
                <w:sz w:val="20"/>
                <w:szCs w:val="20"/>
              </w:rPr>
              <w:t>Dışa</w:t>
            </w:r>
            <w:proofErr w:type="spellEnd"/>
            <w:r w:rsidRPr="000B33C6">
              <w:rPr>
                <w:color w:val="000000" w:themeColor="text1"/>
                <w:sz w:val="20"/>
                <w:szCs w:val="20"/>
              </w:rPr>
              <w:t xml:space="preserve"> </w:t>
            </w:r>
            <w:proofErr w:type="spellStart"/>
            <w:r w:rsidRPr="000B33C6">
              <w:rPr>
                <w:color w:val="000000" w:themeColor="text1"/>
                <w:sz w:val="20"/>
                <w:szCs w:val="20"/>
              </w:rPr>
              <w:t>Aktarımı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26B6C09" w14:textId="1C4C1738"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E1C5C31" w14:textId="2412104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109877F" w14:textId="77EF01AA"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5A00478" w14:textId="077B9BAD"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65812789"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E1F2BB2" w14:textId="79743F4C" w:rsidR="000B33C6" w:rsidRPr="000B33C6" w:rsidRDefault="000B33C6" w:rsidP="000B33C6">
            <w:pPr>
              <w:ind w:firstLine="0"/>
              <w:rPr>
                <w:color w:val="000000" w:themeColor="text1"/>
              </w:rPr>
            </w:pPr>
            <w:r w:rsidRPr="000B33C6">
              <w:rPr>
                <w:color w:val="000000" w:themeColor="text1"/>
                <w:sz w:val="20"/>
                <w:szCs w:val="20"/>
              </w:rPr>
              <w:t xml:space="preserve">Büyük </w:t>
            </w:r>
            <w:proofErr w:type="spellStart"/>
            <w:r w:rsidRPr="000B33C6">
              <w:rPr>
                <w:color w:val="000000" w:themeColor="text1"/>
                <w:sz w:val="20"/>
                <w:szCs w:val="20"/>
              </w:rPr>
              <w:t>Veride</w:t>
            </w:r>
            <w:proofErr w:type="spellEnd"/>
            <w:r w:rsidRPr="000B33C6">
              <w:rPr>
                <w:color w:val="000000" w:themeColor="text1"/>
                <w:sz w:val="20"/>
                <w:szCs w:val="20"/>
              </w:rPr>
              <w:t xml:space="preserve"> (100K+) </w:t>
            </w:r>
            <w:proofErr w:type="spellStart"/>
            <w:r w:rsidRPr="000B33C6">
              <w:rPr>
                <w:color w:val="000000" w:themeColor="text1"/>
                <w:sz w:val="20"/>
                <w:szCs w:val="20"/>
              </w:rPr>
              <w:t>Donmama</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CDC02E3" w14:textId="3FB95FCC"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r w:rsidRPr="000B33C6">
              <w:rPr>
                <w:color w:val="000000" w:themeColor="text1"/>
                <w:sz w:val="20"/>
                <w:szCs w:val="20"/>
              </w:rPr>
              <w:t xml:space="preserve"> (Worker)</w:t>
            </w:r>
          </w:p>
        </w:tc>
        <w:tc>
          <w:tcPr>
            <w:tcW w:w="1701" w:type="dxa"/>
            <w:tcBorders>
              <w:top w:val="single" w:sz="4" w:space="0" w:color="7F7F7F"/>
              <w:left w:val="single" w:sz="4" w:space="0" w:color="7F7F7F"/>
              <w:bottom w:val="single" w:sz="4" w:space="0" w:color="7F7F7F"/>
              <w:right w:val="single" w:sz="4" w:space="0" w:color="7F7F7F"/>
            </w:tcBorders>
            <w:vAlign w:val="center"/>
          </w:tcPr>
          <w:p w14:paraId="0F679349" w14:textId="30EF2D4B"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38A22AD" w14:textId="19F005A6"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5610171" w14:textId="59AB089A"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r w:rsidR="000B33C6" w14:paraId="77785EC7"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6D6AAA8" w14:textId="70411592" w:rsidR="000B33C6" w:rsidRPr="000B33C6" w:rsidRDefault="000B33C6" w:rsidP="000B33C6">
            <w:pPr>
              <w:ind w:firstLine="0"/>
              <w:rPr>
                <w:color w:val="000000" w:themeColor="text1"/>
              </w:rPr>
            </w:pPr>
            <w:proofErr w:type="spellStart"/>
            <w:r w:rsidRPr="000B33C6">
              <w:rPr>
                <w:color w:val="000000" w:themeColor="text1"/>
                <w:sz w:val="20"/>
                <w:szCs w:val="20"/>
              </w:rPr>
              <w:t>Kurulumsuz</w:t>
            </w:r>
            <w:proofErr w:type="spellEnd"/>
            <w:r w:rsidRPr="000B33C6">
              <w:rPr>
                <w:color w:val="000000" w:themeColor="text1"/>
                <w:sz w:val="20"/>
                <w:szCs w:val="20"/>
              </w:rPr>
              <w:t xml:space="preserve"> </w:t>
            </w:r>
            <w:proofErr w:type="spellStart"/>
            <w:r w:rsidRPr="000B33C6">
              <w:rPr>
                <w:color w:val="000000" w:themeColor="text1"/>
                <w:sz w:val="20"/>
                <w:szCs w:val="20"/>
              </w:rPr>
              <w:t>Kullanım</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145DBA7D" w14:textId="7A390A8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AC7FD83" w14:textId="5A5B0EEF"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5557BF6" w14:textId="526E0539"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B81391A" w14:textId="4AE0986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555C1E6A"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FD8EB4E" w14:textId="1E54564E" w:rsidR="000B33C6" w:rsidRPr="000B33C6" w:rsidRDefault="000B33C6" w:rsidP="000B33C6">
            <w:pPr>
              <w:ind w:firstLine="0"/>
              <w:rPr>
                <w:color w:val="000000" w:themeColor="text1"/>
              </w:rPr>
            </w:pPr>
            <w:r w:rsidRPr="000B33C6">
              <w:rPr>
                <w:color w:val="000000" w:themeColor="text1"/>
                <w:sz w:val="20"/>
                <w:szCs w:val="20"/>
              </w:rPr>
              <w:t xml:space="preserve">%100 Lokal Veri </w:t>
            </w:r>
            <w:proofErr w:type="spellStart"/>
            <w:r w:rsidRPr="000B33C6">
              <w:rPr>
                <w:color w:val="000000" w:themeColor="text1"/>
                <w:sz w:val="20"/>
                <w:szCs w:val="20"/>
              </w:rPr>
              <w:t>Gizliliği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1FC808A6" w14:textId="5169637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8007EB4" w14:textId="25FD085A"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6099449" w14:textId="7407821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88A86A4" w14:textId="0E2445C1"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bl>
    <w:p w14:paraId="61B010F8" w14:textId="77777777" w:rsidR="00F05442" w:rsidRDefault="00F05442">
      <w:pPr>
        <w:pStyle w:val="Balk2"/>
      </w:pPr>
      <w:bookmarkStart w:id="15" w:name="_Toc229342308"/>
    </w:p>
    <w:p w14:paraId="4A07A45F" w14:textId="2FBF8723" w:rsidR="00052761" w:rsidRDefault="003836EC">
      <w:pPr>
        <w:pStyle w:val="Balk2"/>
      </w:pPr>
      <w:r>
        <w:t xml:space="preserve">3.3. </w:t>
      </w:r>
      <w:proofErr w:type="spellStart"/>
      <w:r>
        <w:t>Detaylı</w:t>
      </w:r>
      <w:proofErr w:type="spellEnd"/>
      <w:r>
        <w:t xml:space="preserve"> Rakip </w:t>
      </w:r>
      <w:proofErr w:type="spellStart"/>
      <w:r>
        <w:t>İncelemesi</w:t>
      </w:r>
      <w:bookmarkEnd w:id="15"/>
      <w:proofErr w:type="spellEnd"/>
    </w:p>
    <w:p w14:paraId="5820D9F8" w14:textId="77777777" w:rsidR="00F05442" w:rsidRPr="00F05442" w:rsidRDefault="00F05442" w:rsidP="00F05442">
      <w:pPr>
        <w:rPr>
          <w:lang w:val="tr-TR"/>
        </w:rPr>
      </w:pPr>
      <w:r w:rsidRPr="00F05442">
        <w:rPr>
          <w:b/>
          <w:bCs/>
          <w:lang w:val="tr-TR"/>
        </w:rPr>
        <w:t xml:space="preserve">1. Google </w:t>
      </w:r>
      <w:proofErr w:type="spellStart"/>
      <w:r w:rsidRPr="00F05442">
        <w:rPr>
          <w:b/>
          <w:bCs/>
          <w:lang w:val="tr-TR"/>
        </w:rPr>
        <w:t>Sheets</w:t>
      </w:r>
      <w:proofErr w:type="spellEnd"/>
    </w:p>
    <w:p w14:paraId="7F56E91D" w14:textId="77777777" w:rsidR="00F05442" w:rsidRPr="00F05442" w:rsidRDefault="00F05442" w:rsidP="00F05442">
      <w:pPr>
        <w:numPr>
          <w:ilvl w:val="0"/>
          <w:numId w:val="18"/>
        </w:numPr>
        <w:rPr>
          <w:lang w:val="tr-TR"/>
        </w:rPr>
      </w:pPr>
      <w:r w:rsidRPr="00F05442">
        <w:rPr>
          <w:b/>
          <w:bCs/>
          <w:lang w:val="tr-TR"/>
        </w:rPr>
        <w:lastRenderedPageBreak/>
        <w:t>URL:</w:t>
      </w:r>
      <w:r w:rsidRPr="00F05442">
        <w:rPr>
          <w:lang w:val="tr-TR"/>
        </w:rPr>
        <w:t> sheets.google.com</w:t>
      </w:r>
    </w:p>
    <w:p w14:paraId="4439FE90" w14:textId="77777777" w:rsidR="00F05442" w:rsidRPr="00F05442" w:rsidRDefault="00F05442" w:rsidP="00F05442">
      <w:pPr>
        <w:numPr>
          <w:ilvl w:val="0"/>
          <w:numId w:val="18"/>
        </w:numPr>
        <w:rPr>
          <w:lang w:val="tr-TR"/>
        </w:rPr>
      </w:pPr>
      <w:r w:rsidRPr="00F05442">
        <w:rPr>
          <w:b/>
          <w:bCs/>
          <w:lang w:val="tr-TR"/>
        </w:rPr>
        <w:t>Kuruluş Yılı:</w:t>
      </w:r>
      <w:r w:rsidRPr="00F05442">
        <w:rPr>
          <w:lang w:val="tr-TR"/>
        </w:rPr>
        <w:t> 2006</w:t>
      </w:r>
    </w:p>
    <w:p w14:paraId="7FE7AC0E" w14:textId="77777777" w:rsidR="00F05442" w:rsidRPr="00F05442" w:rsidRDefault="00F05442" w:rsidP="00F05442">
      <w:pPr>
        <w:numPr>
          <w:ilvl w:val="0"/>
          <w:numId w:val="18"/>
        </w:numPr>
        <w:rPr>
          <w:lang w:val="tr-TR"/>
        </w:rPr>
      </w:pPr>
      <w:r w:rsidRPr="00F05442">
        <w:rPr>
          <w:b/>
          <w:bCs/>
          <w:lang w:val="tr-TR"/>
        </w:rPr>
        <w:t>Kullanıcı Tabanı:</w:t>
      </w:r>
      <w:r w:rsidRPr="00F05442">
        <w:rPr>
          <w:lang w:val="tr-TR"/>
        </w:rPr>
        <w:t xml:space="preserve"> 1 Milyar+ (Google </w:t>
      </w:r>
      <w:proofErr w:type="spellStart"/>
      <w:r w:rsidRPr="00F05442">
        <w:rPr>
          <w:lang w:val="tr-TR"/>
        </w:rPr>
        <w:t>Workspace</w:t>
      </w:r>
      <w:proofErr w:type="spellEnd"/>
      <w:r w:rsidRPr="00F05442">
        <w:rPr>
          <w:lang w:val="tr-TR"/>
        </w:rPr>
        <w:t xml:space="preserve"> ekosistemi üzerinden tüm web kullanıcıları)</w:t>
      </w:r>
    </w:p>
    <w:p w14:paraId="75C09BCE" w14:textId="77777777" w:rsidR="00F05442" w:rsidRPr="00F05442" w:rsidRDefault="00F05442" w:rsidP="00F05442">
      <w:pPr>
        <w:numPr>
          <w:ilvl w:val="0"/>
          <w:numId w:val="18"/>
        </w:numPr>
        <w:rPr>
          <w:lang w:val="tr-TR"/>
        </w:rPr>
      </w:pPr>
      <w:r w:rsidRPr="00F05442">
        <w:rPr>
          <w:b/>
          <w:bCs/>
          <w:lang w:val="tr-TR"/>
        </w:rPr>
        <w:t>Fiyatlandırma:</w:t>
      </w:r>
      <w:r w:rsidRPr="00F05442">
        <w:rPr>
          <w:lang w:val="tr-TR"/>
        </w:rPr>
        <w:t xml:space="preserve"> Ücretsiz kullanım limiti mevcuttur; profesyonel kullanımlar için Google </w:t>
      </w:r>
      <w:proofErr w:type="spellStart"/>
      <w:r w:rsidRPr="00F05442">
        <w:rPr>
          <w:lang w:val="tr-TR"/>
        </w:rPr>
        <w:t>One</w:t>
      </w:r>
      <w:proofErr w:type="spellEnd"/>
      <w:r w:rsidRPr="00F05442">
        <w:rPr>
          <w:lang w:val="tr-TR"/>
        </w:rPr>
        <w:t xml:space="preserve"> planları aylık 10$'dan başlamaktadır.</w:t>
      </w:r>
    </w:p>
    <w:p w14:paraId="79261E73" w14:textId="77777777" w:rsidR="00F05442" w:rsidRPr="00F05442" w:rsidRDefault="00F05442" w:rsidP="00F05442">
      <w:pPr>
        <w:numPr>
          <w:ilvl w:val="0"/>
          <w:numId w:val="18"/>
        </w:numPr>
        <w:rPr>
          <w:lang w:val="tr-TR"/>
        </w:rPr>
      </w:pPr>
      <w:r w:rsidRPr="00F05442">
        <w:rPr>
          <w:b/>
          <w:bCs/>
          <w:lang w:val="tr-TR"/>
        </w:rPr>
        <w:t>Güçlü Yönleri:</w:t>
      </w:r>
    </w:p>
    <w:p w14:paraId="466B2248" w14:textId="77777777" w:rsidR="00F05442" w:rsidRPr="00F05442" w:rsidRDefault="00F05442" w:rsidP="00F05442">
      <w:pPr>
        <w:numPr>
          <w:ilvl w:val="1"/>
          <w:numId w:val="18"/>
        </w:numPr>
        <w:rPr>
          <w:lang w:val="tr-TR"/>
        </w:rPr>
      </w:pPr>
      <w:r w:rsidRPr="00F05442">
        <w:rPr>
          <w:b/>
          <w:bCs/>
          <w:lang w:val="tr-TR"/>
        </w:rPr>
        <w:t xml:space="preserve">Bulut Senkronizasyonu ve </w:t>
      </w:r>
      <w:proofErr w:type="gramStart"/>
      <w:r w:rsidRPr="00F05442">
        <w:rPr>
          <w:b/>
          <w:bCs/>
          <w:lang w:val="tr-TR"/>
        </w:rPr>
        <w:t>İşbirliği</w:t>
      </w:r>
      <w:proofErr w:type="gramEnd"/>
      <w:r w:rsidRPr="00F05442">
        <w:rPr>
          <w:b/>
          <w:bCs/>
          <w:lang w:val="tr-TR"/>
        </w:rPr>
        <w:t>:</w:t>
      </w:r>
      <w:r w:rsidRPr="00F05442">
        <w:rPr>
          <w:lang w:val="tr-TR"/>
        </w:rPr>
        <w:t> Birden fazla kişinin aynı anda aynı veri seti üzerinde (</w:t>
      </w:r>
      <w:proofErr w:type="spellStart"/>
      <w:r w:rsidRPr="00F05442">
        <w:rPr>
          <w:lang w:val="tr-TR"/>
        </w:rPr>
        <w:t>real</w:t>
      </w:r>
      <w:proofErr w:type="spellEnd"/>
      <w:r w:rsidRPr="00F05442">
        <w:rPr>
          <w:lang w:val="tr-TR"/>
        </w:rPr>
        <w:t xml:space="preserve">-time </w:t>
      </w:r>
      <w:proofErr w:type="spellStart"/>
      <w:r w:rsidRPr="00F05442">
        <w:rPr>
          <w:lang w:val="tr-TR"/>
        </w:rPr>
        <w:t>collaboration</w:t>
      </w:r>
      <w:proofErr w:type="spellEnd"/>
      <w:r w:rsidRPr="00F05442">
        <w:rPr>
          <w:lang w:val="tr-TR"/>
        </w:rPr>
        <w:t>) çalışmasına olanak tanır.</w:t>
      </w:r>
    </w:p>
    <w:p w14:paraId="170EEB6A" w14:textId="77777777" w:rsidR="00F05442" w:rsidRPr="00F05442" w:rsidRDefault="00F05442" w:rsidP="00F05442">
      <w:pPr>
        <w:numPr>
          <w:ilvl w:val="1"/>
          <w:numId w:val="18"/>
        </w:numPr>
        <w:rPr>
          <w:lang w:val="tr-TR"/>
        </w:rPr>
      </w:pPr>
      <w:r w:rsidRPr="00F05442">
        <w:rPr>
          <w:b/>
          <w:bCs/>
          <w:lang w:val="tr-TR"/>
        </w:rPr>
        <w:t>Erişilebilirlik:</w:t>
      </w:r>
      <w:r w:rsidRPr="00F05442">
        <w:rPr>
          <w:lang w:val="tr-TR"/>
        </w:rPr>
        <w:t> Herhangi bir cihazdan ve tarayıcıdan anında erişilebilir; öğrenme eğrisi çok düşüktür.</w:t>
      </w:r>
    </w:p>
    <w:p w14:paraId="326A1162" w14:textId="77777777" w:rsidR="00F05442" w:rsidRPr="00F05442" w:rsidRDefault="00F05442" w:rsidP="00F05442">
      <w:pPr>
        <w:numPr>
          <w:ilvl w:val="1"/>
          <w:numId w:val="18"/>
        </w:numPr>
        <w:rPr>
          <w:lang w:val="tr-TR"/>
        </w:rPr>
      </w:pPr>
      <w:r w:rsidRPr="00F05442">
        <w:rPr>
          <w:b/>
          <w:bCs/>
          <w:lang w:val="tr-TR"/>
        </w:rPr>
        <w:t>Entegrasyon:</w:t>
      </w:r>
      <w:r w:rsidRPr="00F05442">
        <w:rPr>
          <w:lang w:val="tr-TR"/>
        </w:rPr>
        <w:t xml:space="preserve"> Google </w:t>
      </w:r>
      <w:proofErr w:type="spellStart"/>
      <w:r w:rsidRPr="00F05442">
        <w:rPr>
          <w:lang w:val="tr-TR"/>
        </w:rPr>
        <w:t>Analytics</w:t>
      </w:r>
      <w:proofErr w:type="spellEnd"/>
      <w:r w:rsidRPr="00F05442">
        <w:rPr>
          <w:lang w:val="tr-TR"/>
        </w:rPr>
        <w:t xml:space="preserve">, </w:t>
      </w:r>
      <w:proofErr w:type="spellStart"/>
      <w:r w:rsidRPr="00F05442">
        <w:rPr>
          <w:lang w:val="tr-TR"/>
        </w:rPr>
        <w:t>BigQuery</w:t>
      </w:r>
      <w:proofErr w:type="spellEnd"/>
      <w:r w:rsidRPr="00F05442">
        <w:rPr>
          <w:lang w:val="tr-TR"/>
        </w:rPr>
        <w:t xml:space="preserve"> ve diğer Google hizmetleriyle yerleşik entegrasyonu bulunur.</w:t>
      </w:r>
    </w:p>
    <w:p w14:paraId="2A29A835" w14:textId="77777777" w:rsidR="00F05442" w:rsidRPr="00F05442" w:rsidRDefault="00F05442" w:rsidP="00F05442">
      <w:pPr>
        <w:numPr>
          <w:ilvl w:val="0"/>
          <w:numId w:val="18"/>
        </w:numPr>
        <w:rPr>
          <w:lang w:val="tr-TR"/>
        </w:rPr>
      </w:pPr>
      <w:r w:rsidRPr="00F05442">
        <w:rPr>
          <w:b/>
          <w:bCs/>
          <w:lang w:val="tr-TR"/>
        </w:rPr>
        <w:t>Zayıf Yönleri (Projemizin Avantajları):</w:t>
      </w:r>
    </w:p>
    <w:p w14:paraId="1B26B74C" w14:textId="77777777" w:rsidR="00F05442" w:rsidRPr="00F05442" w:rsidRDefault="00F05442" w:rsidP="00F05442">
      <w:pPr>
        <w:numPr>
          <w:ilvl w:val="1"/>
          <w:numId w:val="18"/>
        </w:numPr>
        <w:rPr>
          <w:lang w:val="tr-TR"/>
        </w:rPr>
      </w:pPr>
      <w:r w:rsidRPr="00F05442">
        <w:rPr>
          <w:b/>
          <w:bCs/>
          <w:lang w:val="tr-TR"/>
        </w:rPr>
        <w:t>Büyük Veri Darboğazı:</w:t>
      </w:r>
      <w:r w:rsidRPr="00F05442">
        <w:rPr>
          <w:lang w:val="tr-TR"/>
        </w:rPr>
        <w:t xml:space="preserve"> Dosya boyutu 5 MB’ı veya 5 milyon hücre limitini aştığında tarayıcı sekmesini (Main </w:t>
      </w:r>
      <w:proofErr w:type="spellStart"/>
      <w:r w:rsidRPr="00F05442">
        <w:rPr>
          <w:lang w:val="tr-TR"/>
        </w:rPr>
        <w:t>Thread</w:t>
      </w:r>
      <w:proofErr w:type="spellEnd"/>
      <w:r w:rsidRPr="00F05442">
        <w:rPr>
          <w:lang w:val="tr-TR"/>
        </w:rPr>
        <w:t>) kilitler, sayfa "Yanıt Vermiyor" hatası verir.</w:t>
      </w:r>
    </w:p>
    <w:p w14:paraId="3752A15F" w14:textId="77777777" w:rsidR="00F05442" w:rsidRPr="00F05442" w:rsidRDefault="00F05442" w:rsidP="00F05442">
      <w:pPr>
        <w:numPr>
          <w:ilvl w:val="1"/>
          <w:numId w:val="18"/>
        </w:numPr>
        <w:rPr>
          <w:lang w:val="tr-TR"/>
        </w:rPr>
      </w:pPr>
      <w:r w:rsidRPr="00F05442">
        <w:rPr>
          <w:b/>
          <w:bCs/>
          <w:lang w:val="tr-TR"/>
        </w:rPr>
        <w:t>Güvenlik (KVKK/GDPR):</w:t>
      </w:r>
      <w:r w:rsidRPr="00F05442">
        <w:rPr>
          <w:lang w:val="tr-TR"/>
        </w:rPr>
        <w:t> Verilerin buluta yüklenme zorunluluğu vardır. Özel müşteri datasını (PII) veya gizli verileri yüklemek birçok şirketin IT politikasına aykırıdır.</w:t>
      </w:r>
    </w:p>
    <w:p w14:paraId="78058D47" w14:textId="77777777" w:rsidR="00F05442" w:rsidRPr="00F05442" w:rsidRDefault="00F05442" w:rsidP="00F05442">
      <w:pPr>
        <w:numPr>
          <w:ilvl w:val="1"/>
          <w:numId w:val="18"/>
        </w:numPr>
        <w:rPr>
          <w:lang w:val="tr-TR"/>
        </w:rPr>
      </w:pPr>
      <w:r w:rsidRPr="00F05442">
        <w:rPr>
          <w:b/>
          <w:bCs/>
          <w:lang w:val="tr-TR"/>
        </w:rPr>
        <w:t>Performans Bağımlılığı:</w:t>
      </w:r>
      <w:r w:rsidRPr="00F05442">
        <w:rPr>
          <w:lang w:val="tr-TR"/>
        </w:rPr>
        <w:t> Tamamen ağ hızına (internet bağlantısına) ve Google sunucularının o anki yoğunluğuna bağımlıdır.</w:t>
      </w:r>
    </w:p>
    <w:p w14:paraId="0809DFD9" w14:textId="703052DD" w:rsidR="00F05442" w:rsidRPr="00F05442" w:rsidRDefault="00F05442" w:rsidP="00F05442">
      <w:pPr>
        <w:numPr>
          <w:ilvl w:val="0"/>
          <w:numId w:val="18"/>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/google-sheets.png klasörüne ekle</w:t>
      </w:r>
      <w:r>
        <w:rPr>
          <w:i/>
          <w:iCs/>
          <w:lang w:val="tr-TR"/>
        </w:rPr>
        <w:t>nmiştir</w:t>
      </w:r>
      <w:r w:rsidRPr="00F05442">
        <w:rPr>
          <w:i/>
          <w:iCs/>
          <w:lang w:val="tr-TR"/>
        </w:rPr>
        <w:t>)</w:t>
      </w:r>
    </w:p>
    <w:p w14:paraId="443370B5" w14:textId="77777777" w:rsidR="00F05442" w:rsidRPr="00F05442" w:rsidRDefault="00F05442" w:rsidP="00F05442">
      <w:pPr>
        <w:ind w:left="720" w:firstLine="0"/>
        <w:rPr>
          <w:lang w:val="tr-TR"/>
        </w:rPr>
      </w:pPr>
    </w:p>
    <w:p w14:paraId="7DDD2F77" w14:textId="77777777" w:rsidR="00F05442" w:rsidRPr="00F05442" w:rsidRDefault="00F05442" w:rsidP="00F05442">
      <w:pPr>
        <w:rPr>
          <w:lang w:val="tr-TR"/>
        </w:rPr>
      </w:pPr>
      <w:r w:rsidRPr="00F05442">
        <w:rPr>
          <w:b/>
          <w:bCs/>
          <w:lang w:val="tr-TR"/>
        </w:rPr>
        <w:t>2. Microsoft Excel (Masaüstü ve Web Sürümü)</w:t>
      </w:r>
    </w:p>
    <w:p w14:paraId="2972EBCE" w14:textId="77777777" w:rsidR="00F05442" w:rsidRPr="00F05442" w:rsidRDefault="00F05442" w:rsidP="00F05442">
      <w:pPr>
        <w:numPr>
          <w:ilvl w:val="0"/>
          <w:numId w:val="19"/>
        </w:numPr>
        <w:rPr>
          <w:lang w:val="tr-TR"/>
        </w:rPr>
      </w:pPr>
      <w:r w:rsidRPr="00F05442">
        <w:rPr>
          <w:b/>
          <w:bCs/>
          <w:lang w:val="tr-TR"/>
        </w:rPr>
        <w:t>URL:</w:t>
      </w:r>
      <w:r w:rsidRPr="00F05442">
        <w:rPr>
          <w:lang w:val="tr-TR"/>
        </w:rPr>
        <w:t> microsoft.com/</w:t>
      </w:r>
      <w:proofErr w:type="spellStart"/>
      <w:r w:rsidRPr="00F05442">
        <w:rPr>
          <w:lang w:val="tr-TR"/>
        </w:rPr>
        <w:t>excel</w:t>
      </w:r>
      <w:proofErr w:type="spellEnd"/>
    </w:p>
    <w:p w14:paraId="38CD162D" w14:textId="77777777" w:rsidR="00F05442" w:rsidRPr="00F05442" w:rsidRDefault="00F05442" w:rsidP="00F05442">
      <w:pPr>
        <w:numPr>
          <w:ilvl w:val="0"/>
          <w:numId w:val="19"/>
        </w:numPr>
        <w:rPr>
          <w:lang w:val="tr-TR"/>
        </w:rPr>
      </w:pPr>
      <w:r w:rsidRPr="00F05442">
        <w:rPr>
          <w:b/>
          <w:bCs/>
          <w:lang w:val="tr-TR"/>
        </w:rPr>
        <w:t>Kuruluş Yılı:</w:t>
      </w:r>
      <w:r w:rsidRPr="00F05442">
        <w:rPr>
          <w:lang w:val="tr-TR"/>
        </w:rPr>
        <w:t> 1985</w:t>
      </w:r>
    </w:p>
    <w:p w14:paraId="2ED89C1B" w14:textId="77777777" w:rsidR="00F05442" w:rsidRPr="00F05442" w:rsidRDefault="00F05442" w:rsidP="00F05442">
      <w:pPr>
        <w:numPr>
          <w:ilvl w:val="0"/>
          <w:numId w:val="19"/>
        </w:numPr>
        <w:rPr>
          <w:lang w:val="tr-TR"/>
        </w:rPr>
      </w:pPr>
      <w:r w:rsidRPr="00F05442">
        <w:rPr>
          <w:b/>
          <w:bCs/>
          <w:lang w:val="tr-TR"/>
        </w:rPr>
        <w:t>Kullanıcı Tabanı:</w:t>
      </w:r>
      <w:r w:rsidRPr="00F05442">
        <w:rPr>
          <w:lang w:val="tr-TR"/>
        </w:rPr>
        <w:t> 750 Milyon+ (Küresel kurumsal pazarın %80'inden fazlası)</w:t>
      </w:r>
    </w:p>
    <w:p w14:paraId="46E996E4" w14:textId="77777777" w:rsidR="00F05442" w:rsidRPr="00F05442" w:rsidRDefault="00F05442" w:rsidP="00F05442">
      <w:pPr>
        <w:numPr>
          <w:ilvl w:val="0"/>
          <w:numId w:val="19"/>
        </w:numPr>
        <w:rPr>
          <w:lang w:val="tr-TR"/>
        </w:rPr>
      </w:pPr>
      <w:r w:rsidRPr="00F05442">
        <w:rPr>
          <w:b/>
          <w:bCs/>
          <w:lang w:val="tr-TR"/>
        </w:rPr>
        <w:lastRenderedPageBreak/>
        <w:t>Fiyatlandırma:</w:t>
      </w:r>
      <w:r w:rsidRPr="00F05442">
        <w:rPr>
          <w:lang w:val="tr-TR"/>
        </w:rPr>
        <w:t> Office 365 Aboneliği (Aylık </w:t>
      </w:r>
      <w:del w:id="16" w:author="Unknown">
        <w:r w:rsidRPr="00F05442">
          <w:rPr>
            <w:lang w:val="tr-TR"/>
          </w:rPr>
          <w:delText>₺200) veya Tek Seferlik Masaüstü Lisansı (</w:delText>
        </w:r>
      </w:del>
      <w:r w:rsidRPr="00F05442">
        <w:rPr>
          <w:lang w:val="tr-TR"/>
        </w:rPr>
        <w:t>₺2.500)</w:t>
      </w:r>
    </w:p>
    <w:p w14:paraId="0A4E95ED" w14:textId="77777777" w:rsidR="00F05442" w:rsidRPr="00F05442" w:rsidRDefault="00F05442" w:rsidP="00F05442">
      <w:pPr>
        <w:numPr>
          <w:ilvl w:val="0"/>
          <w:numId w:val="19"/>
        </w:numPr>
        <w:rPr>
          <w:lang w:val="tr-TR"/>
        </w:rPr>
      </w:pPr>
      <w:r w:rsidRPr="00F05442">
        <w:rPr>
          <w:b/>
          <w:bCs/>
          <w:lang w:val="tr-TR"/>
        </w:rPr>
        <w:t>Güçlü Yönleri:</w:t>
      </w:r>
    </w:p>
    <w:p w14:paraId="03DA6A8F" w14:textId="77777777" w:rsidR="00F05442" w:rsidRPr="00F05442" w:rsidRDefault="00F05442" w:rsidP="00F05442">
      <w:pPr>
        <w:numPr>
          <w:ilvl w:val="1"/>
          <w:numId w:val="19"/>
        </w:numPr>
        <w:rPr>
          <w:lang w:val="tr-TR"/>
        </w:rPr>
      </w:pPr>
      <w:r w:rsidRPr="00F05442">
        <w:rPr>
          <w:b/>
          <w:bCs/>
          <w:lang w:val="tr-TR"/>
        </w:rPr>
        <w:t>Sektör Standardı:</w:t>
      </w:r>
      <w:r w:rsidRPr="00F05442">
        <w:rPr>
          <w:lang w:val="tr-TR"/>
        </w:rPr>
        <w:t> Finans, akademi ve kurumsal dünyada tartışılamaz bir standarttır.</w:t>
      </w:r>
    </w:p>
    <w:p w14:paraId="6D36B209" w14:textId="77777777" w:rsidR="00F05442" w:rsidRPr="00F05442" w:rsidRDefault="00F05442" w:rsidP="00F05442">
      <w:pPr>
        <w:numPr>
          <w:ilvl w:val="1"/>
          <w:numId w:val="19"/>
        </w:numPr>
        <w:rPr>
          <w:lang w:val="tr-TR"/>
        </w:rPr>
      </w:pPr>
      <w:r w:rsidRPr="00F05442">
        <w:rPr>
          <w:b/>
          <w:bCs/>
          <w:lang w:val="tr-TR"/>
        </w:rPr>
        <w:t>İşlem Gücü:</w:t>
      </w:r>
      <w:r w:rsidRPr="00F05442">
        <w:rPr>
          <w:lang w:val="tr-TR"/>
        </w:rPr>
        <w:t> Bilgisayarın RAM ve işlemci gücünü doğrudan kullanarak (</w:t>
      </w:r>
      <w:proofErr w:type="spellStart"/>
      <w:r w:rsidRPr="00F05442">
        <w:rPr>
          <w:lang w:val="tr-TR"/>
        </w:rPr>
        <w:t>Native</w:t>
      </w:r>
      <w:proofErr w:type="spellEnd"/>
      <w:r w:rsidRPr="00F05442">
        <w:rPr>
          <w:lang w:val="tr-TR"/>
        </w:rPr>
        <w:t xml:space="preserve"> Application), Web tabanlı rakiplerinin aksine devasa verileri işleyebilir.</w:t>
      </w:r>
    </w:p>
    <w:p w14:paraId="6658E50D" w14:textId="77777777" w:rsidR="00F05442" w:rsidRPr="00F05442" w:rsidRDefault="00F05442" w:rsidP="00F05442">
      <w:pPr>
        <w:numPr>
          <w:ilvl w:val="1"/>
          <w:numId w:val="19"/>
        </w:numPr>
        <w:rPr>
          <w:lang w:val="tr-TR"/>
        </w:rPr>
      </w:pPr>
      <w:proofErr w:type="spellStart"/>
      <w:r w:rsidRPr="00F05442">
        <w:rPr>
          <w:b/>
          <w:bCs/>
          <w:lang w:val="tr-TR"/>
        </w:rPr>
        <w:t>Genişleyebilirlik</w:t>
      </w:r>
      <w:proofErr w:type="spellEnd"/>
      <w:r w:rsidRPr="00F05442">
        <w:rPr>
          <w:b/>
          <w:bCs/>
          <w:lang w:val="tr-TR"/>
        </w:rPr>
        <w:t>:</w:t>
      </w:r>
      <w:r w:rsidRPr="00F05442">
        <w:rPr>
          <w:lang w:val="tr-TR"/>
        </w:rPr>
        <w:t> </w:t>
      </w:r>
      <w:proofErr w:type="spellStart"/>
      <w:r w:rsidRPr="00F05442">
        <w:rPr>
          <w:lang w:val="tr-TR"/>
        </w:rPr>
        <w:t>PowerQuery</w:t>
      </w:r>
      <w:proofErr w:type="spellEnd"/>
      <w:r w:rsidRPr="00F05442">
        <w:rPr>
          <w:lang w:val="tr-TR"/>
        </w:rPr>
        <w:t>, VBA makroları ve sayısız üçüncü parti eklenti (</w:t>
      </w:r>
      <w:proofErr w:type="spellStart"/>
      <w:r w:rsidRPr="00F05442">
        <w:rPr>
          <w:lang w:val="tr-TR"/>
        </w:rPr>
        <w:t>add</w:t>
      </w:r>
      <w:proofErr w:type="spellEnd"/>
      <w:r w:rsidRPr="00F05442">
        <w:rPr>
          <w:lang w:val="tr-TR"/>
        </w:rPr>
        <w:t xml:space="preserve">-in) ile sınırsız özelleştirme </w:t>
      </w:r>
      <w:proofErr w:type="gramStart"/>
      <w:r w:rsidRPr="00F05442">
        <w:rPr>
          <w:lang w:val="tr-TR"/>
        </w:rPr>
        <w:t>imkanı</w:t>
      </w:r>
      <w:proofErr w:type="gramEnd"/>
      <w:r w:rsidRPr="00F05442">
        <w:rPr>
          <w:lang w:val="tr-TR"/>
        </w:rPr>
        <w:t xml:space="preserve"> sunar.</w:t>
      </w:r>
    </w:p>
    <w:p w14:paraId="7B57FF35" w14:textId="77777777" w:rsidR="00F05442" w:rsidRPr="00F05442" w:rsidRDefault="00F05442" w:rsidP="00F05442">
      <w:pPr>
        <w:numPr>
          <w:ilvl w:val="0"/>
          <w:numId w:val="19"/>
        </w:numPr>
        <w:rPr>
          <w:lang w:val="tr-TR"/>
        </w:rPr>
      </w:pPr>
      <w:r w:rsidRPr="00F05442">
        <w:rPr>
          <w:b/>
          <w:bCs/>
          <w:lang w:val="tr-TR"/>
        </w:rPr>
        <w:t>Zayıf Yönleri (Projemizin Avantajları):</w:t>
      </w:r>
    </w:p>
    <w:p w14:paraId="79E68C23" w14:textId="77777777" w:rsidR="00F05442" w:rsidRPr="00F05442" w:rsidRDefault="00F05442" w:rsidP="00F05442">
      <w:pPr>
        <w:numPr>
          <w:ilvl w:val="1"/>
          <w:numId w:val="19"/>
        </w:numPr>
        <w:rPr>
          <w:lang w:val="tr-TR"/>
        </w:rPr>
      </w:pPr>
      <w:r w:rsidRPr="00F05442">
        <w:rPr>
          <w:b/>
          <w:bCs/>
          <w:lang w:val="tr-TR"/>
        </w:rPr>
        <w:t>Ağır Kurulum:</w:t>
      </w:r>
      <w:r w:rsidRPr="00F05442">
        <w:rPr>
          <w:lang w:val="tr-TR"/>
        </w:rPr>
        <w:t> Masaüstü sürümü cihazın diskinde büyük yer kaplar ve yüklenmesi/açılması zaman alır; donanımı zayıf bilgisayarları yorar.</w:t>
      </w:r>
    </w:p>
    <w:p w14:paraId="1C9B0C89" w14:textId="77777777" w:rsidR="00F05442" w:rsidRPr="00F05442" w:rsidRDefault="00F05442" w:rsidP="00F05442">
      <w:pPr>
        <w:numPr>
          <w:ilvl w:val="1"/>
          <w:numId w:val="19"/>
        </w:numPr>
        <w:rPr>
          <w:lang w:val="tr-TR"/>
        </w:rPr>
      </w:pPr>
      <w:r w:rsidRPr="00F05442">
        <w:rPr>
          <w:b/>
          <w:bCs/>
          <w:lang w:val="tr-TR"/>
        </w:rPr>
        <w:t>Ücret Bariyeri:</w:t>
      </w:r>
      <w:r w:rsidRPr="00F05442">
        <w:rPr>
          <w:lang w:val="tr-TR"/>
        </w:rPr>
        <w:t> Özellikle öğrenciler veya küçük işletmeler için lisans maliyetleri yüksektir.</w:t>
      </w:r>
    </w:p>
    <w:p w14:paraId="033C93F4" w14:textId="77777777" w:rsidR="00F05442" w:rsidRPr="00F05442" w:rsidRDefault="00F05442" w:rsidP="00F05442">
      <w:pPr>
        <w:numPr>
          <w:ilvl w:val="1"/>
          <w:numId w:val="19"/>
        </w:numPr>
        <w:rPr>
          <w:lang w:val="tr-TR"/>
        </w:rPr>
      </w:pPr>
      <w:r w:rsidRPr="00F05442">
        <w:rPr>
          <w:b/>
          <w:bCs/>
          <w:lang w:val="tr-TR"/>
        </w:rPr>
        <w:t>Çapraz Platform Sorunları:</w:t>
      </w:r>
      <w:r w:rsidRPr="00F05442">
        <w:rPr>
          <w:lang w:val="tr-TR"/>
        </w:rPr>
        <w:t> Gelişmiş özelliklerin çoğu Mac sürümünde veya Web (Excel Online) sürümünde eksik çalışmaktadır.</w:t>
      </w:r>
    </w:p>
    <w:p w14:paraId="4604A340" w14:textId="6AD954CA" w:rsidR="00F05442" w:rsidRPr="00F05442" w:rsidRDefault="00F05442" w:rsidP="00F05442">
      <w:pPr>
        <w:numPr>
          <w:ilvl w:val="0"/>
          <w:numId w:val="19"/>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/ms-excel.png klasörüne eklen</w:t>
      </w:r>
      <w:r>
        <w:rPr>
          <w:i/>
          <w:iCs/>
          <w:lang w:val="tr-TR"/>
        </w:rPr>
        <w:t>miştir</w:t>
      </w:r>
      <w:r w:rsidRPr="00F05442">
        <w:rPr>
          <w:i/>
          <w:iCs/>
          <w:lang w:val="tr-TR"/>
        </w:rPr>
        <w:t>)</w:t>
      </w:r>
    </w:p>
    <w:p w14:paraId="3AF79D27" w14:textId="77777777" w:rsidR="00F05442" w:rsidRPr="00F05442" w:rsidRDefault="00F05442" w:rsidP="00F05442">
      <w:pPr>
        <w:rPr>
          <w:lang w:val="tr-TR"/>
        </w:rPr>
      </w:pPr>
      <w:r w:rsidRPr="00F05442">
        <w:rPr>
          <w:b/>
          <w:bCs/>
          <w:lang w:val="tr-TR"/>
        </w:rPr>
        <w:t xml:space="preserve">3. </w:t>
      </w:r>
      <w:proofErr w:type="spellStart"/>
      <w:r w:rsidRPr="00F05442">
        <w:rPr>
          <w:b/>
          <w:bCs/>
          <w:lang w:val="tr-TR"/>
        </w:rPr>
        <w:t>ObservableHQ</w:t>
      </w:r>
      <w:proofErr w:type="spellEnd"/>
    </w:p>
    <w:p w14:paraId="4854B5E9" w14:textId="77777777" w:rsidR="00F05442" w:rsidRPr="00F05442" w:rsidRDefault="00F05442" w:rsidP="00F05442">
      <w:pPr>
        <w:numPr>
          <w:ilvl w:val="0"/>
          <w:numId w:val="20"/>
        </w:numPr>
        <w:rPr>
          <w:lang w:val="tr-TR"/>
        </w:rPr>
      </w:pPr>
      <w:r w:rsidRPr="00F05442">
        <w:rPr>
          <w:b/>
          <w:bCs/>
          <w:lang w:val="tr-TR"/>
        </w:rPr>
        <w:t>URL:</w:t>
      </w:r>
      <w:r w:rsidRPr="00F05442">
        <w:rPr>
          <w:lang w:val="tr-TR"/>
        </w:rPr>
        <w:t> observablehq.com</w:t>
      </w:r>
    </w:p>
    <w:p w14:paraId="74D39631" w14:textId="77777777" w:rsidR="00F05442" w:rsidRPr="00F05442" w:rsidRDefault="00F05442" w:rsidP="00F05442">
      <w:pPr>
        <w:numPr>
          <w:ilvl w:val="0"/>
          <w:numId w:val="20"/>
        </w:numPr>
        <w:rPr>
          <w:lang w:val="tr-TR"/>
        </w:rPr>
      </w:pPr>
      <w:r w:rsidRPr="00F05442">
        <w:rPr>
          <w:b/>
          <w:bCs/>
          <w:lang w:val="tr-TR"/>
        </w:rPr>
        <w:t>Kuruluş Yılı:</w:t>
      </w:r>
      <w:r w:rsidRPr="00F05442">
        <w:rPr>
          <w:lang w:val="tr-TR"/>
        </w:rPr>
        <w:t xml:space="preserve"> 2017 (D3.js kütüphanesinin yaratıcısı Mike </w:t>
      </w:r>
      <w:proofErr w:type="spellStart"/>
      <w:r w:rsidRPr="00F05442">
        <w:rPr>
          <w:lang w:val="tr-TR"/>
        </w:rPr>
        <w:t>Bostock</w:t>
      </w:r>
      <w:proofErr w:type="spellEnd"/>
      <w:r w:rsidRPr="00F05442">
        <w:rPr>
          <w:lang w:val="tr-TR"/>
        </w:rPr>
        <w:t xml:space="preserve"> tarafından kurulmuştur)</w:t>
      </w:r>
    </w:p>
    <w:p w14:paraId="7435BAE0" w14:textId="77777777" w:rsidR="00F05442" w:rsidRPr="00F05442" w:rsidRDefault="00F05442" w:rsidP="00F05442">
      <w:pPr>
        <w:numPr>
          <w:ilvl w:val="0"/>
          <w:numId w:val="20"/>
        </w:numPr>
        <w:rPr>
          <w:lang w:val="tr-TR"/>
        </w:rPr>
      </w:pPr>
      <w:r w:rsidRPr="00F05442">
        <w:rPr>
          <w:b/>
          <w:bCs/>
          <w:lang w:val="tr-TR"/>
        </w:rPr>
        <w:t>Kullanıcı Tabanı:</w:t>
      </w:r>
      <w:r w:rsidRPr="00F05442">
        <w:rPr>
          <w:lang w:val="tr-TR"/>
        </w:rPr>
        <w:t xml:space="preserve"> ~1 Milyon (Ağırlıklı olarak Veri Bilimciler, Analistler ve </w:t>
      </w:r>
      <w:proofErr w:type="spellStart"/>
      <w:r w:rsidRPr="00F05442">
        <w:rPr>
          <w:lang w:val="tr-TR"/>
        </w:rPr>
        <w:t>Frontend</w:t>
      </w:r>
      <w:proofErr w:type="spellEnd"/>
      <w:r w:rsidRPr="00F05442">
        <w:rPr>
          <w:lang w:val="tr-TR"/>
        </w:rPr>
        <w:t xml:space="preserve"> Geliştiricileri)</w:t>
      </w:r>
    </w:p>
    <w:p w14:paraId="4C4F24ED" w14:textId="77777777" w:rsidR="00F05442" w:rsidRPr="00F05442" w:rsidRDefault="00F05442" w:rsidP="00F05442">
      <w:pPr>
        <w:numPr>
          <w:ilvl w:val="0"/>
          <w:numId w:val="20"/>
        </w:numPr>
        <w:rPr>
          <w:lang w:val="tr-TR"/>
        </w:rPr>
      </w:pPr>
      <w:r w:rsidRPr="00F05442">
        <w:rPr>
          <w:b/>
          <w:bCs/>
          <w:lang w:val="tr-TR"/>
        </w:rPr>
        <w:t>Fiyatlandırma:</w:t>
      </w:r>
      <w:r w:rsidRPr="00F05442">
        <w:rPr>
          <w:lang w:val="tr-TR"/>
        </w:rPr>
        <w:t> Açık (</w:t>
      </w:r>
      <w:proofErr w:type="spellStart"/>
      <w:r w:rsidRPr="00F05442">
        <w:rPr>
          <w:lang w:val="tr-TR"/>
        </w:rPr>
        <w:t>Public</w:t>
      </w:r>
      <w:proofErr w:type="spellEnd"/>
      <w:r w:rsidRPr="00F05442">
        <w:rPr>
          <w:lang w:val="tr-TR"/>
        </w:rPr>
        <w:t>) çalışma alanları için Ücretsiz; Gizli çalışma alanları (Pro plan) aylık 12$</w:t>
      </w:r>
    </w:p>
    <w:p w14:paraId="13487430" w14:textId="77777777" w:rsidR="00F05442" w:rsidRPr="00F05442" w:rsidRDefault="00F05442" w:rsidP="00F05442">
      <w:pPr>
        <w:numPr>
          <w:ilvl w:val="0"/>
          <w:numId w:val="20"/>
        </w:numPr>
        <w:rPr>
          <w:lang w:val="tr-TR"/>
        </w:rPr>
      </w:pPr>
      <w:r w:rsidRPr="00F05442">
        <w:rPr>
          <w:b/>
          <w:bCs/>
          <w:lang w:val="tr-TR"/>
        </w:rPr>
        <w:t>Güçlü Yönleri:</w:t>
      </w:r>
    </w:p>
    <w:p w14:paraId="5D9E11FA" w14:textId="77777777" w:rsidR="00F05442" w:rsidRPr="00F05442" w:rsidRDefault="00F05442" w:rsidP="00F05442">
      <w:pPr>
        <w:numPr>
          <w:ilvl w:val="1"/>
          <w:numId w:val="20"/>
        </w:numPr>
        <w:rPr>
          <w:lang w:val="tr-TR"/>
        </w:rPr>
      </w:pPr>
      <w:r w:rsidRPr="00F05442">
        <w:rPr>
          <w:b/>
          <w:bCs/>
          <w:lang w:val="tr-TR"/>
        </w:rPr>
        <w:lastRenderedPageBreak/>
        <w:t>Reaktif Programlama:</w:t>
      </w:r>
      <w:r w:rsidRPr="00F05442">
        <w:rPr>
          <w:lang w:val="tr-TR"/>
        </w:rPr>
        <w:t xml:space="preserve"> Verilerdeki bir değişiklik, ekrandaki karmaşık grafikleri anında günceller. Veri hikayeciliği (Data </w:t>
      </w:r>
      <w:proofErr w:type="spellStart"/>
      <w:r w:rsidRPr="00F05442">
        <w:rPr>
          <w:lang w:val="tr-TR"/>
        </w:rPr>
        <w:t>Storytelling</w:t>
      </w:r>
      <w:proofErr w:type="spellEnd"/>
      <w:r w:rsidRPr="00F05442">
        <w:rPr>
          <w:lang w:val="tr-TR"/>
        </w:rPr>
        <w:t>) için mükemmeldir.</w:t>
      </w:r>
    </w:p>
    <w:p w14:paraId="14249B09" w14:textId="77777777" w:rsidR="00F05442" w:rsidRPr="00F05442" w:rsidRDefault="00F05442" w:rsidP="00F05442">
      <w:pPr>
        <w:numPr>
          <w:ilvl w:val="1"/>
          <w:numId w:val="20"/>
        </w:numPr>
        <w:rPr>
          <w:lang w:val="tr-TR"/>
        </w:rPr>
      </w:pPr>
      <w:r w:rsidRPr="00F05442">
        <w:rPr>
          <w:b/>
          <w:bCs/>
          <w:lang w:val="tr-TR"/>
        </w:rPr>
        <w:t>D3.js Uyumu:</w:t>
      </w:r>
      <w:r w:rsidRPr="00F05442">
        <w:rPr>
          <w:lang w:val="tr-TR"/>
        </w:rPr>
        <w:t> Dünyanın en gelişmiş veri görselleştirme aracı olan D3.js ile yerleşik çalışır.</w:t>
      </w:r>
    </w:p>
    <w:p w14:paraId="5B5C5B5F" w14:textId="77777777" w:rsidR="00F05442" w:rsidRPr="00F05442" w:rsidRDefault="00F05442" w:rsidP="00F05442">
      <w:pPr>
        <w:numPr>
          <w:ilvl w:val="1"/>
          <w:numId w:val="20"/>
        </w:numPr>
        <w:rPr>
          <w:lang w:val="tr-TR"/>
        </w:rPr>
      </w:pPr>
      <w:r w:rsidRPr="00F05442">
        <w:rPr>
          <w:b/>
          <w:bCs/>
          <w:lang w:val="tr-TR"/>
        </w:rPr>
        <w:t>Versiyon Kontrolü:</w:t>
      </w:r>
      <w:r w:rsidRPr="00F05442">
        <w:rPr>
          <w:lang w:val="tr-TR"/>
        </w:rPr>
        <w:t xml:space="preserve"> Kodlar ve veriler tıpkı </w:t>
      </w:r>
      <w:proofErr w:type="spellStart"/>
      <w:r w:rsidRPr="00F05442">
        <w:rPr>
          <w:lang w:val="tr-TR"/>
        </w:rPr>
        <w:t>GitHub</w:t>
      </w:r>
      <w:proofErr w:type="spellEnd"/>
      <w:r w:rsidRPr="00F05442">
        <w:rPr>
          <w:lang w:val="tr-TR"/>
        </w:rPr>
        <w:t xml:space="preserve"> gibi </w:t>
      </w:r>
      <w:proofErr w:type="spellStart"/>
      <w:r w:rsidRPr="00F05442">
        <w:rPr>
          <w:lang w:val="tr-TR"/>
        </w:rPr>
        <w:t>versiyonlanıp</w:t>
      </w:r>
      <w:proofErr w:type="spellEnd"/>
      <w:r w:rsidRPr="00F05442">
        <w:rPr>
          <w:lang w:val="tr-TR"/>
        </w:rPr>
        <w:t xml:space="preserve"> paylaşılabilir.</w:t>
      </w:r>
    </w:p>
    <w:p w14:paraId="012A20B6" w14:textId="77777777" w:rsidR="00F05442" w:rsidRPr="00F05442" w:rsidRDefault="00F05442" w:rsidP="00F05442">
      <w:pPr>
        <w:numPr>
          <w:ilvl w:val="0"/>
          <w:numId w:val="20"/>
        </w:numPr>
        <w:rPr>
          <w:lang w:val="tr-TR"/>
        </w:rPr>
      </w:pPr>
      <w:r w:rsidRPr="00F05442">
        <w:rPr>
          <w:b/>
          <w:bCs/>
          <w:lang w:val="tr-TR"/>
        </w:rPr>
        <w:t>Zayıf Yönleri (Projemizin Avantajları):</w:t>
      </w:r>
    </w:p>
    <w:p w14:paraId="48358763" w14:textId="77777777" w:rsidR="00F05442" w:rsidRPr="00F05442" w:rsidRDefault="00F05442" w:rsidP="00F05442">
      <w:pPr>
        <w:numPr>
          <w:ilvl w:val="1"/>
          <w:numId w:val="20"/>
        </w:numPr>
        <w:rPr>
          <w:lang w:val="tr-TR"/>
        </w:rPr>
      </w:pPr>
      <w:r w:rsidRPr="00F05442">
        <w:rPr>
          <w:b/>
          <w:bCs/>
          <w:lang w:val="tr-TR"/>
        </w:rPr>
        <w:t>Yüksek Öğrenme Eğrisi:</w:t>
      </w:r>
      <w:r w:rsidRPr="00F05442">
        <w:rPr>
          <w:lang w:val="tr-TR"/>
        </w:rPr>
        <w:t> Kullanabilmek için temel seviyede JavaScript veya SQL bilmek zorunludur. Bizim aracımız gibi "Sürükle bırak, hemen grafiği gör" mantığı yoktur.</w:t>
      </w:r>
    </w:p>
    <w:p w14:paraId="4897AD51" w14:textId="77777777" w:rsidR="00F05442" w:rsidRPr="00F05442" w:rsidRDefault="00F05442" w:rsidP="00F05442">
      <w:pPr>
        <w:numPr>
          <w:ilvl w:val="1"/>
          <w:numId w:val="20"/>
        </w:numPr>
        <w:rPr>
          <w:lang w:val="tr-TR"/>
        </w:rPr>
      </w:pPr>
      <w:r w:rsidRPr="00F05442">
        <w:rPr>
          <w:b/>
          <w:bCs/>
          <w:lang w:val="tr-TR"/>
        </w:rPr>
        <w:t>Gizlilik:</w:t>
      </w:r>
      <w:r w:rsidRPr="00F05442">
        <w:rPr>
          <w:lang w:val="tr-TR"/>
        </w:rPr>
        <w:t> Ücretsiz planda çalıştığınız tüm veri setleri ve analizler herkese açık (</w:t>
      </w:r>
      <w:proofErr w:type="spellStart"/>
      <w:r w:rsidRPr="00F05442">
        <w:rPr>
          <w:lang w:val="tr-TR"/>
        </w:rPr>
        <w:t>public</w:t>
      </w:r>
      <w:proofErr w:type="spellEnd"/>
      <w:r w:rsidRPr="00F05442">
        <w:rPr>
          <w:lang w:val="tr-TR"/>
        </w:rPr>
        <w:t>) yayınlanır. Gizli çalışmak ücrete tabidir.</w:t>
      </w:r>
    </w:p>
    <w:p w14:paraId="7DE0E53F" w14:textId="77777777" w:rsidR="00F05442" w:rsidRPr="00F05442" w:rsidRDefault="00F05442" w:rsidP="00F05442">
      <w:pPr>
        <w:numPr>
          <w:ilvl w:val="1"/>
          <w:numId w:val="20"/>
        </w:numPr>
        <w:rPr>
          <w:lang w:val="tr-TR"/>
        </w:rPr>
      </w:pPr>
      <w:r w:rsidRPr="00F05442">
        <w:rPr>
          <w:b/>
          <w:bCs/>
          <w:lang w:val="tr-TR"/>
        </w:rPr>
        <w:t>Mimari Karmaşıklık:</w:t>
      </w:r>
      <w:r w:rsidRPr="00F05442">
        <w:rPr>
          <w:lang w:val="tr-TR"/>
        </w:rPr>
        <w:t> Sadece bir CSV dosyasının istatistiklerine hızlıca bakmak isteyen bir son kullanıcı (</w:t>
      </w:r>
      <w:proofErr w:type="spellStart"/>
      <w:r w:rsidRPr="00F05442">
        <w:rPr>
          <w:lang w:val="tr-TR"/>
        </w:rPr>
        <w:t>Örn</w:t>
      </w:r>
      <w:proofErr w:type="spellEnd"/>
      <w:r w:rsidRPr="00F05442">
        <w:rPr>
          <w:lang w:val="tr-TR"/>
        </w:rPr>
        <w:t>. Finans uzmanı) için fazlasıyla karmaşık bir platformdur.</w:t>
      </w:r>
    </w:p>
    <w:p w14:paraId="37C7A683" w14:textId="58A8DC85" w:rsidR="00F05442" w:rsidRPr="00F05442" w:rsidRDefault="00F05442" w:rsidP="00F05442">
      <w:pPr>
        <w:numPr>
          <w:ilvl w:val="0"/>
          <w:numId w:val="20"/>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/observable.png klasörüne eklen</w:t>
      </w:r>
      <w:r>
        <w:rPr>
          <w:i/>
          <w:iCs/>
          <w:lang w:val="tr-TR"/>
        </w:rPr>
        <w:t>miştir</w:t>
      </w:r>
      <w:r w:rsidRPr="00F05442">
        <w:rPr>
          <w:i/>
          <w:iCs/>
          <w:lang w:val="tr-TR"/>
        </w:rPr>
        <w:t>)</w:t>
      </w:r>
    </w:p>
    <w:p w14:paraId="02ED4263" w14:textId="77777777" w:rsidR="00F05442" w:rsidRDefault="00F05442"/>
    <w:p w14:paraId="782AFD5D" w14:textId="77777777" w:rsidR="002A748D" w:rsidRDefault="002A748D"/>
    <w:p w14:paraId="4CF693F8" w14:textId="77777777" w:rsidR="002A748D" w:rsidRDefault="002A748D"/>
    <w:p w14:paraId="1C76B940" w14:textId="77777777" w:rsidR="002A748D" w:rsidRDefault="002A748D"/>
    <w:p w14:paraId="365397BE" w14:textId="77777777" w:rsidR="002A748D" w:rsidRDefault="002A748D"/>
    <w:p w14:paraId="3FB0D673" w14:textId="77777777" w:rsidR="002A748D" w:rsidRDefault="002A748D"/>
    <w:p w14:paraId="1782E4CE" w14:textId="77777777" w:rsidR="00052761" w:rsidRDefault="003836EC">
      <w:pPr>
        <w:pStyle w:val="Balk2"/>
      </w:pPr>
      <w:bookmarkStart w:id="17" w:name="_Toc229342309"/>
      <w:r>
        <w:t xml:space="preserve">3.4. SWOT </w:t>
      </w:r>
      <w:proofErr w:type="spellStart"/>
      <w:r>
        <w:t>Analizi</w:t>
      </w:r>
      <w:bookmarkEnd w:id="17"/>
      <w:proofErr w:type="spellEnd"/>
    </w:p>
    <w:p w14:paraId="139064D1" w14:textId="4251C80D" w:rsidR="00052761" w:rsidRDefault="003836EC">
      <w:pPr>
        <w:pStyle w:val="ResimYazs"/>
        <w:spacing w:after="120"/>
      </w:pPr>
      <w:bookmarkStart w:id="18" w:name="_Toc229342395"/>
      <w:r>
        <w:t xml:space="preserve">Tablo </w:t>
      </w:r>
      <w:r w:rsidR="00F063A5">
        <w:t>7</w:t>
      </w:r>
      <w:r>
        <w:t xml:space="preserve">: SWOT </w:t>
      </w:r>
      <w:proofErr w:type="spellStart"/>
      <w:r>
        <w:t>Matrisi</w:t>
      </w:r>
      <w:bookmarkEnd w:id="18"/>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2A748D" w14:paraId="59E7771B" w14:textId="77777777" w:rsidTr="002A74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25785F53" w14:textId="09E793FD" w:rsidR="002A748D" w:rsidRPr="002A748D" w:rsidRDefault="002A748D" w:rsidP="002A748D">
            <w:pPr>
              <w:ind w:firstLine="0"/>
              <w:rPr>
                <w:color w:val="000000" w:themeColor="text1"/>
              </w:rPr>
            </w:pPr>
            <w:r w:rsidRPr="002A748D">
              <w:rPr>
                <w:color w:val="000000" w:themeColor="text1"/>
                <w:sz w:val="20"/>
                <w:szCs w:val="20"/>
              </w:rPr>
              <w:t xml:space="preserve">Güçlü </w:t>
            </w:r>
            <w:proofErr w:type="spellStart"/>
            <w:r w:rsidRPr="002A748D">
              <w:rPr>
                <w:color w:val="000000" w:themeColor="text1"/>
                <w:sz w:val="20"/>
                <w:szCs w:val="20"/>
              </w:rPr>
              <w:t>Yönler</w:t>
            </w:r>
            <w:proofErr w:type="spellEnd"/>
            <w:r w:rsidRPr="002A748D">
              <w:rPr>
                <w:color w:val="000000" w:themeColor="text1"/>
                <w:sz w:val="20"/>
                <w:szCs w:val="20"/>
              </w:rPr>
              <w:t xml:space="preserve"> (S)</w:t>
            </w:r>
          </w:p>
        </w:tc>
        <w:tc>
          <w:tcPr>
            <w:tcW w:w="4535" w:type="dxa"/>
            <w:tcBorders>
              <w:top w:val="single" w:sz="4" w:space="0" w:color="7F7F7F"/>
              <w:left w:val="single" w:sz="4" w:space="0" w:color="7F7F7F"/>
              <w:bottom w:val="single" w:sz="4" w:space="0" w:color="7F7F7F"/>
              <w:right w:val="single" w:sz="4" w:space="0" w:color="7F7F7F"/>
            </w:tcBorders>
            <w:vAlign w:val="center"/>
          </w:tcPr>
          <w:p w14:paraId="15EDABE0" w14:textId="6C5C8DAB" w:rsidR="002A748D" w:rsidRPr="002A748D" w:rsidRDefault="002A748D" w:rsidP="002A748D">
            <w:pPr>
              <w:ind w:firstLine="0"/>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2A748D">
              <w:rPr>
                <w:color w:val="000000" w:themeColor="text1"/>
                <w:sz w:val="20"/>
                <w:szCs w:val="20"/>
              </w:rPr>
              <w:t>Zayıf</w:t>
            </w:r>
            <w:proofErr w:type="spellEnd"/>
            <w:r w:rsidRPr="002A748D">
              <w:rPr>
                <w:color w:val="000000" w:themeColor="text1"/>
                <w:sz w:val="20"/>
                <w:szCs w:val="20"/>
              </w:rPr>
              <w:t xml:space="preserve"> </w:t>
            </w:r>
            <w:proofErr w:type="spellStart"/>
            <w:r w:rsidRPr="002A748D">
              <w:rPr>
                <w:color w:val="000000" w:themeColor="text1"/>
                <w:sz w:val="20"/>
                <w:szCs w:val="20"/>
              </w:rPr>
              <w:t>Yönler</w:t>
            </w:r>
            <w:proofErr w:type="spellEnd"/>
            <w:r w:rsidRPr="002A748D">
              <w:rPr>
                <w:color w:val="000000" w:themeColor="text1"/>
                <w:sz w:val="20"/>
                <w:szCs w:val="20"/>
              </w:rPr>
              <w:t xml:space="preserve"> (W)</w:t>
            </w:r>
          </w:p>
        </w:tc>
      </w:tr>
      <w:tr w:rsidR="002A748D" w14:paraId="31FF02F8" w14:textId="77777777" w:rsidTr="002A7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FD132A2" w14:textId="31959B2C" w:rsidR="002A748D" w:rsidRPr="00ED1562" w:rsidRDefault="002A748D" w:rsidP="002A748D">
            <w:pPr>
              <w:ind w:firstLine="0"/>
              <w:rPr>
                <w:b w:val="0"/>
                <w:bCs w:val="0"/>
                <w:color w:val="000000" w:themeColor="text1"/>
              </w:rPr>
            </w:pPr>
            <w:r w:rsidRPr="00ED1562">
              <w:rPr>
                <w:b w:val="0"/>
                <w:bCs w:val="0"/>
                <w:color w:val="000000" w:themeColor="text1"/>
                <w:sz w:val="20"/>
                <w:szCs w:val="20"/>
              </w:rPr>
              <w:t>•</w:t>
            </w:r>
            <w:r w:rsidR="00ED1562">
              <w:rPr>
                <w:b w:val="0"/>
                <w:bCs w:val="0"/>
                <w:color w:val="000000" w:themeColor="text1"/>
                <w:sz w:val="20"/>
                <w:szCs w:val="20"/>
              </w:rPr>
              <w:t xml:space="preserve"> </w:t>
            </w:r>
            <w:proofErr w:type="spellStart"/>
            <w:r w:rsidR="00ED1562" w:rsidRPr="00ED1562">
              <w:rPr>
                <w:color w:val="000000" w:themeColor="text1"/>
                <w:sz w:val="20"/>
                <w:szCs w:val="20"/>
              </w:rPr>
              <w:t>Performans</w:t>
            </w:r>
            <w:proofErr w:type="spellEnd"/>
            <w:r w:rsidR="00ED1562" w:rsidRPr="00ED1562">
              <w:rPr>
                <w:color w:val="000000" w:themeColor="text1"/>
                <w:sz w:val="20"/>
                <w:szCs w:val="20"/>
              </w:rPr>
              <w:t>:</w:t>
            </w:r>
            <w:r w:rsidRPr="00ED1562">
              <w:rPr>
                <w:b w:val="0"/>
                <w:bCs w:val="0"/>
                <w:color w:val="000000" w:themeColor="text1"/>
                <w:sz w:val="20"/>
                <w:szCs w:val="20"/>
              </w:rPr>
              <w:t xml:space="preserve"> Web Workers </w:t>
            </w:r>
            <w:proofErr w:type="spellStart"/>
            <w:r w:rsidRPr="00ED1562">
              <w:rPr>
                <w:b w:val="0"/>
                <w:bCs w:val="0"/>
                <w:color w:val="000000" w:themeColor="text1"/>
                <w:sz w:val="20"/>
                <w:szCs w:val="20"/>
              </w:rPr>
              <w:t>sayesinde</w:t>
            </w:r>
            <w:proofErr w:type="spellEnd"/>
            <w:r w:rsidRPr="00ED1562">
              <w:rPr>
                <w:b w:val="0"/>
                <w:bCs w:val="0"/>
                <w:color w:val="000000" w:themeColor="text1"/>
                <w:sz w:val="20"/>
                <w:szCs w:val="20"/>
              </w:rPr>
              <w:t xml:space="preserve"> </w:t>
            </w:r>
            <w:proofErr w:type="spellStart"/>
            <w:r w:rsidRPr="00ED1562">
              <w:rPr>
                <w:b w:val="0"/>
                <w:bCs w:val="0"/>
                <w:color w:val="000000" w:themeColor="text1"/>
                <w:sz w:val="20"/>
                <w:szCs w:val="20"/>
              </w:rPr>
              <w:t>arayüz</w:t>
            </w:r>
            <w:proofErr w:type="spellEnd"/>
            <w:r w:rsidRPr="00ED1562">
              <w:rPr>
                <w:b w:val="0"/>
                <w:bCs w:val="0"/>
                <w:color w:val="000000" w:themeColor="text1"/>
                <w:sz w:val="20"/>
                <w:szCs w:val="20"/>
              </w:rPr>
              <w:t xml:space="preserve"> (UI) </w:t>
            </w:r>
            <w:proofErr w:type="spellStart"/>
            <w:r w:rsidRPr="00ED1562">
              <w:rPr>
                <w:b w:val="0"/>
                <w:bCs w:val="0"/>
                <w:color w:val="000000" w:themeColor="text1"/>
                <w:sz w:val="20"/>
                <w:szCs w:val="20"/>
              </w:rPr>
              <w:t>asla</w:t>
            </w:r>
            <w:proofErr w:type="spellEnd"/>
            <w:r w:rsidRPr="00ED1562">
              <w:rPr>
                <w:b w:val="0"/>
                <w:bCs w:val="0"/>
                <w:color w:val="000000" w:themeColor="text1"/>
                <w:sz w:val="20"/>
                <w:szCs w:val="20"/>
              </w:rPr>
              <w:t xml:space="preserve"> </w:t>
            </w:r>
            <w:proofErr w:type="spellStart"/>
            <w:r w:rsidRPr="00ED1562">
              <w:rPr>
                <w:b w:val="0"/>
                <w:bCs w:val="0"/>
                <w:color w:val="000000" w:themeColor="text1"/>
                <w:sz w:val="20"/>
                <w:szCs w:val="20"/>
              </w:rPr>
              <w:t>donmaz</w:t>
            </w:r>
            <w:proofErr w:type="spellEnd"/>
            <w:r w:rsidRPr="00ED1562">
              <w:rPr>
                <w:b w:val="0"/>
                <w:bCs w:val="0"/>
                <w:color w:val="000000" w:themeColor="text1"/>
                <w:sz w:val="20"/>
                <w:szCs w:val="20"/>
              </w:rPr>
              <w:t>.</w:t>
            </w:r>
            <w:r w:rsidRPr="00ED1562">
              <w:rPr>
                <w:b w:val="0"/>
                <w:bCs w:val="0"/>
                <w:color w:val="000000" w:themeColor="text1"/>
                <w:sz w:val="20"/>
                <w:szCs w:val="20"/>
              </w:rPr>
              <w:br/>
            </w:r>
            <w:r w:rsidR="007B2211" w:rsidRPr="007B2211">
              <w:rPr>
                <w:b w:val="0"/>
                <w:bCs w:val="0"/>
                <w:color w:val="000000" w:themeColor="text1"/>
                <w:sz w:val="20"/>
                <w:szCs w:val="20"/>
              </w:rPr>
              <w:lastRenderedPageBreak/>
              <w:t>• </w:t>
            </w:r>
            <w:proofErr w:type="spellStart"/>
            <w:r w:rsidR="007B2211" w:rsidRPr="007B2211">
              <w:rPr>
                <w:color w:val="000000" w:themeColor="text1"/>
                <w:sz w:val="20"/>
                <w:szCs w:val="20"/>
              </w:rPr>
              <w:t>Gizlilik</w:t>
            </w:r>
            <w:proofErr w:type="spellEnd"/>
            <w:r w:rsidR="007B2211" w:rsidRPr="007B2211">
              <w:rPr>
                <w:color w:val="000000" w:themeColor="text1"/>
                <w:sz w:val="20"/>
                <w:szCs w:val="20"/>
              </w:rPr>
              <w:t>:</w:t>
            </w:r>
            <w:r w:rsidR="007B2211" w:rsidRPr="007B2211">
              <w:rPr>
                <w:b w:val="0"/>
                <w:bCs w:val="0"/>
                <w:color w:val="000000" w:themeColor="text1"/>
                <w:sz w:val="20"/>
                <w:szCs w:val="20"/>
              </w:rPr>
              <w:t> </w:t>
            </w:r>
            <w:proofErr w:type="spellStart"/>
            <w:r w:rsidR="007B2211" w:rsidRPr="007B2211">
              <w:rPr>
                <w:b w:val="0"/>
                <w:bCs w:val="0"/>
                <w:color w:val="000000" w:themeColor="text1"/>
                <w:sz w:val="20"/>
                <w:szCs w:val="20"/>
              </w:rPr>
              <w:t>Veriler</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sunucuya</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gönderilmez</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cihazda</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kalır</w:t>
            </w:r>
            <w:proofErr w:type="spellEnd"/>
            <w:r w:rsidR="007B2211" w:rsidRPr="007B2211">
              <w:rPr>
                <w:b w:val="0"/>
                <w:bCs w:val="0"/>
                <w:color w:val="000000" w:themeColor="text1"/>
                <w:sz w:val="20"/>
                <w:szCs w:val="20"/>
              </w:rPr>
              <w:t>.</w:t>
            </w:r>
            <w:r w:rsidR="007B2211" w:rsidRPr="007B2211">
              <w:rPr>
                <w:b w:val="0"/>
                <w:bCs w:val="0"/>
                <w:color w:val="000000" w:themeColor="text1"/>
                <w:sz w:val="20"/>
                <w:szCs w:val="20"/>
              </w:rPr>
              <w:br/>
              <w:t>• </w:t>
            </w:r>
            <w:proofErr w:type="spellStart"/>
            <w:r w:rsidR="007B2211" w:rsidRPr="007B2211">
              <w:rPr>
                <w:color w:val="000000" w:themeColor="text1"/>
                <w:sz w:val="20"/>
                <w:szCs w:val="20"/>
              </w:rPr>
              <w:t>Erişilebilirlik</w:t>
            </w:r>
            <w:proofErr w:type="spellEnd"/>
            <w:r w:rsidR="007B2211" w:rsidRPr="007B2211">
              <w:rPr>
                <w:color w:val="000000" w:themeColor="text1"/>
                <w:sz w:val="20"/>
                <w:szCs w:val="20"/>
              </w:rPr>
              <w:t>:</w:t>
            </w:r>
            <w:r w:rsidR="007B2211" w:rsidRPr="007B2211">
              <w:rPr>
                <w:b w:val="0"/>
                <w:bCs w:val="0"/>
                <w:color w:val="000000" w:themeColor="text1"/>
                <w:sz w:val="20"/>
                <w:szCs w:val="20"/>
              </w:rPr>
              <w:t> </w:t>
            </w:r>
            <w:proofErr w:type="spellStart"/>
            <w:r w:rsidR="007B2211" w:rsidRPr="007B2211">
              <w:rPr>
                <w:b w:val="0"/>
                <w:bCs w:val="0"/>
                <w:color w:val="000000" w:themeColor="text1"/>
                <w:sz w:val="20"/>
                <w:szCs w:val="20"/>
              </w:rPr>
              <w:t>Kurulumsuz</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ve</w:t>
            </w:r>
            <w:proofErr w:type="spellEnd"/>
            <w:r w:rsidR="007B2211" w:rsidRPr="007B2211">
              <w:rPr>
                <w:b w:val="0"/>
                <w:bCs w:val="0"/>
                <w:color w:val="000000" w:themeColor="text1"/>
                <w:sz w:val="20"/>
                <w:szCs w:val="20"/>
              </w:rPr>
              <w:t xml:space="preserve"> %100 </w:t>
            </w:r>
            <w:proofErr w:type="spellStart"/>
            <w:r w:rsidR="007B2211" w:rsidRPr="007B2211">
              <w:rPr>
                <w:b w:val="0"/>
                <w:bCs w:val="0"/>
                <w:color w:val="000000" w:themeColor="text1"/>
                <w:sz w:val="20"/>
                <w:szCs w:val="20"/>
              </w:rPr>
              <w:t>ücretsizdir</w:t>
            </w:r>
            <w:proofErr w:type="spellEnd"/>
            <w:r w:rsidR="007B2211" w:rsidRPr="007B2211">
              <w:rPr>
                <w:b w:val="0"/>
                <w:bCs w:val="0"/>
                <w:color w:val="000000" w:themeColor="text1"/>
                <w:sz w:val="20"/>
                <w:szCs w:val="20"/>
              </w:rPr>
              <w:t>.</w:t>
            </w:r>
          </w:p>
        </w:tc>
        <w:tc>
          <w:tcPr>
            <w:tcW w:w="4535" w:type="dxa"/>
            <w:tcBorders>
              <w:top w:val="single" w:sz="4" w:space="0" w:color="7F7F7F"/>
              <w:left w:val="single" w:sz="4" w:space="0" w:color="7F7F7F"/>
              <w:bottom w:val="single" w:sz="4" w:space="0" w:color="7F7F7F"/>
              <w:right w:val="single" w:sz="4" w:space="0" w:color="7F7F7F"/>
            </w:tcBorders>
            <w:vAlign w:val="center"/>
          </w:tcPr>
          <w:p w14:paraId="379032F0" w14:textId="32590648" w:rsidR="002A748D" w:rsidRPr="00ED1562" w:rsidRDefault="00D7219A" w:rsidP="002A748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D7219A">
              <w:rPr>
                <w:color w:val="000000" w:themeColor="text1"/>
                <w:sz w:val="20"/>
                <w:szCs w:val="20"/>
              </w:rPr>
              <w:lastRenderedPageBreak/>
              <w:t>• </w:t>
            </w:r>
            <w:proofErr w:type="spellStart"/>
            <w:r w:rsidRPr="00D7219A">
              <w:rPr>
                <w:b/>
                <w:bCs/>
                <w:color w:val="000000" w:themeColor="text1"/>
                <w:sz w:val="20"/>
                <w:szCs w:val="20"/>
              </w:rPr>
              <w:t>Donanım</w:t>
            </w:r>
            <w:proofErr w:type="spellEnd"/>
            <w:r w:rsidRPr="00D7219A">
              <w:rPr>
                <w:b/>
                <w:bCs/>
                <w:color w:val="000000" w:themeColor="text1"/>
                <w:sz w:val="20"/>
                <w:szCs w:val="20"/>
              </w:rPr>
              <w:t xml:space="preserve"> </w:t>
            </w:r>
            <w:proofErr w:type="spellStart"/>
            <w:r w:rsidRPr="00D7219A">
              <w:rPr>
                <w:b/>
                <w:bCs/>
                <w:color w:val="000000" w:themeColor="text1"/>
                <w:sz w:val="20"/>
                <w:szCs w:val="20"/>
              </w:rPr>
              <w:t>Bağımlılığı</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Tamamen</w:t>
            </w:r>
            <w:proofErr w:type="spellEnd"/>
            <w:r w:rsidRPr="00D7219A">
              <w:rPr>
                <w:color w:val="000000" w:themeColor="text1"/>
                <w:sz w:val="20"/>
                <w:szCs w:val="20"/>
              </w:rPr>
              <w:t xml:space="preserve"> RAM </w:t>
            </w:r>
            <w:proofErr w:type="spellStart"/>
            <w:r w:rsidRPr="00D7219A">
              <w:rPr>
                <w:color w:val="000000" w:themeColor="text1"/>
                <w:sz w:val="20"/>
                <w:szCs w:val="20"/>
              </w:rPr>
              <w:t>kullanıldığı</w:t>
            </w:r>
            <w:proofErr w:type="spellEnd"/>
            <w:r w:rsidRPr="00D7219A">
              <w:rPr>
                <w:color w:val="000000" w:themeColor="text1"/>
                <w:sz w:val="20"/>
                <w:szCs w:val="20"/>
              </w:rPr>
              <w:t xml:space="preserve"> </w:t>
            </w:r>
            <w:proofErr w:type="spellStart"/>
            <w:r w:rsidRPr="00D7219A">
              <w:rPr>
                <w:color w:val="000000" w:themeColor="text1"/>
                <w:sz w:val="20"/>
                <w:szCs w:val="20"/>
              </w:rPr>
              <w:t>için</w:t>
            </w:r>
            <w:proofErr w:type="spellEnd"/>
            <w:r w:rsidRPr="00D7219A">
              <w:rPr>
                <w:color w:val="000000" w:themeColor="text1"/>
                <w:sz w:val="20"/>
                <w:szCs w:val="20"/>
              </w:rPr>
              <w:t xml:space="preserve"> </w:t>
            </w:r>
            <w:proofErr w:type="spellStart"/>
            <w:r w:rsidRPr="00D7219A">
              <w:rPr>
                <w:color w:val="000000" w:themeColor="text1"/>
                <w:sz w:val="20"/>
                <w:szCs w:val="20"/>
              </w:rPr>
              <w:t>çok</w:t>
            </w:r>
            <w:proofErr w:type="spellEnd"/>
            <w:r w:rsidRPr="00D7219A">
              <w:rPr>
                <w:color w:val="000000" w:themeColor="text1"/>
                <w:sz w:val="20"/>
                <w:szCs w:val="20"/>
              </w:rPr>
              <w:t xml:space="preserve"> </w:t>
            </w:r>
            <w:proofErr w:type="spellStart"/>
            <w:r w:rsidRPr="00D7219A">
              <w:rPr>
                <w:color w:val="000000" w:themeColor="text1"/>
                <w:sz w:val="20"/>
                <w:szCs w:val="20"/>
              </w:rPr>
              <w:t>eski</w:t>
            </w:r>
            <w:proofErr w:type="spellEnd"/>
            <w:r w:rsidRPr="00D7219A">
              <w:rPr>
                <w:color w:val="000000" w:themeColor="text1"/>
                <w:sz w:val="20"/>
                <w:szCs w:val="20"/>
              </w:rPr>
              <w:t xml:space="preserve"> </w:t>
            </w:r>
            <w:proofErr w:type="spellStart"/>
            <w:r w:rsidRPr="00D7219A">
              <w:rPr>
                <w:color w:val="000000" w:themeColor="text1"/>
                <w:sz w:val="20"/>
                <w:szCs w:val="20"/>
              </w:rPr>
              <w:t>cihazlarda</w:t>
            </w:r>
            <w:proofErr w:type="spellEnd"/>
            <w:r w:rsidRPr="00D7219A">
              <w:rPr>
                <w:color w:val="000000" w:themeColor="text1"/>
                <w:sz w:val="20"/>
                <w:szCs w:val="20"/>
              </w:rPr>
              <w:t xml:space="preserve"> </w:t>
            </w:r>
            <w:proofErr w:type="spellStart"/>
            <w:r w:rsidRPr="00D7219A">
              <w:rPr>
                <w:color w:val="000000" w:themeColor="text1"/>
                <w:sz w:val="20"/>
                <w:szCs w:val="20"/>
              </w:rPr>
              <w:t>sınırı</w:t>
            </w:r>
            <w:proofErr w:type="spellEnd"/>
            <w:r w:rsidRPr="00D7219A">
              <w:rPr>
                <w:color w:val="000000" w:themeColor="text1"/>
                <w:sz w:val="20"/>
                <w:szCs w:val="20"/>
              </w:rPr>
              <w:t xml:space="preserve"> </w:t>
            </w:r>
            <w:proofErr w:type="spellStart"/>
            <w:r w:rsidRPr="00D7219A">
              <w:rPr>
                <w:color w:val="000000" w:themeColor="text1"/>
                <w:sz w:val="20"/>
                <w:szCs w:val="20"/>
              </w:rPr>
              <w:t>vardır</w:t>
            </w:r>
            <w:proofErr w:type="spellEnd"/>
            <w:r w:rsidRPr="00D7219A">
              <w:rPr>
                <w:color w:val="000000" w:themeColor="text1"/>
                <w:sz w:val="20"/>
                <w:szCs w:val="20"/>
              </w:rPr>
              <w:t>.</w:t>
            </w:r>
            <w:r w:rsidRPr="00D7219A">
              <w:rPr>
                <w:color w:val="000000" w:themeColor="text1"/>
                <w:sz w:val="20"/>
                <w:szCs w:val="20"/>
              </w:rPr>
              <w:br/>
            </w:r>
            <w:r w:rsidRPr="00D7219A">
              <w:rPr>
                <w:color w:val="000000" w:themeColor="text1"/>
                <w:sz w:val="20"/>
                <w:szCs w:val="20"/>
              </w:rPr>
              <w:lastRenderedPageBreak/>
              <w:t>• </w:t>
            </w:r>
            <w:r w:rsidRPr="00D7219A">
              <w:rPr>
                <w:b/>
                <w:bCs/>
                <w:color w:val="000000" w:themeColor="text1"/>
                <w:sz w:val="20"/>
                <w:szCs w:val="20"/>
              </w:rPr>
              <w:t xml:space="preserve">Mobil </w:t>
            </w:r>
            <w:proofErr w:type="spellStart"/>
            <w:r w:rsidRPr="00D7219A">
              <w:rPr>
                <w:b/>
                <w:bCs/>
                <w:color w:val="000000" w:themeColor="text1"/>
                <w:sz w:val="20"/>
                <w:szCs w:val="20"/>
              </w:rPr>
              <w:t>Destek</w:t>
            </w:r>
            <w:proofErr w:type="spellEnd"/>
            <w:r w:rsidRPr="00D7219A">
              <w:rPr>
                <w:b/>
                <w:bCs/>
                <w:color w:val="000000" w:themeColor="text1"/>
                <w:sz w:val="20"/>
                <w:szCs w:val="20"/>
              </w:rPr>
              <w:t>:</w:t>
            </w:r>
            <w:r w:rsidRPr="00D7219A">
              <w:rPr>
                <w:color w:val="000000" w:themeColor="text1"/>
                <w:sz w:val="20"/>
                <w:szCs w:val="20"/>
              </w:rPr>
              <w:t xml:space="preserve"> Büyük </w:t>
            </w:r>
            <w:proofErr w:type="spellStart"/>
            <w:r w:rsidRPr="00D7219A">
              <w:rPr>
                <w:color w:val="000000" w:themeColor="text1"/>
                <w:sz w:val="20"/>
                <w:szCs w:val="20"/>
              </w:rPr>
              <w:t>veri</w:t>
            </w:r>
            <w:proofErr w:type="spellEnd"/>
            <w:r w:rsidRPr="00D7219A">
              <w:rPr>
                <w:color w:val="000000" w:themeColor="text1"/>
                <w:sz w:val="20"/>
                <w:szCs w:val="20"/>
              </w:rPr>
              <w:t xml:space="preserve"> </w:t>
            </w:r>
            <w:proofErr w:type="spellStart"/>
            <w:r w:rsidRPr="00D7219A">
              <w:rPr>
                <w:color w:val="000000" w:themeColor="text1"/>
                <w:sz w:val="20"/>
                <w:szCs w:val="20"/>
              </w:rPr>
              <w:t>işlemede</w:t>
            </w:r>
            <w:proofErr w:type="spellEnd"/>
            <w:r w:rsidRPr="00D7219A">
              <w:rPr>
                <w:color w:val="000000" w:themeColor="text1"/>
                <w:sz w:val="20"/>
                <w:szCs w:val="20"/>
              </w:rPr>
              <w:t xml:space="preserve"> </w:t>
            </w:r>
            <w:proofErr w:type="spellStart"/>
            <w:r w:rsidRPr="00D7219A">
              <w:rPr>
                <w:color w:val="000000" w:themeColor="text1"/>
                <w:sz w:val="20"/>
                <w:szCs w:val="20"/>
              </w:rPr>
              <w:t>telefon</w:t>
            </w:r>
            <w:proofErr w:type="spellEnd"/>
            <w:r w:rsidRPr="00D7219A">
              <w:rPr>
                <w:color w:val="000000" w:themeColor="text1"/>
                <w:sz w:val="20"/>
                <w:szCs w:val="20"/>
              </w:rPr>
              <w:t xml:space="preserve"> </w:t>
            </w:r>
            <w:proofErr w:type="spellStart"/>
            <w:r w:rsidRPr="00D7219A">
              <w:rPr>
                <w:color w:val="000000" w:themeColor="text1"/>
                <w:sz w:val="20"/>
                <w:szCs w:val="20"/>
              </w:rPr>
              <w:t>işlemcileri</w:t>
            </w:r>
            <w:proofErr w:type="spellEnd"/>
            <w:r w:rsidRPr="00D7219A">
              <w:rPr>
                <w:color w:val="000000" w:themeColor="text1"/>
                <w:sz w:val="20"/>
                <w:szCs w:val="20"/>
              </w:rPr>
              <w:t xml:space="preserve"> </w:t>
            </w:r>
            <w:proofErr w:type="spellStart"/>
            <w:r w:rsidRPr="00D7219A">
              <w:rPr>
                <w:color w:val="000000" w:themeColor="text1"/>
                <w:sz w:val="20"/>
                <w:szCs w:val="20"/>
              </w:rPr>
              <w:t>ısınıp</w:t>
            </w:r>
            <w:proofErr w:type="spellEnd"/>
            <w:r w:rsidRPr="00D7219A">
              <w:rPr>
                <w:color w:val="000000" w:themeColor="text1"/>
                <w:sz w:val="20"/>
                <w:szCs w:val="20"/>
              </w:rPr>
              <w:t xml:space="preserve"> </w:t>
            </w:r>
            <w:proofErr w:type="spellStart"/>
            <w:r w:rsidRPr="00D7219A">
              <w:rPr>
                <w:color w:val="000000" w:themeColor="text1"/>
                <w:sz w:val="20"/>
                <w:szCs w:val="20"/>
              </w:rPr>
              <w:t>yetersiz</w:t>
            </w:r>
            <w:proofErr w:type="spellEnd"/>
            <w:r w:rsidRPr="00D7219A">
              <w:rPr>
                <w:color w:val="000000" w:themeColor="text1"/>
                <w:sz w:val="20"/>
                <w:szCs w:val="20"/>
              </w:rPr>
              <w:t xml:space="preserve"> </w:t>
            </w:r>
            <w:proofErr w:type="spellStart"/>
            <w:r w:rsidRPr="00D7219A">
              <w:rPr>
                <w:color w:val="000000" w:themeColor="text1"/>
                <w:sz w:val="20"/>
                <w:szCs w:val="20"/>
              </w:rPr>
              <w:t>kalabilir</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Sınırlı</w:t>
            </w:r>
            <w:proofErr w:type="spellEnd"/>
            <w:r w:rsidRPr="00D7219A">
              <w:rPr>
                <w:b/>
                <w:bCs/>
                <w:color w:val="000000" w:themeColor="text1"/>
                <w:sz w:val="20"/>
                <w:szCs w:val="20"/>
              </w:rPr>
              <w:t xml:space="preserve"> </w:t>
            </w:r>
            <w:proofErr w:type="spellStart"/>
            <w:r w:rsidRPr="00D7219A">
              <w:rPr>
                <w:b/>
                <w:bCs/>
                <w:color w:val="000000" w:themeColor="text1"/>
                <w:sz w:val="20"/>
                <w:szCs w:val="20"/>
              </w:rPr>
              <w:t>Özellikler</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Gelişmiş</w:t>
            </w:r>
            <w:proofErr w:type="spellEnd"/>
            <w:r w:rsidRPr="00D7219A">
              <w:rPr>
                <w:color w:val="000000" w:themeColor="text1"/>
                <w:sz w:val="20"/>
                <w:szCs w:val="20"/>
              </w:rPr>
              <w:t xml:space="preserve"> pivot </w:t>
            </w:r>
            <w:proofErr w:type="spellStart"/>
            <w:r w:rsidRPr="00D7219A">
              <w:rPr>
                <w:color w:val="000000" w:themeColor="text1"/>
                <w:sz w:val="20"/>
                <w:szCs w:val="20"/>
              </w:rPr>
              <w:t>tablolar</w:t>
            </w:r>
            <w:proofErr w:type="spellEnd"/>
            <w:r w:rsidRPr="00D7219A">
              <w:rPr>
                <w:color w:val="000000" w:themeColor="text1"/>
                <w:sz w:val="20"/>
                <w:szCs w:val="20"/>
              </w:rPr>
              <w:t xml:space="preserve"> </w:t>
            </w:r>
            <w:proofErr w:type="spellStart"/>
            <w:r w:rsidRPr="00D7219A">
              <w:rPr>
                <w:color w:val="000000" w:themeColor="text1"/>
                <w:sz w:val="20"/>
                <w:szCs w:val="20"/>
              </w:rPr>
              <w:t>veya</w:t>
            </w:r>
            <w:proofErr w:type="spellEnd"/>
            <w:r w:rsidRPr="00D7219A">
              <w:rPr>
                <w:color w:val="000000" w:themeColor="text1"/>
                <w:sz w:val="20"/>
                <w:szCs w:val="20"/>
              </w:rPr>
              <w:t xml:space="preserve"> </w:t>
            </w:r>
            <w:proofErr w:type="spellStart"/>
            <w:r w:rsidRPr="00D7219A">
              <w:rPr>
                <w:color w:val="000000" w:themeColor="text1"/>
                <w:sz w:val="20"/>
                <w:szCs w:val="20"/>
              </w:rPr>
              <w:t>çoklu</w:t>
            </w:r>
            <w:proofErr w:type="spellEnd"/>
            <w:r w:rsidRPr="00D7219A">
              <w:rPr>
                <w:color w:val="000000" w:themeColor="text1"/>
                <w:sz w:val="20"/>
                <w:szCs w:val="20"/>
              </w:rPr>
              <w:t xml:space="preserve"> </w:t>
            </w:r>
            <w:proofErr w:type="spellStart"/>
            <w:r w:rsidRPr="00D7219A">
              <w:rPr>
                <w:color w:val="000000" w:themeColor="text1"/>
                <w:sz w:val="20"/>
                <w:szCs w:val="20"/>
              </w:rPr>
              <w:t>dosya</w:t>
            </w:r>
            <w:proofErr w:type="spellEnd"/>
            <w:r w:rsidRPr="00D7219A">
              <w:rPr>
                <w:color w:val="000000" w:themeColor="text1"/>
                <w:sz w:val="20"/>
                <w:szCs w:val="20"/>
              </w:rPr>
              <w:t xml:space="preserve"> </w:t>
            </w:r>
            <w:proofErr w:type="spellStart"/>
            <w:r w:rsidRPr="00D7219A">
              <w:rPr>
                <w:color w:val="000000" w:themeColor="text1"/>
                <w:sz w:val="20"/>
                <w:szCs w:val="20"/>
              </w:rPr>
              <w:t>birleştirme</w:t>
            </w:r>
            <w:proofErr w:type="spellEnd"/>
            <w:r w:rsidRPr="00D7219A">
              <w:rPr>
                <w:color w:val="000000" w:themeColor="text1"/>
                <w:sz w:val="20"/>
                <w:szCs w:val="20"/>
              </w:rPr>
              <w:t xml:space="preserve"> (JOIN) </w:t>
            </w:r>
            <w:proofErr w:type="spellStart"/>
            <w:r w:rsidRPr="00D7219A">
              <w:rPr>
                <w:color w:val="000000" w:themeColor="text1"/>
                <w:sz w:val="20"/>
                <w:szCs w:val="20"/>
              </w:rPr>
              <w:t>henüz</w:t>
            </w:r>
            <w:proofErr w:type="spellEnd"/>
            <w:r w:rsidRPr="00D7219A">
              <w:rPr>
                <w:color w:val="000000" w:themeColor="text1"/>
                <w:sz w:val="20"/>
                <w:szCs w:val="20"/>
              </w:rPr>
              <w:t xml:space="preserve"> </w:t>
            </w:r>
            <w:proofErr w:type="spellStart"/>
            <w:r w:rsidRPr="00D7219A">
              <w:rPr>
                <w:color w:val="000000" w:themeColor="text1"/>
                <w:sz w:val="20"/>
                <w:szCs w:val="20"/>
              </w:rPr>
              <w:t>yoktur</w:t>
            </w:r>
            <w:proofErr w:type="spellEnd"/>
            <w:r w:rsidRPr="00D7219A">
              <w:rPr>
                <w:color w:val="000000" w:themeColor="text1"/>
                <w:sz w:val="20"/>
                <w:szCs w:val="20"/>
              </w:rPr>
              <w:t>.</w:t>
            </w:r>
          </w:p>
        </w:tc>
      </w:tr>
      <w:tr w:rsidR="002A748D" w14:paraId="1CA3D03C" w14:textId="77777777" w:rsidTr="002A74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F21BF82" w14:textId="2B11E198" w:rsidR="002A748D" w:rsidRPr="00ED1562" w:rsidRDefault="002A748D" w:rsidP="002A748D">
            <w:pPr>
              <w:ind w:firstLine="0"/>
              <w:rPr>
                <w:color w:val="000000" w:themeColor="text1"/>
              </w:rPr>
            </w:pPr>
            <w:proofErr w:type="spellStart"/>
            <w:r w:rsidRPr="00ED1562">
              <w:rPr>
                <w:rStyle w:val="Gl"/>
                <w:b/>
                <w:bCs/>
                <w:color w:val="000000" w:themeColor="text1"/>
                <w:sz w:val="20"/>
                <w:szCs w:val="20"/>
                <w:bdr w:val="single" w:sz="2" w:space="0" w:color="E5E7EB" w:frame="1"/>
              </w:rPr>
              <w:lastRenderedPageBreak/>
              <w:t>Fırsatlar</w:t>
            </w:r>
            <w:proofErr w:type="spellEnd"/>
            <w:r w:rsidRPr="00ED1562">
              <w:rPr>
                <w:rStyle w:val="Gl"/>
                <w:b/>
                <w:bCs/>
                <w:color w:val="000000" w:themeColor="text1"/>
                <w:sz w:val="20"/>
                <w:szCs w:val="20"/>
                <w:bdr w:val="single" w:sz="2" w:space="0" w:color="E5E7EB" w:frame="1"/>
              </w:rPr>
              <w:t xml:space="preserve"> (O)</w:t>
            </w:r>
          </w:p>
        </w:tc>
        <w:tc>
          <w:tcPr>
            <w:tcW w:w="4535" w:type="dxa"/>
            <w:tcBorders>
              <w:top w:val="single" w:sz="4" w:space="0" w:color="7F7F7F"/>
              <w:left w:val="single" w:sz="4" w:space="0" w:color="7F7F7F"/>
              <w:bottom w:val="single" w:sz="4" w:space="0" w:color="7F7F7F"/>
              <w:right w:val="single" w:sz="4" w:space="0" w:color="7F7F7F"/>
            </w:tcBorders>
            <w:vAlign w:val="center"/>
          </w:tcPr>
          <w:p w14:paraId="6CBCA8C7" w14:textId="201C4484" w:rsidR="002A748D" w:rsidRPr="00ED1562" w:rsidRDefault="002A748D" w:rsidP="002A748D">
            <w:pPr>
              <w:ind w:firstLine="0"/>
              <w:cnfStyle w:val="000000010000" w:firstRow="0" w:lastRow="0" w:firstColumn="0" w:lastColumn="0" w:oddVBand="0" w:evenVBand="0" w:oddHBand="0" w:evenHBand="1" w:firstRowFirstColumn="0" w:firstRowLastColumn="0" w:lastRowFirstColumn="0" w:lastRowLastColumn="0"/>
              <w:rPr>
                <w:b/>
                <w:bCs/>
                <w:color w:val="000000" w:themeColor="text1"/>
              </w:rPr>
            </w:pPr>
            <w:proofErr w:type="spellStart"/>
            <w:r w:rsidRPr="00ED1562">
              <w:rPr>
                <w:rStyle w:val="Gl"/>
                <w:color w:val="000000" w:themeColor="text1"/>
                <w:sz w:val="20"/>
                <w:szCs w:val="20"/>
                <w:bdr w:val="single" w:sz="2" w:space="0" w:color="E5E7EB" w:frame="1"/>
              </w:rPr>
              <w:t>Tehditler</w:t>
            </w:r>
            <w:proofErr w:type="spellEnd"/>
            <w:r w:rsidRPr="00ED1562">
              <w:rPr>
                <w:rStyle w:val="Gl"/>
                <w:color w:val="000000" w:themeColor="text1"/>
                <w:sz w:val="20"/>
                <w:szCs w:val="20"/>
                <w:bdr w:val="single" w:sz="2" w:space="0" w:color="E5E7EB" w:frame="1"/>
              </w:rPr>
              <w:t xml:space="preserve"> (T)</w:t>
            </w:r>
          </w:p>
        </w:tc>
      </w:tr>
      <w:tr w:rsidR="002A748D" w14:paraId="0B76A016" w14:textId="77777777" w:rsidTr="002A7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53783DAD" w14:textId="0264A7F1" w:rsidR="002A748D" w:rsidRPr="00ED1562" w:rsidRDefault="007B2211" w:rsidP="002A748D">
            <w:pPr>
              <w:ind w:firstLine="0"/>
              <w:rPr>
                <w:b w:val="0"/>
                <w:bCs w:val="0"/>
                <w:color w:val="000000" w:themeColor="text1"/>
              </w:rPr>
            </w:pPr>
            <w:r w:rsidRPr="007B2211">
              <w:rPr>
                <w:b w:val="0"/>
                <w:bCs w:val="0"/>
                <w:color w:val="000000" w:themeColor="text1"/>
                <w:sz w:val="20"/>
                <w:szCs w:val="20"/>
              </w:rPr>
              <w:t>• </w:t>
            </w:r>
            <w:proofErr w:type="spellStart"/>
            <w:r w:rsidRPr="007B2211">
              <w:rPr>
                <w:color w:val="000000" w:themeColor="text1"/>
                <w:sz w:val="20"/>
                <w:szCs w:val="20"/>
              </w:rPr>
              <w:t>Regülasyonlar</w:t>
            </w:r>
            <w:proofErr w:type="spellEnd"/>
            <w:r w:rsidRPr="007B2211">
              <w:rPr>
                <w:color w:val="000000" w:themeColor="text1"/>
                <w:sz w:val="20"/>
                <w:szCs w:val="20"/>
              </w:rPr>
              <w:t>:</w:t>
            </w:r>
            <w:r w:rsidRPr="007B2211">
              <w:rPr>
                <w:b w:val="0"/>
                <w:bCs w:val="0"/>
                <w:color w:val="000000" w:themeColor="text1"/>
                <w:sz w:val="20"/>
                <w:szCs w:val="20"/>
              </w:rPr>
              <w:t xml:space="preserve"> KVKK/GDPR </w:t>
            </w:r>
            <w:proofErr w:type="spellStart"/>
            <w:r w:rsidRPr="007B2211">
              <w:rPr>
                <w:b w:val="0"/>
                <w:bCs w:val="0"/>
                <w:color w:val="000000" w:themeColor="text1"/>
                <w:sz w:val="20"/>
                <w:szCs w:val="20"/>
              </w:rPr>
              <w:t>yasaları</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firmaları</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bulut</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yerine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lokal</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çözümlere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itmektedir</w:t>
            </w:r>
            <w:proofErr w:type="spellEnd"/>
            <w:r w:rsidRPr="007B2211">
              <w:rPr>
                <w:b w:val="0"/>
                <w:bCs w:val="0"/>
                <w:color w:val="000000" w:themeColor="text1"/>
                <w:sz w:val="20"/>
                <w:szCs w:val="20"/>
              </w:rPr>
              <w:t>.</w:t>
            </w:r>
            <w:r w:rsidRPr="007B2211">
              <w:rPr>
                <w:b w:val="0"/>
                <w:bCs w:val="0"/>
                <w:color w:val="000000" w:themeColor="text1"/>
                <w:sz w:val="20"/>
                <w:szCs w:val="20"/>
              </w:rPr>
              <w:br/>
              <w:t>• </w:t>
            </w:r>
            <w:r w:rsidRPr="007B2211">
              <w:rPr>
                <w:color w:val="000000" w:themeColor="text1"/>
                <w:sz w:val="20"/>
                <w:szCs w:val="20"/>
              </w:rPr>
              <w:t>Veri Patlaması:</w:t>
            </w:r>
            <w:r w:rsidRPr="007B2211">
              <w:rPr>
                <w:b w:val="0"/>
                <w:bCs w:val="0"/>
                <w:color w:val="000000" w:themeColor="text1"/>
                <w:sz w:val="20"/>
                <w:szCs w:val="20"/>
              </w:rPr>
              <w:t xml:space="preserve"> Analiz </w:t>
            </w:r>
            <w:proofErr w:type="spellStart"/>
            <w:r w:rsidRPr="007B2211">
              <w:rPr>
                <w:b w:val="0"/>
                <w:bCs w:val="0"/>
                <w:color w:val="000000" w:themeColor="text1"/>
                <w:sz w:val="20"/>
                <w:szCs w:val="20"/>
              </w:rPr>
              <w:t>edilecek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verilerin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açık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kaynak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veri</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setlerinin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hızla</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çoğalması</w:t>
            </w:r>
            <w:proofErr w:type="spellEnd"/>
            <w:r w:rsidRPr="007B2211">
              <w:rPr>
                <w:b w:val="0"/>
                <w:bCs w:val="0"/>
                <w:color w:val="000000" w:themeColor="text1"/>
                <w:sz w:val="20"/>
                <w:szCs w:val="20"/>
              </w:rPr>
              <w:t>.</w:t>
            </w:r>
            <w:r w:rsidRPr="007B2211">
              <w:rPr>
                <w:b w:val="0"/>
                <w:bCs w:val="0"/>
                <w:color w:val="000000" w:themeColor="text1"/>
                <w:sz w:val="20"/>
                <w:szCs w:val="20"/>
              </w:rPr>
              <w:br/>
              <w:t>• </w:t>
            </w:r>
            <w:proofErr w:type="spellStart"/>
            <w:r w:rsidRPr="007B2211">
              <w:rPr>
                <w:color w:val="000000" w:themeColor="text1"/>
                <w:sz w:val="20"/>
                <w:szCs w:val="20"/>
              </w:rPr>
              <w:t>Tarayıcı</w:t>
            </w:r>
            <w:proofErr w:type="spellEnd"/>
            <w:r w:rsidRPr="007B2211">
              <w:rPr>
                <w:color w:val="000000" w:themeColor="text1"/>
                <w:sz w:val="20"/>
                <w:szCs w:val="20"/>
              </w:rPr>
              <w:t xml:space="preserve"> </w:t>
            </w:r>
            <w:proofErr w:type="spellStart"/>
            <w:r w:rsidRPr="007B2211">
              <w:rPr>
                <w:color w:val="000000" w:themeColor="text1"/>
                <w:sz w:val="20"/>
                <w:szCs w:val="20"/>
              </w:rPr>
              <w:t>Teknolojileri</w:t>
            </w:r>
            <w:proofErr w:type="spellEnd"/>
            <w:r w:rsidRPr="007B2211">
              <w:rPr>
                <w:color w:val="000000" w:themeColor="text1"/>
                <w:sz w:val="20"/>
                <w:szCs w:val="20"/>
              </w:rPr>
              <w:t>: </w:t>
            </w:r>
            <w:proofErr w:type="spellStart"/>
            <w:r w:rsidRPr="007B2211">
              <w:rPr>
                <w:b w:val="0"/>
                <w:bCs w:val="0"/>
                <w:color w:val="000000" w:themeColor="text1"/>
                <w:sz w:val="20"/>
                <w:szCs w:val="20"/>
              </w:rPr>
              <w:t>WebAssembly</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gibi</w:t>
            </w:r>
            <w:proofErr w:type="spellEnd"/>
            <w:r w:rsidRPr="007B2211">
              <w:rPr>
                <w:b w:val="0"/>
                <w:bCs w:val="0"/>
                <w:color w:val="000000" w:themeColor="text1"/>
                <w:sz w:val="20"/>
                <w:szCs w:val="20"/>
              </w:rPr>
              <w:t xml:space="preserve"> yeni web </w:t>
            </w:r>
            <w:proofErr w:type="spellStart"/>
            <w:r w:rsidRPr="007B2211">
              <w:rPr>
                <w:b w:val="0"/>
                <w:bCs w:val="0"/>
                <w:color w:val="000000" w:themeColor="text1"/>
                <w:sz w:val="20"/>
                <w:szCs w:val="20"/>
              </w:rPr>
              <w:t>standartlarının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yerel</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işlem</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gücünü</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artırması</w:t>
            </w:r>
            <w:proofErr w:type="spellEnd"/>
            <w:r w:rsidRPr="007B2211">
              <w:rPr>
                <w:b w:val="0"/>
                <w:bCs w:val="0"/>
                <w:color w:val="000000" w:themeColor="text1"/>
                <w:sz w:val="20"/>
                <w:szCs w:val="20"/>
              </w:rPr>
              <w:t>.</w:t>
            </w:r>
          </w:p>
        </w:tc>
        <w:tc>
          <w:tcPr>
            <w:tcW w:w="4535" w:type="dxa"/>
            <w:tcBorders>
              <w:top w:val="single" w:sz="4" w:space="0" w:color="7F7F7F"/>
              <w:left w:val="single" w:sz="4" w:space="0" w:color="7F7F7F"/>
              <w:bottom w:val="single" w:sz="4" w:space="0" w:color="7F7F7F"/>
              <w:right w:val="single" w:sz="4" w:space="0" w:color="7F7F7F"/>
            </w:tcBorders>
            <w:vAlign w:val="center"/>
          </w:tcPr>
          <w:p w14:paraId="46E2F24F" w14:textId="3B650BC1" w:rsidR="002A748D" w:rsidRPr="00ED1562" w:rsidRDefault="00D7219A" w:rsidP="002A748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D7219A">
              <w:rPr>
                <w:color w:val="000000" w:themeColor="text1"/>
                <w:sz w:val="20"/>
                <w:szCs w:val="20"/>
              </w:rPr>
              <w:t>• </w:t>
            </w:r>
            <w:proofErr w:type="spellStart"/>
            <w:r w:rsidRPr="00D7219A">
              <w:rPr>
                <w:b/>
                <w:bCs/>
                <w:color w:val="000000" w:themeColor="text1"/>
                <w:sz w:val="20"/>
                <w:szCs w:val="20"/>
              </w:rPr>
              <w:t>Bulutun</w:t>
            </w:r>
            <w:proofErr w:type="spellEnd"/>
            <w:r w:rsidRPr="00D7219A">
              <w:rPr>
                <w:b/>
                <w:bCs/>
                <w:color w:val="000000" w:themeColor="text1"/>
                <w:sz w:val="20"/>
                <w:szCs w:val="20"/>
              </w:rPr>
              <w:t xml:space="preserve"> </w:t>
            </w:r>
            <w:proofErr w:type="spellStart"/>
            <w:r w:rsidRPr="00D7219A">
              <w:rPr>
                <w:b/>
                <w:bCs/>
                <w:color w:val="000000" w:themeColor="text1"/>
                <w:sz w:val="20"/>
                <w:szCs w:val="20"/>
              </w:rPr>
              <w:t>Güçlenmesi</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Rakiplerin</w:t>
            </w:r>
            <w:proofErr w:type="spellEnd"/>
            <w:r w:rsidRPr="00D7219A">
              <w:rPr>
                <w:color w:val="000000" w:themeColor="text1"/>
                <w:sz w:val="20"/>
                <w:szCs w:val="20"/>
              </w:rPr>
              <w:t xml:space="preserve"> </w:t>
            </w:r>
            <w:proofErr w:type="spellStart"/>
            <w:r w:rsidRPr="00D7219A">
              <w:rPr>
                <w:color w:val="000000" w:themeColor="text1"/>
                <w:sz w:val="20"/>
                <w:szCs w:val="20"/>
              </w:rPr>
              <w:t>bulut</w:t>
            </w:r>
            <w:proofErr w:type="spellEnd"/>
            <w:r w:rsidRPr="00D7219A">
              <w:rPr>
                <w:color w:val="000000" w:themeColor="text1"/>
                <w:sz w:val="20"/>
                <w:szCs w:val="20"/>
              </w:rPr>
              <w:t xml:space="preserve"> </w:t>
            </w:r>
            <w:proofErr w:type="spellStart"/>
            <w:r w:rsidRPr="00D7219A">
              <w:rPr>
                <w:color w:val="000000" w:themeColor="text1"/>
                <w:sz w:val="20"/>
                <w:szCs w:val="20"/>
              </w:rPr>
              <w:t>işleme</w:t>
            </w:r>
            <w:proofErr w:type="spellEnd"/>
            <w:r w:rsidRPr="00D7219A">
              <w:rPr>
                <w:color w:val="000000" w:themeColor="text1"/>
                <w:sz w:val="20"/>
                <w:szCs w:val="20"/>
              </w:rPr>
              <w:t xml:space="preserve"> </w:t>
            </w:r>
            <w:proofErr w:type="spellStart"/>
            <w:r w:rsidRPr="00D7219A">
              <w:rPr>
                <w:color w:val="000000" w:themeColor="text1"/>
                <w:sz w:val="20"/>
                <w:szCs w:val="20"/>
              </w:rPr>
              <w:t>hızını</w:t>
            </w:r>
            <w:proofErr w:type="spellEnd"/>
            <w:r w:rsidRPr="00D7219A">
              <w:rPr>
                <w:color w:val="000000" w:themeColor="text1"/>
                <w:sz w:val="20"/>
                <w:szCs w:val="20"/>
              </w:rPr>
              <w:t xml:space="preserve"> </w:t>
            </w:r>
            <w:proofErr w:type="spellStart"/>
            <w:r w:rsidRPr="00D7219A">
              <w:rPr>
                <w:color w:val="000000" w:themeColor="text1"/>
                <w:sz w:val="20"/>
                <w:szCs w:val="20"/>
              </w:rPr>
              <w:t>ve</w:t>
            </w:r>
            <w:proofErr w:type="spellEnd"/>
            <w:r w:rsidRPr="00D7219A">
              <w:rPr>
                <w:color w:val="000000" w:themeColor="text1"/>
                <w:sz w:val="20"/>
                <w:szCs w:val="20"/>
              </w:rPr>
              <w:t xml:space="preserve"> </w:t>
            </w:r>
            <w:proofErr w:type="spellStart"/>
            <w:r w:rsidRPr="00D7219A">
              <w:rPr>
                <w:color w:val="000000" w:themeColor="text1"/>
                <w:sz w:val="20"/>
                <w:szCs w:val="20"/>
              </w:rPr>
              <w:t>kapasitesini</w:t>
            </w:r>
            <w:proofErr w:type="spellEnd"/>
            <w:r w:rsidRPr="00D7219A">
              <w:rPr>
                <w:color w:val="000000" w:themeColor="text1"/>
                <w:sz w:val="20"/>
                <w:szCs w:val="20"/>
              </w:rPr>
              <w:t xml:space="preserve"> </w:t>
            </w:r>
            <w:proofErr w:type="spellStart"/>
            <w:r w:rsidRPr="00D7219A">
              <w:rPr>
                <w:color w:val="000000" w:themeColor="text1"/>
                <w:sz w:val="20"/>
                <w:szCs w:val="20"/>
              </w:rPr>
              <w:t>daha</w:t>
            </w:r>
            <w:proofErr w:type="spellEnd"/>
            <w:r w:rsidRPr="00D7219A">
              <w:rPr>
                <w:color w:val="000000" w:themeColor="text1"/>
                <w:sz w:val="20"/>
                <w:szCs w:val="20"/>
              </w:rPr>
              <w:t xml:space="preserve"> da </w:t>
            </w:r>
            <w:proofErr w:type="spellStart"/>
            <w:r w:rsidRPr="00D7219A">
              <w:rPr>
                <w:color w:val="000000" w:themeColor="text1"/>
                <w:sz w:val="20"/>
                <w:szCs w:val="20"/>
              </w:rPr>
              <w:t>artırması</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Bellek</w:t>
            </w:r>
            <w:proofErr w:type="spellEnd"/>
            <w:r w:rsidRPr="00D7219A">
              <w:rPr>
                <w:b/>
                <w:bCs/>
                <w:color w:val="000000" w:themeColor="text1"/>
                <w:sz w:val="20"/>
                <w:szCs w:val="20"/>
              </w:rPr>
              <w:t xml:space="preserve"> </w:t>
            </w:r>
            <w:proofErr w:type="spellStart"/>
            <w:r w:rsidRPr="00D7219A">
              <w:rPr>
                <w:b/>
                <w:bCs/>
                <w:color w:val="000000" w:themeColor="text1"/>
                <w:sz w:val="20"/>
                <w:szCs w:val="20"/>
              </w:rPr>
              <w:t>Limitleri</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Tarayıcıların</w:t>
            </w:r>
            <w:proofErr w:type="spellEnd"/>
            <w:r w:rsidRPr="00D7219A">
              <w:rPr>
                <w:color w:val="000000" w:themeColor="text1"/>
                <w:sz w:val="20"/>
                <w:szCs w:val="20"/>
              </w:rPr>
              <w:t xml:space="preserve"> </w:t>
            </w:r>
            <w:proofErr w:type="spellStart"/>
            <w:r w:rsidRPr="00D7219A">
              <w:rPr>
                <w:color w:val="000000" w:themeColor="text1"/>
                <w:sz w:val="20"/>
                <w:szCs w:val="20"/>
              </w:rPr>
              <w:t>güvenlik</w:t>
            </w:r>
            <w:proofErr w:type="spellEnd"/>
            <w:r w:rsidRPr="00D7219A">
              <w:rPr>
                <w:color w:val="000000" w:themeColor="text1"/>
                <w:sz w:val="20"/>
                <w:szCs w:val="20"/>
              </w:rPr>
              <w:t xml:space="preserve"> </w:t>
            </w:r>
            <w:proofErr w:type="spellStart"/>
            <w:r w:rsidRPr="00D7219A">
              <w:rPr>
                <w:color w:val="000000" w:themeColor="text1"/>
                <w:sz w:val="20"/>
                <w:szCs w:val="20"/>
              </w:rPr>
              <w:t>gerekçesiyle</w:t>
            </w:r>
            <w:proofErr w:type="spellEnd"/>
            <w:r w:rsidRPr="00D7219A">
              <w:rPr>
                <w:color w:val="000000" w:themeColor="text1"/>
                <w:sz w:val="20"/>
                <w:szCs w:val="20"/>
              </w:rPr>
              <w:t xml:space="preserve"> </w:t>
            </w:r>
            <w:proofErr w:type="spellStart"/>
            <w:r w:rsidRPr="00D7219A">
              <w:rPr>
                <w:color w:val="000000" w:themeColor="text1"/>
                <w:sz w:val="20"/>
                <w:szCs w:val="20"/>
              </w:rPr>
              <w:t>sayfa</w:t>
            </w:r>
            <w:proofErr w:type="spellEnd"/>
            <w:r w:rsidRPr="00D7219A">
              <w:rPr>
                <w:color w:val="000000" w:themeColor="text1"/>
                <w:sz w:val="20"/>
                <w:szCs w:val="20"/>
              </w:rPr>
              <w:t xml:space="preserve"> </w:t>
            </w:r>
            <w:proofErr w:type="spellStart"/>
            <w:r w:rsidRPr="00D7219A">
              <w:rPr>
                <w:color w:val="000000" w:themeColor="text1"/>
                <w:sz w:val="20"/>
                <w:szCs w:val="20"/>
              </w:rPr>
              <w:t>başına</w:t>
            </w:r>
            <w:proofErr w:type="spellEnd"/>
            <w:r w:rsidRPr="00D7219A">
              <w:rPr>
                <w:color w:val="000000" w:themeColor="text1"/>
                <w:sz w:val="20"/>
                <w:szCs w:val="20"/>
              </w:rPr>
              <w:t xml:space="preserve"> </w:t>
            </w:r>
            <w:proofErr w:type="spellStart"/>
            <w:r w:rsidRPr="00D7219A">
              <w:rPr>
                <w:color w:val="000000" w:themeColor="text1"/>
                <w:sz w:val="20"/>
                <w:szCs w:val="20"/>
              </w:rPr>
              <w:t>düşen</w:t>
            </w:r>
            <w:proofErr w:type="spellEnd"/>
            <w:r w:rsidRPr="00D7219A">
              <w:rPr>
                <w:color w:val="000000" w:themeColor="text1"/>
                <w:sz w:val="20"/>
                <w:szCs w:val="20"/>
              </w:rPr>
              <w:t xml:space="preserve"> </w:t>
            </w:r>
            <w:proofErr w:type="spellStart"/>
            <w:r w:rsidRPr="00D7219A">
              <w:rPr>
                <w:color w:val="000000" w:themeColor="text1"/>
                <w:sz w:val="20"/>
                <w:szCs w:val="20"/>
              </w:rPr>
              <w:t>bellek</w:t>
            </w:r>
            <w:proofErr w:type="spellEnd"/>
            <w:r w:rsidRPr="00D7219A">
              <w:rPr>
                <w:color w:val="000000" w:themeColor="text1"/>
                <w:sz w:val="20"/>
                <w:szCs w:val="20"/>
              </w:rPr>
              <w:t xml:space="preserve"> (RAM) </w:t>
            </w:r>
            <w:proofErr w:type="spellStart"/>
            <w:r w:rsidRPr="00D7219A">
              <w:rPr>
                <w:color w:val="000000" w:themeColor="text1"/>
                <w:sz w:val="20"/>
                <w:szCs w:val="20"/>
              </w:rPr>
              <w:t>limitlerini</w:t>
            </w:r>
            <w:proofErr w:type="spellEnd"/>
            <w:r w:rsidRPr="00D7219A">
              <w:rPr>
                <w:color w:val="000000" w:themeColor="text1"/>
                <w:sz w:val="20"/>
                <w:szCs w:val="20"/>
              </w:rPr>
              <w:t xml:space="preserve"> </w:t>
            </w:r>
            <w:proofErr w:type="spellStart"/>
            <w:r w:rsidRPr="00D7219A">
              <w:rPr>
                <w:color w:val="000000" w:themeColor="text1"/>
                <w:sz w:val="20"/>
                <w:szCs w:val="20"/>
              </w:rPr>
              <w:t>kısıtlaması</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Kullanıcı</w:t>
            </w:r>
            <w:proofErr w:type="spellEnd"/>
            <w:r w:rsidRPr="00D7219A">
              <w:rPr>
                <w:b/>
                <w:bCs/>
                <w:color w:val="000000" w:themeColor="text1"/>
                <w:sz w:val="20"/>
                <w:szCs w:val="20"/>
              </w:rPr>
              <w:t xml:space="preserve"> </w:t>
            </w:r>
            <w:proofErr w:type="spellStart"/>
            <w:r w:rsidRPr="00D7219A">
              <w:rPr>
                <w:b/>
                <w:bCs/>
                <w:color w:val="000000" w:themeColor="text1"/>
                <w:sz w:val="20"/>
                <w:szCs w:val="20"/>
              </w:rPr>
              <w:t>Algısı</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Kullanıcıların</w:t>
            </w:r>
            <w:proofErr w:type="spellEnd"/>
            <w:r w:rsidRPr="00D7219A">
              <w:rPr>
                <w:color w:val="000000" w:themeColor="text1"/>
                <w:sz w:val="20"/>
                <w:szCs w:val="20"/>
              </w:rPr>
              <w:t xml:space="preserve"> </w:t>
            </w:r>
            <w:proofErr w:type="spellStart"/>
            <w:r w:rsidRPr="00D7219A">
              <w:rPr>
                <w:color w:val="000000" w:themeColor="text1"/>
                <w:sz w:val="20"/>
                <w:szCs w:val="20"/>
              </w:rPr>
              <w:t>tarayıcı</w:t>
            </w:r>
            <w:proofErr w:type="spellEnd"/>
            <w:r w:rsidRPr="00D7219A">
              <w:rPr>
                <w:color w:val="000000" w:themeColor="text1"/>
                <w:sz w:val="20"/>
                <w:szCs w:val="20"/>
              </w:rPr>
              <w:t xml:space="preserve"> </w:t>
            </w:r>
            <w:proofErr w:type="spellStart"/>
            <w:r w:rsidRPr="00D7219A">
              <w:rPr>
                <w:color w:val="000000" w:themeColor="text1"/>
                <w:sz w:val="20"/>
                <w:szCs w:val="20"/>
              </w:rPr>
              <w:t>üzerindeki</w:t>
            </w:r>
            <w:proofErr w:type="spellEnd"/>
            <w:r w:rsidRPr="00D7219A">
              <w:rPr>
                <w:color w:val="000000" w:themeColor="text1"/>
                <w:sz w:val="20"/>
                <w:szCs w:val="20"/>
              </w:rPr>
              <w:t xml:space="preserve"> </w:t>
            </w:r>
            <w:proofErr w:type="spellStart"/>
            <w:r w:rsidRPr="00D7219A">
              <w:rPr>
                <w:color w:val="000000" w:themeColor="text1"/>
                <w:sz w:val="20"/>
                <w:szCs w:val="20"/>
              </w:rPr>
              <w:t>araçlara</w:t>
            </w:r>
            <w:proofErr w:type="spellEnd"/>
            <w:r w:rsidRPr="00D7219A">
              <w:rPr>
                <w:color w:val="000000" w:themeColor="text1"/>
                <w:sz w:val="20"/>
                <w:szCs w:val="20"/>
              </w:rPr>
              <w:t xml:space="preserve"> "</w:t>
            </w:r>
            <w:proofErr w:type="spellStart"/>
            <w:r w:rsidRPr="00D7219A">
              <w:rPr>
                <w:color w:val="000000" w:themeColor="text1"/>
                <w:sz w:val="20"/>
                <w:szCs w:val="20"/>
              </w:rPr>
              <w:t>zayıftır</w:t>
            </w:r>
            <w:proofErr w:type="spellEnd"/>
            <w:r w:rsidRPr="00D7219A">
              <w:rPr>
                <w:color w:val="000000" w:themeColor="text1"/>
                <w:sz w:val="20"/>
                <w:szCs w:val="20"/>
              </w:rPr>
              <w:t xml:space="preserve">" </w:t>
            </w:r>
            <w:proofErr w:type="spellStart"/>
            <w:r w:rsidRPr="00D7219A">
              <w:rPr>
                <w:color w:val="000000" w:themeColor="text1"/>
                <w:sz w:val="20"/>
                <w:szCs w:val="20"/>
              </w:rPr>
              <w:t>önyargısıyla</w:t>
            </w:r>
            <w:proofErr w:type="spellEnd"/>
            <w:r w:rsidRPr="00D7219A">
              <w:rPr>
                <w:color w:val="000000" w:themeColor="text1"/>
                <w:sz w:val="20"/>
                <w:szCs w:val="20"/>
              </w:rPr>
              <w:t xml:space="preserve"> </w:t>
            </w:r>
            <w:proofErr w:type="spellStart"/>
            <w:r w:rsidRPr="00D7219A">
              <w:rPr>
                <w:color w:val="000000" w:themeColor="text1"/>
                <w:sz w:val="20"/>
                <w:szCs w:val="20"/>
              </w:rPr>
              <w:t>yaklaşması</w:t>
            </w:r>
            <w:proofErr w:type="spellEnd"/>
            <w:r w:rsidRPr="00D7219A">
              <w:rPr>
                <w:color w:val="000000" w:themeColor="text1"/>
                <w:sz w:val="20"/>
                <w:szCs w:val="20"/>
              </w:rPr>
              <w:t>.</w:t>
            </w:r>
          </w:p>
        </w:tc>
      </w:tr>
    </w:tbl>
    <w:p w14:paraId="75E36D08" w14:textId="77777777" w:rsidR="00052761" w:rsidRDefault="003836EC">
      <w:pPr>
        <w:pStyle w:val="Balk2"/>
      </w:pPr>
      <w:bookmarkStart w:id="19" w:name="_Toc229342310"/>
      <w:r>
        <w:t>3.5. Positioning Statement (</w:t>
      </w:r>
      <w:proofErr w:type="spellStart"/>
      <w:r>
        <w:t>Konumlandırma</w:t>
      </w:r>
      <w:proofErr w:type="spellEnd"/>
      <w:r>
        <w:t>)</w:t>
      </w:r>
      <w:bookmarkEnd w:id="19"/>
    </w:p>
    <w:p w14:paraId="03FEA056" w14:textId="77777777" w:rsidR="00D7219A" w:rsidRPr="00D7219A" w:rsidRDefault="00D7219A" w:rsidP="00D7219A">
      <w:pPr>
        <w:pStyle w:val="CodeBlock"/>
        <w:numPr>
          <w:ilvl w:val="0"/>
          <w:numId w:val="21"/>
        </w:numPr>
        <w:rPr>
          <w:lang w:val="tr-TR"/>
        </w:rPr>
      </w:pPr>
      <w:r w:rsidRPr="00D7219A">
        <w:rPr>
          <w:b/>
          <w:bCs/>
          <w:lang w:val="tr-TR"/>
        </w:rPr>
        <w:t>FOR</w:t>
      </w:r>
      <w:r w:rsidRPr="00D7219A">
        <w:rPr>
          <w:lang w:val="tr-TR"/>
        </w:rPr>
        <w:t> [Veri güvenliğine ve uygulama hızına önem veren analistler ve araştırmacılar,]</w:t>
      </w:r>
    </w:p>
    <w:p w14:paraId="5A59B897" w14:textId="77777777" w:rsidR="00D7219A" w:rsidRPr="00D7219A" w:rsidRDefault="00D7219A" w:rsidP="00D7219A">
      <w:pPr>
        <w:pStyle w:val="CodeBlock"/>
        <w:numPr>
          <w:ilvl w:val="0"/>
          <w:numId w:val="21"/>
        </w:numPr>
        <w:rPr>
          <w:lang w:val="tr-TR"/>
        </w:rPr>
      </w:pPr>
      <w:r w:rsidRPr="00D7219A">
        <w:rPr>
          <w:b/>
          <w:bCs/>
          <w:lang w:val="tr-TR"/>
        </w:rPr>
        <w:t>WHO</w:t>
      </w:r>
      <w:r w:rsidRPr="00D7219A">
        <w:rPr>
          <w:lang w:val="tr-TR"/>
        </w:rPr>
        <w:t xml:space="preserve"> [Büyük boyutlu CSV dosyalarını analiz ederken bilgisayarlarının veya tarayıcı sekmelerinin kilitlenmesinden </w:t>
      </w:r>
      <w:proofErr w:type="gramStart"/>
      <w:r w:rsidRPr="00D7219A">
        <w:rPr>
          <w:lang w:val="tr-TR"/>
        </w:rPr>
        <w:t>şikayet</w:t>
      </w:r>
      <w:proofErr w:type="gramEnd"/>
      <w:r w:rsidRPr="00D7219A">
        <w:rPr>
          <w:lang w:val="tr-TR"/>
        </w:rPr>
        <w:t xml:space="preserve"> eden (bu sorunu yaşayan),]</w:t>
      </w:r>
    </w:p>
    <w:p w14:paraId="3F0B5F48" w14:textId="77777777" w:rsidR="00D7219A" w:rsidRPr="00D7219A" w:rsidRDefault="00D7219A" w:rsidP="00D7219A">
      <w:pPr>
        <w:pStyle w:val="CodeBlock"/>
        <w:numPr>
          <w:ilvl w:val="0"/>
          <w:numId w:val="21"/>
        </w:numPr>
        <w:rPr>
          <w:lang w:val="tr-TR"/>
        </w:rPr>
      </w:pPr>
      <w:r w:rsidRPr="00D7219A">
        <w:rPr>
          <w:b/>
          <w:bCs/>
          <w:lang w:val="tr-TR"/>
        </w:rPr>
        <w:t>OUR PRODUCT IS A</w:t>
      </w:r>
      <w:r w:rsidRPr="00D7219A">
        <w:rPr>
          <w:lang w:val="tr-TR"/>
        </w:rPr>
        <w:t> [Sunucusuz ve tamamen istemci tarafında (</w:t>
      </w:r>
      <w:proofErr w:type="spellStart"/>
      <w:r w:rsidRPr="00D7219A">
        <w:rPr>
          <w:lang w:val="tr-TR"/>
        </w:rPr>
        <w:t>client-side</w:t>
      </w:r>
      <w:proofErr w:type="spellEnd"/>
      <w:r w:rsidRPr="00D7219A">
        <w:rPr>
          <w:lang w:val="tr-TR"/>
        </w:rPr>
        <w:t>) çalışan web veri analiz platformudur]</w:t>
      </w:r>
    </w:p>
    <w:p w14:paraId="3253329C" w14:textId="77777777" w:rsidR="00D7219A" w:rsidRPr="00D7219A" w:rsidRDefault="00D7219A" w:rsidP="00D7219A">
      <w:pPr>
        <w:pStyle w:val="CodeBlock"/>
        <w:numPr>
          <w:ilvl w:val="0"/>
          <w:numId w:val="21"/>
        </w:numPr>
        <w:rPr>
          <w:lang w:val="tr-TR"/>
        </w:rPr>
      </w:pPr>
      <w:r w:rsidRPr="00D7219A">
        <w:rPr>
          <w:b/>
          <w:bCs/>
          <w:lang w:val="tr-TR"/>
        </w:rPr>
        <w:t>THAT</w:t>
      </w:r>
      <w:r w:rsidRPr="00D7219A">
        <w:rPr>
          <w:lang w:val="tr-TR"/>
        </w:rPr>
        <w:t> [100.000 satırdan büyük verileri arayüzü dondurmadan saniyeler içinde işler ve %100 veri gizliliği sağlar.]</w:t>
      </w:r>
    </w:p>
    <w:p w14:paraId="3CC96243" w14:textId="77777777" w:rsidR="00D7219A" w:rsidRPr="00D7219A" w:rsidRDefault="00D7219A" w:rsidP="00D7219A">
      <w:pPr>
        <w:pStyle w:val="CodeBlock"/>
        <w:numPr>
          <w:ilvl w:val="0"/>
          <w:numId w:val="21"/>
        </w:numPr>
        <w:rPr>
          <w:lang w:val="tr-TR"/>
        </w:rPr>
      </w:pPr>
      <w:r w:rsidRPr="00D7219A">
        <w:rPr>
          <w:b/>
          <w:bCs/>
          <w:lang w:val="tr-TR"/>
        </w:rPr>
        <w:t>UNLIKE</w:t>
      </w:r>
      <w:r w:rsidRPr="00D7219A">
        <w:rPr>
          <w:lang w:val="tr-TR"/>
        </w:rPr>
        <w:t xml:space="preserve"> [Google </w:t>
      </w:r>
      <w:proofErr w:type="spellStart"/>
      <w:r w:rsidRPr="00D7219A">
        <w:rPr>
          <w:lang w:val="tr-TR"/>
        </w:rPr>
        <w:t>Sheets</w:t>
      </w:r>
      <w:proofErr w:type="spellEnd"/>
      <w:r w:rsidRPr="00D7219A">
        <w:rPr>
          <w:lang w:val="tr-TR"/>
        </w:rPr>
        <w:t xml:space="preserve"> veya geleneksel web uygulamalarının aksine,]</w:t>
      </w:r>
    </w:p>
    <w:p w14:paraId="14CB8B25" w14:textId="77777777" w:rsidR="00D7219A" w:rsidRPr="00D7219A" w:rsidRDefault="00D7219A" w:rsidP="00D7219A">
      <w:pPr>
        <w:pStyle w:val="CodeBlock"/>
        <w:numPr>
          <w:ilvl w:val="0"/>
          <w:numId w:val="21"/>
        </w:numPr>
        <w:rPr>
          <w:lang w:val="tr-TR"/>
        </w:rPr>
      </w:pPr>
      <w:r w:rsidRPr="00D7219A">
        <w:rPr>
          <w:b/>
          <w:bCs/>
          <w:lang w:val="tr-TR"/>
        </w:rPr>
        <w:t>OUR PRODUCT</w:t>
      </w:r>
      <w:r w:rsidRPr="00D7219A">
        <w:rPr>
          <w:lang w:val="tr-TR"/>
        </w:rPr>
        <w:t xml:space="preserve"> [Ağır hesaplama işlemlerini Web </w:t>
      </w:r>
      <w:proofErr w:type="spellStart"/>
      <w:r w:rsidRPr="00D7219A">
        <w:rPr>
          <w:lang w:val="tr-TR"/>
        </w:rPr>
        <w:t>Workers</w:t>
      </w:r>
      <w:proofErr w:type="spellEnd"/>
      <w:r w:rsidRPr="00D7219A">
        <w:rPr>
          <w:lang w:val="tr-TR"/>
        </w:rPr>
        <w:t xml:space="preserve"> API ile arka plana taşıyarak kullanıcıya donmayan, masaüstü programı akıcılığında bir deneyim sunar.]</w:t>
      </w:r>
    </w:p>
    <w:p w14:paraId="5FF70D15" w14:textId="77777777" w:rsidR="00D7219A" w:rsidRDefault="00D7219A">
      <w:pPr>
        <w:pStyle w:val="CodeBlock"/>
      </w:pPr>
    </w:p>
    <w:p w14:paraId="55C6950E" w14:textId="77777777" w:rsidR="00052761" w:rsidRDefault="003836EC">
      <w:pPr>
        <w:pStyle w:val="Balk1"/>
      </w:pPr>
      <w:bookmarkStart w:id="20" w:name="_Toc229342311"/>
      <w:r>
        <w:lastRenderedPageBreak/>
        <w:t>4. TEKNOLOJİ YIĞINI (TECH STACK)</w:t>
      </w:r>
      <w:bookmarkEnd w:id="20"/>
    </w:p>
    <w:p w14:paraId="3E51198C" w14:textId="77777777" w:rsidR="00052761" w:rsidRDefault="003836EC">
      <w:pPr>
        <w:pStyle w:val="Balk2"/>
      </w:pPr>
      <w:bookmarkStart w:id="21" w:name="_Toc229342312"/>
      <w:r>
        <w:t xml:space="preserve">4.1. </w:t>
      </w:r>
      <w:proofErr w:type="spellStart"/>
      <w:r>
        <w:t>Katmanlar</w:t>
      </w:r>
      <w:proofErr w:type="spellEnd"/>
      <w:r>
        <w:t xml:space="preserve"> — </w:t>
      </w:r>
      <w:proofErr w:type="spellStart"/>
      <w:r>
        <w:t>Özet</w:t>
      </w:r>
      <w:proofErr w:type="spellEnd"/>
      <w:r>
        <w:t xml:space="preserve"> </w:t>
      </w:r>
      <w:proofErr w:type="spellStart"/>
      <w:r>
        <w:t>Tablosu</w:t>
      </w:r>
      <w:bookmarkEnd w:id="21"/>
      <w:proofErr w:type="spellEnd"/>
    </w:p>
    <w:p w14:paraId="484DD312" w14:textId="4A5864A0" w:rsidR="00052761" w:rsidRDefault="003836EC">
      <w:pPr>
        <w:pStyle w:val="ResimYazs"/>
        <w:spacing w:after="120"/>
      </w:pPr>
      <w:bookmarkStart w:id="22" w:name="_Toc229342396"/>
      <w:r>
        <w:t xml:space="preserve">Tablo </w:t>
      </w:r>
      <w:r w:rsidR="00F063A5">
        <w:t>8</w:t>
      </w:r>
      <w:r>
        <w:t xml:space="preserve">: </w:t>
      </w:r>
      <w:proofErr w:type="spellStart"/>
      <w:r>
        <w:t>Projede</w:t>
      </w:r>
      <w:proofErr w:type="spellEnd"/>
      <w:r>
        <w:t xml:space="preserve"> </w:t>
      </w:r>
      <w:proofErr w:type="spellStart"/>
      <w:r>
        <w:t>Kullanılan</w:t>
      </w:r>
      <w:proofErr w:type="spellEnd"/>
      <w:r>
        <w:t xml:space="preserve"> </w:t>
      </w:r>
      <w:proofErr w:type="spellStart"/>
      <w:r>
        <w:t>Teknoloji</w:t>
      </w:r>
      <w:proofErr w:type="spellEnd"/>
      <w:r>
        <w:t xml:space="preserve"> </w:t>
      </w:r>
      <w:proofErr w:type="spellStart"/>
      <w:r>
        <w:t>Katmanları</w:t>
      </w:r>
      <w:bookmarkEnd w:id="22"/>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052761" w14:paraId="3CC906F0" w14:textId="77777777" w:rsidTr="00C922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6CA730C1" w14:textId="77777777" w:rsidR="00052761" w:rsidRDefault="003836EC">
            <w:pPr>
              <w:ind w:firstLine="0"/>
            </w:pPr>
            <w:proofErr w:type="spellStart"/>
            <w:r>
              <w:rPr>
                <w:color w:val="FFFFFF"/>
                <w:sz w:val="22"/>
              </w:rPr>
              <w:t>Katman</w:t>
            </w:r>
            <w:proofErr w:type="spellEnd"/>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6506466F"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Teknolojiler</w:t>
            </w:r>
            <w:proofErr w:type="spellEnd"/>
          </w:p>
        </w:tc>
      </w:tr>
      <w:tr w:rsidR="00C9220B" w14:paraId="6820EC48"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71BED46" w14:textId="579C750C" w:rsidR="00C9220B" w:rsidRPr="00C9220B" w:rsidRDefault="00C9220B" w:rsidP="00C9220B">
            <w:pPr>
              <w:ind w:firstLine="0"/>
              <w:rPr>
                <w:color w:val="000000" w:themeColor="text1"/>
              </w:rPr>
            </w:pPr>
            <w:r w:rsidRPr="00C9220B">
              <w:rPr>
                <w:color w:val="000000" w:themeColor="text1"/>
                <w:sz w:val="20"/>
                <w:szCs w:val="20"/>
              </w:rPr>
              <w:t>Frontend</w:t>
            </w:r>
          </w:p>
        </w:tc>
        <w:tc>
          <w:tcPr>
            <w:tcW w:w="6236" w:type="dxa"/>
            <w:tcBorders>
              <w:top w:val="single" w:sz="4" w:space="0" w:color="7F7F7F"/>
              <w:left w:val="single" w:sz="4" w:space="0" w:color="7F7F7F"/>
              <w:bottom w:val="single" w:sz="4" w:space="0" w:color="7F7F7F"/>
              <w:right w:val="single" w:sz="4" w:space="0" w:color="7F7F7F"/>
            </w:tcBorders>
            <w:vAlign w:val="center"/>
          </w:tcPr>
          <w:p w14:paraId="556A3FDD" w14:textId="354909EC"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Vanilla JavaScript (ES6+), Vanilla CSS</w:t>
            </w:r>
          </w:p>
        </w:tc>
      </w:tr>
      <w:tr w:rsidR="00C9220B" w14:paraId="18A641A9"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2156EAE" w14:textId="1ACE3C19" w:rsidR="00C9220B" w:rsidRPr="00C9220B" w:rsidRDefault="00C9220B" w:rsidP="00C9220B">
            <w:pPr>
              <w:ind w:firstLine="0"/>
              <w:rPr>
                <w:color w:val="000000" w:themeColor="text1"/>
              </w:rPr>
            </w:pPr>
            <w:r w:rsidRPr="00C9220B">
              <w:rPr>
                <w:color w:val="000000" w:themeColor="text1"/>
                <w:sz w:val="20"/>
                <w:szCs w:val="20"/>
              </w:rPr>
              <w:t>Workers</w:t>
            </w:r>
          </w:p>
        </w:tc>
        <w:tc>
          <w:tcPr>
            <w:tcW w:w="6236" w:type="dxa"/>
            <w:tcBorders>
              <w:top w:val="single" w:sz="4" w:space="0" w:color="7F7F7F"/>
              <w:left w:val="single" w:sz="4" w:space="0" w:color="7F7F7F"/>
              <w:bottom w:val="single" w:sz="4" w:space="0" w:color="7F7F7F"/>
              <w:right w:val="single" w:sz="4" w:space="0" w:color="7F7F7F"/>
            </w:tcBorders>
            <w:vAlign w:val="center"/>
          </w:tcPr>
          <w:p w14:paraId="1B43F1F7" w14:textId="73E1BE60"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Native Web Workers API</w:t>
            </w:r>
          </w:p>
        </w:tc>
      </w:tr>
      <w:tr w:rsidR="00C9220B" w14:paraId="7A4251BD"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D31BB53" w14:textId="6C167790" w:rsidR="00C9220B" w:rsidRPr="00C9220B" w:rsidRDefault="00C9220B" w:rsidP="00C9220B">
            <w:pPr>
              <w:ind w:firstLine="0"/>
              <w:rPr>
                <w:color w:val="000000" w:themeColor="text1"/>
              </w:rPr>
            </w:pPr>
            <w:r w:rsidRPr="00C9220B">
              <w:rPr>
                <w:color w:val="000000" w:themeColor="text1"/>
                <w:sz w:val="20"/>
                <w:szCs w:val="20"/>
              </w:rPr>
              <w:t>CSV parse</w:t>
            </w:r>
          </w:p>
        </w:tc>
        <w:tc>
          <w:tcPr>
            <w:tcW w:w="6236" w:type="dxa"/>
            <w:tcBorders>
              <w:top w:val="single" w:sz="4" w:space="0" w:color="7F7F7F"/>
              <w:left w:val="single" w:sz="4" w:space="0" w:color="7F7F7F"/>
              <w:bottom w:val="single" w:sz="4" w:space="0" w:color="7F7F7F"/>
              <w:right w:val="single" w:sz="4" w:space="0" w:color="7F7F7F"/>
            </w:tcBorders>
            <w:vAlign w:val="center"/>
          </w:tcPr>
          <w:p w14:paraId="37EC2B35" w14:textId="520A9099"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Papa Parse (Worker Mode)</w:t>
            </w:r>
          </w:p>
        </w:tc>
      </w:tr>
      <w:tr w:rsidR="00C9220B" w14:paraId="7E451C09"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D46B66C" w14:textId="6DDF74CA" w:rsidR="00C9220B" w:rsidRPr="00C9220B" w:rsidRDefault="00C9220B" w:rsidP="00C9220B">
            <w:pPr>
              <w:ind w:firstLine="0"/>
              <w:rPr>
                <w:color w:val="000000" w:themeColor="text1"/>
              </w:rPr>
            </w:pPr>
            <w:r w:rsidRPr="00C9220B">
              <w:rPr>
                <w:color w:val="000000" w:themeColor="text1"/>
                <w:sz w:val="20"/>
                <w:szCs w:val="20"/>
              </w:rPr>
              <w:t>Chart</w:t>
            </w:r>
          </w:p>
        </w:tc>
        <w:tc>
          <w:tcPr>
            <w:tcW w:w="6236" w:type="dxa"/>
            <w:tcBorders>
              <w:top w:val="single" w:sz="4" w:space="0" w:color="7F7F7F"/>
              <w:left w:val="single" w:sz="4" w:space="0" w:color="7F7F7F"/>
              <w:bottom w:val="single" w:sz="4" w:space="0" w:color="7F7F7F"/>
              <w:right w:val="single" w:sz="4" w:space="0" w:color="7F7F7F"/>
            </w:tcBorders>
            <w:vAlign w:val="center"/>
          </w:tcPr>
          <w:p w14:paraId="7CD12353" w14:textId="2FA82BCF"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Chart.js 4</w:t>
            </w:r>
          </w:p>
        </w:tc>
      </w:tr>
      <w:tr w:rsidR="00C9220B" w14:paraId="1646A9A2"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C519342" w14:textId="22EA0DF0" w:rsidR="00C9220B" w:rsidRPr="00C9220B" w:rsidRDefault="00C9220B" w:rsidP="00C9220B">
            <w:pPr>
              <w:ind w:firstLine="0"/>
              <w:rPr>
                <w:color w:val="000000" w:themeColor="text1"/>
              </w:rPr>
            </w:pPr>
            <w:proofErr w:type="spellStart"/>
            <w:r w:rsidRPr="00C9220B">
              <w:rPr>
                <w:color w:val="000000" w:themeColor="text1"/>
                <w:sz w:val="20"/>
                <w:szCs w:val="20"/>
              </w:rPr>
              <w:t>Dışa</w:t>
            </w:r>
            <w:proofErr w:type="spellEnd"/>
            <w:r w:rsidRPr="00C9220B">
              <w:rPr>
                <w:color w:val="000000" w:themeColor="text1"/>
                <w:sz w:val="20"/>
                <w:szCs w:val="20"/>
              </w:rPr>
              <w:t xml:space="preserve"> </w:t>
            </w:r>
            <w:proofErr w:type="spellStart"/>
            <w:r w:rsidRPr="00C9220B">
              <w:rPr>
                <w:color w:val="000000" w:themeColor="text1"/>
                <w:sz w:val="20"/>
                <w:szCs w:val="20"/>
              </w:rPr>
              <w:t>Aktarım</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208B2CE9" w14:textId="21F3AE50"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xlsx (</w:t>
            </w:r>
            <w:proofErr w:type="spellStart"/>
            <w:r w:rsidRPr="00C9220B">
              <w:rPr>
                <w:color w:val="000000" w:themeColor="text1"/>
                <w:sz w:val="20"/>
                <w:szCs w:val="20"/>
              </w:rPr>
              <w:t>SheetJS</w:t>
            </w:r>
            <w:proofErr w:type="spellEnd"/>
            <w:r w:rsidRPr="00C9220B">
              <w:rPr>
                <w:color w:val="000000" w:themeColor="text1"/>
                <w:sz w:val="20"/>
                <w:szCs w:val="20"/>
              </w:rPr>
              <w:t>)</w:t>
            </w:r>
          </w:p>
        </w:tc>
      </w:tr>
      <w:tr w:rsidR="00C9220B" w14:paraId="1438502E"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FE66E2A" w14:textId="03053FA4" w:rsidR="00C9220B" w:rsidRPr="00C9220B" w:rsidRDefault="00C9220B" w:rsidP="00C9220B">
            <w:pPr>
              <w:ind w:firstLine="0"/>
              <w:rPr>
                <w:color w:val="000000" w:themeColor="text1"/>
              </w:rPr>
            </w:pPr>
            <w:r w:rsidRPr="00C9220B">
              <w:rPr>
                <w:color w:val="000000" w:themeColor="text1"/>
                <w:sz w:val="20"/>
                <w:szCs w:val="20"/>
              </w:rPr>
              <w:t>Build</w:t>
            </w:r>
          </w:p>
        </w:tc>
        <w:tc>
          <w:tcPr>
            <w:tcW w:w="6236" w:type="dxa"/>
            <w:tcBorders>
              <w:top w:val="single" w:sz="4" w:space="0" w:color="7F7F7F"/>
              <w:left w:val="single" w:sz="4" w:space="0" w:color="7F7F7F"/>
              <w:bottom w:val="single" w:sz="4" w:space="0" w:color="7F7F7F"/>
              <w:right w:val="single" w:sz="4" w:space="0" w:color="7F7F7F"/>
            </w:tcBorders>
            <w:vAlign w:val="center"/>
          </w:tcPr>
          <w:p w14:paraId="361D1195" w14:textId="3DB164B0"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Vite</w:t>
            </w:r>
          </w:p>
        </w:tc>
      </w:tr>
      <w:tr w:rsidR="00C9220B" w14:paraId="01D3A540"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F68C063" w14:textId="4AE280A9" w:rsidR="00C9220B" w:rsidRPr="00C9220B" w:rsidRDefault="00C9220B" w:rsidP="00C9220B">
            <w:pPr>
              <w:ind w:firstLine="0"/>
              <w:rPr>
                <w:color w:val="000000" w:themeColor="text1"/>
              </w:rPr>
            </w:pPr>
            <w:r w:rsidRPr="00C9220B">
              <w:rPr>
                <w:color w:val="000000" w:themeColor="text1"/>
                <w:sz w:val="20"/>
                <w:szCs w:val="20"/>
              </w:rPr>
              <w:t>Deployment</w:t>
            </w:r>
          </w:p>
        </w:tc>
        <w:tc>
          <w:tcPr>
            <w:tcW w:w="6236" w:type="dxa"/>
            <w:tcBorders>
              <w:top w:val="single" w:sz="4" w:space="0" w:color="7F7F7F"/>
              <w:left w:val="single" w:sz="4" w:space="0" w:color="7F7F7F"/>
              <w:bottom w:val="single" w:sz="4" w:space="0" w:color="7F7F7F"/>
              <w:right w:val="single" w:sz="4" w:space="0" w:color="7F7F7F"/>
            </w:tcBorders>
            <w:vAlign w:val="center"/>
          </w:tcPr>
          <w:p w14:paraId="00A98157" w14:textId="24E20086"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9220B">
              <w:rPr>
                <w:color w:val="000000" w:themeColor="text1"/>
                <w:sz w:val="20"/>
                <w:szCs w:val="20"/>
              </w:rPr>
              <w:t>Vercel</w:t>
            </w:r>
            <w:proofErr w:type="spellEnd"/>
          </w:p>
        </w:tc>
      </w:tr>
      <w:tr w:rsidR="00B16435" w14:paraId="581BF5EB" w14:textId="77777777" w:rsidTr="006D407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4833B1A0" w14:textId="0E75A58A" w:rsidR="00B16435" w:rsidRPr="00B16435" w:rsidRDefault="00B16435" w:rsidP="00B16435">
            <w:pPr>
              <w:ind w:firstLine="0"/>
              <w:rPr>
                <w:color w:val="000000" w:themeColor="text1"/>
                <w:sz w:val="20"/>
                <w:szCs w:val="20"/>
              </w:rPr>
            </w:pPr>
            <w:proofErr w:type="spellStart"/>
            <w:r w:rsidRPr="00B16435">
              <w:rPr>
                <w:sz w:val="20"/>
                <w:szCs w:val="20"/>
              </w:rPr>
              <w:t>Depolama</w:t>
            </w:r>
            <w:proofErr w:type="spellEnd"/>
          </w:p>
        </w:tc>
        <w:tc>
          <w:tcPr>
            <w:tcW w:w="6236" w:type="dxa"/>
            <w:tcBorders>
              <w:top w:val="single" w:sz="4" w:space="0" w:color="7F7F7F"/>
              <w:left w:val="single" w:sz="4" w:space="0" w:color="7F7F7F"/>
              <w:bottom w:val="single" w:sz="4" w:space="0" w:color="7F7F7F"/>
              <w:right w:val="single" w:sz="4" w:space="0" w:color="7F7F7F"/>
            </w:tcBorders>
          </w:tcPr>
          <w:p w14:paraId="023220AB" w14:textId="525C4E0A" w:rsidR="00B16435" w:rsidRPr="00B16435" w:rsidRDefault="00B16435" w:rsidP="00B1643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16435">
              <w:rPr>
                <w:sz w:val="20"/>
                <w:szCs w:val="20"/>
              </w:rPr>
              <w:t>In-Memory (</w:t>
            </w:r>
            <w:proofErr w:type="spellStart"/>
            <w:r w:rsidRPr="00B16435">
              <w:rPr>
                <w:sz w:val="20"/>
                <w:szCs w:val="20"/>
              </w:rPr>
              <w:t>Tarayıcı</w:t>
            </w:r>
            <w:proofErr w:type="spellEnd"/>
            <w:r w:rsidRPr="00B16435">
              <w:rPr>
                <w:sz w:val="20"/>
                <w:szCs w:val="20"/>
              </w:rPr>
              <w:t xml:space="preserve"> RAM </w:t>
            </w:r>
            <w:proofErr w:type="spellStart"/>
            <w:r w:rsidRPr="00B16435">
              <w:rPr>
                <w:sz w:val="20"/>
                <w:szCs w:val="20"/>
              </w:rPr>
              <w:t>Belleği</w:t>
            </w:r>
            <w:proofErr w:type="spellEnd"/>
            <w:r w:rsidRPr="00B16435">
              <w:rPr>
                <w:sz w:val="20"/>
                <w:szCs w:val="20"/>
              </w:rPr>
              <w:t>)</w:t>
            </w:r>
          </w:p>
        </w:tc>
      </w:tr>
    </w:tbl>
    <w:p w14:paraId="0B60B593" w14:textId="77777777" w:rsidR="00052761" w:rsidRDefault="003836EC">
      <w:pPr>
        <w:pStyle w:val="Balk2"/>
      </w:pPr>
      <w:bookmarkStart w:id="23" w:name="_Toc229342313"/>
      <w:r>
        <w:t>4.2. Frontend</w:t>
      </w:r>
      <w:bookmarkEnd w:id="23"/>
    </w:p>
    <w:p w14:paraId="1822795F" w14:textId="4FBB0C9E" w:rsidR="00052761" w:rsidRDefault="003836EC">
      <w:pPr>
        <w:pStyle w:val="Balk3"/>
      </w:pPr>
      <w:bookmarkStart w:id="24" w:name="_Toc229342314"/>
      <w:r>
        <w:t xml:space="preserve">4.2.1. </w:t>
      </w:r>
      <w:bookmarkEnd w:id="24"/>
      <w:r w:rsidR="00171078" w:rsidRPr="00171078">
        <w:t>Vanilla JavaScript (ES6+)</w:t>
      </w:r>
    </w:p>
    <w:p w14:paraId="6A226E2F" w14:textId="77777777" w:rsidR="00171078" w:rsidRPr="00171078" w:rsidRDefault="00171078" w:rsidP="00171078">
      <w:pPr>
        <w:numPr>
          <w:ilvl w:val="0"/>
          <w:numId w:val="22"/>
        </w:numPr>
        <w:rPr>
          <w:lang w:val="tr-TR"/>
        </w:rPr>
      </w:pPr>
      <w:r w:rsidRPr="00171078">
        <w:rPr>
          <w:b/>
          <w:bCs/>
          <w:lang w:val="tr-TR"/>
        </w:rPr>
        <w:t>Ne?</w:t>
      </w:r>
      <w:r w:rsidRPr="00171078">
        <w:rPr>
          <w:lang w:val="tr-TR"/>
        </w:rPr>
        <w:t xml:space="preserve"> Herhangi bir kütüphane veya </w:t>
      </w:r>
      <w:proofErr w:type="spellStart"/>
      <w:r w:rsidRPr="00171078">
        <w:rPr>
          <w:lang w:val="tr-TR"/>
        </w:rPr>
        <w:t>framework</w:t>
      </w:r>
      <w:proofErr w:type="spellEnd"/>
      <w:r w:rsidRPr="00171078">
        <w:rPr>
          <w:lang w:val="tr-TR"/>
        </w:rPr>
        <w:t xml:space="preserve"> (</w:t>
      </w:r>
      <w:proofErr w:type="spellStart"/>
      <w:r w:rsidRPr="00171078">
        <w:rPr>
          <w:lang w:val="tr-TR"/>
        </w:rPr>
        <w:t>React</w:t>
      </w:r>
      <w:proofErr w:type="spellEnd"/>
      <w:r w:rsidRPr="00171078">
        <w:rPr>
          <w:lang w:val="tr-TR"/>
        </w:rPr>
        <w:t xml:space="preserve">, </w:t>
      </w:r>
      <w:proofErr w:type="spellStart"/>
      <w:r w:rsidRPr="00171078">
        <w:rPr>
          <w:lang w:val="tr-TR"/>
        </w:rPr>
        <w:t>Vue</w:t>
      </w:r>
      <w:proofErr w:type="spellEnd"/>
      <w:r w:rsidRPr="00171078">
        <w:rPr>
          <w:lang w:val="tr-TR"/>
        </w:rPr>
        <w:t>) kullanmadan, doğrudan tarayıcının yerel JavaScript motorudur.</w:t>
      </w:r>
    </w:p>
    <w:p w14:paraId="45E9EE52" w14:textId="77777777" w:rsidR="00171078" w:rsidRPr="00171078" w:rsidRDefault="00171078" w:rsidP="00171078">
      <w:pPr>
        <w:numPr>
          <w:ilvl w:val="0"/>
          <w:numId w:val="22"/>
        </w:numPr>
        <w:rPr>
          <w:lang w:val="tr-TR"/>
        </w:rPr>
      </w:pPr>
      <w:r w:rsidRPr="00171078">
        <w:rPr>
          <w:b/>
          <w:bCs/>
          <w:lang w:val="tr-TR"/>
        </w:rPr>
        <w:t>Neden seçildi?</w:t>
      </w:r>
    </w:p>
    <w:p w14:paraId="3A68932F" w14:textId="77777777" w:rsidR="00171078" w:rsidRPr="00171078" w:rsidRDefault="00171078" w:rsidP="00171078">
      <w:pPr>
        <w:numPr>
          <w:ilvl w:val="1"/>
          <w:numId w:val="22"/>
        </w:numPr>
        <w:rPr>
          <w:lang w:val="tr-TR"/>
        </w:rPr>
      </w:pPr>
      <w:proofErr w:type="spellStart"/>
      <w:r w:rsidRPr="00171078">
        <w:rPr>
          <w:lang w:val="tr-TR"/>
        </w:rPr>
        <w:t>React</w:t>
      </w:r>
      <w:proofErr w:type="spellEnd"/>
      <w:r w:rsidRPr="00171078">
        <w:rPr>
          <w:lang w:val="tr-TR"/>
        </w:rPr>
        <w:t xml:space="preserve"> gibi </w:t>
      </w:r>
      <w:proofErr w:type="spellStart"/>
      <w:r w:rsidRPr="00171078">
        <w:rPr>
          <w:lang w:val="tr-TR"/>
        </w:rPr>
        <w:t>framework'lerin</w:t>
      </w:r>
      <w:proofErr w:type="spellEnd"/>
      <w:r w:rsidRPr="00171078">
        <w:rPr>
          <w:lang w:val="tr-TR"/>
        </w:rPr>
        <w:t xml:space="preserve"> Virtual DOM (Sanal DOM) mimarisi, 100.000+ elemanlı devasa </w:t>
      </w:r>
      <w:proofErr w:type="spellStart"/>
      <w:r w:rsidRPr="00171078">
        <w:rPr>
          <w:lang w:val="tr-TR"/>
        </w:rPr>
        <w:t>array'leri</w:t>
      </w:r>
      <w:proofErr w:type="spellEnd"/>
      <w:r w:rsidRPr="00171078">
        <w:rPr>
          <w:lang w:val="tr-TR"/>
        </w:rPr>
        <w:t xml:space="preserve"> "</w:t>
      </w:r>
      <w:proofErr w:type="spellStart"/>
      <w:r w:rsidRPr="00171078">
        <w:rPr>
          <w:lang w:val="tr-TR"/>
        </w:rPr>
        <w:t>state</w:t>
      </w:r>
      <w:proofErr w:type="spellEnd"/>
      <w:r w:rsidRPr="00171078">
        <w:rPr>
          <w:lang w:val="tr-TR"/>
        </w:rPr>
        <w:t>" içinde tutarken belleği (RAM) aşırı şişirip tarayıcıyı çökertmektedir.</w:t>
      </w:r>
    </w:p>
    <w:p w14:paraId="58E35248" w14:textId="77777777" w:rsidR="00171078" w:rsidRPr="00171078" w:rsidRDefault="00171078" w:rsidP="00171078">
      <w:pPr>
        <w:numPr>
          <w:ilvl w:val="1"/>
          <w:numId w:val="22"/>
        </w:numPr>
        <w:rPr>
          <w:lang w:val="tr-TR"/>
        </w:rPr>
      </w:pPr>
      <w:proofErr w:type="spellStart"/>
      <w:r w:rsidRPr="00171078">
        <w:rPr>
          <w:lang w:val="tr-TR"/>
        </w:rPr>
        <w:t>Native</w:t>
      </w:r>
      <w:proofErr w:type="spellEnd"/>
      <w:r w:rsidRPr="00171078">
        <w:rPr>
          <w:lang w:val="tr-TR"/>
        </w:rPr>
        <w:t xml:space="preserve"> JS ile </w:t>
      </w:r>
      <w:proofErr w:type="spellStart"/>
      <w:r w:rsidRPr="00171078">
        <w:rPr>
          <w:lang w:val="tr-TR"/>
        </w:rPr>
        <w:t>DOM'a</w:t>
      </w:r>
      <w:proofErr w:type="spellEnd"/>
      <w:r w:rsidRPr="00171078">
        <w:rPr>
          <w:lang w:val="tr-TR"/>
        </w:rPr>
        <w:t xml:space="preserve"> doğrudan müdahale ederek </w:t>
      </w:r>
      <w:proofErr w:type="spellStart"/>
      <w:r w:rsidRPr="00171078">
        <w:rPr>
          <w:lang w:val="tr-TR"/>
        </w:rPr>
        <w:t>render</w:t>
      </w:r>
      <w:proofErr w:type="spellEnd"/>
      <w:r w:rsidRPr="00171078">
        <w:rPr>
          <w:lang w:val="tr-TR"/>
        </w:rPr>
        <w:t xml:space="preserve"> süreleri minimize edilmiştir.</w:t>
      </w:r>
    </w:p>
    <w:p w14:paraId="23D876B0" w14:textId="77777777" w:rsidR="00171078" w:rsidRPr="00171078" w:rsidRDefault="00171078" w:rsidP="00171078">
      <w:pPr>
        <w:numPr>
          <w:ilvl w:val="1"/>
          <w:numId w:val="22"/>
        </w:numPr>
        <w:rPr>
          <w:lang w:val="tr-TR"/>
        </w:rPr>
      </w:pPr>
      <w:r w:rsidRPr="00171078">
        <w:rPr>
          <w:lang w:val="tr-TR"/>
        </w:rPr>
        <w:t>Kütüphane bağımlılığı (</w:t>
      </w:r>
      <w:proofErr w:type="spellStart"/>
      <w:r w:rsidRPr="00171078">
        <w:rPr>
          <w:lang w:val="tr-TR"/>
        </w:rPr>
        <w:t>overhead</w:t>
      </w:r>
      <w:proofErr w:type="spellEnd"/>
      <w:r w:rsidRPr="00171078">
        <w:rPr>
          <w:lang w:val="tr-TR"/>
        </w:rPr>
        <w:t xml:space="preserve">) sıfıra indirilerek </w:t>
      </w:r>
      <w:proofErr w:type="spellStart"/>
      <w:r w:rsidRPr="00171078">
        <w:rPr>
          <w:lang w:val="tr-TR"/>
        </w:rPr>
        <w:t>bundle</w:t>
      </w:r>
      <w:proofErr w:type="spellEnd"/>
      <w:r w:rsidRPr="00171078">
        <w:rPr>
          <w:lang w:val="tr-TR"/>
        </w:rPr>
        <w:t xml:space="preserve"> boyutu küçültülmüştür.</w:t>
      </w:r>
    </w:p>
    <w:p w14:paraId="424E124F" w14:textId="77777777" w:rsidR="00171078" w:rsidRPr="00171078" w:rsidRDefault="00171078" w:rsidP="00171078">
      <w:pPr>
        <w:numPr>
          <w:ilvl w:val="0"/>
          <w:numId w:val="22"/>
        </w:numPr>
        <w:rPr>
          <w:lang w:val="tr-TR"/>
        </w:rPr>
      </w:pPr>
      <w:r w:rsidRPr="00171078">
        <w:rPr>
          <w:b/>
          <w:bCs/>
          <w:lang w:val="tr-TR"/>
        </w:rPr>
        <w:t>Temel Özellikler:</w:t>
      </w:r>
      <w:r w:rsidRPr="00171078">
        <w:rPr>
          <w:lang w:val="tr-TR"/>
        </w:rPr>
        <w:t xml:space="preserve"> 1. Doğrudan DOM manipülasyonu, 2. </w:t>
      </w:r>
      <w:proofErr w:type="spellStart"/>
      <w:r w:rsidRPr="00171078">
        <w:rPr>
          <w:lang w:val="tr-TR"/>
        </w:rPr>
        <w:t>Event</w:t>
      </w:r>
      <w:proofErr w:type="spellEnd"/>
      <w:r w:rsidRPr="00171078">
        <w:rPr>
          <w:lang w:val="tr-TR"/>
        </w:rPr>
        <w:t xml:space="preserve"> </w:t>
      </w:r>
      <w:proofErr w:type="spellStart"/>
      <w:r w:rsidRPr="00171078">
        <w:rPr>
          <w:lang w:val="tr-TR"/>
        </w:rPr>
        <w:t>Delegation</w:t>
      </w:r>
      <w:proofErr w:type="spellEnd"/>
      <w:r w:rsidRPr="00171078">
        <w:rPr>
          <w:lang w:val="tr-TR"/>
        </w:rPr>
        <w:t>, 3. ES6 modül yapısı (ESM), 4. Sıfır derleme yükü, 5. Tam tarayıcı uyumluluğu.</w:t>
      </w:r>
    </w:p>
    <w:p w14:paraId="48212868" w14:textId="77777777" w:rsidR="00171078" w:rsidRPr="00171078" w:rsidRDefault="00171078" w:rsidP="00171078">
      <w:pPr>
        <w:numPr>
          <w:ilvl w:val="0"/>
          <w:numId w:val="22"/>
        </w:numPr>
        <w:rPr>
          <w:lang w:val="tr-TR"/>
        </w:rPr>
      </w:pPr>
      <w:r w:rsidRPr="00171078">
        <w:rPr>
          <w:b/>
          <w:bCs/>
          <w:lang w:val="tr-TR"/>
        </w:rPr>
        <w:t>Alternatifler:</w:t>
      </w:r>
      <w:r w:rsidRPr="00171078">
        <w:rPr>
          <w:lang w:val="tr-TR"/>
        </w:rPr>
        <w:t> </w:t>
      </w:r>
      <w:proofErr w:type="spellStart"/>
      <w:r w:rsidRPr="00171078">
        <w:rPr>
          <w:lang w:val="tr-TR"/>
        </w:rPr>
        <w:t>React</w:t>
      </w:r>
      <w:proofErr w:type="spellEnd"/>
      <w:r w:rsidRPr="00171078">
        <w:rPr>
          <w:lang w:val="tr-TR"/>
        </w:rPr>
        <w:t xml:space="preserve">, </w:t>
      </w:r>
      <w:proofErr w:type="spellStart"/>
      <w:r w:rsidRPr="00171078">
        <w:rPr>
          <w:lang w:val="tr-TR"/>
        </w:rPr>
        <w:t>Vue</w:t>
      </w:r>
      <w:proofErr w:type="spellEnd"/>
      <w:r w:rsidRPr="00171078">
        <w:rPr>
          <w:lang w:val="tr-TR"/>
        </w:rPr>
        <w:t xml:space="preserve">, </w:t>
      </w:r>
      <w:proofErr w:type="spellStart"/>
      <w:r w:rsidRPr="00171078">
        <w:rPr>
          <w:lang w:val="tr-TR"/>
        </w:rPr>
        <w:t>Svelte</w:t>
      </w:r>
      <w:proofErr w:type="spellEnd"/>
      <w:r w:rsidRPr="00171078">
        <w:rPr>
          <w:lang w:val="tr-TR"/>
        </w:rPr>
        <w:t>. Virtual DOM maliyetleri devasa CSV verilerinde darboğaz yarattığı için reddedilmiştir (</w:t>
      </w:r>
      <w:proofErr w:type="spellStart"/>
      <w:r w:rsidRPr="00171078">
        <w:rPr>
          <w:lang w:val="tr-TR"/>
        </w:rPr>
        <w:t>Svelte</w:t>
      </w:r>
      <w:proofErr w:type="spellEnd"/>
      <w:r w:rsidRPr="00171078">
        <w:rPr>
          <w:lang w:val="tr-TR"/>
        </w:rPr>
        <w:t xml:space="preserve"> hariç, ancak </w:t>
      </w:r>
      <w:proofErr w:type="spellStart"/>
      <w:r w:rsidRPr="00171078">
        <w:rPr>
          <w:lang w:val="tr-TR"/>
        </w:rPr>
        <w:t>Vanilla</w:t>
      </w:r>
      <w:proofErr w:type="spellEnd"/>
      <w:r w:rsidRPr="00171078">
        <w:rPr>
          <w:lang w:val="tr-TR"/>
        </w:rPr>
        <w:t xml:space="preserve"> JS daha hafiftir).</w:t>
      </w:r>
    </w:p>
    <w:p w14:paraId="3B17F11A" w14:textId="77777777" w:rsidR="00171078" w:rsidRPr="00171078" w:rsidRDefault="00171078" w:rsidP="00171078">
      <w:pPr>
        <w:numPr>
          <w:ilvl w:val="0"/>
          <w:numId w:val="22"/>
        </w:numPr>
        <w:rPr>
          <w:lang w:val="tr-TR"/>
        </w:rPr>
      </w:pPr>
      <w:proofErr w:type="spellStart"/>
      <w:r w:rsidRPr="00171078">
        <w:rPr>
          <w:b/>
          <w:bCs/>
          <w:lang w:val="tr-TR"/>
        </w:rPr>
        <w:lastRenderedPageBreak/>
        <w:t>Trade-off'lar</w:t>
      </w:r>
      <w:proofErr w:type="spellEnd"/>
      <w:r w:rsidRPr="00171078">
        <w:rPr>
          <w:b/>
          <w:bCs/>
          <w:lang w:val="tr-TR"/>
        </w:rPr>
        <w:t>:</w:t>
      </w:r>
      <w:r w:rsidRPr="00171078">
        <w:rPr>
          <w:lang w:val="tr-TR"/>
        </w:rPr>
        <w:t> UI bileşenlerini (</w:t>
      </w:r>
      <w:proofErr w:type="spellStart"/>
      <w:r w:rsidRPr="00171078">
        <w:rPr>
          <w:lang w:val="tr-TR"/>
        </w:rPr>
        <w:t>component</w:t>
      </w:r>
      <w:proofErr w:type="spellEnd"/>
      <w:r w:rsidRPr="00171078">
        <w:rPr>
          <w:lang w:val="tr-TR"/>
        </w:rPr>
        <w:t>) manuel yazmak kod tekrarına ve daha uzun geliştirme süresine neden olmuştur, ancak karşılığında eşsiz bir performans elde edilmiştir.</w:t>
      </w:r>
    </w:p>
    <w:p w14:paraId="20894BB0" w14:textId="77777777" w:rsidR="00171078" w:rsidRPr="00171078" w:rsidRDefault="00171078" w:rsidP="00171078">
      <w:pPr>
        <w:numPr>
          <w:ilvl w:val="0"/>
          <w:numId w:val="22"/>
        </w:numPr>
        <w:rPr>
          <w:lang w:val="tr-TR"/>
        </w:rPr>
      </w:pPr>
      <w:r w:rsidRPr="00171078">
        <w:rPr>
          <w:b/>
          <w:bCs/>
          <w:lang w:val="tr-TR"/>
        </w:rPr>
        <w:t>Öğrenme Kaynakları:</w:t>
      </w:r>
      <w:r w:rsidRPr="00171078">
        <w:rPr>
          <w:lang w:val="tr-TR"/>
        </w:rPr>
        <w:t xml:space="preserve"> MDN Web </w:t>
      </w:r>
      <w:proofErr w:type="spellStart"/>
      <w:r w:rsidRPr="00171078">
        <w:rPr>
          <w:lang w:val="tr-TR"/>
        </w:rPr>
        <w:t>Docs</w:t>
      </w:r>
      <w:proofErr w:type="spellEnd"/>
      <w:r w:rsidRPr="00171078">
        <w:rPr>
          <w:lang w:val="tr-TR"/>
        </w:rPr>
        <w:t>, Javascript.info.</w:t>
      </w:r>
    </w:p>
    <w:p w14:paraId="3C54F9D6" w14:textId="5952C5E5" w:rsidR="00171078" w:rsidRPr="00171078" w:rsidRDefault="00171078" w:rsidP="00171078">
      <w:pPr>
        <w:numPr>
          <w:ilvl w:val="0"/>
          <w:numId w:val="22"/>
        </w:numPr>
        <w:rPr>
          <w:lang w:val="tr-TR"/>
        </w:rPr>
      </w:pPr>
      <w:r w:rsidRPr="00171078">
        <w:rPr>
          <w:b/>
          <w:bCs/>
          <w:lang w:val="tr-TR"/>
        </w:rPr>
        <w:t>Projedeki Rolü:</w:t>
      </w:r>
      <w:r w:rsidRPr="00171078">
        <w:rPr>
          <w:lang w:val="tr-TR"/>
        </w:rPr>
        <w:t> Kullanıcı arayüzünün (UI) oluşturulması, DOM güncellemeleri ve olay (</w:t>
      </w:r>
      <w:proofErr w:type="spellStart"/>
      <w:r w:rsidRPr="00171078">
        <w:rPr>
          <w:lang w:val="tr-TR"/>
        </w:rPr>
        <w:t>event</w:t>
      </w:r>
      <w:proofErr w:type="spellEnd"/>
      <w:r w:rsidRPr="00171078">
        <w:rPr>
          <w:lang w:val="tr-TR"/>
        </w:rPr>
        <w:t>) yönetimi.</w:t>
      </w:r>
    </w:p>
    <w:p w14:paraId="22051233" w14:textId="4A33283B" w:rsidR="00052761" w:rsidRDefault="003836EC">
      <w:pPr>
        <w:pStyle w:val="Balk3"/>
      </w:pPr>
      <w:bookmarkStart w:id="25" w:name="_Toc229342315"/>
      <w:r>
        <w:t xml:space="preserve">4.2.2. </w:t>
      </w:r>
      <w:r w:rsidR="00171078" w:rsidRPr="00171078">
        <w:t>Vanilla</w:t>
      </w:r>
      <w:r>
        <w:t xml:space="preserve"> CSS</w:t>
      </w:r>
      <w:bookmarkEnd w:id="25"/>
    </w:p>
    <w:p w14:paraId="40A4AA9F" w14:textId="77777777" w:rsidR="00171078" w:rsidRPr="00171078" w:rsidRDefault="00171078" w:rsidP="00171078">
      <w:pPr>
        <w:numPr>
          <w:ilvl w:val="0"/>
          <w:numId w:val="23"/>
        </w:numPr>
        <w:rPr>
          <w:lang w:val="tr-TR"/>
        </w:rPr>
      </w:pPr>
      <w:r w:rsidRPr="00171078">
        <w:rPr>
          <w:b/>
          <w:bCs/>
          <w:lang w:val="tr-TR"/>
        </w:rPr>
        <w:t>Ne?</w:t>
      </w:r>
      <w:r w:rsidRPr="00171078">
        <w:rPr>
          <w:lang w:val="tr-TR"/>
        </w:rPr>
        <w:t> Standart, saf Basamaklı Stil Şablonlarıdır.</w:t>
      </w:r>
    </w:p>
    <w:p w14:paraId="08326DE2" w14:textId="77777777" w:rsidR="00171078" w:rsidRPr="00171078" w:rsidRDefault="00171078" w:rsidP="00171078">
      <w:pPr>
        <w:numPr>
          <w:ilvl w:val="0"/>
          <w:numId w:val="23"/>
        </w:numPr>
        <w:rPr>
          <w:lang w:val="tr-TR"/>
        </w:rPr>
      </w:pPr>
      <w:r w:rsidRPr="00171078">
        <w:rPr>
          <w:b/>
          <w:bCs/>
          <w:lang w:val="tr-TR"/>
        </w:rPr>
        <w:t>Neden seçildi?</w:t>
      </w:r>
      <w:r w:rsidRPr="00171078">
        <w:rPr>
          <w:lang w:val="tr-TR"/>
        </w:rPr>
        <w:t xml:space="preserve"> 1. </w:t>
      </w:r>
      <w:proofErr w:type="spellStart"/>
      <w:r w:rsidRPr="00171078">
        <w:rPr>
          <w:lang w:val="tr-TR"/>
        </w:rPr>
        <w:t>Tailwind</w:t>
      </w:r>
      <w:proofErr w:type="spellEnd"/>
      <w:r w:rsidRPr="00171078">
        <w:rPr>
          <w:lang w:val="tr-TR"/>
        </w:rPr>
        <w:t xml:space="preserve"> gibi araçların oluşturduğu derleme sürelerini ve karmaşık sınıf (</w:t>
      </w:r>
      <w:proofErr w:type="spellStart"/>
      <w:r w:rsidRPr="00171078">
        <w:rPr>
          <w:lang w:val="tr-TR"/>
        </w:rPr>
        <w:t>class</w:t>
      </w:r>
      <w:proofErr w:type="spellEnd"/>
      <w:r w:rsidRPr="00171078">
        <w:rPr>
          <w:lang w:val="tr-TR"/>
        </w:rPr>
        <w:t>) yapılarını projeden uzak tutmak; 2. Sadece ihtiyaç duyulan "</w:t>
      </w:r>
      <w:proofErr w:type="spellStart"/>
      <w:r w:rsidRPr="00171078">
        <w:rPr>
          <w:lang w:val="tr-TR"/>
        </w:rPr>
        <w:t>Glassmorphism</w:t>
      </w:r>
      <w:proofErr w:type="spellEnd"/>
      <w:r w:rsidRPr="00171078">
        <w:rPr>
          <w:lang w:val="tr-TR"/>
        </w:rPr>
        <w:t>" ve animasyon stillerini nokta atışı yazmak; 3. CSS Değişkenleri (</w:t>
      </w:r>
      <w:proofErr w:type="spellStart"/>
      <w:r w:rsidRPr="00171078">
        <w:rPr>
          <w:lang w:val="tr-TR"/>
        </w:rPr>
        <w:t>Custom</w:t>
      </w:r>
      <w:proofErr w:type="spellEnd"/>
      <w:r w:rsidRPr="00171078">
        <w:rPr>
          <w:lang w:val="tr-TR"/>
        </w:rPr>
        <w:t xml:space="preserve"> </w:t>
      </w:r>
      <w:proofErr w:type="spellStart"/>
      <w:r w:rsidRPr="00171078">
        <w:rPr>
          <w:lang w:val="tr-TR"/>
        </w:rPr>
        <w:t>Properties</w:t>
      </w:r>
      <w:proofErr w:type="spellEnd"/>
      <w:r w:rsidRPr="00171078">
        <w:rPr>
          <w:lang w:val="tr-TR"/>
        </w:rPr>
        <w:t>) ile basitçe tema yönetimi yapmak.</w:t>
      </w:r>
    </w:p>
    <w:p w14:paraId="11AE1B98" w14:textId="77777777" w:rsidR="00171078" w:rsidRPr="00171078" w:rsidRDefault="00171078" w:rsidP="00171078">
      <w:pPr>
        <w:numPr>
          <w:ilvl w:val="0"/>
          <w:numId w:val="23"/>
        </w:numPr>
        <w:rPr>
          <w:lang w:val="tr-TR"/>
        </w:rPr>
      </w:pPr>
      <w:r w:rsidRPr="00171078">
        <w:rPr>
          <w:b/>
          <w:bCs/>
          <w:lang w:val="tr-TR"/>
        </w:rPr>
        <w:t>Temel Özellikler:</w:t>
      </w:r>
      <w:r w:rsidRPr="00171078">
        <w:rPr>
          <w:lang w:val="tr-TR"/>
        </w:rPr>
        <w:t xml:space="preserve"> 1. CSS </w:t>
      </w:r>
      <w:proofErr w:type="spellStart"/>
      <w:r w:rsidRPr="00171078">
        <w:rPr>
          <w:lang w:val="tr-TR"/>
        </w:rPr>
        <w:t>Flexbox</w:t>
      </w:r>
      <w:proofErr w:type="spellEnd"/>
      <w:r w:rsidRPr="00171078">
        <w:rPr>
          <w:lang w:val="tr-TR"/>
        </w:rPr>
        <w:t xml:space="preserve"> ve Grid, 2. </w:t>
      </w:r>
      <w:proofErr w:type="spellStart"/>
      <w:r w:rsidRPr="00171078">
        <w:rPr>
          <w:lang w:val="tr-TR"/>
        </w:rPr>
        <w:t>Keyframe</w:t>
      </w:r>
      <w:proofErr w:type="spellEnd"/>
      <w:r w:rsidRPr="00171078">
        <w:rPr>
          <w:lang w:val="tr-TR"/>
        </w:rPr>
        <w:t xml:space="preserve"> animasyonları, 3. CSS </w:t>
      </w:r>
      <w:proofErr w:type="spellStart"/>
      <w:r w:rsidRPr="00171078">
        <w:rPr>
          <w:lang w:val="tr-TR"/>
        </w:rPr>
        <w:t>Variables</w:t>
      </w:r>
      <w:proofErr w:type="spellEnd"/>
      <w:r w:rsidRPr="00171078">
        <w:rPr>
          <w:lang w:val="tr-TR"/>
        </w:rPr>
        <w:t>.</w:t>
      </w:r>
    </w:p>
    <w:p w14:paraId="5F655B4D" w14:textId="77777777" w:rsidR="00171078" w:rsidRPr="00171078" w:rsidRDefault="00171078" w:rsidP="00171078">
      <w:pPr>
        <w:numPr>
          <w:ilvl w:val="0"/>
          <w:numId w:val="23"/>
        </w:numPr>
        <w:rPr>
          <w:lang w:val="tr-TR"/>
        </w:rPr>
      </w:pPr>
      <w:r w:rsidRPr="00171078">
        <w:rPr>
          <w:b/>
          <w:bCs/>
          <w:lang w:val="tr-TR"/>
        </w:rPr>
        <w:t>Alternatifler:</w:t>
      </w:r>
      <w:r w:rsidRPr="00171078">
        <w:rPr>
          <w:lang w:val="tr-TR"/>
        </w:rPr>
        <w:t> </w:t>
      </w:r>
      <w:proofErr w:type="spellStart"/>
      <w:r w:rsidRPr="00171078">
        <w:rPr>
          <w:lang w:val="tr-TR"/>
        </w:rPr>
        <w:t>Tailwind</w:t>
      </w:r>
      <w:proofErr w:type="spellEnd"/>
      <w:r w:rsidRPr="00171078">
        <w:rPr>
          <w:lang w:val="tr-TR"/>
        </w:rPr>
        <w:t xml:space="preserve"> CSS, </w:t>
      </w:r>
      <w:proofErr w:type="spellStart"/>
      <w:r w:rsidRPr="00171078">
        <w:rPr>
          <w:lang w:val="tr-TR"/>
        </w:rPr>
        <w:t>Bootstrap</w:t>
      </w:r>
      <w:proofErr w:type="spellEnd"/>
      <w:r w:rsidRPr="00171078">
        <w:rPr>
          <w:lang w:val="tr-TR"/>
        </w:rPr>
        <w:t>. Projenin UI kapsamı dar olduğu için ekstra bir CSS aracı kurmak gereksiz "</w:t>
      </w:r>
      <w:proofErr w:type="spellStart"/>
      <w:r w:rsidRPr="00171078">
        <w:rPr>
          <w:lang w:val="tr-TR"/>
        </w:rPr>
        <w:t>over-engineering</w:t>
      </w:r>
      <w:proofErr w:type="spellEnd"/>
      <w:r w:rsidRPr="00171078">
        <w:rPr>
          <w:lang w:val="tr-TR"/>
        </w:rPr>
        <w:t>" olarak değerlendirilmiştir.</w:t>
      </w:r>
    </w:p>
    <w:p w14:paraId="4E6C84F2" w14:textId="77777777" w:rsidR="00171078" w:rsidRPr="00171078" w:rsidRDefault="00171078" w:rsidP="00171078">
      <w:pPr>
        <w:numPr>
          <w:ilvl w:val="0"/>
          <w:numId w:val="23"/>
        </w:numPr>
        <w:rPr>
          <w:lang w:val="tr-TR"/>
        </w:rPr>
      </w:pPr>
      <w:proofErr w:type="spellStart"/>
      <w:r w:rsidRPr="00171078">
        <w:rPr>
          <w:b/>
          <w:bCs/>
          <w:lang w:val="tr-TR"/>
        </w:rPr>
        <w:t>Trade-off'lar</w:t>
      </w:r>
      <w:proofErr w:type="spellEnd"/>
      <w:r w:rsidRPr="00171078">
        <w:rPr>
          <w:b/>
          <w:bCs/>
          <w:lang w:val="tr-TR"/>
        </w:rPr>
        <w:t>:</w:t>
      </w:r>
      <w:r w:rsidRPr="00171078">
        <w:rPr>
          <w:lang w:val="tr-TR"/>
        </w:rPr>
        <w:t> Stil dosyası uzadıkça yönetimi zorlaşır, ancak bağımlılık olmadığı için son derece hızlı yüklenir.</w:t>
      </w:r>
    </w:p>
    <w:p w14:paraId="343507F0" w14:textId="77777777" w:rsidR="00171078" w:rsidRPr="00171078" w:rsidRDefault="00171078" w:rsidP="00171078">
      <w:pPr>
        <w:numPr>
          <w:ilvl w:val="0"/>
          <w:numId w:val="23"/>
        </w:numPr>
        <w:rPr>
          <w:lang w:val="tr-TR"/>
        </w:rPr>
      </w:pPr>
      <w:r w:rsidRPr="00171078">
        <w:rPr>
          <w:b/>
          <w:bCs/>
          <w:lang w:val="tr-TR"/>
        </w:rPr>
        <w:t>Öğrenme Kaynakları:</w:t>
      </w:r>
      <w:r w:rsidRPr="00171078">
        <w:rPr>
          <w:lang w:val="tr-TR"/>
        </w:rPr>
        <w:t> CSS-</w:t>
      </w:r>
      <w:proofErr w:type="spellStart"/>
      <w:r w:rsidRPr="00171078">
        <w:rPr>
          <w:lang w:val="tr-TR"/>
        </w:rPr>
        <w:t>Tricks</w:t>
      </w:r>
      <w:proofErr w:type="spellEnd"/>
      <w:r w:rsidRPr="00171078">
        <w:rPr>
          <w:lang w:val="tr-TR"/>
        </w:rPr>
        <w:t>, MDN.</w:t>
      </w:r>
    </w:p>
    <w:p w14:paraId="717E5BB9" w14:textId="77777777" w:rsidR="00171078" w:rsidRPr="00171078" w:rsidRDefault="00171078" w:rsidP="00171078">
      <w:pPr>
        <w:numPr>
          <w:ilvl w:val="0"/>
          <w:numId w:val="23"/>
        </w:numPr>
        <w:rPr>
          <w:lang w:val="tr-TR"/>
        </w:rPr>
      </w:pPr>
      <w:r w:rsidRPr="00171078">
        <w:rPr>
          <w:b/>
          <w:bCs/>
          <w:lang w:val="tr-TR"/>
        </w:rPr>
        <w:t>Projedeki Rolü:</w:t>
      </w:r>
      <w:r w:rsidRPr="00171078">
        <w:rPr>
          <w:lang w:val="tr-TR"/>
        </w:rPr>
        <w:t xml:space="preserve"> Uygulamanın karanlık temalı, modern, </w:t>
      </w:r>
      <w:proofErr w:type="spellStart"/>
      <w:r w:rsidRPr="00171078">
        <w:rPr>
          <w:lang w:val="tr-TR"/>
        </w:rPr>
        <w:t>responsif</w:t>
      </w:r>
      <w:proofErr w:type="spellEnd"/>
      <w:r w:rsidRPr="00171078">
        <w:rPr>
          <w:lang w:val="tr-TR"/>
        </w:rPr>
        <w:t xml:space="preserve"> ve animasyonlu görünümünün sağlanması.</w:t>
      </w:r>
    </w:p>
    <w:p w14:paraId="0216687E" w14:textId="77777777" w:rsidR="00171078" w:rsidRDefault="00171078"/>
    <w:p w14:paraId="5AE83976" w14:textId="77777777" w:rsidR="00052761" w:rsidRDefault="003836EC">
      <w:pPr>
        <w:pStyle w:val="Balk2"/>
      </w:pPr>
      <w:bookmarkStart w:id="26" w:name="_Toc229342316"/>
      <w:r>
        <w:t>4.3. Workers</w:t>
      </w:r>
      <w:bookmarkEnd w:id="26"/>
    </w:p>
    <w:p w14:paraId="19F153E3" w14:textId="0E3511FC" w:rsidR="00052761" w:rsidRDefault="003836EC">
      <w:pPr>
        <w:pStyle w:val="Balk3"/>
      </w:pPr>
      <w:bookmarkStart w:id="27" w:name="_Toc229342317"/>
      <w:r>
        <w:t xml:space="preserve">4.3.1. </w:t>
      </w:r>
      <w:bookmarkEnd w:id="27"/>
      <w:r w:rsidR="00171078" w:rsidRPr="00171078">
        <w:t>Native Web Workers API</w:t>
      </w:r>
    </w:p>
    <w:p w14:paraId="2AB7E3E0" w14:textId="77777777" w:rsidR="0014681B" w:rsidRPr="0014681B" w:rsidRDefault="0014681B" w:rsidP="0014681B">
      <w:pPr>
        <w:numPr>
          <w:ilvl w:val="0"/>
          <w:numId w:val="24"/>
        </w:numPr>
        <w:rPr>
          <w:lang w:val="tr-TR"/>
        </w:rPr>
      </w:pPr>
      <w:r w:rsidRPr="0014681B">
        <w:rPr>
          <w:b/>
          <w:bCs/>
          <w:lang w:val="tr-TR"/>
        </w:rPr>
        <w:t>Ne?</w:t>
      </w:r>
      <w:r w:rsidRPr="0014681B">
        <w:rPr>
          <w:lang w:val="tr-TR"/>
        </w:rPr>
        <w:t xml:space="preserve"> Tarayıcıda ana iş parçacığından (Main </w:t>
      </w:r>
      <w:proofErr w:type="spellStart"/>
      <w:r w:rsidRPr="0014681B">
        <w:rPr>
          <w:lang w:val="tr-TR"/>
        </w:rPr>
        <w:t>Thread</w:t>
      </w:r>
      <w:proofErr w:type="spellEnd"/>
      <w:r w:rsidRPr="0014681B">
        <w:rPr>
          <w:lang w:val="tr-TR"/>
        </w:rPr>
        <w:t>) bağımsız olarak arka planda JavaScript kodu çalıştırmayı sağlayan HTML5 web standardıdır.</w:t>
      </w:r>
    </w:p>
    <w:p w14:paraId="6BADE25D" w14:textId="77777777" w:rsidR="0014681B" w:rsidRPr="0014681B" w:rsidRDefault="0014681B" w:rsidP="0014681B">
      <w:pPr>
        <w:numPr>
          <w:ilvl w:val="0"/>
          <w:numId w:val="24"/>
        </w:numPr>
        <w:rPr>
          <w:lang w:val="tr-TR"/>
        </w:rPr>
      </w:pPr>
      <w:r w:rsidRPr="0014681B">
        <w:rPr>
          <w:b/>
          <w:bCs/>
          <w:lang w:val="tr-TR"/>
        </w:rPr>
        <w:t>Neden seçildi?</w:t>
      </w:r>
      <w:r w:rsidRPr="0014681B">
        <w:rPr>
          <w:lang w:val="tr-TR"/>
        </w:rPr>
        <w:t xml:space="preserve"> 1. JavaScript'in </w:t>
      </w:r>
      <w:proofErr w:type="spellStart"/>
      <w:r w:rsidRPr="0014681B">
        <w:rPr>
          <w:lang w:val="tr-TR"/>
        </w:rPr>
        <w:t>single-threaded</w:t>
      </w:r>
      <w:proofErr w:type="spellEnd"/>
      <w:r w:rsidRPr="0014681B">
        <w:rPr>
          <w:lang w:val="tr-TR"/>
        </w:rPr>
        <w:t xml:space="preserve"> limitlerini aşmak; 2. 5 MB+ CSV dosyaları </w:t>
      </w:r>
      <w:proofErr w:type="spellStart"/>
      <w:r w:rsidRPr="0014681B">
        <w:rPr>
          <w:lang w:val="tr-TR"/>
        </w:rPr>
        <w:t>parse</w:t>
      </w:r>
      <w:proofErr w:type="spellEnd"/>
      <w:r w:rsidRPr="0014681B">
        <w:rPr>
          <w:lang w:val="tr-TR"/>
        </w:rPr>
        <w:t xml:space="preserve"> edilirken ana arayüzün (UI) donmasını %100 engellemek; 3. İşlemci yoğun matematiksel hesaplamaları (istatistik, </w:t>
      </w:r>
      <w:proofErr w:type="spellStart"/>
      <w:r w:rsidRPr="0014681B">
        <w:rPr>
          <w:lang w:val="tr-TR"/>
        </w:rPr>
        <w:t>aggregations</w:t>
      </w:r>
      <w:proofErr w:type="spellEnd"/>
      <w:r w:rsidRPr="0014681B">
        <w:rPr>
          <w:lang w:val="tr-TR"/>
        </w:rPr>
        <w:t>) UI'dan izole etmek.</w:t>
      </w:r>
    </w:p>
    <w:p w14:paraId="08D1E966" w14:textId="77777777" w:rsidR="0014681B" w:rsidRPr="0014681B" w:rsidRDefault="0014681B" w:rsidP="0014681B">
      <w:pPr>
        <w:numPr>
          <w:ilvl w:val="0"/>
          <w:numId w:val="24"/>
        </w:numPr>
        <w:rPr>
          <w:lang w:val="tr-TR"/>
        </w:rPr>
      </w:pPr>
      <w:r w:rsidRPr="0014681B">
        <w:rPr>
          <w:b/>
          <w:bCs/>
          <w:lang w:val="tr-TR"/>
        </w:rPr>
        <w:lastRenderedPageBreak/>
        <w:t>Temel Özellikler:</w:t>
      </w:r>
      <w:r w:rsidRPr="0014681B">
        <w:rPr>
          <w:lang w:val="tr-TR"/>
        </w:rPr>
        <w:t> 1. Asenkron işlem, 2. </w:t>
      </w:r>
      <w:proofErr w:type="spellStart"/>
      <w:r w:rsidRPr="0014681B">
        <w:rPr>
          <w:lang w:val="tr-TR"/>
        </w:rPr>
        <w:t>postMessage</w:t>
      </w:r>
      <w:proofErr w:type="spellEnd"/>
      <w:r w:rsidRPr="0014681B">
        <w:rPr>
          <w:lang w:val="tr-TR"/>
        </w:rPr>
        <w:t xml:space="preserve"> ile mesajlaşma, 3. Kendi bellek alanına sahip olma, 4. </w:t>
      </w:r>
      <w:proofErr w:type="spellStart"/>
      <w:r w:rsidRPr="0014681B">
        <w:rPr>
          <w:lang w:val="tr-TR"/>
        </w:rPr>
        <w:t>DOM'a</w:t>
      </w:r>
      <w:proofErr w:type="spellEnd"/>
      <w:r w:rsidRPr="0014681B">
        <w:rPr>
          <w:lang w:val="tr-TR"/>
        </w:rPr>
        <w:t xml:space="preserve"> erişememe (izolasyon).</w:t>
      </w:r>
    </w:p>
    <w:p w14:paraId="77F398D6" w14:textId="77777777" w:rsidR="0014681B" w:rsidRPr="0014681B" w:rsidRDefault="0014681B" w:rsidP="0014681B">
      <w:pPr>
        <w:numPr>
          <w:ilvl w:val="0"/>
          <w:numId w:val="24"/>
        </w:numPr>
        <w:rPr>
          <w:lang w:val="tr-TR"/>
        </w:rPr>
      </w:pPr>
      <w:r w:rsidRPr="0014681B">
        <w:rPr>
          <w:b/>
          <w:bCs/>
          <w:lang w:val="tr-TR"/>
        </w:rPr>
        <w:t>Alternatifler:</w:t>
      </w:r>
      <w:r w:rsidRPr="0014681B">
        <w:rPr>
          <w:lang w:val="tr-TR"/>
        </w:rPr>
        <w:t> </w:t>
      </w:r>
      <w:proofErr w:type="spellStart"/>
      <w:r w:rsidRPr="0014681B">
        <w:rPr>
          <w:lang w:val="tr-TR"/>
        </w:rPr>
        <w:t>Comlink</w:t>
      </w:r>
      <w:proofErr w:type="spellEnd"/>
      <w:r w:rsidRPr="0014681B">
        <w:rPr>
          <w:lang w:val="tr-TR"/>
        </w:rPr>
        <w:t xml:space="preserve"> RPC (</w:t>
      </w:r>
      <w:proofErr w:type="spellStart"/>
      <w:r w:rsidRPr="0014681B">
        <w:rPr>
          <w:lang w:val="tr-TR"/>
        </w:rPr>
        <w:t>Worker</w:t>
      </w:r>
      <w:proofErr w:type="spellEnd"/>
      <w:r w:rsidRPr="0014681B">
        <w:rPr>
          <w:lang w:val="tr-TR"/>
        </w:rPr>
        <w:t xml:space="preserve"> iletişimini kolaylaştıran kütüphane). Projede </w:t>
      </w:r>
      <w:proofErr w:type="spellStart"/>
      <w:r w:rsidRPr="0014681B">
        <w:rPr>
          <w:lang w:val="tr-TR"/>
        </w:rPr>
        <w:t>Worker</w:t>
      </w:r>
      <w:proofErr w:type="spellEnd"/>
      <w:r w:rsidRPr="0014681B">
        <w:rPr>
          <w:lang w:val="tr-TR"/>
        </w:rPr>
        <w:t xml:space="preserve"> ile Main </w:t>
      </w:r>
      <w:proofErr w:type="spellStart"/>
      <w:r w:rsidRPr="0014681B">
        <w:rPr>
          <w:lang w:val="tr-TR"/>
        </w:rPr>
        <w:t>Thread</w:t>
      </w:r>
      <w:proofErr w:type="spellEnd"/>
      <w:r w:rsidRPr="0014681B">
        <w:rPr>
          <w:lang w:val="tr-TR"/>
        </w:rPr>
        <w:t xml:space="preserve"> arasındaki mesajlaşma (</w:t>
      </w:r>
      <w:proofErr w:type="spellStart"/>
      <w:r w:rsidRPr="0014681B">
        <w:rPr>
          <w:lang w:val="tr-TR"/>
        </w:rPr>
        <w:t>event-driven</w:t>
      </w:r>
      <w:proofErr w:type="spellEnd"/>
      <w:r w:rsidRPr="0014681B">
        <w:rPr>
          <w:lang w:val="tr-TR"/>
        </w:rPr>
        <w:t xml:space="preserve">) yapısı yeterince basit olduğu için </w:t>
      </w:r>
      <w:proofErr w:type="spellStart"/>
      <w:r w:rsidRPr="0014681B">
        <w:rPr>
          <w:lang w:val="tr-TR"/>
        </w:rPr>
        <w:t>Comlink</w:t>
      </w:r>
      <w:proofErr w:type="spellEnd"/>
      <w:r w:rsidRPr="0014681B">
        <w:rPr>
          <w:lang w:val="tr-TR"/>
        </w:rPr>
        <w:t xml:space="preserve"> gibi ek bir soyutlama kütüphanesine ihtiyaç duyulmamıştır.</w:t>
      </w:r>
    </w:p>
    <w:p w14:paraId="573B3F14" w14:textId="77777777" w:rsidR="0014681B" w:rsidRPr="0014681B" w:rsidRDefault="0014681B" w:rsidP="0014681B">
      <w:pPr>
        <w:numPr>
          <w:ilvl w:val="0"/>
          <w:numId w:val="24"/>
        </w:numPr>
        <w:rPr>
          <w:lang w:val="tr-TR"/>
        </w:rPr>
      </w:pPr>
      <w:proofErr w:type="spellStart"/>
      <w:r w:rsidRPr="0014681B">
        <w:rPr>
          <w:b/>
          <w:bCs/>
          <w:lang w:val="tr-TR"/>
        </w:rPr>
        <w:t>Trade-off'lar</w:t>
      </w:r>
      <w:proofErr w:type="spellEnd"/>
      <w:r w:rsidRPr="0014681B">
        <w:rPr>
          <w:b/>
          <w:bCs/>
          <w:lang w:val="tr-TR"/>
        </w:rPr>
        <w:t>:</w:t>
      </w:r>
      <w:r w:rsidRPr="0014681B">
        <w:rPr>
          <w:lang w:val="tr-TR"/>
        </w:rPr>
        <w:t xml:space="preserve"> Ana </w:t>
      </w:r>
      <w:proofErr w:type="spellStart"/>
      <w:r w:rsidRPr="0014681B">
        <w:rPr>
          <w:lang w:val="tr-TR"/>
        </w:rPr>
        <w:t>thread</w:t>
      </w:r>
      <w:proofErr w:type="spellEnd"/>
      <w:r w:rsidRPr="0014681B">
        <w:rPr>
          <w:lang w:val="tr-TR"/>
        </w:rPr>
        <w:t xml:space="preserve"> ile veri alışverişi </w:t>
      </w:r>
      <w:proofErr w:type="spellStart"/>
      <w:r w:rsidRPr="0014681B">
        <w:rPr>
          <w:lang w:val="tr-TR"/>
        </w:rPr>
        <w:t>postMessage</w:t>
      </w:r>
      <w:proofErr w:type="spellEnd"/>
      <w:r w:rsidRPr="0014681B">
        <w:rPr>
          <w:lang w:val="tr-TR"/>
        </w:rPr>
        <w:t> üzerinden serileştirme (</w:t>
      </w:r>
      <w:proofErr w:type="spellStart"/>
      <w:r w:rsidRPr="0014681B">
        <w:rPr>
          <w:lang w:val="tr-TR"/>
        </w:rPr>
        <w:t>serialization</w:t>
      </w:r>
      <w:proofErr w:type="spellEnd"/>
      <w:r w:rsidRPr="0014681B">
        <w:rPr>
          <w:lang w:val="tr-TR"/>
        </w:rPr>
        <w:t>) gerektirdiğinden veri taşıma (kopyalama) süresi maliyeti vardır, ancak UI donmasına tercih edilmiştir.</w:t>
      </w:r>
    </w:p>
    <w:p w14:paraId="16EFCD7E" w14:textId="77777777" w:rsidR="0014681B" w:rsidRPr="0014681B" w:rsidRDefault="0014681B" w:rsidP="0014681B">
      <w:pPr>
        <w:numPr>
          <w:ilvl w:val="0"/>
          <w:numId w:val="24"/>
        </w:numPr>
        <w:rPr>
          <w:lang w:val="tr-TR"/>
        </w:rPr>
      </w:pPr>
      <w:r w:rsidRPr="0014681B">
        <w:rPr>
          <w:b/>
          <w:bCs/>
          <w:lang w:val="tr-TR"/>
        </w:rPr>
        <w:t>Öğrenme Kaynakları:</w:t>
      </w:r>
      <w:r w:rsidRPr="0014681B">
        <w:rPr>
          <w:lang w:val="tr-TR"/>
        </w:rPr>
        <w:t xml:space="preserve"> MDN Web </w:t>
      </w:r>
      <w:proofErr w:type="spellStart"/>
      <w:r w:rsidRPr="0014681B">
        <w:rPr>
          <w:lang w:val="tr-TR"/>
        </w:rPr>
        <w:t>Workers</w:t>
      </w:r>
      <w:proofErr w:type="spellEnd"/>
      <w:r w:rsidRPr="0014681B">
        <w:rPr>
          <w:lang w:val="tr-TR"/>
        </w:rPr>
        <w:t xml:space="preserve">, </w:t>
      </w:r>
      <w:proofErr w:type="spellStart"/>
      <w:r w:rsidRPr="0014681B">
        <w:rPr>
          <w:lang w:val="tr-TR"/>
        </w:rPr>
        <w:t>Web.dev</w:t>
      </w:r>
      <w:proofErr w:type="spellEnd"/>
      <w:r w:rsidRPr="0014681B">
        <w:rPr>
          <w:lang w:val="tr-TR"/>
        </w:rPr>
        <w:t>.</w:t>
      </w:r>
    </w:p>
    <w:p w14:paraId="32E2A75F" w14:textId="0375296A" w:rsidR="00171078" w:rsidRPr="0014681B" w:rsidRDefault="0014681B" w:rsidP="0014681B">
      <w:pPr>
        <w:numPr>
          <w:ilvl w:val="0"/>
          <w:numId w:val="24"/>
        </w:numPr>
        <w:rPr>
          <w:lang w:val="tr-TR"/>
        </w:rPr>
      </w:pPr>
      <w:r w:rsidRPr="0014681B">
        <w:rPr>
          <w:b/>
          <w:bCs/>
          <w:lang w:val="tr-TR"/>
        </w:rPr>
        <w:t>Projedeki Rolü:</w:t>
      </w:r>
      <w:r w:rsidRPr="0014681B">
        <w:rPr>
          <w:lang w:val="tr-TR"/>
        </w:rPr>
        <w:t> Devasa verinin okunması, ayrıştırılması ve istatistiklerinin çıkarılması.</w:t>
      </w:r>
    </w:p>
    <w:p w14:paraId="6342109F" w14:textId="77777777" w:rsidR="00052761" w:rsidRDefault="003836EC">
      <w:pPr>
        <w:pStyle w:val="Balk2"/>
      </w:pPr>
      <w:bookmarkStart w:id="28" w:name="_Toc229342318"/>
      <w:r>
        <w:t>4.4. CSV parse</w:t>
      </w:r>
      <w:bookmarkEnd w:id="28"/>
    </w:p>
    <w:p w14:paraId="78849427" w14:textId="77777777" w:rsidR="00052761" w:rsidRDefault="003836EC">
      <w:pPr>
        <w:pStyle w:val="Balk3"/>
      </w:pPr>
      <w:bookmarkStart w:id="29" w:name="_Toc229342319"/>
      <w:r>
        <w:t>4.4.1. Papa Parse (worker mode)</w:t>
      </w:r>
      <w:bookmarkEnd w:id="29"/>
    </w:p>
    <w:p w14:paraId="06856C7A" w14:textId="77777777" w:rsidR="0014681B" w:rsidRPr="0014681B" w:rsidRDefault="0014681B" w:rsidP="0014681B">
      <w:pPr>
        <w:numPr>
          <w:ilvl w:val="0"/>
          <w:numId w:val="25"/>
        </w:numPr>
        <w:rPr>
          <w:lang w:val="tr-TR"/>
        </w:rPr>
      </w:pPr>
      <w:r w:rsidRPr="0014681B">
        <w:rPr>
          <w:b/>
          <w:bCs/>
          <w:lang w:val="tr-TR"/>
        </w:rPr>
        <w:t>Ne?</w:t>
      </w:r>
      <w:r w:rsidRPr="0014681B">
        <w:rPr>
          <w:lang w:val="tr-TR"/>
        </w:rPr>
        <w:t> Tarayıcı için geliştirilmiş, büyük veri setlerini işleyebilen, dünyanın en hızlı JavaScript CSV ayrıştırıcısıdır.</w:t>
      </w:r>
    </w:p>
    <w:p w14:paraId="479F4475" w14:textId="77777777" w:rsidR="0014681B" w:rsidRPr="0014681B" w:rsidRDefault="0014681B" w:rsidP="0014681B">
      <w:pPr>
        <w:numPr>
          <w:ilvl w:val="0"/>
          <w:numId w:val="25"/>
        </w:numPr>
        <w:rPr>
          <w:lang w:val="tr-TR"/>
        </w:rPr>
      </w:pPr>
      <w:r w:rsidRPr="0014681B">
        <w:rPr>
          <w:b/>
          <w:bCs/>
          <w:lang w:val="tr-TR"/>
        </w:rPr>
        <w:t>Neden seçildi?</w:t>
      </w:r>
      <w:r w:rsidRPr="0014681B">
        <w:rPr>
          <w:lang w:val="tr-TR"/>
        </w:rPr>
        <w:t> 1. Kendi içinde yerleşik </w:t>
      </w:r>
      <w:proofErr w:type="spellStart"/>
      <w:r w:rsidRPr="0014681B">
        <w:rPr>
          <w:lang w:val="tr-TR"/>
        </w:rPr>
        <w:t>worker</w:t>
      </w:r>
      <w:proofErr w:type="spellEnd"/>
      <w:r w:rsidRPr="0014681B">
        <w:rPr>
          <w:lang w:val="tr-TR"/>
        </w:rPr>
        <w:t xml:space="preserve">: </w:t>
      </w:r>
      <w:proofErr w:type="spellStart"/>
      <w:r w:rsidRPr="0014681B">
        <w:rPr>
          <w:lang w:val="tr-TR"/>
        </w:rPr>
        <w:t>true</w:t>
      </w:r>
      <w:proofErr w:type="spellEnd"/>
      <w:r w:rsidRPr="0014681B">
        <w:rPr>
          <w:lang w:val="tr-TR"/>
        </w:rPr>
        <w:t> desteği sunması; 2. Dosyaları parçalar halinde okuyarak (</w:t>
      </w:r>
      <w:proofErr w:type="spellStart"/>
      <w:r w:rsidRPr="0014681B">
        <w:rPr>
          <w:lang w:val="tr-TR"/>
        </w:rPr>
        <w:t>streaming</w:t>
      </w:r>
      <w:proofErr w:type="spellEnd"/>
      <w:r w:rsidRPr="0014681B">
        <w:rPr>
          <w:lang w:val="tr-TR"/>
        </w:rPr>
        <w:t>) RAM taşmasını (</w:t>
      </w:r>
      <w:proofErr w:type="spellStart"/>
      <w:r w:rsidRPr="0014681B">
        <w:rPr>
          <w:lang w:val="tr-TR"/>
        </w:rPr>
        <w:t>Out</w:t>
      </w:r>
      <w:proofErr w:type="spellEnd"/>
      <w:r w:rsidRPr="0014681B">
        <w:rPr>
          <w:lang w:val="tr-TR"/>
        </w:rPr>
        <w:t xml:space="preserve"> of Memory) engellemesi; 3. Hatalı CSV satırlarını otomatik tolere etmesi.</w:t>
      </w:r>
    </w:p>
    <w:p w14:paraId="441228ED" w14:textId="77777777" w:rsidR="0014681B" w:rsidRPr="0014681B" w:rsidRDefault="0014681B" w:rsidP="0014681B">
      <w:pPr>
        <w:numPr>
          <w:ilvl w:val="0"/>
          <w:numId w:val="25"/>
        </w:numPr>
        <w:rPr>
          <w:lang w:val="tr-TR"/>
        </w:rPr>
      </w:pPr>
      <w:r w:rsidRPr="0014681B">
        <w:rPr>
          <w:b/>
          <w:bCs/>
          <w:lang w:val="tr-TR"/>
        </w:rPr>
        <w:t>Temel Özellikler:</w:t>
      </w:r>
      <w:r w:rsidRPr="0014681B">
        <w:rPr>
          <w:lang w:val="tr-TR"/>
        </w:rPr>
        <w:t xml:space="preserve"> 1. </w:t>
      </w:r>
      <w:proofErr w:type="spellStart"/>
      <w:r w:rsidRPr="0014681B">
        <w:rPr>
          <w:lang w:val="tr-TR"/>
        </w:rPr>
        <w:t>Streaming</w:t>
      </w:r>
      <w:proofErr w:type="spellEnd"/>
      <w:r w:rsidRPr="0014681B">
        <w:rPr>
          <w:lang w:val="tr-TR"/>
        </w:rPr>
        <w:t xml:space="preserve"> desteği, 2. Hızlı </w:t>
      </w:r>
      <w:proofErr w:type="spellStart"/>
      <w:r w:rsidRPr="0014681B">
        <w:rPr>
          <w:lang w:val="tr-TR"/>
        </w:rPr>
        <w:t>parse</w:t>
      </w:r>
      <w:proofErr w:type="spellEnd"/>
      <w:r w:rsidRPr="0014681B">
        <w:rPr>
          <w:lang w:val="tr-TR"/>
        </w:rPr>
        <w:t xml:space="preserve"> algoritması, 3. Başlık (</w:t>
      </w:r>
      <w:proofErr w:type="spellStart"/>
      <w:r w:rsidRPr="0014681B">
        <w:rPr>
          <w:lang w:val="tr-TR"/>
        </w:rPr>
        <w:t>Header</w:t>
      </w:r>
      <w:proofErr w:type="spellEnd"/>
      <w:r w:rsidRPr="0014681B">
        <w:rPr>
          <w:lang w:val="tr-TR"/>
        </w:rPr>
        <w:t>) otomatik tanıma, 4. Otomatik tip dönüştürme (</w:t>
      </w:r>
      <w:proofErr w:type="spellStart"/>
      <w:r w:rsidRPr="0014681B">
        <w:rPr>
          <w:lang w:val="tr-TR"/>
        </w:rPr>
        <w:t>dynamic</w:t>
      </w:r>
      <w:proofErr w:type="spellEnd"/>
      <w:r w:rsidRPr="0014681B">
        <w:rPr>
          <w:lang w:val="tr-TR"/>
        </w:rPr>
        <w:t xml:space="preserve"> </w:t>
      </w:r>
      <w:proofErr w:type="spellStart"/>
      <w:r w:rsidRPr="0014681B">
        <w:rPr>
          <w:lang w:val="tr-TR"/>
        </w:rPr>
        <w:t>typing</w:t>
      </w:r>
      <w:proofErr w:type="spellEnd"/>
      <w:r w:rsidRPr="0014681B">
        <w:rPr>
          <w:lang w:val="tr-TR"/>
        </w:rPr>
        <w:t>).</w:t>
      </w:r>
    </w:p>
    <w:p w14:paraId="07B8DF92" w14:textId="77777777" w:rsidR="0014681B" w:rsidRPr="0014681B" w:rsidRDefault="0014681B" w:rsidP="0014681B">
      <w:pPr>
        <w:numPr>
          <w:ilvl w:val="0"/>
          <w:numId w:val="25"/>
        </w:numPr>
        <w:rPr>
          <w:lang w:val="tr-TR"/>
        </w:rPr>
      </w:pPr>
      <w:r w:rsidRPr="0014681B">
        <w:rPr>
          <w:b/>
          <w:bCs/>
          <w:lang w:val="tr-TR"/>
        </w:rPr>
        <w:t>Alternatifler:</w:t>
      </w:r>
      <w:r w:rsidRPr="0014681B">
        <w:rPr>
          <w:lang w:val="tr-TR"/>
        </w:rPr>
        <w:t xml:space="preserve"> D3-dsv, </w:t>
      </w:r>
      <w:proofErr w:type="spellStart"/>
      <w:r w:rsidRPr="0014681B">
        <w:rPr>
          <w:lang w:val="tr-TR"/>
        </w:rPr>
        <w:t>csv-parser</w:t>
      </w:r>
      <w:proofErr w:type="spellEnd"/>
      <w:r w:rsidRPr="0014681B">
        <w:rPr>
          <w:lang w:val="tr-TR"/>
        </w:rPr>
        <w:t xml:space="preserve">. </w:t>
      </w:r>
      <w:proofErr w:type="spellStart"/>
      <w:r w:rsidRPr="0014681B">
        <w:rPr>
          <w:lang w:val="tr-TR"/>
        </w:rPr>
        <w:t>Streaming</w:t>
      </w:r>
      <w:proofErr w:type="spellEnd"/>
      <w:r w:rsidRPr="0014681B">
        <w:rPr>
          <w:lang w:val="tr-TR"/>
        </w:rPr>
        <w:t xml:space="preserve"> yeteneği ve </w:t>
      </w:r>
      <w:proofErr w:type="spellStart"/>
      <w:r w:rsidRPr="0014681B">
        <w:rPr>
          <w:lang w:val="tr-TR"/>
        </w:rPr>
        <w:t>Worker</w:t>
      </w:r>
      <w:proofErr w:type="spellEnd"/>
      <w:r w:rsidRPr="0014681B">
        <w:rPr>
          <w:lang w:val="tr-TR"/>
        </w:rPr>
        <w:t xml:space="preserve"> entegrasyonu en zahmetsiz ve güçlü olan </w:t>
      </w:r>
      <w:proofErr w:type="spellStart"/>
      <w:r w:rsidRPr="0014681B">
        <w:rPr>
          <w:lang w:val="tr-TR"/>
        </w:rPr>
        <w:t>PapaParse</w:t>
      </w:r>
      <w:proofErr w:type="spellEnd"/>
      <w:r w:rsidRPr="0014681B">
        <w:rPr>
          <w:lang w:val="tr-TR"/>
        </w:rPr>
        <w:t xml:space="preserve"> olduğu için seçilmiştir.</w:t>
      </w:r>
    </w:p>
    <w:p w14:paraId="5A65A4DA" w14:textId="77777777" w:rsidR="0014681B" w:rsidRPr="0014681B" w:rsidRDefault="0014681B" w:rsidP="0014681B">
      <w:pPr>
        <w:numPr>
          <w:ilvl w:val="0"/>
          <w:numId w:val="25"/>
        </w:numPr>
        <w:rPr>
          <w:lang w:val="tr-TR"/>
        </w:rPr>
      </w:pPr>
      <w:proofErr w:type="spellStart"/>
      <w:r w:rsidRPr="0014681B">
        <w:rPr>
          <w:b/>
          <w:bCs/>
          <w:lang w:val="tr-TR"/>
        </w:rPr>
        <w:t>Trade-off'lar</w:t>
      </w:r>
      <w:proofErr w:type="spellEnd"/>
      <w:r w:rsidRPr="0014681B">
        <w:rPr>
          <w:b/>
          <w:bCs/>
          <w:lang w:val="tr-TR"/>
        </w:rPr>
        <w:t>:</w:t>
      </w:r>
      <w:r w:rsidRPr="0014681B">
        <w:rPr>
          <w:lang w:val="tr-TR"/>
        </w:rPr>
        <w:t> Dinamik tip dönüşümleri (</w:t>
      </w:r>
      <w:proofErr w:type="spellStart"/>
      <w:r w:rsidRPr="0014681B">
        <w:rPr>
          <w:lang w:val="tr-TR"/>
        </w:rPr>
        <w:t>Örn</w:t>
      </w:r>
      <w:proofErr w:type="spellEnd"/>
      <w:r w:rsidRPr="0014681B">
        <w:rPr>
          <w:lang w:val="tr-TR"/>
        </w:rPr>
        <w:t>. sayıya benzeyen metinleri sayı yapması) nadiren istenmeyen sonuçlar doğurabilir.</w:t>
      </w:r>
    </w:p>
    <w:p w14:paraId="08721D9C" w14:textId="77777777" w:rsidR="0014681B" w:rsidRPr="0014681B" w:rsidRDefault="0014681B" w:rsidP="0014681B">
      <w:pPr>
        <w:numPr>
          <w:ilvl w:val="0"/>
          <w:numId w:val="25"/>
        </w:numPr>
        <w:rPr>
          <w:lang w:val="tr-TR"/>
        </w:rPr>
      </w:pPr>
      <w:r w:rsidRPr="0014681B">
        <w:rPr>
          <w:b/>
          <w:bCs/>
          <w:lang w:val="tr-TR"/>
        </w:rPr>
        <w:t>Öğrenme Kaynakları:</w:t>
      </w:r>
      <w:r w:rsidRPr="0014681B">
        <w:rPr>
          <w:lang w:val="tr-TR"/>
        </w:rPr>
        <w:t> </w:t>
      </w:r>
      <w:proofErr w:type="spellStart"/>
      <w:r w:rsidRPr="0014681B">
        <w:rPr>
          <w:lang w:val="tr-TR"/>
        </w:rPr>
        <w:t>PapaParse</w:t>
      </w:r>
      <w:proofErr w:type="spellEnd"/>
      <w:r w:rsidRPr="0014681B">
        <w:rPr>
          <w:lang w:val="tr-TR"/>
        </w:rPr>
        <w:t xml:space="preserve"> </w:t>
      </w:r>
      <w:proofErr w:type="spellStart"/>
      <w:r w:rsidRPr="0014681B">
        <w:rPr>
          <w:lang w:val="tr-TR"/>
        </w:rPr>
        <w:t>Official</w:t>
      </w:r>
      <w:proofErr w:type="spellEnd"/>
      <w:r w:rsidRPr="0014681B">
        <w:rPr>
          <w:lang w:val="tr-TR"/>
        </w:rPr>
        <w:t xml:space="preserve"> </w:t>
      </w:r>
      <w:proofErr w:type="spellStart"/>
      <w:r w:rsidRPr="0014681B">
        <w:rPr>
          <w:lang w:val="tr-TR"/>
        </w:rPr>
        <w:t>Docs</w:t>
      </w:r>
      <w:proofErr w:type="spellEnd"/>
      <w:r w:rsidRPr="0014681B">
        <w:rPr>
          <w:lang w:val="tr-TR"/>
        </w:rPr>
        <w:t>.</w:t>
      </w:r>
    </w:p>
    <w:p w14:paraId="7E5419F8" w14:textId="391327B6" w:rsidR="0014681B" w:rsidRPr="0014681B" w:rsidRDefault="0014681B" w:rsidP="0014681B">
      <w:pPr>
        <w:numPr>
          <w:ilvl w:val="0"/>
          <w:numId w:val="25"/>
        </w:numPr>
        <w:rPr>
          <w:lang w:val="tr-TR"/>
        </w:rPr>
      </w:pPr>
      <w:r w:rsidRPr="0014681B">
        <w:rPr>
          <w:b/>
          <w:bCs/>
          <w:lang w:val="tr-TR"/>
        </w:rPr>
        <w:t>Projedeki Rolü:</w:t>
      </w:r>
      <w:r w:rsidRPr="0014681B">
        <w:rPr>
          <w:lang w:val="tr-TR"/>
        </w:rPr>
        <w:t> Kullanıcının bilgisayarındaki CSV dosyasını okuyup, JavaScript objelerinden (JSON) oluşan bir diziye (</w:t>
      </w:r>
      <w:proofErr w:type="spellStart"/>
      <w:r w:rsidRPr="0014681B">
        <w:rPr>
          <w:lang w:val="tr-TR"/>
        </w:rPr>
        <w:t>Array</w:t>
      </w:r>
      <w:proofErr w:type="spellEnd"/>
      <w:r w:rsidRPr="0014681B">
        <w:rPr>
          <w:lang w:val="tr-TR"/>
        </w:rPr>
        <w:t>) çevirmek.</w:t>
      </w:r>
    </w:p>
    <w:p w14:paraId="27465DF4" w14:textId="77777777" w:rsidR="00052761" w:rsidRDefault="003836EC">
      <w:pPr>
        <w:pStyle w:val="Balk2"/>
      </w:pPr>
      <w:bookmarkStart w:id="30" w:name="_Toc229342320"/>
      <w:r>
        <w:lastRenderedPageBreak/>
        <w:t>4.5. Chart</w:t>
      </w:r>
      <w:bookmarkEnd w:id="30"/>
    </w:p>
    <w:p w14:paraId="518F2C83" w14:textId="730F9235" w:rsidR="00052761" w:rsidRPr="0014681B" w:rsidRDefault="003836EC">
      <w:pPr>
        <w:pStyle w:val="Balk3"/>
        <w:rPr>
          <w:lang w:val="tr-TR"/>
        </w:rPr>
      </w:pPr>
      <w:bookmarkStart w:id="31" w:name="_Toc229342321"/>
      <w:r>
        <w:t xml:space="preserve">4.5.1. </w:t>
      </w:r>
      <w:bookmarkEnd w:id="31"/>
      <w:r w:rsidR="0014681B" w:rsidRPr="0014681B">
        <w:rPr>
          <w:lang w:val="tr-TR"/>
        </w:rPr>
        <w:t>Chart.js</w:t>
      </w:r>
    </w:p>
    <w:p w14:paraId="3FCCEB4F" w14:textId="77777777" w:rsidR="00F53E18" w:rsidRPr="00F53E18" w:rsidRDefault="00F53E18" w:rsidP="00F53E18">
      <w:pPr>
        <w:numPr>
          <w:ilvl w:val="0"/>
          <w:numId w:val="26"/>
        </w:numPr>
        <w:rPr>
          <w:lang w:val="tr-TR"/>
        </w:rPr>
      </w:pPr>
      <w:r w:rsidRPr="00F53E18">
        <w:rPr>
          <w:b/>
          <w:bCs/>
          <w:lang w:val="tr-TR"/>
        </w:rPr>
        <w:t>Ne?</w:t>
      </w:r>
      <w:r w:rsidRPr="00F53E18">
        <w:rPr>
          <w:lang w:val="tr-TR"/>
        </w:rPr>
        <w:t> HTML5 &lt;</w:t>
      </w:r>
      <w:proofErr w:type="spellStart"/>
      <w:r w:rsidRPr="00F53E18">
        <w:rPr>
          <w:lang w:val="tr-TR"/>
        </w:rPr>
        <w:t>canvas</w:t>
      </w:r>
      <w:proofErr w:type="spellEnd"/>
      <w:r w:rsidRPr="00F53E18">
        <w:rPr>
          <w:lang w:val="tr-TR"/>
        </w:rPr>
        <w:t>&gt; elementi üzerine grafikler çizen açık kaynaklı JavaScript veri görselleştirme kütüphanesidir.</w:t>
      </w:r>
    </w:p>
    <w:p w14:paraId="336C03C7" w14:textId="77777777" w:rsidR="00F53E18" w:rsidRPr="00F53E18" w:rsidRDefault="00F53E18" w:rsidP="00F53E18">
      <w:pPr>
        <w:numPr>
          <w:ilvl w:val="0"/>
          <w:numId w:val="26"/>
        </w:numPr>
        <w:rPr>
          <w:lang w:val="tr-TR"/>
        </w:rPr>
      </w:pPr>
      <w:r w:rsidRPr="00F53E18">
        <w:rPr>
          <w:b/>
          <w:bCs/>
          <w:lang w:val="tr-TR"/>
        </w:rPr>
        <w:t>Neden seçildi?</w:t>
      </w:r>
      <w:r w:rsidRPr="00F53E18">
        <w:rPr>
          <w:lang w:val="tr-TR"/>
        </w:rPr>
        <w:t> 1. SVG tabanlı kütüphaneler (</w:t>
      </w:r>
      <w:proofErr w:type="spellStart"/>
      <w:r w:rsidRPr="00F53E18">
        <w:rPr>
          <w:lang w:val="tr-TR"/>
        </w:rPr>
        <w:t>Örn</w:t>
      </w:r>
      <w:proofErr w:type="spellEnd"/>
      <w:r w:rsidRPr="00F53E18">
        <w:rPr>
          <w:lang w:val="tr-TR"/>
        </w:rPr>
        <w:t xml:space="preserve">. D3.js) her bir veri noktası için </w:t>
      </w:r>
      <w:proofErr w:type="spellStart"/>
      <w:r w:rsidRPr="00F53E18">
        <w:rPr>
          <w:lang w:val="tr-TR"/>
        </w:rPr>
        <w:t>DOM'a</w:t>
      </w:r>
      <w:proofErr w:type="spellEnd"/>
      <w:r w:rsidRPr="00F53E18">
        <w:rPr>
          <w:lang w:val="tr-TR"/>
        </w:rPr>
        <w:t xml:space="preserve"> yeni bir element ekler ve 100.000 veri çizilirken tarayıcı çöker. Chart.js </w:t>
      </w:r>
      <w:proofErr w:type="spellStart"/>
      <w:r w:rsidRPr="00F53E18">
        <w:rPr>
          <w:lang w:val="tr-TR"/>
        </w:rPr>
        <w:t>Canvas</w:t>
      </w:r>
      <w:proofErr w:type="spellEnd"/>
      <w:r w:rsidRPr="00F53E18">
        <w:rPr>
          <w:lang w:val="tr-TR"/>
        </w:rPr>
        <w:t xml:space="preserve"> tabanlı olduğu için sadece piksel boyar, performansı mükemmeldir; 2. </w:t>
      </w:r>
      <w:proofErr w:type="spellStart"/>
      <w:r w:rsidRPr="00F53E18">
        <w:rPr>
          <w:lang w:val="tr-TR"/>
        </w:rPr>
        <w:t>API'si</w:t>
      </w:r>
      <w:proofErr w:type="spellEnd"/>
      <w:r w:rsidRPr="00F53E18">
        <w:rPr>
          <w:lang w:val="tr-TR"/>
        </w:rPr>
        <w:t xml:space="preserve"> çok kolaydır; 3. Animasyonları çok akıcıdır.</w:t>
      </w:r>
    </w:p>
    <w:p w14:paraId="51D9A71C" w14:textId="77777777" w:rsidR="00F53E18" w:rsidRPr="00F53E18" w:rsidRDefault="00F53E18" w:rsidP="00F53E18">
      <w:pPr>
        <w:numPr>
          <w:ilvl w:val="0"/>
          <w:numId w:val="26"/>
        </w:numPr>
        <w:rPr>
          <w:lang w:val="tr-TR"/>
        </w:rPr>
      </w:pPr>
      <w:r w:rsidRPr="00F53E18">
        <w:rPr>
          <w:b/>
          <w:bCs/>
          <w:lang w:val="tr-TR"/>
        </w:rPr>
        <w:t>Temel Özellikler:</w:t>
      </w:r>
      <w:r w:rsidRPr="00F53E18">
        <w:rPr>
          <w:lang w:val="tr-TR"/>
        </w:rPr>
        <w:t xml:space="preserve"> 1. </w:t>
      </w:r>
      <w:proofErr w:type="spellStart"/>
      <w:r w:rsidRPr="00F53E18">
        <w:rPr>
          <w:lang w:val="tr-TR"/>
        </w:rPr>
        <w:t>Canvas</w:t>
      </w:r>
      <w:proofErr w:type="spellEnd"/>
      <w:r w:rsidRPr="00F53E18">
        <w:rPr>
          <w:lang w:val="tr-TR"/>
        </w:rPr>
        <w:t xml:space="preserve"> </w:t>
      </w:r>
      <w:proofErr w:type="spellStart"/>
      <w:r w:rsidRPr="00F53E18">
        <w:rPr>
          <w:lang w:val="tr-TR"/>
        </w:rPr>
        <w:t>render</w:t>
      </w:r>
      <w:proofErr w:type="spellEnd"/>
      <w:r w:rsidRPr="00F53E18">
        <w:rPr>
          <w:lang w:val="tr-TR"/>
        </w:rPr>
        <w:t xml:space="preserve"> motoru, 2. Duyarlı (</w:t>
      </w:r>
      <w:proofErr w:type="spellStart"/>
      <w:r w:rsidRPr="00F53E18">
        <w:rPr>
          <w:lang w:val="tr-TR"/>
        </w:rPr>
        <w:t>Responsive</w:t>
      </w:r>
      <w:proofErr w:type="spellEnd"/>
      <w:r w:rsidRPr="00F53E18">
        <w:rPr>
          <w:lang w:val="tr-TR"/>
        </w:rPr>
        <w:t xml:space="preserve">) çizim, 3. Zengin grafik türleri (Histogram, </w:t>
      </w:r>
      <w:proofErr w:type="spellStart"/>
      <w:r w:rsidRPr="00F53E18">
        <w:rPr>
          <w:lang w:val="tr-TR"/>
        </w:rPr>
        <w:t>Line</w:t>
      </w:r>
      <w:proofErr w:type="spellEnd"/>
      <w:r w:rsidRPr="00F53E18">
        <w:rPr>
          <w:lang w:val="tr-TR"/>
        </w:rPr>
        <w:t xml:space="preserve">, </w:t>
      </w:r>
      <w:proofErr w:type="spellStart"/>
      <w:r w:rsidRPr="00F53E18">
        <w:rPr>
          <w:lang w:val="tr-TR"/>
        </w:rPr>
        <w:t>Scatter</w:t>
      </w:r>
      <w:proofErr w:type="spellEnd"/>
      <w:r w:rsidRPr="00F53E18">
        <w:rPr>
          <w:lang w:val="tr-TR"/>
        </w:rPr>
        <w:t>).</w:t>
      </w:r>
    </w:p>
    <w:p w14:paraId="25ECB165" w14:textId="77777777" w:rsidR="00F53E18" w:rsidRPr="00F53E18" w:rsidRDefault="00F53E18" w:rsidP="00F53E18">
      <w:pPr>
        <w:numPr>
          <w:ilvl w:val="0"/>
          <w:numId w:val="26"/>
        </w:numPr>
        <w:rPr>
          <w:lang w:val="tr-TR"/>
        </w:rPr>
      </w:pPr>
      <w:r w:rsidRPr="00F53E18">
        <w:rPr>
          <w:b/>
          <w:bCs/>
          <w:lang w:val="tr-TR"/>
        </w:rPr>
        <w:t>Alternatifler:</w:t>
      </w:r>
      <w:r w:rsidRPr="00F53E18">
        <w:rPr>
          <w:lang w:val="tr-TR"/>
        </w:rPr>
        <w:t xml:space="preserve"> Apache </w:t>
      </w:r>
      <w:proofErr w:type="spellStart"/>
      <w:r w:rsidRPr="00F53E18">
        <w:rPr>
          <w:lang w:val="tr-TR"/>
        </w:rPr>
        <w:t>ECharts</w:t>
      </w:r>
      <w:proofErr w:type="spellEnd"/>
      <w:r w:rsidRPr="00F53E18">
        <w:rPr>
          <w:lang w:val="tr-TR"/>
        </w:rPr>
        <w:t xml:space="preserve">, D3.js. </w:t>
      </w:r>
      <w:proofErr w:type="spellStart"/>
      <w:r w:rsidRPr="00F53E18">
        <w:rPr>
          <w:lang w:val="tr-TR"/>
        </w:rPr>
        <w:t>ECharts</w:t>
      </w:r>
      <w:proofErr w:type="spellEnd"/>
      <w:r w:rsidRPr="00F53E18">
        <w:rPr>
          <w:lang w:val="tr-TR"/>
        </w:rPr>
        <w:t xml:space="preserve"> da çok güçlü bir </w:t>
      </w:r>
      <w:proofErr w:type="spellStart"/>
      <w:r w:rsidRPr="00F53E18">
        <w:rPr>
          <w:lang w:val="tr-TR"/>
        </w:rPr>
        <w:t>Canvas</w:t>
      </w:r>
      <w:proofErr w:type="spellEnd"/>
      <w:r w:rsidRPr="00F53E18">
        <w:rPr>
          <w:lang w:val="tr-TR"/>
        </w:rPr>
        <w:t>/</w:t>
      </w:r>
      <w:proofErr w:type="spellStart"/>
      <w:r w:rsidRPr="00F53E18">
        <w:rPr>
          <w:lang w:val="tr-TR"/>
        </w:rPr>
        <w:t>WebGL</w:t>
      </w:r>
      <w:proofErr w:type="spellEnd"/>
      <w:r w:rsidRPr="00F53E18">
        <w:rPr>
          <w:lang w:val="tr-TR"/>
        </w:rPr>
        <w:t xml:space="preserve"> kütüphanesi olmasına rağmen proje kapsamında ihtiyaç duyulan histogram için </w:t>
      </w:r>
      <w:proofErr w:type="spellStart"/>
      <w:r w:rsidRPr="00F53E18">
        <w:rPr>
          <w:lang w:val="tr-TR"/>
        </w:rPr>
        <w:t>Chart.js'in</w:t>
      </w:r>
      <w:proofErr w:type="spellEnd"/>
      <w:r w:rsidRPr="00F53E18">
        <w:rPr>
          <w:lang w:val="tr-TR"/>
        </w:rPr>
        <w:t xml:space="preserve"> dosya boyutu daha optimal bulunmuştur.</w:t>
      </w:r>
    </w:p>
    <w:p w14:paraId="045E2977" w14:textId="77777777" w:rsidR="00F53E18" w:rsidRPr="00F53E18" w:rsidRDefault="00F53E18" w:rsidP="00F53E18">
      <w:pPr>
        <w:numPr>
          <w:ilvl w:val="0"/>
          <w:numId w:val="26"/>
        </w:numPr>
        <w:rPr>
          <w:lang w:val="tr-TR"/>
        </w:rPr>
      </w:pPr>
      <w:proofErr w:type="spellStart"/>
      <w:r w:rsidRPr="00F53E18">
        <w:rPr>
          <w:b/>
          <w:bCs/>
          <w:lang w:val="tr-TR"/>
        </w:rPr>
        <w:t>Trade-off'lar</w:t>
      </w:r>
      <w:proofErr w:type="spellEnd"/>
      <w:r w:rsidRPr="00F53E18">
        <w:rPr>
          <w:b/>
          <w:bCs/>
          <w:lang w:val="tr-TR"/>
        </w:rPr>
        <w:t>:</w:t>
      </w:r>
      <w:r w:rsidRPr="00F53E18">
        <w:rPr>
          <w:lang w:val="tr-TR"/>
        </w:rPr>
        <w:t> Grafikteki bir çizgiye CSS ile doğrudan müdahale edilemez, her şey JS yapılandırma objesi (</w:t>
      </w:r>
      <w:proofErr w:type="spellStart"/>
      <w:r w:rsidRPr="00F53E18">
        <w:rPr>
          <w:lang w:val="tr-TR"/>
        </w:rPr>
        <w:t>config</w:t>
      </w:r>
      <w:proofErr w:type="spellEnd"/>
      <w:r w:rsidRPr="00F53E18">
        <w:rPr>
          <w:lang w:val="tr-TR"/>
        </w:rPr>
        <w:t xml:space="preserve"> </w:t>
      </w:r>
      <w:proofErr w:type="spellStart"/>
      <w:r w:rsidRPr="00F53E18">
        <w:rPr>
          <w:lang w:val="tr-TR"/>
        </w:rPr>
        <w:t>object</w:t>
      </w:r>
      <w:proofErr w:type="spellEnd"/>
      <w:r w:rsidRPr="00F53E18">
        <w:rPr>
          <w:lang w:val="tr-TR"/>
        </w:rPr>
        <w:t>) üzerinden tasarlanmalıdır.</w:t>
      </w:r>
    </w:p>
    <w:p w14:paraId="2B696F6E" w14:textId="77777777" w:rsidR="00F53E18" w:rsidRPr="00F53E18" w:rsidRDefault="00F53E18" w:rsidP="00F53E18">
      <w:pPr>
        <w:numPr>
          <w:ilvl w:val="0"/>
          <w:numId w:val="26"/>
        </w:numPr>
        <w:rPr>
          <w:lang w:val="tr-TR"/>
        </w:rPr>
      </w:pPr>
      <w:r w:rsidRPr="00F53E18">
        <w:rPr>
          <w:b/>
          <w:bCs/>
          <w:lang w:val="tr-TR"/>
        </w:rPr>
        <w:t>Öğrenme Kaynakları:</w:t>
      </w:r>
      <w:r w:rsidRPr="00F53E18">
        <w:rPr>
          <w:lang w:val="tr-TR"/>
        </w:rPr>
        <w:t xml:space="preserve"> Chart.js </w:t>
      </w:r>
      <w:proofErr w:type="spellStart"/>
      <w:r w:rsidRPr="00F53E18">
        <w:rPr>
          <w:lang w:val="tr-TR"/>
        </w:rPr>
        <w:t>Documentation</w:t>
      </w:r>
      <w:proofErr w:type="spellEnd"/>
      <w:r w:rsidRPr="00F53E18">
        <w:rPr>
          <w:lang w:val="tr-TR"/>
        </w:rPr>
        <w:t>.</w:t>
      </w:r>
    </w:p>
    <w:p w14:paraId="06E4A774" w14:textId="77777777" w:rsidR="00F53E18" w:rsidRPr="00F53E18" w:rsidRDefault="00F53E18" w:rsidP="00F53E18">
      <w:pPr>
        <w:numPr>
          <w:ilvl w:val="0"/>
          <w:numId w:val="26"/>
        </w:numPr>
        <w:rPr>
          <w:lang w:val="tr-TR"/>
        </w:rPr>
      </w:pPr>
      <w:r w:rsidRPr="00F53E18">
        <w:rPr>
          <w:b/>
          <w:bCs/>
          <w:lang w:val="tr-TR"/>
        </w:rPr>
        <w:t>Projedeki Rolü:</w:t>
      </w:r>
      <w:r w:rsidRPr="00F53E18">
        <w:rPr>
          <w:lang w:val="tr-TR"/>
        </w:rPr>
        <w:t> Ayrıştırılan verilerin dağılımını (Histogram) kullanıcıya saniyeler içinde görsel olarak sunmak.</w:t>
      </w:r>
    </w:p>
    <w:p w14:paraId="2E2BB732" w14:textId="77777777" w:rsidR="00F53E18" w:rsidRDefault="00F53E18"/>
    <w:p w14:paraId="58764F9D" w14:textId="77777777" w:rsidR="00052761" w:rsidRDefault="003836EC">
      <w:pPr>
        <w:pStyle w:val="Balk2"/>
      </w:pPr>
      <w:bookmarkStart w:id="32" w:name="_Toc229342322"/>
      <w:r>
        <w:t xml:space="preserve">4.6. </w:t>
      </w:r>
      <w:proofErr w:type="spellStart"/>
      <w:r>
        <w:t>Depolama</w:t>
      </w:r>
      <w:bookmarkEnd w:id="32"/>
      <w:proofErr w:type="spellEnd"/>
    </w:p>
    <w:p w14:paraId="4DD93225" w14:textId="37C7031B" w:rsidR="00052761" w:rsidRDefault="003836EC">
      <w:pPr>
        <w:pStyle w:val="Balk3"/>
      </w:pPr>
      <w:bookmarkStart w:id="33" w:name="_Toc229342323"/>
      <w:r>
        <w:t xml:space="preserve">4.6.1. </w:t>
      </w:r>
      <w:bookmarkEnd w:id="33"/>
      <w:r w:rsidR="00F53E18" w:rsidRPr="00F53E18">
        <w:t> </w:t>
      </w:r>
      <w:r w:rsidR="006E01CC" w:rsidRPr="006E01CC">
        <w:t>In-Memory (</w:t>
      </w:r>
      <w:proofErr w:type="spellStart"/>
      <w:r w:rsidR="006E01CC" w:rsidRPr="006E01CC">
        <w:t>Tarayıcı</w:t>
      </w:r>
      <w:proofErr w:type="spellEnd"/>
      <w:r w:rsidR="006E01CC" w:rsidRPr="006E01CC">
        <w:t xml:space="preserve"> RAM </w:t>
      </w:r>
      <w:proofErr w:type="spellStart"/>
      <w:r w:rsidR="006E01CC" w:rsidRPr="006E01CC">
        <w:t>Belleği</w:t>
      </w:r>
      <w:proofErr w:type="spellEnd"/>
      <w:r w:rsidR="006E01CC" w:rsidRPr="006E01CC">
        <w:t>)</w:t>
      </w:r>
    </w:p>
    <w:p w14:paraId="312BAC80" w14:textId="77777777" w:rsidR="00CC76A0" w:rsidRPr="00CC76A0" w:rsidRDefault="00CC76A0" w:rsidP="00CC76A0">
      <w:pPr>
        <w:numPr>
          <w:ilvl w:val="0"/>
          <w:numId w:val="30"/>
        </w:numPr>
        <w:rPr>
          <w:lang w:val="tr-TR"/>
        </w:rPr>
      </w:pPr>
      <w:r w:rsidRPr="00CC76A0">
        <w:rPr>
          <w:b/>
          <w:bCs/>
          <w:lang w:val="tr-TR"/>
        </w:rPr>
        <w:t>Ne?</w:t>
      </w:r>
      <w:r w:rsidRPr="00CC76A0">
        <w:rPr>
          <w:lang w:val="tr-TR"/>
        </w:rPr>
        <w:t xml:space="preserve"> Verilerin </w:t>
      </w:r>
      <w:proofErr w:type="spellStart"/>
      <w:r w:rsidRPr="00CC76A0">
        <w:rPr>
          <w:lang w:val="tr-TR"/>
        </w:rPr>
        <w:t>veritabanına</w:t>
      </w:r>
      <w:proofErr w:type="spellEnd"/>
      <w:r w:rsidRPr="00CC76A0">
        <w:rPr>
          <w:lang w:val="tr-TR"/>
        </w:rPr>
        <w:t xml:space="preserve"> veya diske yazılmadan, doğrudan JavaScript değişkenleri (</w:t>
      </w:r>
      <w:proofErr w:type="spellStart"/>
      <w:r w:rsidRPr="00CC76A0">
        <w:rPr>
          <w:lang w:val="tr-TR"/>
        </w:rPr>
        <w:t>Array</w:t>
      </w:r>
      <w:proofErr w:type="spellEnd"/>
      <w:r w:rsidRPr="00CC76A0">
        <w:rPr>
          <w:lang w:val="tr-TR"/>
        </w:rPr>
        <w:t>/Object) içinde tutulmasıdır.</w:t>
      </w:r>
    </w:p>
    <w:p w14:paraId="73856F48" w14:textId="77777777" w:rsidR="00CC76A0" w:rsidRPr="00CC76A0" w:rsidRDefault="00CC76A0" w:rsidP="00CC76A0">
      <w:pPr>
        <w:numPr>
          <w:ilvl w:val="0"/>
          <w:numId w:val="30"/>
        </w:numPr>
        <w:rPr>
          <w:lang w:val="tr-TR"/>
        </w:rPr>
      </w:pPr>
      <w:r w:rsidRPr="00CC76A0">
        <w:rPr>
          <w:b/>
          <w:bCs/>
          <w:lang w:val="tr-TR"/>
        </w:rPr>
        <w:t>Neden seçildi?</w:t>
      </w:r>
      <w:r w:rsidRPr="00CC76A0">
        <w:rPr>
          <w:lang w:val="tr-TR"/>
        </w:rPr>
        <w:t> Dosyaları tarayıcı hafızasına (</w:t>
      </w:r>
      <w:proofErr w:type="spellStart"/>
      <w:r w:rsidRPr="00CC76A0">
        <w:rPr>
          <w:lang w:val="tr-TR"/>
        </w:rPr>
        <w:t>IndexedDB</w:t>
      </w:r>
      <w:proofErr w:type="spellEnd"/>
      <w:r w:rsidRPr="00CC76A0">
        <w:rPr>
          <w:lang w:val="tr-TR"/>
        </w:rPr>
        <w:t xml:space="preserve">) kalıcı kaydetmek, kullanıcının diskini meşgul eder ve gizlilik ihlali (veri sızıntısı) riski doğurur. </w:t>
      </w:r>
      <w:r w:rsidRPr="00CC76A0">
        <w:rPr>
          <w:lang w:val="tr-TR"/>
        </w:rPr>
        <w:lastRenderedPageBreak/>
        <w:t>Uygulama "geçici bir inceleme paneli" vizyonuyla tasarlandığı için veriler sadece oturum bazlı tutulmuştur.</w:t>
      </w:r>
    </w:p>
    <w:p w14:paraId="610B139E" w14:textId="77777777" w:rsidR="00CC76A0" w:rsidRPr="00CC76A0" w:rsidRDefault="00CC76A0" w:rsidP="00CC76A0">
      <w:pPr>
        <w:numPr>
          <w:ilvl w:val="0"/>
          <w:numId w:val="30"/>
        </w:numPr>
        <w:rPr>
          <w:lang w:val="tr-TR"/>
        </w:rPr>
      </w:pPr>
      <w:r w:rsidRPr="00CC76A0">
        <w:rPr>
          <w:b/>
          <w:bCs/>
          <w:lang w:val="tr-TR"/>
        </w:rPr>
        <w:t>Alternatifler:</w:t>
      </w:r>
      <w:r w:rsidRPr="00CC76A0">
        <w:rPr>
          <w:lang w:val="tr-TR"/>
        </w:rPr>
        <w:t> </w:t>
      </w:r>
      <w:proofErr w:type="spellStart"/>
      <w:r w:rsidRPr="00CC76A0">
        <w:rPr>
          <w:lang w:val="tr-TR"/>
        </w:rPr>
        <w:t>IndexedDB</w:t>
      </w:r>
      <w:proofErr w:type="spellEnd"/>
      <w:r w:rsidRPr="00CC76A0">
        <w:rPr>
          <w:lang w:val="tr-TR"/>
        </w:rPr>
        <w:t xml:space="preserve"> (</w:t>
      </w:r>
      <w:proofErr w:type="spellStart"/>
      <w:r w:rsidRPr="00CC76A0">
        <w:rPr>
          <w:lang w:val="tr-TR"/>
        </w:rPr>
        <w:t>Dexie</w:t>
      </w:r>
      <w:proofErr w:type="spellEnd"/>
      <w:r w:rsidRPr="00CC76A0">
        <w:rPr>
          <w:lang w:val="tr-TR"/>
        </w:rPr>
        <w:t xml:space="preserve">), </w:t>
      </w:r>
      <w:proofErr w:type="spellStart"/>
      <w:r w:rsidRPr="00CC76A0">
        <w:rPr>
          <w:lang w:val="tr-TR"/>
        </w:rPr>
        <w:t>LocalStorage</w:t>
      </w:r>
      <w:proofErr w:type="spellEnd"/>
      <w:r w:rsidRPr="00CC76A0">
        <w:rPr>
          <w:lang w:val="tr-TR"/>
        </w:rPr>
        <w:t xml:space="preserve">. </w:t>
      </w:r>
      <w:proofErr w:type="spellStart"/>
      <w:r w:rsidRPr="00CC76A0">
        <w:rPr>
          <w:lang w:val="tr-TR"/>
        </w:rPr>
        <w:t>LocalStorage</w:t>
      </w:r>
      <w:proofErr w:type="spellEnd"/>
      <w:r w:rsidRPr="00CC76A0">
        <w:rPr>
          <w:lang w:val="tr-TR"/>
        </w:rPr>
        <w:t xml:space="preserve"> 5MB limiti olduğu için, </w:t>
      </w:r>
      <w:proofErr w:type="spellStart"/>
      <w:r w:rsidRPr="00CC76A0">
        <w:rPr>
          <w:lang w:val="tr-TR"/>
        </w:rPr>
        <w:t>IndexedDB</w:t>
      </w:r>
      <w:proofErr w:type="spellEnd"/>
      <w:r w:rsidRPr="00CC76A0">
        <w:rPr>
          <w:lang w:val="tr-TR"/>
        </w:rPr>
        <w:t xml:space="preserve"> ise kalıcılık (</w:t>
      </w:r>
      <w:proofErr w:type="spellStart"/>
      <w:r w:rsidRPr="00CC76A0">
        <w:rPr>
          <w:lang w:val="tr-TR"/>
        </w:rPr>
        <w:t>persistence</w:t>
      </w:r>
      <w:proofErr w:type="spellEnd"/>
      <w:r w:rsidRPr="00CC76A0">
        <w:rPr>
          <w:lang w:val="tr-TR"/>
        </w:rPr>
        <w:t>) istenmediği için reddedilmiştir.</w:t>
      </w:r>
    </w:p>
    <w:p w14:paraId="7CF925E2" w14:textId="1E1B4098" w:rsidR="006E01CC" w:rsidRPr="00CC76A0" w:rsidRDefault="00CC76A0" w:rsidP="00CC76A0">
      <w:pPr>
        <w:numPr>
          <w:ilvl w:val="0"/>
          <w:numId w:val="30"/>
        </w:numPr>
        <w:rPr>
          <w:lang w:val="tr-TR"/>
        </w:rPr>
      </w:pPr>
      <w:r w:rsidRPr="00CC76A0">
        <w:rPr>
          <w:b/>
          <w:bCs/>
          <w:lang w:val="tr-TR"/>
        </w:rPr>
        <w:t>Projedeki Rolü:</w:t>
      </w:r>
      <w:r w:rsidRPr="00CC76A0">
        <w:rPr>
          <w:lang w:val="tr-TR"/>
        </w:rPr>
        <w:t> İşlenen milyonlarca satır verinin anlık arama, filtreleme ve grafik çizimi için en yüksek hızda (milisaniyeler içinde) hazır bekletilmesi.</w:t>
      </w:r>
    </w:p>
    <w:p w14:paraId="7430A393" w14:textId="77777777" w:rsidR="00052761" w:rsidRDefault="003836EC">
      <w:pPr>
        <w:pStyle w:val="Balk2"/>
      </w:pPr>
      <w:bookmarkStart w:id="34" w:name="_Toc229342324"/>
      <w:r>
        <w:t>4.7. Build</w:t>
      </w:r>
      <w:bookmarkEnd w:id="34"/>
    </w:p>
    <w:p w14:paraId="090030E5" w14:textId="2D6DEC80" w:rsidR="00052761" w:rsidRDefault="003836EC">
      <w:pPr>
        <w:pStyle w:val="Balk3"/>
      </w:pPr>
      <w:bookmarkStart w:id="35" w:name="_Toc229342325"/>
      <w:r>
        <w:t>4.7.1. Vite</w:t>
      </w:r>
      <w:bookmarkEnd w:id="35"/>
    </w:p>
    <w:p w14:paraId="6CE7C488" w14:textId="77777777" w:rsidR="00981FE9" w:rsidRPr="00981FE9" w:rsidRDefault="00981FE9" w:rsidP="00981FE9">
      <w:pPr>
        <w:numPr>
          <w:ilvl w:val="0"/>
          <w:numId w:val="28"/>
        </w:numPr>
        <w:rPr>
          <w:lang w:val="tr-TR"/>
        </w:rPr>
      </w:pPr>
      <w:r w:rsidRPr="00981FE9">
        <w:rPr>
          <w:b/>
          <w:bCs/>
          <w:lang w:val="tr-TR"/>
        </w:rPr>
        <w:t>Ne?</w:t>
      </w:r>
      <w:r w:rsidRPr="00981FE9">
        <w:rPr>
          <w:lang w:val="tr-TR"/>
        </w:rPr>
        <w:t xml:space="preserve"> Tarayıcıların yerleşik ES modüllerini kullanarak çalışan, ultra hızlı yeni nesil </w:t>
      </w:r>
      <w:proofErr w:type="spellStart"/>
      <w:r w:rsidRPr="00981FE9">
        <w:rPr>
          <w:lang w:val="tr-TR"/>
        </w:rPr>
        <w:t>frontend</w:t>
      </w:r>
      <w:proofErr w:type="spellEnd"/>
      <w:r w:rsidRPr="00981FE9">
        <w:rPr>
          <w:lang w:val="tr-TR"/>
        </w:rPr>
        <w:t xml:space="preserve"> geliştirme ve paketleme (</w:t>
      </w:r>
      <w:proofErr w:type="spellStart"/>
      <w:r w:rsidRPr="00981FE9">
        <w:rPr>
          <w:lang w:val="tr-TR"/>
        </w:rPr>
        <w:t>bundler</w:t>
      </w:r>
      <w:proofErr w:type="spellEnd"/>
      <w:r w:rsidRPr="00981FE9">
        <w:rPr>
          <w:lang w:val="tr-TR"/>
        </w:rPr>
        <w:t>) aracıdır.</w:t>
      </w:r>
    </w:p>
    <w:p w14:paraId="126B86A0" w14:textId="77777777" w:rsidR="00981FE9" w:rsidRPr="00981FE9" w:rsidRDefault="00981FE9" w:rsidP="00981FE9">
      <w:pPr>
        <w:numPr>
          <w:ilvl w:val="0"/>
          <w:numId w:val="28"/>
        </w:numPr>
        <w:rPr>
          <w:lang w:val="tr-TR"/>
        </w:rPr>
      </w:pPr>
      <w:r w:rsidRPr="00981FE9">
        <w:rPr>
          <w:b/>
          <w:bCs/>
          <w:lang w:val="tr-TR"/>
        </w:rPr>
        <w:t>Neden seçildi?</w:t>
      </w:r>
      <w:r w:rsidRPr="00981FE9">
        <w:rPr>
          <w:lang w:val="tr-TR"/>
        </w:rPr>
        <w:t xml:space="preserve"> 1. Web </w:t>
      </w:r>
      <w:proofErr w:type="spellStart"/>
      <w:r w:rsidRPr="00981FE9">
        <w:rPr>
          <w:lang w:val="tr-TR"/>
        </w:rPr>
        <w:t>Worker</w:t>
      </w:r>
      <w:proofErr w:type="spellEnd"/>
      <w:r w:rsidRPr="00981FE9">
        <w:rPr>
          <w:lang w:val="tr-TR"/>
        </w:rPr>
        <w:t xml:space="preserve"> dosyalarını derleme ve </w:t>
      </w:r>
      <w:proofErr w:type="spellStart"/>
      <w:r w:rsidRPr="00981FE9">
        <w:rPr>
          <w:lang w:val="tr-TR"/>
        </w:rPr>
        <w:t>import</w:t>
      </w:r>
      <w:proofErr w:type="spellEnd"/>
      <w:r w:rsidRPr="00981FE9">
        <w:rPr>
          <w:lang w:val="tr-TR"/>
        </w:rPr>
        <w:t xml:space="preserve"> etme süreçlerini yerleşik olarak (ör</w:t>
      </w:r>
      <w:proofErr w:type="gramStart"/>
      <w:r w:rsidRPr="00981FE9">
        <w:rPr>
          <w:lang w:val="tr-TR"/>
        </w:rPr>
        <w:t>: ?</w:t>
      </w:r>
      <w:proofErr w:type="spellStart"/>
      <w:r w:rsidRPr="00981FE9">
        <w:rPr>
          <w:lang w:val="tr-TR"/>
        </w:rPr>
        <w:t>worker</w:t>
      </w:r>
      <w:proofErr w:type="spellEnd"/>
      <w:proofErr w:type="gramEnd"/>
      <w:r w:rsidRPr="00981FE9">
        <w:rPr>
          <w:lang w:val="tr-TR"/>
        </w:rPr>
        <w:t xml:space="preserve">) hatasız desteklemesi; 2. </w:t>
      </w:r>
      <w:proofErr w:type="spellStart"/>
      <w:r w:rsidRPr="00981FE9">
        <w:rPr>
          <w:lang w:val="tr-TR"/>
        </w:rPr>
        <w:t>Webpack'e</w:t>
      </w:r>
      <w:proofErr w:type="spellEnd"/>
      <w:r w:rsidRPr="00981FE9">
        <w:rPr>
          <w:lang w:val="tr-TR"/>
        </w:rPr>
        <w:t xml:space="preserve"> kıyasla sunucu başlatma ve HMR (Hot </w:t>
      </w:r>
      <w:proofErr w:type="spellStart"/>
      <w:r w:rsidRPr="00981FE9">
        <w:rPr>
          <w:lang w:val="tr-TR"/>
        </w:rPr>
        <w:t>Module</w:t>
      </w:r>
      <w:proofErr w:type="spellEnd"/>
      <w:r w:rsidRPr="00981FE9">
        <w:rPr>
          <w:lang w:val="tr-TR"/>
        </w:rPr>
        <w:t xml:space="preserve"> </w:t>
      </w:r>
      <w:proofErr w:type="spellStart"/>
      <w:r w:rsidRPr="00981FE9">
        <w:rPr>
          <w:lang w:val="tr-TR"/>
        </w:rPr>
        <w:t>Replacement</w:t>
      </w:r>
      <w:proofErr w:type="spellEnd"/>
      <w:r w:rsidRPr="00981FE9">
        <w:rPr>
          <w:lang w:val="tr-TR"/>
        </w:rPr>
        <w:t xml:space="preserve">) sürelerinin anlık (milisaniye) olması; 3. Modern ES </w:t>
      </w:r>
      <w:proofErr w:type="spellStart"/>
      <w:r w:rsidRPr="00981FE9">
        <w:rPr>
          <w:lang w:val="tr-TR"/>
        </w:rPr>
        <w:t>build</w:t>
      </w:r>
      <w:proofErr w:type="spellEnd"/>
      <w:r w:rsidRPr="00981FE9">
        <w:rPr>
          <w:lang w:val="tr-TR"/>
        </w:rPr>
        <w:t xml:space="preserve"> çıktıları üretmesi.</w:t>
      </w:r>
    </w:p>
    <w:p w14:paraId="42186D49" w14:textId="77777777" w:rsidR="00981FE9" w:rsidRPr="00981FE9" w:rsidRDefault="00981FE9" w:rsidP="00981FE9">
      <w:pPr>
        <w:numPr>
          <w:ilvl w:val="0"/>
          <w:numId w:val="28"/>
        </w:numPr>
        <w:rPr>
          <w:lang w:val="tr-TR"/>
        </w:rPr>
      </w:pPr>
      <w:r w:rsidRPr="00981FE9">
        <w:rPr>
          <w:b/>
          <w:bCs/>
          <w:lang w:val="tr-TR"/>
        </w:rPr>
        <w:t>Temel Özellikler:</w:t>
      </w:r>
      <w:r w:rsidRPr="00981FE9">
        <w:rPr>
          <w:lang w:val="tr-TR"/>
        </w:rPr>
        <w:t xml:space="preserve"> 1. Anında HMR, 2. </w:t>
      </w:r>
      <w:proofErr w:type="spellStart"/>
      <w:r w:rsidRPr="00981FE9">
        <w:rPr>
          <w:lang w:val="tr-TR"/>
        </w:rPr>
        <w:t>Rollup</w:t>
      </w:r>
      <w:proofErr w:type="spellEnd"/>
      <w:r w:rsidRPr="00981FE9">
        <w:rPr>
          <w:lang w:val="tr-TR"/>
        </w:rPr>
        <w:t xml:space="preserve"> tabanlı </w:t>
      </w:r>
      <w:proofErr w:type="spellStart"/>
      <w:r w:rsidRPr="00981FE9">
        <w:rPr>
          <w:lang w:val="tr-TR"/>
        </w:rPr>
        <w:t>prod</w:t>
      </w:r>
      <w:proofErr w:type="spellEnd"/>
      <w:r w:rsidRPr="00981FE9">
        <w:rPr>
          <w:lang w:val="tr-TR"/>
        </w:rPr>
        <w:t xml:space="preserve"> </w:t>
      </w:r>
      <w:proofErr w:type="spellStart"/>
      <w:r w:rsidRPr="00981FE9">
        <w:rPr>
          <w:lang w:val="tr-TR"/>
        </w:rPr>
        <w:t>build</w:t>
      </w:r>
      <w:proofErr w:type="spellEnd"/>
      <w:r w:rsidRPr="00981FE9">
        <w:rPr>
          <w:lang w:val="tr-TR"/>
        </w:rPr>
        <w:t xml:space="preserve">, 3. </w:t>
      </w:r>
      <w:proofErr w:type="spellStart"/>
      <w:r w:rsidRPr="00981FE9">
        <w:rPr>
          <w:lang w:val="tr-TR"/>
        </w:rPr>
        <w:t>Native</w:t>
      </w:r>
      <w:proofErr w:type="spellEnd"/>
      <w:r w:rsidRPr="00981FE9">
        <w:rPr>
          <w:lang w:val="tr-TR"/>
        </w:rPr>
        <w:t xml:space="preserve"> </w:t>
      </w:r>
      <w:proofErr w:type="spellStart"/>
      <w:r w:rsidRPr="00981FE9">
        <w:rPr>
          <w:lang w:val="tr-TR"/>
        </w:rPr>
        <w:t>Worker</w:t>
      </w:r>
      <w:proofErr w:type="spellEnd"/>
      <w:r w:rsidRPr="00981FE9">
        <w:rPr>
          <w:lang w:val="tr-TR"/>
        </w:rPr>
        <w:t xml:space="preserve"> desteği.</w:t>
      </w:r>
    </w:p>
    <w:p w14:paraId="3E255619" w14:textId="77777777" w:rsidR="00981FE9" w:rsidRPr="00981FE9" w:rsidRDefault="00981FE9" w:rsidP="00981FE9">
      <w:pPr>
        <w:numPr>
          <w:ilvl w:val="0"/>
          <w:numId w:val="28"/>
        </w:numPr>
        <w:rPr>
          <w:lang w:val="tr-TR"/>
        </w:rPr>
      </w:pPr>
      <w:r w:rsidRPr="00981FE9">
        <w:rPr>
          <w:b/>
          <w:bCs/>
          <w:lang w:val="tr-TR"/>
        </w:rPr>
        <w:t>Alternatifler:</w:t>
      </w:r>
      <w:r w:rsidRPr="00981FE9">
        <w:rPr>
          <w:lang w:val="tr-TR"/>
        </w:rPr>
        <w:t> </w:t>
      </w:r>
      <w:proofErr w:type="spellStart"/>
      <w:r w:rsidRPr="00981FE9">
        <w:rPr>
          <w:lang w:val="tr-TR"/>
        </w:rPr>
        <w:t>Webpack</w:t>
      </w:r>
      <w:proofErr w:type="spellEnd"/>
      <w:r w:rsidRPr="00981FE9">
        <w:rPr>
          <w:lang w:val="tr-TR"/>
        </w:rPr>
        <w:t xml:space="preserve">, </w:t>
      </w:r>
      <w:proofErr w:type="spellStart"/>
      <w:r w:rsidRPr="00981FE9">
        <w:rPr>
          <w:lang w:val="tr-TR"/>
        </w:rPr>
        <w:t>Parcel</w:t>
      </w:r>
      <w:proofErr w:type="spellEnd"/>
      <w:r w:rsidRPr="00981FE9">
        <w:rPr>
          <w:lang w:val="tr-TR"/>
        </w:rPr>
        <w:t xml:space="preserve">. </w:t>
      </w:r>
      <w:proofErr w:type="spellStart"/>
      <w:r w:rsidRPr="00981FE9">
        <w:rPr>
          <w:lang w:val="tr-TR"/>
        </w:rPr>
        <w:t>Webpack'in</w:t>
      </w:r>
      <w:proofErr w:type="spellEnd"/>
      <w:r w:rsidRPr="00981FE9">
        <w:rPr>
          <w:lang w:val="tr-TR"/>
        </w:rPr>
        <w:t xml:space="preserve"> konfigürasyon hantallığı ve yavaş </w:t>
      </w:r>
      <w:proofErr w:type="spellStart"/>
      <w:r w:rsidRPr="00981FE9">
        <w:rPr>
          <w:lang w:val="tr-TR"/>
        </w:rPr>
        <w:t>build</w:t>
      </w:r>
      <w:proofErr w:type="spellEnd"/>
      <w:r w:rsidRPr="00981FE9">
        <w:rPr>
          <w:lang w:val="tr-TR"/>
        </w:rPr>
        <w:t xml:space="preserve"> süreleri nedeniyle reddedilmiştir.</w:t>
      </w:r>
    </w:p>
    <w:p w14:paraId="3964C8FC" w14:textId="77777777" w:rsidR="00981FE9" w:rsidRPr="00981FE9" w:rsidRDefault="00981FE9" w:rsidP="00981FE9">
      <w:pPr>
        <w:numPr>
          <w:ilvl w:val="0"/>
          <w:numId w:val="28"/>
        </w:numPr>
        <w:rPr>
          <w:lang w:val="tr-TR"/>
        </w:rPr>
      </w:pPr>
      <w:r w:rsidRPr="00981FE9">
        <w:rPr>
          <w:b/>
          <w:bCs/>
          <w:lang w:val="tr-TR"/>
        </w:rPr>
        <w:t>Öğrenme Kaynakları:</w:t>
      </w:r>
      <w:r w:rsidRPr="00981FE9">
        <w:rPr>
          <w:lang w:val="tr-TR"/>
        </w:rPr>
        <w:t> </w:t>
      </w:r>
      <w:proofErr w:type="spellStart"/>
      <w:r w:rsidRPr="00981FE9">
        <w:rPr>
          <w:lang w:val="tr-TR"/>
        </w:rPr>
        <w:t>Vitejs.dev</w:t>
      </w:r>
      <w:proofErr w:type="spellEnd"/>
      <w:r w:rsidRPr="00981FE9">
        <w:rPr>
          <w:lang w:val="tr-TR"/>
        </w:rPr>
        <w:t>.</w:t>
      </w:r>
    </w:p>
    <w:p w14:paraId="05FB73D6" w14:textId="716FB457" w:rsidR="00981FE9" w:rsidRPr="00CC76A0" w:rsidRDefault="00981FE9" w:rsidP="00CC76A0">
      <w:pPr>
        <w:numPr>
          <w:ilvl w:val="0"/>
          <w:numId w:val="28"/>
        </w:numPr>
        <w:rPr>
          <w:lang w:val="tr-TR"/>
        </w:rPr>
      </w:pPr>
      <w:r w:rsidRPr="00981FE9">
        <w:rPr>
          <w:b/>
          <w:bCs/>
          <w:lang w:val="tr-TR"/>
        </w:rPr>
        <w:t>Projedeki Rolü:</w:t>
      </w:r>
      <w:r w:rsidRPr="00981FE9">
        <w:rPr>
          <w:lang w:val="tr-TR"/>
        </w:rPr>
        <w:t xml:space="preserve"> Projenin lokal sunucusunun ayağa kaldırılması ve </w:t>
      </w:r>
      <w:proofErr w:type="spellStart"/>
      <w:r w:rsidRPr="00981FE9">
        <w:rPr>
          <w:lang w:val="tr-TR"/>
        </w:rPr>
        <w:t>Vercel'e</w:t>
      </w:r>
      <w:proofErr w:type="spellEnd"/>
      <w:r w:rsidRPr="00981FE9">
        <w:rPr>
          <w:lang w:val="tr-TR"/>
        </w:rPr>
        <w:t xml:space="preserve"> atılmadan önce küçültülerek (</w:t>
      </w:r>
      <w:proofErr w:type="spellStart"/>
      <w:r w:rsidRPr="00981FE9">
        <w:rPr>
          <w:lang w:val="tr-TR"/>
        </w:rPr>
        <w:t>minify</w:t>
      </w:r>
      <w:proofErr w:type="spellEnd"/>
      <w:r w:rsidRPr="00981FE9">
        <w:rPr>
          <w:lang w:val="tr-TR"/>
        </w:rPr>
        <w:t>) paketlenmesi.</w:t>
      </w:r>
    </w:p>
    <w:p w14:paraId="7D8D7194" w14:textId="77777777" w:rsidR="00052761" w:rsidRDefault="003836EC">
      <w:pPr>
        <w:pStyle w:val="Balk2"/>
      </w:pPr>
      <w:bookmarkStart w:id="36" w:name="_Toc229342326"/>
      <w:r>
        <w:t>4.8. Deployment</w:t>
      </w:r>
      <w:bookmarkEnd w:id="36"/>
    </w:p>
    <w:p w14:paraId="364B3786" w14:textId="7B71464C" w:rsidR="00052761" w:rsidRDefault="003836EC">
      <w:pPr>
        <w:pStyle w:val="Balk3"/>
      </w:pPr>
      <w:bookmarkStart w:id="37" w:name="_Toc229342327"/>
      <w:r>
        <w:t xml:space="preserve">4.8.1. </w:t>
      </w:r>
      <w:proofErr w:type="spellStart"/>
      <w:r>
        <w:t>Vercel</w:t>
      </w:r>
      <w:proofErr w:type="spellEnd"/>
      <w:r>
        <w:t xml:space="preserve"> </w:t>
      </w:r>
      <w:bookmarkEnd w:id="37"/>
    </w:p>
    <w:p w14:paraId="3710313A" w14:textId="77777777" w:rsidR="00981FE9" w:rsidRPr="00981FE9" w:rsidRDefault="00981FE9" w:rsidP="00981FE9">
      <w:pPr>
        <w:numPr>
          <w:ilvl w:val="0"/>
          <w:numId w:val="29"/>
        </w:numPr>
        <w:rPr>
          <w:lang w:val="tr-TR"/>
        </w:rPr>
      </w:pPr>
      <w:r w:rsidRPr="00981FE9">
        <w:rPr>
          <w:b/>
          <w:bCs/>
          <w:lang w:val="tr-TR"/>
        </w:rPr>
        <w:t>Ne?</w:t>
      </w:r>
      <w:r w:rsidRPr="00981FE9">
        <w:rPr>
          <w:lang w:val="tr-TR"/>
        </w:rPr>
        <w:t> </w:t>
      </w:r>
      <w:proofErr w:type="spellStart"/>
      <w:r w:rsidRPr="00981FE9">
        <w:rPr>
          <w:lang w:val="tr-TR"/>
        </w:rPr>
        <w:t>Frontend</w:t>
      </w:r>
      <w:proofErr w:type="spellEnd"/>
      <w:r w:rsidRPr="00981FE9">
        <w:rPr>
          <w:lang w:val="tr-TR"/>
        </w:rPr>
        <w:t xml:space="preserve"> </w:t>
      </w:r>
      <w:proofErr w:type="spellStart"/>
      <w:r w:rsidRPr="00981FE9">
        <w:rPr>
          <w:lang w:val="tr-TR"/>
        </w:rPr>
        <w:t>frameworkleri</w:t>
      </w:r>
      <w:proofErr w:type="spellEnd"/>
      <w:r w:rsidRPr="00981FE9">
        <w:rPr>
          <w:lang w:val="tr-TR"/>
        </w:rPr>
        <w:t xml:space="preserve"> ve statik siteler için optimize edilmiş global bir bulut (Cloud/</w:t>
      </w:r>
      <w:proofErr w:type="spellStart"/>
      <w:r w:rsidRPr="00981FE9">
        <w:rPr>
          <w:lang w:val="tr-TR"/>
        </w:rPr>
        <w:t>Edge</w:t>
      </w:r>
      <w:proofErr w:type="spellEnd"/>
      <w:r w:rsidRPr="00981FE9">
        <w:rPr>
          <w:lang w:val="tr-TR"/>
        </w:rPr>
        <w:t xml:space="preserve">) </w:t>
      </w:r>
      <w:proofErr w:type="spellStart"/>
      <w:r w:rsidRPr="00981FE9">
        <w:rPr>
          <w:lang w:val="tr-TR"/>
        </w:rPr>
        <w:t>hosting</w:t>
      </w:r>
      <w:proofErr w:type="spellEnd"/>
      <w:r w:rsidRPr="00981FE9">
        <w:rPr>
          <w:lang w:val="tr-TR"/>
        </w:rPr>
        <w:t xml:space="preserve"> platformudur.</w:t>
      </w:r>
    </w:p>
    <w:p w14:paraId="033D3F56" w14:textId="77777777" w:rsidR="00981FE9" w:rsidRPr="00981FE9" w:rsidRDefault="00981FE9" w:rsidP="00981FE9">
      <w:pPr>
        <w:numPr>
          <w:ilvl w:val="0"/>
          <w:numId w:val="29"/>
        </w:numPr>
        <w:rPr>
          <w:lang w:val="tr-TR"/>
        </w:rPr>
      </w:pPr>
      <w:r w:rsidRPr="00981FE9">
        <w:rPr>
          <w:b/>
          <w:bCs/>
          <w:lang w:val="tr-TR"/>
        </w:rPr>
        <w:t>Neden seçildi?</w:t>
      </w:r>
      <w:r w:rsidRPr="00981FE9">
        <w:rPr>
          <w:lang w:val="tr-TR"/>
        </w:rPr>
        <w:t xml:space="preserve"> 1. </w:t>
      </w:r>
      <w:proofErr w:type="spellStart"/>
      <w:r w:rsidRPr="00981FE9">
        <w:rPr>
          <w:lang w:val="tr-TR"/>
        </w:rPr>
        <w:t>GitHub</w:t>
      </w:r>
      <w:proofErr w:type="spellEnd"/>
      <w:r w:rsidRPr="00981FE9">
        <w:rPr>
          <w:lang w:val="tr-TR"/>
        </w:rPr>
        <w:t xml:space="preserve"> ile doğrudan entegre olması ve her "</w:t>
      </w:r>
      <w:proofErr w:type="spellStart"/>
      <w:r w:rsidRPr="00981FE9">
        <w:rPr>
          <w:lang w:val="tr-TR"/>
        </w:rPr>
        <w:t>push</w:t>
      </w:r>
      <w:proofErr w:type="spellEnd"/>
      <w:r w:rsidRPr="00981FE9">
        <w:rPr>
          <w:lang w:val="tr-TR"/>
        </w:rPr>
        <w:t xml:space="preserve">" işleminde otomatik canlıya (CI/CD) alması; 2. Ücretsiz planının statik siteler için mükemmel olması; 3. </w:t>
      </w:r>
      <w:proofErr w:type="spellStart"/>
      <w:r w:rsidRPr="00981FE9">
        <w:rPr>
          <w:lang w:val="tr-TR"/>
        </w:rPr>
        <w:t>Edge</w:t>
      </w:r>
      <w:proofErr w:type="spellEnd"/>
      <w:r w:rsidRPr="00981FE9">
        <w:rPr>
          <w:lang w:val="tr-TR"/>
        </w:rPr>
        <w:t xml:space="preserve"> CDN sayesinde sitenin dünyanın her yerinden çok hızlı açılması.</w:t>
      </w:r>
    </w:p>
    <w:p w14:paraId="5FB381BC" w14:textId="77777777" w:rsidR="00981FE9" w:rsidRPr="00981FE9" w:rsidRDefault="00981FE9" w:rsidP="00981FE9">
      <w:pPr>
        <w:numPr>
          <w:ilvl w:val="0"/>
          <w:numId w:val="29"/>
        </w:numPr>
        <w:rPr>
          <w:lang w:val="tr-TR"/>
        </w:rPr>
      </w:pPr>
      <w:r w:rsidRPr="00981FE9">
        <w:rPr>
          <w:b/>
          <w:bCs/>
          <w:lang w:val="tr-TR"/>
        </w:rPr>
        <w:lastRenderedPageBreak/>
        <w:t>Alternatifler:</w:t>
      </w:r>
      <w:r w:rsidRPr="00981FE9">
        <w:rPr>
          <w:lang w:val="tr-TR"/>
        </w:rPr>
        <w:t> </w:t>
      </w:r>
      <w:proofErr w:type="spellStart"/>
      <w:r w:rsidRPr="00981FE9">
        <w:rPr>
          <w:lang w:val="tr-TR"/>
        </w:rPr>
        <w:t>Netlify</w:t>
      </w:r>
      <w:proofErr w:type="spellEnd"/>
      <w:r w:rsidRPr="00981FE9">
        <w:rPr>
          <w:lang w:val="tr-TR"/>
        </w:rPr>
        <w:t xml:space="preserve">, </w:t>
      </w:r>
      <w:proofErr w:type="spellStart"/>
      <w:r w:rsidRPr="00981FE9">
        <w:rPr>
          <w:lang w:val="tr-TR"/>
        </w:rPr>
        <w:t>GitHub</w:t>
      </w:r>
      <w:proofErr w:type="spellEnd"/>
      <w:r w:rsidRPr="00981FE9">
        <w:rPr>
          <w:lang w:val="tr-TR"/>
        </w:rPr>
        <w:t xml:space="preserve"> </w:t>
      </w:r>
      <w:proofErr w:type="spellStart"/>
      <w:r w:rsidRPr="00981FE9">
        <w:rPr>
          <w:lang w:val="tr-TR"/>
        </w:rPr>
        <w:t>Pages</w:t>
      </w:r>
      <w:proofErr w:type="spellEnd"/>
      <w:r w:rsidRPr="00981FE9">
        <w:rPr>
          <w:lang w:val="tr-TR"/>
        </w:rPr>
        <w:t xml:space="preserve">, </w:t>
      </w:r>
      <w:proofErr w:type="spellStart"/>
      <w:r w:rsidRPr="00981FE9">
        <w:rPr>
          <w:lang w:val="tr-TR"/>
        </w:rPr>
        <w:t>Cloudflare</w:t>
      </w:r>
      <w:proofErr w:type="spellEnd"/>
      <w:r w:rsidRPr="00981FE9">
        <w:rPr>
          <w:lang w:val="tr-TR"/>
        </w:rPr>
        <w:t xml:space="preserve"> </w:t>
      </w:r>
      <w:proofErr w:type="spellStart"/>
      <w:r w:rsidRPr="00981FE9">
        <w:rPr>
          <w:lang w:val="tr-TR"/>
        </w:rPr>
        <w:t>Pages</w:t>
      </w:r>
      <w:proofErr w:type="spellEnd"/>
      <w:r w:rsidRPr="00981FE9">
        <w:rPr>
          <w:lang w:val="tr-TR"/>
        </w:rPr>
        <w:t xml:space="preserve">. </w:t>
      </w:r>
      <w:proofErr w:type="spellStart"/>
      <w:r w:rsidRPr="00981FE9">
        <w:rPr>
          <w:lang w:val="tr-TR"/>
        </w:rPr>
        <w:t>Vercel'in</w:t>
      </w:r>
      <w:proofErr w:type="spellEnd"/>
      <w:r w:rsidRPr="00981FE9">
        <w:rPr>
          <w:lang w:val="tr-TR"/>
        </w:rPr>
        <w:t xml:space="preserve"> </w:t>
      </w:r>
      <w:proofErr w:type="spellStart"/>
      <w:r w:rsidRPr="00981FE9">
        <w:rPr>
          <w:lang w:val="tr-TR"/>
        </w:rPr>
        <w:t>Vite</w:t>
      </w:r>
      <w:proofErr w:type="spellEnd"/>
      <w:r w:rsidRPr="00981FE9">
        <w:rPr>
          <w:lang w:val="tr-TR"/>
        </w:rPr>
        <w:t xml:space="preserve"> ile uyumu ve geliştirici deneyimi daha pürüzsüz olduğu için tercih edilmiştir.</w:t>
      </w:r>
    </w:p>
    <w:p w14:paraId="5760B56E" w14:textId="574D2914" w:rsidR="00981FE9" w:rsidRPr="00981FE9" w:rsidRDefault="00981FE9" w:rsidP="00981FE9">
      <w:pPr>
        <w:numPr>
          <w:ilvl w:val="0"/>
          <w:numId w:val="29"/>
        </w:numPr>
        <w:rPr>
          <w:lang w:val="tr-TR"/>
        </w:rPr>
      </w:pPr>
      <w:r w:rsidRPr="00981FE9">
        <w:rPr>
          <w:b/>
          <w:bCs/>
          <w:lang w:val="tr-TR"/>
        </w:rPr>
        <w:t>Projedeki Rolü:</w:t>
      </w:r>
      <w:r w:rsidRPr="00981FE9">
        <w:rPr>
          <w:lang w:val="tr-TR"/>
        </w:rPr>
        <w:t> Geliştirilen aracın internet üzerinden herkesin erişimine açık şekilde (Canlı Demo) yayınlanması.</w:t>
      </w:r>
    </w:p>
    <w:p w14:paraId="07D2CA7F" w14:textId="77777777" w:rsidR="00052761" w:rsidRDefault="003836EC">
      <w:pPr>
        <w:pStyle w:val="Balk2"/>
      </w:pPr>
      <w:bookmarkStart w:id="38" w:name="_Toc229342328"/>
      <w:r>
        <w:t xml:space="preserve">4.9. </w:t>
      </w:r>
      <w:proofErr w:type="spellStart"/>
      <w:r>
        <w:t>Reddedilen</w:t>
      </w:r>
      <w:proofErr w:type="spellEnd"/>
      <w:r>
        <w:t xml:space="preserve"> </w:t>
      </w:r>
      <w:proofErr w:type="spellStart"/>
      <w:r>
        <w:t>Teknoloji</w:t>
      </w:r>
      <w:proofErr w:type="spellEnd"/>
      <w:r>
        <w:t xml:space="preserve"> </w:t>
      </w:r>
      <w:proofErr w:type="spellStart"/>
      <w:r>
        <w:t>Kararları</w:t>
      </w:r>
      <w:bookmarkEnd w:id="38"/>
      <w:proofErr w:type="spellEnd"/>
    </w:p>
    <w:p w14:paraId="03FC2AB0" w14:textId="2CCB78A5" w:rsidR="006605F1" w:rsidRDefault="006605F1" w:rsidP="003C54DB">
      <w:pPr>
        <w:pStyle w:val="ResimYazs"/>
        <w:spacing w:after="120"/>
      </w:pPr>
      <w:r>
        <w:t xml:space="preserve">Tablo </w:t>
      </w:r>
      <w:r w:rsidR="00F063A5">
        <w:t>9</w:t>
      </w:r>
      <w:r>
        <w:t xml:space="preserve">: </w:t>
      </w:r>
      <w:proofErr w:type="spellStart"/>
      <w:r w:rsidR="003C54DB" w:rsidRPr="003C54DB">
        <w:t>Reddedilen</w:t>
      </w:r>
      <w:proofErr w:type="spellEnd"/>
      <w:r w:rsidR="003C54DB" w:rsidRPr="003C54DB">
        <w:t xml:space="preserve"> </w:t>
      </w:r>
      <w:proofErr w:type="spellStart"/>
      <w:r w:rsidR="003C54DB" w:rsidRPr="003C54DB">
        <w:t>Kararlar</w:t>
      </w:r>
      <w:proofErr w:type="spellEnd"/>
      <w:r w:rsidR="003C54DB" w:rsidRPr="003C54DB">
        <w:t xml:space="preserve"> </w:t>
      </w:r>
      <w:proofErr w:type="spellStart"/>
      <w:r w:rsidR="003C54DB" w:rsidRPr="003C54DB">
        <w:t>ve</w:t>
      </w:r>
      <w:proofErr w:type="spellEnd"/>
      <w:r w:rsidR="003C54DB" w:rsidRPr="003C54DB">
        <w:t xml:space="preserve"> </w:t>
      </w:r>
      <w:proofErr w:type="spellStart"/>
      <w:r w:rsidR="003C54DB" w:rsidRPr="003C54DB">
        <w:t>Sebepleri</w:t>
      </w:r>
      <w:proofErr w:type="spellEnd"/>
    </w:p>
    <w:tbl>
      <w:tblPr>
        <w:tblStyle w:val="TabloKlavuzu"/>
        <w:tblW w:w="0" w:type="auto"/>
        <w:tblLook w:val="04A0" w:firstRow="1" w:lastRow="0" w:firstColumn="1" w:lastColumn="0" w:noHBand="0" w:noVBand="1"/>
      </w:tblPr>
      <w:tblGrid>
        <w:gridCol w:w="2646"/>
        <w:gridCol w:w="6132"/>
      </w:tblGrid>
      <w:tr w:rsidR="006605F1" w:rsidRPr="006605F1" w14:paraId="3415AD98" w14:textId="77777777" w:rsidTr="006605F1">
        <w:tc>
          <w:tcPr>
            <w:tcW w:w="0" w:type="auto"/>
            <w:shd w:val="clear" w:color="auto" w:fill="1F497D" w:themeFill="text2"/>
            <w:hideMark/>
          </w:tcPr>
          <w:p w14:paraId="4EF6B5D0" w14:textId="77777777" w:rsidR="006605F1" w:rsidRPr="006605F1" w:rsidRDefault="006605F1" w:rsidP="006605F1">
            <w:pPr>
              <w:jc w:val="left"/>
              <w:rPr>
                <w:color w:val="FFFFFF" w:themeColor="background1"/>
                <w:lang w:val="tr-TR"/>
              </w:rPr>
            </w:pPr>
            <w:r w:rsidRPr="006605F1">
              <w:rPr>
                <w:color w:val="FFFFFF" w:themeColor="background1"/>
                <w:lang w:val="tr-TR"/>
              </w:rPr>
              <w:t>Değerlendirilen Teknoloji</w:t>
            </w:r>
          </w:p>
        </w:tc>
        <w:tc>
          <w:tcPr>
            <w:tcW w:w="0" w:type="auto"/>
            <w:shd w:val="clear" w:color="auto" w:fill="1F497D" w:themeFill="text2"/>
            <w:hideMark/>
          </w:tcPr>
          <w:p w14:paraId="69A9D9CE" w14:textId="77777777" w:rsidR="006605F1" w:rsidRPr="006605F1" w:rsidRDefault="006605F1" w:rsidP="006605F1">
            <w:pPr>
              <w:jc w:val="left"/>
              <w:rPr>
                <w:color w:val="FFFFFF" w:themeColor="background1"/>
                <w:lang w:val="tr-TR"/>
              </w:rPr>
            </w:pPr>
            <w:r w:rsidRPr="006605F1">
              <w:rPr>
                <w:color w:val="FFFFFF" w:themeColor="background1"/>
                <w:lang w:val="tr-TR"/>
              </w:rPr>
              <w:t>Neden Reddedildi? (Teknik Gerekçe)</w:t>
            </w:r>
          </w:p>
        </w:tc>
      </w:tr>
      <w:tr w:rsidR="006605F1" w:rsidRPr="006605F1" w14:paraId="0FDC9E5C" w14:textId="77777777" w:rsidTr="006605F1">
        <w:tc>
          <w:tcPr>
            <w:tcW w:w="0" w:type="auto"/>
            <w:shd w:val="clear" w:color="auto" w:fill="DBE5F1" w:themeFill="accent1" w:themeFillTint="33"/>
            <w:hideMark/>
          </w:tcPr>
          <w:p w14:paraId="3EB1806D" w14:textId="77777777" w:rsidR="006605F1" w:rsidRPr="006605F1" w:rsidRDefault="006605F1" w:rsidP="006605F1">
            <w:pPr>
              <w:jc w:val="left"/>
              <w:rPr>
                <w:lang w:val="tr-TR"/>
              </w:rPr>
            </w:pPr>
            <w:proofErr w:type="spellStart"/>
            <w:r w:rsidRPr="006605F1">
              <w:rPr>
                <w:b/>
                <w:bCs/>
                <w:lang w:val="tr-TR"/>
              </w:rPr>
              <w:t>React</w:t>
            </w:r>
            <w:proofErr w:type="spellEnd"/>
            <w:r w:rsidRPr="006605F1">
              <w:rPr>
                <w:b/>
                <w:bCs/>
                <w:lang w:val="tr-TR"/>
              </w:rPr>
              <w:t xml:space="preserve"> / </w:t>
            </w:r>
            <w:proofErr w:type="spellStart"/>
            <w:r w:rsidRPr="006605F1">
              <w:rPr>
                <w:b/>
                <w:bCs/>
                <w:lang w:val="tr-TR"/>
              </w:rPr>
              <w:t>Vue</w:t>
            </w:r>
            <w:proofErr w:type="spellEnd"/>
            <w:r w:rsidRPr="006605F1">
              <w:rPr>
                <w:b/>
                <w:bCs/>
                <w:lang w:val="tr-TR"/>
              </w:rPr>
              <w:t xml:space="preserve"> / </w:t>
            </w:r>
            <w:proofErr w:type="spellStart"/>
            <w:r w:rsidRPr="006605F1">
              <w:rPr>
                <w:b/>
                <w:bCs/>
                <w:lang w:val="tr-TR"/>
              </w:rPr>
              <w:t>Svelte</w:t>
            </w:r>
            <w:proofErr w:type="spellEnd"/>
          </w:p>
        </w:tc>
        <w:tc>
          <w:tcPr>
            <w:tcW w:w="0" w:type="auto"/>
            <w:shd w:val="clear" w:color="auto" w:fill="DBE5F1" w:themeFill="accent1" w:themeFillTint="33"/>
            <w:hideMark/>
          </w:tcPr>
          <w:p w14:paraId="3A98B821" w14:textId="77777777" w:rsidR="006605F1" w:rsidRPr="006605F1" w:rsidRDefault="006605F1" w:rsidP="006605F1">
            <w:pPr>
              <w:jc w:val="left"/>
              <w:rPr>
                <w:lang w:val="tr-TR"/>
              </w:rPr>
            </w:pPr>
            <w:r w:rsidRPr="006605F1">
              <w:rPr>
                <w:lang w:val="tr-TR"/>
              </w:rPr>
              <w:t>"</w:t>
            </w:r>
            <w:proofErr w:type="spellStart"/>
            <w:r w:rsidRPr="006605F1">
              <w:rPr>
                <w:lang w:val="tr-TR"/>
              </w:rPr>
              <w:t>State</w:t>
            </w:r>
            <w:proofErr w:type="spellEnd"/>
            <w:r w:rsidRPr="006605F1">
              <w:rPr>
                <w:lang w:val="tr-TR"/>
              </w:rPr>
              <w:t xml:space="preserve"> Management" mekanizmaları büyük dizilerde (</w:t>
            </w:r>
            <w:proofErr w:type="spellStart"/>
            <w:r w:rsidRPr="006605F1">
              <w:rPr>
                <w:lang w:val="tr-TR"/>
              </w:rPr>
              <w:t>Örn</w:t>
            </w:r>
            <w:proofErr w:type="spellEnd"/>
            <w:r w:rsidRPr="006605F1">
              <w:rPr>
                <w:lang w:val="tr-TR"/>
              </w:rPr>
              <w:t xml:space="preserve">: 500.000 obje) inanılmaz derecede RAM tüketmektedir. Virtual DOM maliyetleri sebebiyle </w:t>
            </w:r>
            <w:proofErr w:type="spellStart"/>
            <w:r w:rsidRPr="006605F1">
              <w:rPr>
                <w:lang w:val="tr-TR"/>
              </w:rPr>
              <w:t>Native</w:t>
            </w:r>
            <w:proofErr w:type="spellEnd"/>
            <w:r w:rsidRPr="006605F1">
              <w:rPr>
                <w:lang w:val="tr-TR"/>
              </w:rPr>
              <w:t xml:space="preserve"> </w:t>
            </w:r>
            <w:proofErr w:type="spellStart"/>
            <w:r w:rsidRPr="006605F1">
              <w:rPr>
                <w:lang w:val="tr-TR"/>
              </w:rPr>
              <w:t>Vanilla</w:t>
            </w:r>
            <w:proofErr w:type="spellEnd"/>
            <w:r w:rsidRPr="006605F1">
              <w:rPr>
                <w:lang w:val="tr-TR"/>
              </w:rPr>
              <w:t xml:space="preserve"> JS tercih edilmiştir.</w:t>
            </w:r>
          </w:p>
        </w:tc>
      </w:tr>
      <w:tr w:rsidR="006605F1" w:rsidRPr="006605F1" w14:paraId="0C732FF1" w14:textId="77777777" w:rsidTr="006605F1">
        <w:tc>
          <w:tcPr>
            <w:tcW w:w="0" w:type="auto"/>
            <w:hideMark/>
          </w:tcPr>
          <w:p w14:paraId="1DB3F721" w14:textId="77777777" w:rsidR="006605F1" w:rsidRPr="006605F1" w:rsidRDefault="006605F1" w:rsidP="006605F1">
            <w:pPr>
              <w:jc w:val="left"/>
              <w:rPr>
                <w:lang w:val="tr-TR"/>
              </w:rPr>
            </w:pPr>
            <w:proofErr w:type="spellStart"/>
            <w:r w:rsidRPr="006605F1">
              <w:rPr>
                <w:b/>
                <w:bCs/>
                <w:lang w:val="tr-TR"/>
              </w:rPr>
              <w:t>IndexedDB</w:t>
            </w:r>
            <w:proofErr w:type="spellEnd"/>
            <w:r w:rsidRPr="006605F1">
              <w:rPr>
                <w:b/>
                <w:bCs/>
                <w:lang w:val="tr-TR"/>
              </w:rPr>
              <w:t xml:space="preserve"> (</w:t>
            </w:r>
            <w:proofErr w:type="spellStart"/>
            <w:r w:rsidRPr="006605F1">
              <w:rPr>
                <w:b/>
                <w:bCs/>
                <w:lang w:val="tr-TR"/>
              </w:rPr>
              <w:t>Dexie</w:t>
            </w:r>
            <w:proofErr w:type="spellEnd"/>
            <w:r w:rsidRPr="006605F1">
              <w:rPr>
                <w:b/>
                <w:bCs/>
                <w:lang w:val="tr-TR"/>
              </w:rPr>
              <w:t>)</w:t>
            </w:r>
          </w:p>
        </w:tc>
        <w:tc>
          <w:tcPr>
            <w:tcW w:w="0" w:type="auto"/>
            <w:hideMark/>
          </w:tcPr>
          <w:p w14:paraId="1C1C8050" w14:textId="77777777" w:rsidR="006605F1" w:rsidRPr="006605F1" w:rsidRDefault="006605F1" w:rsidP="006605F1">
            <w:pPr>
              <w:jc w:val="left"/>
              <w:rPr>
                <w:lang w:val="tr-TR"/>
              </w:rPr>
            </w:pPr>
            <w:r w:rsidRPr="006605F1">
              <w:rPr>
                <w:lang w:val="tr-TR"/>
              </w:rPr>
              <w:t xml:space="preserve">Dosyaları tarayıcı hafızasına kalıcı kaydetmek, kullanıcının diskini meşgul eder. Araç "geçici bir inceleme paneli" vizyonuyla tasarlandığı için veriler sadece oturum (RAM) bazlı tutulmuş, </w:t>
            </w:r>
            <w:proofErr w:type="spellStart"/>
            <w:r w:rsidRPr="006605F1">
              <w:rPr>
                <w:lang w:val="tr-TR"/>
              </w:rPr>
              <w:t>IndexedDB</w:t>
            </w:r>
            <w:proofErr w:type="spellEnd"/>
            <w:r w:rsidRPr="006605F1">
              <w:rPr>
                <w:lang w:val="tr-TR"/>
              </w:rPr>
              <w:t xml:space="preserve"> reddedilmiştir.</w:t>
            </w:r>
          </w:p>
        </w:tc>
      </w:tr>
      <w:tr w:rsidR="006605F1" w:rsidRPr="006605F1" w14:paraId="71B47CAC" w14:textId="77777777" w:rsidTr="006605F1">
        <w:tc>
          <w:tcPr>
            <w:tcW w:w="0" w:type="auto"/>
            <w:shd w:val="clear" w:color="auto" w:fill="DBE5F1" w:themeFill="accent1" w:themeFillTint="33"/>
            <w:hideMark/>
          </w:tcPr>
          <w:p w14:paraId="3A02F0D7" w14:textId="77777777" w:rsidR="006605F1" w:rsidRPr="006605F1" w:rsidRDefault="006605F1" w:rsidP="006605F1">
            <w:pPr>
              <w:jc w:val="left"/>
              <w:rPr>
                <w:lang w:val="tr-TR"/>
              </w:rPr>
            </w:pPr>
            <w:r w:rsidRPr="006605F1">
              <w:rPr>
                <w:b/>
                <w:bCs/>
                <w:lang w:val="tr-TR"/>
              </w:rPr>
              <w:t>D3.js</w:t>
            </w:r>
          </w:p>
        </w:tc>
        <w:tc>
          <w:tcPr>
            <w:tcW w:w="0" w:type="auto"/>
            <w:shd w:val="clear" w:color="auto" w:fill="DBE5F1" w:themeFill="accent1" w:themeFillTint="33"/>
            <w:hideMark/>
          </w:tcPr>
          <w:p w14:paraId="1DDE3C1A" w14:textId="77777777" w:rsidR="006605F1" w:rsidRPr="006605F1" w:rsidRDefault="006605F1" w:rsidP="006605F1">
            <w:pPr>
              <w:jc w:val="left"/>
              <w:rPr>
                <w:lang w:val="tr-TR"/>
              </w:rPr>
            </w:pPr>
            <w:proofErr w:type="spellStart"/>
            <w:r w:rsidRPr="006605F1">
              <w:rPr>
                <w:lang w:val="tr-TR"/>
              </w:rPr>
              <w:t>Canvas</w:t>
            </w:r>
            <w:proofErr w:type="spellEnd"/>
            <w:r w:rsidRPr="006605F1">
              <w:rPr>
                <w:lang w:val="tr-TR"/>
              </w:rPr>
              <w:t xml:space="preserve"> yerine SVG (DOM elementleri) </w:t>
            </w:r>
            <w:proofErr w:type="spellStart"/>
            <w:r w:rsidRPr="006605F1">
              <w:rPr>
                <w:lang w:val="tr-TR"/>
              </w:rPr>
              <w:t>render</w:t>
            </w:r>
            <w:proofErr w:type="spellEnd"/>
            <w:r w:rsidRPr="006605F1">
              <w:rPr>
                <w:lang w:val="tr-TR"/>
              </w:rPr>
              <w:t xml:space="preserve"> ettiği için, 10.000 üzeri veri noktasında tarayıcıyı çökertme riski taşıdığından reddedilmiş, yerine </w:t>
            </w:r>
            <w:proofErr w:type="spellStart"/>
            <w:r w:rsidRPr="006605F1">
              <w:rPr>
                <w:lang w:val="tr-TR"/>
              </w:rPr>
              <w:t>Canvas</w:t>
            </w:r>
            <w:proofErr w:type="spellEnd"/>
            <w:r w:rsidRPr="006605F1">
              <w:rPr>
                <w:lang w:val="tr-TR"/>
              </w:rPr>
              <w:t xml:space="preserve"> kullanan Chart.js alınmıştır.</w:t>
            </w:r>
          </w:p>
        </w:tc>
      </w:tr>
    </w:tbl>
    <w:p w14:paraId="66CE41DB" w14:textId="77777777" w:rsidR="00981FE9" w:rsidRDefault="00981FE9"/>
    <w:p w14:paraId="25DED866" w14:textId="3C489C06" w:rsidR="00052761" w:rsidRDefault="003836EC">
      <w:pPr>
        <w:pStyle w:val="Balk1"/>
      </w:pPr>
      <w:bookmarkStart w:id="39" w:name="_Toc229342329"/>
      <w:r>
        <w:lastRenderedPageBreak/>
        <w:t>5. SİSTEM MİMARİSİ</w:t>
      </w:r>
      <w:bookmarkEnd w:id="39"/>
    </w:p>
    <w:p w14:paraId="78E51AF9" w14:textId="4F0192C9" w:rsidR="00630F20" w:rsidRDefault="00630F20" w:rsidP="00630F20">
      <w:pPr>
        <w:ind w:firstLine="0"/>
      </w:pPr>
      <w:proofErr w:type="spellStart"/>
      <w:r w:rsidRPr="00630F20">
        <w:t>Proje</w:t>
      </w:r>
      <w:proofErr w:type="spellEnd"/>
      <w:r w:rsidRPr="00630F20">
        <w:t xml:space="preserve">, </w:t>
      </w:r>
      <w:proofErr w:type="spellStart"/>
      <w:r w:rsidRPr="00630F20">
        <w:t>tamamen</w:t>
      </w:r>
      <w:proofErr w:type="spellEnd"/>
      <w:r w:rsidRPr="00630F20">
        <w:t xml:space="preserve"> </w:t>
      </w:r>
      <w:proofErr w:type="spellStart"/>
      <w:r w:rsidRPr="00630F20">
        <w:t>istemci</w:t>
      </w:r>
      <w:proofErr w:type="spellEnd"/>
      <w:r w:rsidRPr="00630F20">
        <w:t xml:space="preserve"> (client-side) </w:t>
      </w:r>
      <w:proofErr w:type="spellStart"/>
      <w:r w:rsidRPr="00630F20">
        <w:t>tarafında</w:t>
      </w:r>
      <w:proofErr w:type="spellEnd"/>
      <w:r w:rsidRPr="00630F20">
        <w:t xml:space="preserve"> </w:t>
      </w:r>
      <w:proofErr w:type="spellStart"/>
      <w:r w:rsidRPr="00630F20">
        <w:t>çalışan</w:t>
      </w:r>
      <w:proofErr w:type="spellEnd"/>
      <w:r w:rsidRPr="00630F20">
        <w:t xml:space="preserve"> </w:t>
      </w:r>
      <w:proofErr w:type="spellStart"/>
      <w:r w:rsidRPr="00630F20">
        <w:t>sunucusuz</w:t>
      </w:r>
      <w:proofErr w:type="spellEnd"/>
      <w:r w:rsidRPr="00630F20">
        <w:t xml:space="preserve"> (serverless) </w:t>
      </w:r>
      <w:proofErr w:type="spellStart"/>
      <w:r w:rsidRPr="00630F20">
        <w:t>bir</w:t>
      </w:r>
      <w:proofErr w:type="spellEnd"/>
      <w:r w:rsidRPr="00630F20">
        <w:t xml:space="preserve"> </w:t>
      </w:r>
      <w:proofErr w:type="spellStart"/>
      <w:r w:rsidRPr="00630F20">
        <w:t>mimariye</w:t>
      </w:r>
      <w:proofErr w:type="spellEnd"/>
      <w:r w:rsidRPr="00630F20">
        <w:t xml:space="preserve"> </w:t>
      </w:r>
      <w:proofErr w:type="spellStart"/>
      <w:r w:rsidRPr="00630F20">
        <w:t>sahiptir</w:t>
      </w:r>
      <w:proofErr w:type="spellEnd"/>
      <w:r w:rsidRPr="00630F20">
        <w:t xml:space="preserve">. </w:t>
      </w:r>
      <w:proofErr w:type="spellStart"/>
      <w:r w:rsidRPr="00630F20">
        <w:t>Sistem</w:t>
      </w:r>
      <w:proofErr w:type="spellEnd"/>
      <w:r w:rsidRPr="00630F20">
        <w:t xml:space="preserve"> </w:t>
      </w:r>
      <w:proofErr w:type="spellStart"/>
      <w:r w:rsidRPr="00630F20">
        <w:t>mimarisi</w:t>
      </w:r>
      <w:proofErr w:type="spellEnd"/>
      <w:r w:rsidRPr="00630F20">
        <w:t xml:space="preserve"> C4 </w:t>
      </w:r>
      <w:proofErr w:type="spellStart"/>
      <w:r w:rsidRPr="00630F20">
        <w:t>Modeli</w:t>
      </w:r>
      <w:proofErr w:type="spellEnd"/>
      <w:r w:rsidRPr="00630F20">
        <w:t xml:space="preserve"> (Simon Brown) </w:t>
      </w:r>
      <w:proofErr w:type="spellStart"/>
      <w:r w:rsidRPr="00630F20">
        <w:t>referans</w:t>
      </w:r>
      <w:proofErr w:type="spellEnd"/>
      <w:r w:rsidRPr="00630F20">
        <w:t xml:space="preserve"> </w:t>
      </w:r>
      <w:proofErr w:type="spellStart"/>
      <w:r w:rsidRPr="00630F20">
        <w:t>alınarak</w:t>
      </w:r>
      <w:proofErr w:type="spellEnd"/>
      <w:r w:rsidRPr="00630F20">
        <w:t xml:space="preserve"> </w:t>
      </w:r>
      <w:proofErr w:type="spellStart"/>
      <w:r w:rsidRPr="00630F20">
        <w:t>tasarlanmıştır</w:t>
      </w:r>
      <w:proofErr w:type="spellEnd"/>
      <w:r w:rsidRPr="00630F20">
        <w:t>.</w:t>
      </w:r>
    </w:p>
    <w:p w14:paraId="06990645" w14:textId="3B2DC8B9" w:rsidR="00052761" w:rsidRDefault="003836EC">
      <w:pPr>
        <w:pStyle w:val="Balk2"/>
      </w:pPr>
      <w:bookmarkStart w:id="40" w:name="_Toc229342330"/>
      <w:r>
        <w:t xml:space="preserve">5.1. Yüksek </w:t>
      </w:r>
      <w:proofErr w:type="spellStart"/>
      <w:r>
        <w:t>Seviye</w:t>
      </w:r>
      <w:proofErr w:type="spellEnd"/>
      <w:r>
        <w:t xml:space="preserve"> </w:t>
      </w:r>
      <w:proofErr w:type="spellStart"/>
      <w:r>
        <w:t>Mimari</w:t>
      </w:r>
      <w:proofErr w:type="spellEnd"/>
      <w:r>
        <w:t xml:space="preserve"> (C4 — Level 1: Context)</w:t>
      </w:r>
      <w:bookmarkEnd w:id="40"/>
    </w:p>
    <w:p w14:paraId="52CF287C" w14:textId="6D529D68" w:rsidR="001D5FAF" w:rsidRPr="001D5FAF" w:rsidRDefault="001D5FAF" w:rsidP="001D5FAF">
      <w:pPr>
        <w:ind w:firstLine="0"/>
      </w:pPr>
      <w:proofErr w:type="spellStart"/>
      <w:r w:rsidRPr="001D5FAF">
        <w:t>Uygulama</w:t>
      </w:r>
      <w:proofErr w:type="spellEnd"/>
      <w:r w:rsidRPr="001D5FAF">
        <w:t xml:space="preserve">, </w:t>
      </w:r>
      <w:proofErr w:type="spellStart"/>
      <w:r w:rsidRPr="001D5FAF">
        <w:t>veritabanı</w:t>
      </w:r>
      <w:proofErr w:type="spellEnd"/>
      <w:r w:rsidRPr="001D5FAF">
        <w:t xml:space="preserve"> </w:t>
      </w:r>
      <w:proofErr w:type="spellStart"/>
      <w:r w:rsidRPr="001D5FAF">
        <w:t>veya</w:t>
      </w:r>
      <w:proofErr w:type="spellEnd"/>
      <w:r w:rsidRPr="001D5FAF">
        <w:t xml:space="preserve"> </w:t>
      </w:r>
      <w:proofErr w:type="spellStart"/>
      <w:r w:rsidRPr="001D5FAF">
        <w:t>uzak</w:t>
      </w:r>
      <w:proofErr w:type="spellEnd"/>
      <w:r w:rsidRPr="001D5FAF">
        <w:t xml:space="preserve"> </w:t>
      </w:r>
      <w:proofErr w:type="spellStart"/>
      <w:r w:rsidRPr="001D5FAF">
        <w:t>bir</w:t>
      </w:r>
      <w:proofErr w:type="spellEnd"/>
      <w:r w:rsidRPr="001D5FAF">
        <w:t xml:space="preserve"> API </w:t>
      </w:r>
      <w:proofErr w:type="spellStart"/>
      <w:r w:rsidRPr="001D5FAF">
        <w:t>sunucusu</w:t>
      </w:r>
      <w:proofErr w:type="spellEnd"/>
      <w:r w:rsidRPr="001D5FAF">
        <w:t xml:space="preserve"> </w:t>
      </w:r>
      <w:proofErr w:type="spellStart"/>
      <w:r w:rsidRPr="001D5FAF">
        <w:t>barındırmaz</w:t>
      </w:r>
      <w:proofErr w:type="spellEnd"/>
      <w:r w:rsidRPr="001D5FAF">
        <w:t xml:space="preserve">. </w:t>
      </w:r>
      <w:proofErr w:type="spellStart"/>
      <w:r w:rsidRPr="001D5FAF">
        <w:t>Kullanıcı</w:t>
      </w:r>
      <w:proofErr w:type="spellEnd"/>
      <w:r w:rsidRPr="001D5FAF">
        <w:t xml:space="preserve"> </w:t>
      </w:r>
      <w:proofErr w:type="spellStart"/>
      <w:r w:rsidRPr="001D5FAF">
        <w:t>etkileşimi</w:t>
      </w:r>
      <w:proofErr w:type="spellEnd"/>
      <w:r w:rsidRPr="001D5FAF">
        <w:t xml:space="preserve"> </w:t>
      </w:r>
      <w:proofErr w:type="spellStart"/>
      <w:r w:rsidRPr="001D5FAF">
        <w:t>doğrudan</w:t>
      </w:r>
      <w:proofErr w:type="spellEnd"/>
      <w:r w:rsidRPr="001D5FAF">
        <w:t xml:space="preserve"> </w:t>
      </w:r>
      <w:proofErr w:type="spellStart"/>
      <w:r w:rsidRPr="001D5FAF">
        <w:t>kullanıcının</w:t>
      </w:r>
      <w:proofErr w:type="spellEnd"/>
      <w:r w:rsidRPr="001D5FAF">
        <w:t xml:space="preserve"> </w:t>
      </w:r>
      <w:proofErr w:type="spellStart"/>
      <w:r w:rsidRPr="001D5FAF">
        <w:t>lokal</w:t>
      </w:r>
      <w:proofErr w:type="spellEnd"/>
      <w:r w:rsidRPr="001D5FAF">
        <w:t xml:space="preserve"> </w:t>
      </w:r>
      <w:proofErr w:type="spellStart"/>
      <w:r w:rsidRPr="001D5FAF">
        <w:t>dosya</w:t>
      </w:r>
      <w:proofErr w:type="spellEnd"/>
      <w:r w:rsidRPr="001D5FAF">
        <w:t xml:space="preserve"> </w:t>
      </w:r>
      <w:proofErr w:type="spellStart"/>
      <w:r w:rsidRPr="001D5FAF">
        <w:t>sistemi</w:t>
      </w:r>
      <w:proofErr w:type="spellEnd"/>
      <w:r w:rsidRPr="001D5FAF">
        <w:t xml:space="preserve"> </w:t>
      </w:r>
      <w:proofErr w:type="spellStart"/>
      <w:r w:rsidRPr="001D5FAF">
        <w:t>ve</w:t>
      </w:r>
      <w:proofErr w:type="spellEnd"/>
      <w:r w:rsidRPr="001D5FAF">
        <w:t xml:space="preserve"> web </w:t>
      </w:r>
      <w:proofErr w:type="spellStart"/>
      <w:r w:rsidRPr="001D5FAF">
        <w:t>tarayıcısı</w:t>
      </w:r>
      <w:proofErr w:type="spellEnd"/>
      <w:r w:rsidRPr="001D5FAF">
        <w:t xml:space="preserve"> </w:t>
      </w:r>
      <w:proofErr w:type="spellStart"/>
      <w:r w:rsidRPr="001D5FAF">
        <w:t>arasında</w:t>
      </w:r>
      <w:proofErr w:type="spellEnd"/>
      <w:r w:rsidRPr="001D5FAF">
        <w:t xml:space="preserve"> </w:t>
      </w:r>
      <w:proofErr w:type="spellStart"/>
      <w:r w:rsidRPr="001D5FAF">
        <w:t>gerçekleşir</w:t>
      </w:r>
      <w:proofErr w:type="spellEnd"/>
      <w:r w:rsidRPr="001D5FAF">
        <w:t>.</w:t>
      </w:r>
    </w:p>
    <w:tbl>
      <w:tblPr>
        <w:tblW w:w="0" w:type="auto"/>
        <w:jc w:val="center"/>
        <w:tblLook w:val="04A0" w:firstRow="1" w:lastRow="0" w:firstColumn="1" w:lastColumn="0" w:noHBand="0" w:noVBand="1"/>
      </w:tblPr>
      <w:tblGrid>
        <w:gridCol w:w="7937"/>
      </w:tblGrid>
      <w:tr w:rsidR="00052761" w14:paraId="6E59B0D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7923971" w14:textId="3D91BA87" w:rsidR="00052761" w:rsidRDefault="00565315">
            <w:pPr>
              <w:spacing w:before="720"/>
              <w:ind w:firstLine="0"/>
              <w:jc w:val="center"/>
            </w:pPr>
            <w:r>
              <w:rPr>
                <w:noProof/>
              </w:rPr>
              <w:drawing>
                <wp:anchor distT="0" distB="0" distL="114300" distR="114300" simplePos="0" relativeHeight="251659264" behindDoc="0" locked="0" layoutInCell="1" allowOverlap="1" wp14:anchorId="5B8BCCF4" wp14:editId="07A9E362">
                  <wp:simplePos x="0" y="0"/>
                  <wp:positionH relativeFrom="column">
                    <wp:posOffset>-84455</wp:posOffset>
                  </wp:positionH>
                  <wp:positionV relativeFrom="paragraph">
                    <wp:posOffset>-10795</wp:posOffset>
                  </wp:positionV>
                  <wp:extent cx="5105400" cy="2327910"/>
                  <wp:effectExtent l="0" t="0" r="0" b="0"/>
                  <wp:wrapNone/>
                  <wp:docPr id="19847201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327910"/>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r w:rsidR="00637E2E">
              <w:rPr>
                <w:noProof/>
              </w:rPr>
              <w:t xml:space="preserve"> </w:t>
            </w:r>
          </w:p>
          <w:p w14:paraId="7FB27C9D" w14:textId="77777777" w:rsidR="00052761" w:rsidRDefault="003836EC">
            <w:pPr>
              <w:ind w:firstLine="0"/>
              <w:jc w:val="center"/>
            </w:pPr>
            <w:r>
              <w:rPr>
                <w:b/>
                <w:sz w:val="22"/>
              </w:rPr>
              <w:t>[</w:t>
            </w:r>
            <w:proofErr w:type="spellStart"/>
            <w:r>
              <w:rPr>
                <w:b/>
                <w:sz w:val="22"/>
              </w:rPr>
              <w:t>Şekil</w:t>
            </w:r>
            <w:proofErr w:type="spellEnd"/>
            <w:r>
              <w:rPr>
                <w:b/>
                <w:sz w:val="22"/>
              </w:rPr>
              <w:t xml:space="preserve">: </w:t>
            </w:r>
            <w:proofErr w:type="spellStart"/>
            <w:r>
              <w:rPr>
                <w:b/>
                <w:sz w:val="22"/>
              </w:rPr>
              <w:t>Sistem</w:t>
            </w:r>
            <w:proofErr w:type="spellEnd"/>
            <w:r>
              <w:rPr>
                <w:b/>
                <w:sz w:val="22"/>
              </w:rPr>
              <w:t xml:space="preserve"> Context </w:t>
            </w:r>
            <w:proofErr w:type="spellStart"/>
            <w:r>
              <w:rPr>
                <w:b/>
                <w:sz w:val="22"/>
              </w:rPr>
              <w:t>Diyagramı</w:t>
            </w:r>
            <w:proofErr w:type="spellEnd"/>
            <w:r>
              <w:rPr>
                <w:b/>
                <w:sz w:val="22"/>
              </w:rPr>
              <w:t>]</w:t>
            </w:r>
          </w:p>
          <w:p w14:paraId="7D6387B2" w14:textId="77777777" w:rsidR="00052761" w:rsidRDefault="003836EC">
            <w:pPr>
              <w:spacing w:after="720"/>
              <w:ind w:firstLine="0"/>
              <w:jc w:val="center"/>
            </w:pPr>
            <w:proofErr w:type="spellStart"/>
            <w:r>
              <w:rPr>
                <w:i/>
                <w:color w:val="808080"/>
                <w:sz w:val="18"/>
              </w:rPr>
              <w:t>Kullanıcılar</w:t>
            </w:r>
            <w:proofErr w:type="spellEnd"/>
            <w:r>
              <w:rPr>
                <w:i/>
                <w:color w:val="808080"/>
                <w:sz w:val="18"/>
              </w:rPr>
              <w:t xml:space="preserve">, </w:t>
            </w:r>
            <w:proofErr w:type="spellStart"/>
            <w:r>
              <w:rPr>
                <w:i/>
                <w:color w:val="808080"/>
                <w:sz w:val="18"/>
              </w:rPr>
              <w:t>dış</w:t>
            </w:r>
            <w:proofErr w:type="spellEnd"/>
            <w:r>
              <w:rPr>
                <w:i/>
                <w:color w:val="808080"/>
                <w:sz w:val="18"/>
              </w:rPr>
              <w:t xml:space="preserve"> </w:t>
            </w:r>
            <w:proofErr w:type="spellStart"/>
            <w:r>
              <w:rPr>
                <w:i/>
                <w:color w:val="808080"/>
                <w:sz w:val="18"/>
              </w:rPr>
              <w:t>sistemler</w:t>
            </w:r>
            <w:proofErr w:type="spellEnd"/>
            <w:r>
              <w:rPr>
                <w:i/>
                <w:color w:val="808080"/>
                <w:sz w:val="18"/>
              </w:rPr>
              <w:t xml:space="preserve"> </w:t>
            </w:r>
            <w:proofErr w:type="spellStart"/>
            <w:r>
              <w:rPr>
                <w:i/>
                <w:color w:val="808080"/>
                <w:sz w:val="18"/>
              </w:rPr>
              <w:t>ve</w:t>
            </w:r>
            <w:proofErr w:type="spellEnd"/>
            <w:r>
              <w:rPr>
                <w:i/>
                <w:color w:val="808080"/>
                <w:sz w:val="18"/>
              </w:rPr>
              <w:t xml:space="preserve"> </w:t>
            </w:r>
            <w:proofErr w:type="spellStart"/>
            <w:r>
              <w:rPr>
                <w:i/>
                <w:color w:val="808080"/>
                <w:sz w:val="18"/>
              </w:rPr>
              <w:t>ürün</w:t>
            </w:r>
            <w:proofErr w:type="spellEnd"/>
            <w:r>
              <w:rPr>
                <w:i/>
                <w:color w:val="808080"/>
                <w:sz w:val="18"/>
              </w:rPr>
              <w:t xml:space="preserve"> — 1 </w:t>
            </w:r>
            <w:proofErr w:type="spellStart"/>
            <w:r>
              <w:rPr>
                <w:i/>
                <w:color w:val="808080"/>
                <w:sz w:val="18"/>
              </w:rPr>
              <w:t>sayfa</w:t>
            </w:r>
            <w:proofErr w:type="spellEnd"/>
            <w:r>
              <w:rPr>
                <w:i/>
                <w:color w:val="808080"/>
                <w:sz w:val="18"/>
              </w:rPr>
              <w:t xml:space="preserve"> </w:t>
            </w:r>
            <w:proofErr w:type="spellStart"/>
            <w:r>
              <w:rPr>
                <w:i/>
                <w:color w:val="808080"/>
                <w:sz w:val="18"/>
              </w:rPr>
              <w:t>halinde</w:t>
            </w:r>
            <w:proofErr w:type="spellEnd"/>
            <w:r>
              <w:rPr>
                <w:i/>
                <w:color w:val="808080"/>
                <w:sz w:val="18"/>
              </w:rPr>
              <w:t>.</w:t>
            </w:r>
          </w:p>
        </w:tc>
      </w:tr>
    </w:tbl>
    <w:p w14:paraId="01E15D8E" w14:textId="53310659" w:rsidR="00052761" w:rsidRDefault="003836EC">
      <w:pPr>
        <w:pStyle w:val="ResimYazs"/>
      </w:pPr>
      <w:bookmarkStart w:id="41" w:name="_Toc229342373"/>
      <w:proofErr w:type="spellStart"/>
      <w:r>
        <w:t>Şekil</w:t>
      </w:r>
      <w:proofErr w:type="spellEnd"/>
      <w:r>
        <w:t xml:space="preserve"> </w:t>
      </w:r>
      <w:fldSimple w:instr=" SEQ Şekil \* ARABIC ">
        <w:r w:rsidR="00C917B5">
          <w:rPr>
            <w:noProof/>
          </w:rPr>
          <w:t>1</w:t>
        </w:r>
      </w:fldSimple>
      <w:r>
        <w:t xml:space="preserve">: </w:t>
      </w:r>
      <w:proofErr w:type="spellStart"/>
      <w:r>
        <w:t>Sistem</w:t>
      </w:r>
      <w:proofErr w:type="spellEnd"/>
      <w:r>
        <w:t xml:space="preserve"> Context </w:t>
      </w:r>
      <w:proofErr w:type="spellStart"/>
      <w:r>
        <w:t>Diyagramı</w:t>
      </w:r>
      <w:proofErr w:type="spellEnd"/>
      <w:r>
        <w:t xml:space="preserve"> (C4 — Level 1)</w:t>
      </w:r>
      <w:bookmarkEnd w:id="41"/>
    </w:p>
    <w:p w14:paraId="03FBC104" w14:textId="77777777" w:rsidR="001D5FAF" w:rsidRDefault="001D5FAF" w:rsidP="001D5FAF"/>
    <w:p w14:paraId="67ED04AE" w14:textId="77777777" w:rsidR="001D5FAF" w:rsidRDefault="001D5FAF" w:rsidP="001D5FAF"/>
    <w:p w14:paraId="3E8B6973" w14:textId="77777777" w:rsidR="001D5FAF" w:rsidRDefault="001D5FAF" w:rsidP="001D5FAF"/>
    <w:p w14:paraId="20E58C9F" w14:textId="77777777" w:rsidR="001D5FAF" w:rsidRDefault="001D5FAF" w:rsidP="001D5FAF"/>
    <w:p w14:paraId="14DB3CB2" w14:textId="77777777" w:rsidR="001D5FAF" w:rsidRDefault="001D5FAF" w:rsidP="001D5FAF"/>
    <w:p w14:paraId="05D6E068" w14:textId="77777777" w:rsidR="001D5FAF" w:rsidRDefault="001D5FAF" w:rsidP="001D5FAF"/>
    <w:p w14:paraId="3CB7563D" w14:textId="77777777" w:rsidR="001D5FAF" w:rsidRDefault="001D5FAF" w:rsidP="001D5FAF"/>
    <w:p w14:paraId="20EDA025" w14:textId="77777777" w:rsidR="001D5FAF" w:rsidRDefault="001D5FAF" w:rsidP="001D5FAF"/>
    <w:p w14:paraId="5C5366DB" w14:textId="77777777" w:rsidR="001D5FAF" w:rsidRDefault="001D5FAF" w:rsidP="001D5FAF"/>
    <w:p w14:paraId="43D11491" w14:textId="77777777" w:rsidR="001D5FAF" w:rsidRPr="001D5FAF" w:rsidRDefault="001D5FAF" w:rsidP="001D5FAF"/>
    <w:p w14:paraId="3DCECE67" w14:textId="60A42F20" w:rsidR="00052761" w:rsidRDefault="003836EC">
      <w:pPr>
        <w:pStyle w:val="Balk2"/>
      </w:pPr>
      <w:bookmarkStart w:id="42" w:name="_Toc229342331"/>
      <w:r>
        <w:lastRenderedPageBreak/>
        <w:t xml:space="preserve">5.2. Container </w:t>
      </w:r>
      <w:proofErr w:type="spellStart"/>
      <w:r>
        <w:t>Seviyesi</w:t>
      </w:r>
      <w:proofErr w:type="spellEnd"/>
      <w:r>
        <w:t xml:space="preserve"> (C4 — Level 2)</w:t>
      </w:r>
      <w:bookmarkEnd w:id="42"/>
    </w:p>
    <w:p w14:paraId="6DB4D5C2" w14:textId="1D1167F2" w:rsidR="001D5FAF" w:rsidRPr="001D5FAF" w:rsidRDefault="001D5FAF" w:rsidP="001D5FAF">
      <w:pPr>
        <w:ind w:firstLine="0"/>
      </w:pPr>
      <w:proofErr w:type="spellStart"/>
      <w:r w:rsidRPr="001D5FAF">
        <w:t>Uygulamanın</w:t>
      </w:r>
      <w:proofErr w:type="spellEnd"/>
      <w:r w:rsidRPr="001D5FAF">
        <w:t xml:space="preserve"> </w:t>
      </w:r>
      <w:proofErr w:type="spellStart"/>
      <w:r w:rsidRPr="001D5FAF">
        <w:t>çalıştırdığı</w:t>
      </w:r>
      <w:proofErr w:type="spellEnd"/>
      <w:r w:rsidRPr="001D5FAF">
        <w:t xml:space="preserve"> </w:t>
      </w:r>
      <w:proofErr w:type="spellStart"/>
      <w:r w:rsidRPr="001D5FAF">
        <w:t>iki</w:t>
      </w:r>
      <w:proofErr w:type="spellEnd"/>
      <w:r w:rsidRPr="001D5FAF">
        <w:t xml:space="preserve"> ana "Container" (</w:t>
      </w:r>
      <w:proofErr w:type="spellStart"/>
      <w:r w:rsidRPr="001D5FAF">
        <w:t>İş</w:t>
      </w:r>
      <w:proofErr w:type="spellEnd"/>
      <w:r w:rsidRPr="001D5FAF">
        <w:t xml:space="preserve"> </w:t>
      </w:r>
      <w:proofErr w:type="spellStart"/>
      <w:r w:rsidRPr="001D5FAF">
        <w:t>Parçacığı</w:t>
      </w:r>
      <w:proofErr w:type="spellEnd"/>
      <w:r w:rsidRPr="001D5FAF">
        <w:t xml:space="preserve">) </w:t>
      </w:r>
      <w:proofErr w:type="spellStart"/>
      <w:r w:rsidRPr="001D5FAF">
        <w:t>mevcuttur</w:t>
      </w:r>
      <w:proofErr w:type="spellEnd"/>
      <w:r w:rsidRPr="001D5FAF">
        <w:t xml:space="preserve">: Main Thread (UI) </w:t>
      </w:r>
      <w:proofErr w:type="spellStart"/>
      <w:r w:rsidRPr="001D5FAF">
        <w:t>ve</w:t>
      </w:r>
      <w:proofErr w:type="spellEnd"/>
      <w:r w:rsidRPr="001D5FAF">
        <w:t xml:space="preserve"> Worker Thread (Arka plan </w:t>
      </w:r>
      <w:proofErr w:type="spellStart"/>
      <w:r w:rsidRPr="001D5FAF">
        <w:t>işlemi</w:t>
      </w:r>
      <w:proofErr w:type="spellEnd"/>
      <w:r w:rsidRPr="001D5FAF">
        <w:t>).</w:t>
      </w:r>
    </w:p>
    <w:tbl>
      <w:tblPr>
        <w:tblW w:w="0" w:type="auto"/>
        <w:jc w:val="center"/>
        <w:tblLook w:val="04A0" w:firstRow="1" w:lastRow="0" w:firstColumn="1" w:lastColumn="0" w:noHBand="0" w:noVBand="1"/>
      </w:tblPr>
      <w:tblGrid>
        <w:gridCol w:w="7937"/>
      </w:tblGrid>
      <w:tr w:rsidR="00052761" w14:paraId="2229E51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1D119A4" w14:textId="1B6DC264" w:rsidR="00052761" w:rsidRDefault="000A2BFD">
            <w:pPr>
              <w:spacing w:before="720"/>
              <w:ind w:firstLine="0"/>
              <w:jc w:val="center"/>
            </w:pPr>
            <w:r w:rsidRPr="000A2BFD">
              <w:rPr>
                <w:noProof/>
                <w:sz w:val="64"/>
              </w:rPr>
              <w:drawing>
                <wp:anchor distT="0" distB="0" distL="114300" distR="114300" simplePos="0" relativeHeight="251660288" behindDoc="0" locked="0" layoutInCell="1" allowOverlap="1" wp14:anchorId="2FE6B62D" wp14:editId="40A032DA">
                  <wp:simplePos x="0" y="0"/>
                  <wp:positionH relativeFrom="column">
                    <wp:posOffset>-67310</wp:posOffset>
                  </wp:positionH>
                  <wp:positionV relativeFrom="paragraph">
                    <wp:posOffset>-16510</wp:posOffset>
                  </wp:positionV>
                  <wp:extent cx="5080000" cy="2320290"/>
                  <wp:effectExtent l="0" t="0" r="6350" b="3810"/>
                  <wp:wrapNone/>
                  <wp:docPr id="10407870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7089" name=""/>
                          <pic:cNvPicPr/>
                        </pic:nvPicPr>
                        <pic:blipFill>
                          <a:blip r:embed="rId10"/>
                          <a:stretch>
                            <a:fillRect/>
                          </a:stretch>
                        </pic:blipFill>
                        <pic:spPr>
                          <a:xfrm>
                            <a:off x="0" y="0"/>
                            <a:ext cx="5080000" cy="2320290"/>
                          </a:xfrm>
                          <a:prstGeom prst="rect">
                            <a:avLst/>
                          </a:prstGeom>
                        </pic:spPr>
                      </pic:pic>
                    </a:graphicData>
                  </a:graphic>
                  <wp14:sizeRelH relativeFrom="page">
                    <wp14:pctWidth>0</wp14:pctWidth>
                  </wp14:sizeRelH>
                  <wp14:sizeRelV relativeFrom="page">
                    <wp14:pctHeight>0</wp14:pctHeight>
                  </wp14:sizeRelV>
                </wp:anchor>
              </w:drawing>
            </w:r>
            <w:r>
              <w:rPr>
                <w:sz w:val="64"/>
              </w:rPr>
              <w:t>📸</w:t>
            </w:r>
            <w:r>
              <w:rPr>
                <w:noProof/>
              </w:rPr>
              <w:t xml:space="preserve"> </w:t>
            </w:r>
          </w:p>
          <w:p w14:paraId="0DD1795B" w14:textId="6A776873" w:rsidR="00052761" w:rsidRDefault="003836EC">
            <w:pPr>
              <w:ind w:firstLine="0"/>
              <w:jc w:val="center"/>
            </w:pPr>
            <w:r>
              <w:rPr>
                <w:b/>
                <w:sz w:val="22"/>
              </w:rPr>
              <w:t>[</w:t>
            </w:r>
            <w:proofErr w:type="spellStart"/>
            <w:r>
              <w:rPr>
                <w:b/>
                <w:sz w:val="22"/>
              </w:rPr>
              <w:t>Şekil</w:t>
            </w:r>
            <w:proofErr w:type="spellEnd"/>
            <w:r>
              <w:rPr>
                <w:b/>
                <w:sz w:val="22"/>
              </w:rPr>
              <w:t xml:space="preserve">: Container </w:t>
            </w:r>
            <w:proofErr w:type="spellStart"/>
            <w:r>
              <w:rPr>
                <w:b/>
                <w:sz w:val="22"/>
              </w:rPr>
              <w:t>Diyagramı</w:t>
            </w:r>
            <w:proofErr w:type="spellEnd"/>
            <w:r>
              <w:rPr>
                <w:b/>
                <w:sz w:val="22"/>
              </w:rPr>
              <w:t>]</w:t>
            </w:r>
          </w:p>
          <w:p w14:paraId="38294431" w14:textId="77777777" w:rsidR="00052761" w:rsidRDefault="003836EC">
            <w:pPr>
              <w:spacing w:after="720"/>
              <w:ind w:firstLine="0"/>
              <w:jc w:val="center"/>
            </w:pPr>
            <w:r>
              <w:rPr>
                <w:i/>
                <w:color w:val="808080"/>
                <w:sz w:val="18"/>
              </w:rPr>
              <w:t xml:space="preserve">Web App, API, DB, Queue </w:t>
            </w:r>
            <w:proofErr w:type="spellStart"/>
            <w:r>
              <w:rPr>
                <w:i/>
                <w:color w:val="808080"/>
                <w:sz w:val="18"/>
              </w:rPr>
              <w:t>gibi</w:t>
            </w:r>
            <w:proofErr w:type="spellEnd"/>
            <w:r>
              <w:rPr>
                <w:i/>
                <w:color w:val="808080"/>
                <w:sz w:val="18"/>
              </w:rPr>
              <w:t xml:space="preserve"> ana </w:t>
            </w:r>
            <w:proofErr w:type="spellStart"/>
            <w:r>
              <w:rPr>
                <w:i/>
                <w:color w:val="808080"/>
                <w:sz w:val="18"/>
              </w:rPr>
              <w:t>container'lar</w:t>
            </w:r>
            <w:proofErr w:type="spellEnd"/>
            <w:r>
              <w:rPr>
                <w:i/>
                <w:color w:val="808080"/>
                <w:sz w:val="18"/>
              </w:rPr>
              <w:t xml:space="preserve"> </w:t>
            </w:r>
            <w:proofErr w:type="spellStart"/>
            <w:r>
              <w:rPr>
                <w:i/>
                <w:color w:val="808080"/>
                <w:sz w:val="18"/>
              </w:rPr>
              <w:t>ve</w:t>
            </w:r>
            <w:proofErr w:type="spellEnd"/>
            <w:r>
              <w:rPr>
                <w:i/>
                <w:color w:val="808080"/>
                <w:sz w:val="18"/>
              </w:rPr>
              <w:t xml:space="preserve"> </w:t>
            </w:r>
            <w:proofErr w:type="spellStart"/>
            <w:r>
              <w:rPr>
                <w:i/>
                <w:color w:val="808080"/>
                <w:sz w:val="18"/>
              </w:rPr>
              <w:t>aralarındaki</w:t>
            </w:r>
            <w:proofErr w:type="spellEnd"/>
            <w:r>
              <w:rPr>
                <w:i/>
                <w:color w:val="808080"/>
                <w:sz w:val="18"/>
              </w:rPr>
              <w:t xml:space="preserve"> </w:t>
            </w:r>
            <w:proofErr w:type="spellStart"/>
            <w:r>
              <w:rPr>
                <w:i/>
                <w:color w:val="808080"/>
                <w:sz w:val="18"/>
              </w:rPr>
              <w:t>iletişim</w:t>
            </w:r>
            <w:proofErr w:type="spellEnd"/>
            <w:r>
              <w:rPr>
                <w:i/>
                <w:color w:val="808080"/>
                <w:sz w:val="18"/>
              </w:rPr>
              <w:t>.</w:t>
            </w:r>
          </w:p>
        </w:tc>
      </w:tr>
    </w:tbl>
    <w:p w14:paraId="3C477728" w14:textId="18D26D56" w:rsidR="00052761" w:rsidRDefault="003836EC">
      <w:pPr>
        <w:pStyle w:val="ResimYazs"/>
      </w:pPr>
      <w:bookmarkStart w:id="43" w:name="_Toc229342374"/>
      <w:proofErr w:type="spellStart"/>
      <w:r>
        <w:t>Şekil</w:t>
      </w:r>
      <w:proofErr w:type="spellEnd"/>
      <w:r>
        <w:t xml:space="preserve"> </w:t>
      </w:r>
      <w:fldSimple w:instr=" SEQ Şekil \* ARABIC ">
        <w:r w:rsidR="00C917B5">
          <w:rPr>
            <w:noProof/>
          </w:rPr>
          <w:t>2</w:t>
        </w:r>
      </w:fldSimple>
      <w:r>
        <w:t xml:space="preserve">: Container </w:t>
      </w:r>
      <w:proofErr w:type="spellStart"/>
      <w:r>
        <w:t>Diyagramı</w:t>
      </w:r>
      <w:proofErr w:type="spellEnd"/>
      <w:r>
        <w:t xml:space="preserve"> (C4 — Level 2)</w:t>
      </w:r>
      <w:bookmarkEnd w:id="43"/>
    </w:p>
    <w:p w14:paraId="7D5370FB" w14:textId="77777777" w:rsidR="00733487" w:rsidRDefault="00733487">
      <w:pPr>
        <w:pStyle w:val="Balk2"/>
      </w:pPr>
      <w:bookmarkStart w:id="44" w:name="_Toc229342332"/>
    </w:p>
    <w:p w14:paraId="1CB30968" w14:textId="6262A4A6" w:rsidR="00052761" w:rsidRDefault="003836EC">
      <w:pPr>
        <w:pStyle w:val="Balk2"/>
      </w:pPr>
      <w:r>
        <w:t xml:space="preserve">5.3. </w:t>
      </w:r>
      <w:proofErr w:type="spellStart"/>
      <w:r>
        <w:t>Sıralı</w:t>
      </w:r>
      <w:proofErr w:type="spellEnd"/>
      <w:r>
        <w:t xml:space="preserve"> (Sequence) </w:t>
      </w:r>
      <w:proofErr w:type="spellStart"/>
      <w:r>
        <w:t>Diyagramları</w:t>
      </w:r>
      <w:bookmarkEnd w:id="44"/>
      <w:proofErr w:type="spellEnd"/>
    </w:p>
    <w:p w14:paraId="179E7D10" w14:textId="2BFE61B9" w:rsidR="001D5FAF" w:rsidRPr="001D5FAF" w:rsidRDefault="00480F22" w:rsidP="001D5FAF">
      <w:pPr>
        <w:ind w:firstLine="0"/>
      </w:pPr>
      <w:r w:rsidRPr="00480F22">
        <w:t xml:space="preserve">Büyük </w:t>
      </w:r>
      <w:proofErr w:type="spellStart"/>
      <w:r w:rsidRPr="00480F22">
        <w:t>bir</w:t>
      </w:r>
      <w:proofErr w:type="spellEnd"/>
      <w:r w:rsidRPr="00480F22">
        <w:t xml:space="preserve"> </w:t>
      </w:r>
      <w:proofErr w:type="spellStart"/>
      <w:r w:rsidRPr="00480F22">
        <w:t>veri</w:t>
      </w:r>
      <w:proofErr w:type="spellEnd"/>
      <w:r w:rsidRPr="00480F22">
        <w:t xml:space="preserve"> </w:t>
      </w:r>
      <w:proofErr w:type="spellStart"/>
      <w:r w:rsidRPr="00480F22">
        <w:t>setinin</w:t>
      </w:r>
      <w:proofErr w:type="spellEnd"/>
      <w:r w:rsidRPr="00480F22">
        <w:t xml:space="preserve"> UI </w:t>
      </w:r>
      <w:proofErr w:type="spellStart"/>
      <w:r w:rsidRPr="00480F22">
        <w:t>dondurulmadan</w:t>
      </w:r>
      <w:proofErr w:type="spellEnd"/>
      <w:r w:rsidRPr="00480F22">
        <w:t xml:space="preserve"> </w:t>
      </w:r>
      <w:proofErr w:type="spellStart"/>
      <w:r w:rsidRPr="00480F22">
        <w:t>işlenmesinin</w:t>
      </w:r>
      <w:proofErr w:type="spellEnd"/>
      <w:r w:rsidRPr="00480F22">
        <w:t xml:space="preserve"> </w:t>
      </w:r>
      <w:proofErr w:type="spellStart"/>
      <w:r w:rsidRPr="00480F22">
        <w:t>kritik</w:t>
      </w:r>
      <w:proofErr w:type="spellEnd"/>
      <w:r w:rsidRPr="00480F22">
        <w:t xml:space="preserve"> </w:t>
      </w:r>
      <w:proofErr w:type="spellStart"/>
      <w:r w:rsidRPr="00480F22">
        <w:t>veri</w:t>
      </w:r>
      <w:proofErr w:type="spellEnd"/>
      <w:r w:rsidRPr="00480F22">
        <w:t xml:space="preserve"> </w:t>
      </w:r>
      <w:proofErr w:type="spellStart"/>
      <w:r w:rsidRPr="00480F22">
        <w:t>akışı</w:t>
      </w:r>
      <w:proofErr w:type="spellEnd"/>
      <w:r w:rsidRPr="00480F22">
        <w:t xml:space="preserve"> (Sequence) </w:t>
      </w:r>
      <w:proofErr w:type="spellStart"/>
      <w:r w:rsidRPr="00480F22">
        <w:t>aşağıda</w:t>
      </w:r>
      <w:proofErr w:type="spellEnd"/>
      <w:r w:rsidRPr="00480F22">
        <w:t xml:space="preserve"> </w:t>
      </w:r>
      <w:proofErr w:type="spellStart"/>
      <w:r w:rsidRPr="00480F22">
        <w:t>gösterilmiştir</w:t>
      </w:r>
      <w:proofErr w:type="spellEnd"/>
      <w:r w:rsidRPr="00480F22">
        <w:t>.</w:t>
      </w:r>
    </w:p>
    <w:tbl>
      <w:tblPr>
        <w:tblW w:w="0" w:type="auto"/>
        <w:jc w:val="center"/>
        <w:tblLook w:val="04A0" w:firstRow="1" w:lastRow="0" w:firstColumn="1" w:lastColumn="0" w:noHBand="0" w:noVBand="1"/>
      </w:tblPr>
      <w:tblGrid>
        <w:gridCol w:w="7937"/>
      </w:tblGrid>
      <w:tr w:rsidR="00052761" w14:paraId="2D22742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B7CA663" w14:textId="0A2902F2" w:rsidR="00052761" w:rsidRDefault="00733487">
            <w:pPr>
              <w:spacing w:before="720"/>
              <w:ind w:firstLine="0"/>
              <w:jc w:val="center"/>
            </w:pPr>
            <w:r>
              <w:rPr>
                <w:noProof/>
                <w:sz w:val="64"/>
              </w:rPr>
              <w:drawing>
                <wp:anchor distT="0" distB="0" distL="114300" distR="114300" simplePos="0" relativeHeight="251661312" behindDoc="0" locked="0" layoutInCell="1" allowOverlap="1" wp14:anchorId="0DC85DFC" wp14:editId="00AE4198">
                  <wp:simplePos x="0" y="0"/>
                  <wp:positionH relativeFrom="column">
                    <wp:posOffset>-76200</wp:posOffset>
                  </wp:positionH>
                  <wp:positionV relativeFrom="paragraph">
                    <wp:posOffset>-40005</wp:posOffset>
                  </wp:positionV>
                  <wp:extent cx="5062220" cy="2372995"/>
                  <wp:effectExtent l="0" t="0" r="5080" b="8255"/>
                  <wp:wrapNone/>
                  <wp:docPr id="3375970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2220" cy="2372995"/>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p>
          <w:p w14:paraId="1807E202" w14:textId="77777777" w:rsidR="00052761" w:rsidRDefault="003836EC">
            <w:pPr>
              <w:ind w:firstLine="0"/>
              <w:jc w:val="center"/>
            </w:pPr>
            <w:r>
              <w:rPr>
                <w:b/>
                <w:sz w:val="22"/>
              </w:rPr>
              <w:t>[</w:t>
            </w:r>
            <w:proofErr w:type="spellStart"/>
            <w:r>
              <w:rPr>
                <w:b/>
                <w:sz w:val="22"/>
              </w:rPr>
              <w:t>Şekil</w:t>
            </w:r>
            <w:proofErr w:type="spellEnd"/>
            <w:r>
              <w:rPr>
                <w:b/>
                <w:sz w:val="22"/>
              </w:rPr>
              <w:t xml:space="preserve">: Login </w:t>
            </w:r>
            <w:proofErr w:type="spellStart"/>
            <w:r>
              <w:rPr>
                <w:b/>
                <w:sz w:val="22"/>
              </w:rPr>
              <w:t>Akışı</w:t>
            </w:r>
            <w:proofErr w:type="spellEnd"/>
            <w:r>
              <w:rPr>
                <w:b/>
                <w:sz w:val="22"/>
              </w:rPr>
              <w:t xml:space="preserve"> (Sequence)]</w:t>
            </w:r>
          </w:p>
          <w:p w14:paraId="0176297E" w14:textId="77777777" w:rsidR="00052761" w:rsidRDefault="003836EC">
            <w:pPr>
              <w:spacing w:after="720"/>
              <w:ind w:firstLine="0"/>
              <w:jc w:val="center"/>
            </w:pPr>
            <w:r>
              <w:rPr>
                <w:i/>
                <w:color w:val="808080"/>
                <w:sz w:val="18"/>
              </w:rPr>
              <w:t xml:space="preserve">Örn. </w:t>
            </w:r>
            <w:proofErr w:type="spellStart"/>
            <w:r>
              <w:rPr>
                <w:i/>
                <w:color w:val="808080"/>
                <w:sz w:val="18"/>
              </w:rPr>
              <w:t>kullanıcı</w:t>
            </w:r>
            <w:proofErr w:type="spellEnd"/>
            <w:r>
              <w:rPr>
                <w:i/>
                <w:color w:val="808080"/>
                <w:sz w:val="18"/>
              </w:rPr>
              <w:t xml:space="preserve"> </w:t>
            </w:r>
            <w:proofErr w:type="spellStart"/>
            <w:r>
              <w:rPr>
                <w:i/>
                <w:color w:val="808080"/>
                <w:sz w:val="18"/>
              </w:rPr>
              <w:t>kaydı</w:t>
            </w:r>
            <w:proofErr w:type="spellEnd"/>
            <w:r>
              <w:rPr>
                <w:i/>
                <w:color w:val="808080"/>
                <w:sz w:val="18"/>
              </w:rPr>
              <w:t xml:space="preserve">, login, </w:t>
            </w:r>
            <w:proofErr w:type="spellStart"/>
            <w:r>
              <w:rPr>
                <w:i/>
                <w:color w:val="808080"/>
                <w:sz w:val="18"/>
              </w:rPr>
              <w:t>kritik</w:t>
            </w:r>
            <w:proofErr w:type="spellEnd"/>
            <w:r>
              <w:rPr>
                <w:i/>
                <w:color w:val="808080"/>
                <w:sz w:val="18"/>
              </w:rPr>
              <w:t xml:space="preserve"> </w:t>
            </w:r>
            <w:proofErr w:type="spellStart"/>
            <w:r>
              <w:rPr>
                <w:i/>
                <w:color w:val="808080"/>
                <w:sz w:val="18"/>
              </w:rPr>
              <w:t>iş</w:t>
            </w:r>
            <w:proofErr w:type="spellEnd"/>
            <w:r>
              <w:rPr>
                <w:i/>
                <w:color w:val="808080"/>
                <w:sz w:val="18"/>
              </w:rPr>
              <w:t xml:space="preserve"> </w:t>
            </w:r>
            <w:proofErr w:type="spellStart"/>
            <w:r>
              <w:rPr>
                <w:i/>
                <w:color w:val="808080"/>
                <w:sz w:val="18"/>
              </w:rPr>
              <w:t>akışı</w:t>
            </w:r>
            <w:proofErr w:type="spellEnd"/>
            <w:r>
              <w:rPr>
                <w:i/>
                <w:color w:val="808080"/>
                <w:sz w:val="18"/>
              </w:rPr>
              <w:t>.</w:t>
            </w:r>
          </w:p>
        </w:tc>
      </w:tr>
    </w:tbl>
    <w:p w14:paraId="1DCFE567" w14:textId="77777777" w:rsidR="00052761" w:rsidRDefault="003836EC">
      <w:pPr>
        <w:pStyle w:val="ResimYazs"/>
      </w:pPr>
      <w:bookmarkStart w:id="45" w:name="_Toc229342375"/>
      <w:proofErr w:type="spellStart"/>
      <w:r>
        <w:t>Şekil</w:t>
      </w:r>
      <w:proofErr w:type="spellEnd"/>
      <w:r>
        <w:t xml:space="preserve"> </w:t>
      </w:r>
      <w:fldSimple w:instr=" SEQ Şekil \* ARABIC ">
        <w:r w:rsidR="00C917B5">
          <w:rPr>
            <w:noProof/>
          </w:rPr>
          <w:t>3</w:t>
        </w:r>
      </w:fldSimple>
      <w:r>
        <w:t xml:space="preserve">: Login </w:t>
      </w:r>
      <w:proofErr w:type="spellStart"/>
      <w:r>
        <w:t>Akışı</w:t>
      </w:r>
      <w:proofErr w:type="spellEnd"/>
      <w:r>
        <w:t xml:space="preserve"> </w:t>
      </w:r>
      <w:proofErr w:type="spellStart"/>
      <w:r>
        <w:t>Sıralı</w:t>
      </w:r>
      <w:proofErr w:type="spellEnd"/>
      <w:r>
        <w:t xml:space="preserve"> </w:t>
      </w:r>
      <w:proofErr w:type="spellStart"/>
      <w:r>
        <w:t>Diyagramı</w:t>
      </w:r>
      <w:bookmarkEnd w:id="45"/>
      <w:proofErr w:type="spellEnd"/>
    </w:p>
    <w:p w14:paraId="475DB7B7" w14:textId="77777777" w:rsidR="00480F22" w:rsidRDefault="00480F22" w:rsidP="00480F22"/>
    <w:p w14:paraId="34301F93" w14:textId="77777777" w:rsidR="00480F22" w:rsidRPr="00480F22" w:rsidRDefault="00480F22" w:rsidP="00480F22"/>
    <w:p w14:paraId="4BA0537B" w14:textId="77777777" w:rsidR="00052761" w:rsidRDefault="003836EC">
      <w:pPr>
        <w:pStyle w:val="Balk2"/>
      </w:pPr>
      <w:bookmarkStart w:id="46" w:name="_Toc229342333"/>
      <w:r>
        <w:lastRenderedPageBreak/>
        <w:t xml:space="preserve">5.4. Deployment </w:t>
      </w:r>
      <w:proofErr w:type="spellStart"/>
      <w:r>
        <w:t>Topolojisi</w:t>
      </w:r>
      <w:bookmarkEnd w:id="46"/>
      <w:proofErr w:type="spellEnd"/>
    </w:p>
    <w:p w14:paraId="5B72EE18" w14:textId="2C27EC72" w:rsidR="00480F22" w:rsidRPr="00480F22" w:rsidRDefault="00480F22" w:rsidP="00480F22">
      <w:pPr>
        <w:ind w:firstLine="0"/>
      </w:pPr>
      <w:proofErr w:type="spellStart"/>
      <w:r w:rsidRPr="00480F22">
        <w:t>Proje</w:t>
      </w:r>
      <w:proofErr w:type="spellEnd"/>
      <w:r w:rsidRPr="00480F22">
        <w:t xml:space="preserve">, </w:t>
      </w:r>
      <w:proofErr w:type="spellStart"/>
      <w:r w:rsidRPr="00480F22">
        <w:t>sadece</w:t>
      </w:r>
      <w:proofErr w:type="spellEnd"/>
      <w:r w:rsidRPr="00480F22">
        <w:t xml:space="preserve"> </w:t>
      </w:r>
      <w:proofErr w:type="spellStart"/>
      <w:r w:rsidRPr="00480F22">
        <w:t>statik</w:t>
      </w:r>
      <w:proofErr w:type="spellEnd"/>
      <w:r w:rsidRPr="00480F22">
        <w:t xml:space="preserve"> HTML/CSS/JS </w:t>
      </w:r>
      <w:proofErr w:type="spellStart"/>
      <w:r w:rsidRPr="00480F22">
        <w:t>dosyalarından</w:t>
      </w:r>
      <w:proofErr w:type="spellEnd"/>
      <w:r w:rsidRPr="00480F22">
        <w:t xml:space="preserve"> </w:t>
      </w:r>
      <w:proofErr w:type="spellStart"/>
      <w:r w:rsidRPr="00480F22">
        <w:t>oluştuğu</w:t>
      </w:r>
      <w:proofErr w:type="spellEnd"/>
      <w:r w:rsidRPr="00480F22">
        <w:t xml:space="preserve"> </w:t>
      </w:r>
      <w:proofErr w:type="spellStart"/>
      <w:r w:rsidRPr="00480F22">
        <w:t>için</w:t>
      </w:r>
      <w:proofErr w:type="spellEnd"/>
      <w:r w:rsidRPr="00480F22">
        <w:t xml:space="preserve"> global </w:t>
      </w:r>
      <w:proofErr w:type="spellStart"/>
      <w:r w:rsidRPr="00480F22">
        <w:t>bir</w:t>
      </w:r>
      <w:proofErr w:type="spellEnd"/>
      <w:r w:rsidRPr="00480F22">
        <w:t xml:space="preserve"> CDN (</w:t>
      </w:r>
      <w:proofErr w:type="spellStart"/>
      <w:r w:rsidRPr="00480F22">
        <w:t>Vercel</w:t>
      </w:r>
      <w:proofErr w:type="spellEnd"/>
      <w:r w:rsidRPr="00480F22">
        <w:t xml:space="preserve"> Edge Network) </w:t>
      </w:r>
      <w:proofErr w:type="spellStart"/>
      <w:r w:rsidRPr="00480F22">
        <w:t>üzerinden</w:t>
      </w:r>
      <w:proofErr w:type="spellEnd"/>
      <w:r w:rsidRPr="00480F22">
        <w:t xml:space="preserve"> </w:t>
      </w:r>
      <w:proofErr w:type="spellStart"/>
      <w:r w:rsidRPr="00480F22">
        <w:t>dağıtılmaktadır</w:t>
      </w:r>
      <w:proofErr w:type="spellEnd"/>
      <w:r w:rsidRPr="00480F22">
        <w:t xml:space="preserve">. </w:t>
      </w:r>
      <w:proofErr w:type="spellStart"/>
      <w:r w:rsidRPr="00480F22">
        <w:t>Sunucu</w:t>
      </w:r>
      <w:proofErr w:type="spellEnd"/>
      <w:r w:rsidRPr="00480F22">
        <w:t xml:space="preserve"> (Node.js/Python vb.) </w:t>
      </w:r>
      <w:proofErr w:type="spellStart"/>
      <w:r w:rsidRPr="00480F22">
        <w:t>veya</w:t>
      </w:r>
      <w:proofErr w:type="spellEnd"/>
      <w:r w:rsidRPr="00480F22">
        <w:t xml:space="preserve"> </w:t>
      </w:r>
      <w:proofErr w:type="spellStart"/>
      <w:r w:rsidRPr="00480F22">
        <w:t>veritabanı</w:t>
      </w:r>
      <w:proofErr w:type="spellEnd"/>
      <w:r w:rsidRPr="00480F22">
        <w:t xml:space="preserve"> (PostgreSQL) </w:t>
      </w:r>
      <w:proofErr w:type="spellStart"/>
      <w:r w:rsidRPr="00480F22">
        <w:t>container'ı</w:t>
      </w:r>
      <w:proofErr w:type="spellEnd"/>
      <w:r w:rsidRPr="00480F22">
        <w:t xml:space="preserve"> </w:t>
      </w:r>
      <w:proofErr w:type="spellStart"/>
      <w:r w:rsidRPr="00480F22">
        <w:t>yoktur</w:t>
      </w:r>
      <w:proofErr w:type="spellEnd"/>
      <w:r w:rsidRPr="00480F22">
        <w:t>.</w:t>
      </w:r>
    </w:p>
    <w:p w14:paraId="7BE2C4DF" w14:textId="77777777" w:rsidR="00480F22" w:rsidRPr="00480F22" w:rsidRDefault="00480F22" w:rsidP="00480F22"/>
    <w:tbl>
      <w:tblPr>
        <w:tblW w:w="0" w:type="auto"/>
        <w:jc w:val="center"/>
        <w:tblLook w:val="04A0" w:firstRow="1" w:lastRow="0" w:firstColumn="1" w:lastColumn="0" w:noHBand="0" w:noVBand="1"/>
      </w:tblPr>
      <w:tblGrid>
        <w:gridCol w:w="7937"/>
      </w:tblGrid>
      <w:tr w:rsidR="00052761" w14:paraId="59C8841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0AF7A93" w14:textId="18C56BE2" w:rsidR="00052761" w:rsidRDefault="00733487">
            <w:pPr>
              <w:spacing w:before="720"/>
              <w:ind w:firstLine="0"/>
              <w:jc w:val="center"/>
            </w:pPr>
            <w:r>
              <w:rPr>
                <w:noProof/>
                <w:sz w:val="64"/>
              </w:rPr>
              <w:drawing>
                <wp:anchor distT="0" distB="0" distL="114300" distR="114300" simplePos="0" relativeHeight="251662336" behindDoc="0" locked="0" layoutInCell="1" allowOverlap="1" wp14:anchorId="691477EA" wp14:editId="2E6417B5">
                  <wp:simplePos x="0" y="0"/>
                  <wp:positionH relativeFrom="column">
                    <wp:posOffset>-101600</wp:posOffset>
                  </wp:positionH>
                  <wp:positionV relativeFrom="paragraph">
                    <wp:posOffset>-37465</wp:posOffset>
                  </wp:positionV>
                  <wp:extent cx="5088255" cy="2387600"/>
                  <wp:effectExtent l="0" t="0" r="0" b="0"/>
                  <wp:wrapNone/>
                  <wp:docPr id="121102117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8255" cy="2387600"/>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p>
          <w:p w14:paraId="46FE3650" w14:textId="77777777" w:rsidR="00052761" w:rsidRDefault="003836EC">
            <w:pPr>
              <w:ind w:firstLine="0"/>
              <w:jc w:val="center"/>
            </w:pPr>
            <w:r>
              <w:rPr>
                <w:b/>
                <w:sz w:val="22"/>
              </w:rPr>
              <w:t>[</w:t>
            </w:r>
            <w:proofErr w:type="spellStart"/>
            <w:r>
              <w:rPr>
                <w:b/>
                <w:sz w:val="22"/>
              </w:rPr>
              <w:t>Şekil</w:t>
            </w:r>
            <w:proofErr w:type="spellEnd"/>
            <w:r>
              <w:rPr>
                <w:b/>
                <w:sz w:val="22"/>
              </w:rPr>
              <w:t>: Production Deployment]</w:t>
            </w:r>
          </w:p>
          <w:p w14:paraId="21767DE5" w14:textId="77777777" w:rsidR="00052761" w:rsidRDefault="003836EC">
            <w:pPr>
              <w:spacing w:after="720"/>
              <w:ind w:firstLine="0"/>
              <w:jc w:val="center"/>
            </w:pPr>
            <w:r>
              <w:rPr>
                <w:i/>
                <w:color w:val="808080"/>
                <w:sz w:val="18"/>
              </w:rPr>
              <w:t xml:space="preserve">CDN, hosting </w:t>
            </w:r>
            <w:proofErr w:type="spellStart"/>
            <w:r>
              <w:rPr>
                <w:i/>
                <w:color w:val="808080"/>
                <w:sz w:val="18"/>
              </w:rPr>
              <w:t>bölgeleri</w:t>
            </w:r>
            <w:proofErr w:type="spellEnd"/>
            <w:r>
              <w:rPr>
                <w:i/>
                <w:color w:val="808080"/>
                <w:sz w:val="18"/>
              </w:rPr>
              <w:t xml:space="preserve">, DB, cache </w:t>
            </w:r>
            <w:proofErr w:type="spellStart"/>
            <w:r>
              <w:rPr>
                <w:i/>
                <w:color w:val="808080"/>
                <w:sz w:val="18"/>
              </w:rPr>
              <w:t>yerleşimi</w:t>
            </w:r>
            <w:proofErr w:type="spellEnd"/>
            <w:r>
              <w:rPr>
                <w:i/>
                <w:color w:val="808080"/>
                <w:sz w:val="18"/>
              </w:rPr>
              <w:t>.</w:t>
            </w:r>
          </w:p>
        </w:tc>
      </w:tr>
    </w:tbl>
    <w:p w14:paraId="7C7F841F" w14:textId="77777777" w:rsidR="00052761" w:rsidRDefault="003836EC">
      <w:pPr>
        <w:pStyle w:val="ResimYazs"/>
      </w:pPr>
      <w:bookmarkStart w:id="47" w:name="_Toc229342376"/>
      <w:proofErr w:type="spellStart"/>
      <w:r>
        <w:t>Şekil</w:t>
      </w:r>
      <w:proofErr w:type="spellEnd"/>
      <w:r>
        <w:t xml:space="preserve"> </w:t>
      </w:r>
      <w:fldSimple w:instr=" SEQ Şekil \* ARABIC ">
        <w:r w:rsidR="00C917B5">
          <w:rPr>
            <w:noProof/>
          </w:rPr>
          <w:t>4</w:t>
        </w:r>
      </w:fldSimple>
      <w:r>
        <w:t xml:space="preserve">: Production Deployment </w:t>
      </w:r>
      <w:proofErr w:type="spellStart"/>
      <w:r>
        <w:t>Topolojisi</w:t>
      </w:r>
      <w:bookmarkEnd w:id="47"/>
      <w:proofErr w:type="spellEnd"/>
    </w:p>
    <w:p w14:paraId="485403A2" w14:textId="77777777" w:rsidR="00480F22" w:rsidRDefault="00480F22" w:rsidP="00480F22"/>
    <w:p w14:paraId="0507B034" w14:textId="77777777" w:rsidR="00480F22" w:rsidRDefault="00480F22" w:rsidP="00480F22"/>
    <w:p w14:paraId="7551BF26" w14:textId="77777777" w:rsidR="00480F22" w:rsidRDefault="00480F22" w:rsidP="00480F22"/>
    <w:p w14:paraId="1BE8885B" w14:textId="77777777" w:rsidR="00480F22" w:rsidRDefault="00480F22" w:rsidP="00480F22"/>
    <w:p w14:paraId="5A8F5053" w14:textId="77777777" w:rsidR="0065039B" w:rsidRDefault="0065039B" w:rsidP="00480F22"/>
    <w:p w14:paraId="4F943700" w14:textId="77777777" w:rsidR="0065039B" w:rsidRDefault="0065039B" w:rsidP="00480F22"/>
    <w:p w14:paraId="34CA32C1" w14:textId="77777777" w:rsidR="0065039B" w:rsidRDefault="0065039B" w:rsidP="00480F22"/>
    <w:p w14:paraId="5366A1D7" w14:textId="77777777" w:rsidR="0065039B" w:rsidRDefault="0065039B" w:rsidP="00480F22"/>
    <w:p w14:paraId="7833611A" w14:textId="77777777" w:rsidR="0065039B" w:rsidRDefault="0065039B" w:rsidP="00480F22"/>
    <w:p w14:paraId="33E088BB" w14:textId="77777777" w:rsidR="0065039B" w:rsidRDefault="0065039B" w:rsidP="00480F22"/>
    <w:p w14:paraId="33C7C3F6" w14:textId="77777777" w:rsidR="0065039B" w:rsidRDefault="0065039B" w:rsidP="00480F22"/>
    <w:p w14:paraId="7DF40F5F" w14:textId="77777777" w:rsidR="0065039B" w:rsidRPr="00480F22" w:rsidRDefault="0065039B" w:rsidP="00480F22"/>
    <w:p w14:paraId="42FC9472" w14:textId="77777777" w:rsidR="00052761" w:rsidRDefault="003836EC">
      <w:pPr>
        <w:pStyle w:val="Balk2"/>
      </w:pPr>
      <w:bookmarkStart w:id="48" w:name="_Toc229342334"/>
      <w:r>
        <w:lastRenderedPageBreak/>
        <w:t xml:space="preserve">5.5. </w:t>
      </w:r>
      <w:proofErr w:type="spellStart"/>
      <w:r>
        <w:t>Mimari</w:t>
      </w:r>
      <w:proofErr w:type="spellEnd"/>
      <w:r>
        <w:t xml:space="preserve"> Karar </w:t>
      </w:r>
      <w:proofErr w:type="spellStart"/>
      <w:r>
        <w:t>Kayıtları</w:t>
      </w:r>
      <w:proofErr w:type="spellEnd"/>
      <w:r>
        <w:t xml:space="preserve"> (Architecture Decision Records — ADR)</w:t>
      </w:r>
      <w:bookmarkEnd w:id="48"/>
    </w:p>
    <w:p w14:paraId="6ED7A491" w14:textId="60F16493" w:rsidR="00052761" w:rsidRDefault="003836EC">
      <w:pPr>
        <w:pStyle w:val="ResimYazs"/>
        <w:spacing w:after="120"/>
      </w:pPr>
      <w:bookmarkStart w:id="49" w:name="_Toc229342397"/>
      <w:r>
        <w:t xml:space="preserve">Tablo </w:t>
      </w:r>
      <w:r w:rsidR="00733487">
        <w:t>10</w:t>
      </w:r>
      <w:r>
        <w:t xml:space="preserve">: ADR </w:t>
      </w:r>
      <w:proofErr w:type="spellStart"/>
      <w:r>
        <w:t>Özet</w:t>
      </w:r>
      <w:proofErr w:type="spellEnd"/>
      <w:r>
        <w:t xml:space="preserve"> </w:t>
      </w:r>
      <w:proofErr w:type="spellStart"/>
      <w:r>
        <w:t>Listesi</w:t>
      </w:r>
      <w:bookmarkEnd w:id="49"/>
      <w:proofErr w:type="spellEnd"/>
    </w:p>
    <w:tbl>
      <w:tblPr>
        <w:tblStyle w:val="AkKlavuz-Vurgu1"/>
        <w:tblW w:w="9070" w:type="dxa"/>
        <w:jc w:val="center"/>
        <w:tblLayout w:type="fixed"/>
        <w:tblLook w:val="04A0" w:firstRow="1" w:lastRow="0" w:firstColumn="1" w:lastColumn="0" w:noHBand="0" w:noVBand="1"/>
      </w:tblPr>
      <w:tblGrid>
        <w:gridCol w:w="1417"/>
        <w:gridCol w:w="4535"/>
        <w:gridCol w:w="1417"/>
        <w:gridCol w:w="1701"/>
      </w:tblGrid>
      <w:tr w:rsidR="00052761" w14:paraId="522C0AEC" w14:textId="77777777" w:rsidTr="00650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61D12FA2" w14:textId="77777777" w:rsidR="00052761" w:rsidRDefault="003836EC">
            <w:pPr>
              <w:ind w:firstLine="0"/>
            </w:pPr>
            <w:r>
              <w:rPr>
                <w:color w:val="FFFFFF"/>
                <w:sz w:val="22"/>
              </w:rPr>
              <w:t>ADR No</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11D357D"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Karar</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4899DBDE"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Durum</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5194BD39"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Tarih</w:t>
            </w:r>
          </w:p>
        </w:tc>
      </w:tr>
      <w:tr w:rsidR="0065039B" w14:paraId="01D0FDAD" w14:textId="77777777" w:rsidTr="00650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7EABEA0E" w14:textId="424B6BAF" w:rsidR="0065039B" w:rsidRPr="0065039B" w:rsidRDefault="0065039B" w:rsidP="0065039B">
            <w:pPr>
              <w:ind w:firstLine="0"/>
              <w:rPr>
                <w:color w:val="000000" w:themeColor="text1"/>
              </w:rPr>
            </w:pPr>
            <w:r w:rsidRPr="0065039B">
              <w:rPr>
                <w:color w:val="000000" w:themeColor="text1"/>
                <w:sz w:val="20"/>
                <w:szCs w:val="20"/>
              </w:rPr>
              <w:t>ADR-001</w:t>
            </w:r>
          </w:p>
        </w:tc>
        <w:tc>
          <w:tcPr>
            <w:tcW w:w="4535" w:type="dxa"/>
            <w:tcBorders>
              <w:top w:val="single" w:sz="4" w:space="0" w:color="7F7F7F"/>
              <w:left w:val="single" w:sz="4" w:space="0" w:color="7F7F7F"/>
              <w:bottom w:val="single" w:sz="4" w:space="0" w:color="7F7F7F"/>
              <w:right w:val="single" w:sz="4" w:space="0" w:color="7F7F7F"/>
            </w:tcBorders>
            <w:vAlign w:val="center"/>
          </w:tcPr>
          <w:p w14:paraId="243F11A0" w14:textId="54E0C37B"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rStyle w:val="Gl"/>
                <w:color w:val="000000" w:themeColor="text1"/>
                <w:sz w:val="20"/>
                <w:szCs w:val="20"/>
                <w:bdr w:val="single" w:sz="2" w:space="0" w:color="E5E7EB" w:frame="1"/>
              </w:rPr>
              <w:t xml:space="preserve">Web Workers </w:t>
            </w:r>
            <w:proofErr w:type="spellStart"/>
            <w:r w:rsidRPr="0065039B">
              <w:rPr>
                <w:rStyle w:val="Gl"/>
                <w:color w:val="000000" w:themeColor="text1"/>
                <w:sz w:val="20"/>
                <w:szCs w:val="20"/>
                <w:bdr w:val="single" w:sz="2" w:space="0" w:color="E5E7EB" w:frame="1"/>
              </w:rPr>
              <w:t>Kullanımı</w:t>
            </w:r>
            <w:proofErr w:type="spellEnd"/>
            <w:r w:rsidRPr="0065039B">
              <w:rPr>
                <w:rStyle w:val="Gl"/>
                <w:color w:val="000000" w:themeColor="text1"/>
                <w:sz w:val="20"/>
                <w:szCs w:val="20"/>
                <w:bdr w:val="single" w:sz="2" w:space="0" w:color="E5E7EB" w:frame="1"/>
              </w:rPr>
              <w:t>:</w:t>
            </w:r>
            <w:r w:rsidRPr="0065039B">
              <w:rPr>
                <w:color w:val="000000" w:themeColor="text1"/>
                <w:sz w:val="20"/>
                <w:szCs w:val="20"/>
              </w:rPr>
              <w:t> </w:t>
            </w:r>
            <w:proofErr w:type="spellStart"/>
            <w:r w:rsidRPr="0065039B">
              <w:rPr>
                <w:color w:val="000000" w:themeColor="text1"/>
                <w:sz w:val="20"/>
                <w:szCs w:val="20"/>
              </w:rPr>
              <w:t>Ağır</w:t>
            </w:r>
            <w:proofErr w:type="spellEnd"/>
            <w:r w:rsidRPr="0065039B">
              <w:rPr>
                <w:color w:val="000000" w:themeColor="text1"/>
                <w:sz w:val="20"/>
                <w:szCs w:val="20"/>
              </w:rPr>
              <w:t xml:space="preserve"> </w:t>
            </w:r>
            <w:proofErr w:type="spellStart"/>
            <w:r w:rsidRPr="0065039B">
              <w:rPr>
                <w:color w:val="000000" w:themeColor="text1"/>
                <w:sz w:val="20"/>
                <w:szCs w:val="20"/>
              </w:rPr>
              <w:t>dosya</w:t>
            </w:r>
            <w:proofErr w:type="spellEnd"/>
            <w:r w:rsidRPr="0065039B">
              <w:rPr>
                <w:color w:val="000000" w:themeColor="text1"/>
                <w:sz w:val="20"/>
                <w:szCs w:val="20"/>
              </w:rPr>
              <w:t xml:space="preserve"> </w:t>
            </w:r>
            <w:proofErr w:type="spellStart"/>
            <w:r w:rsidRPr="0065039B">
              <w:rPr>
                <w:color w:val="000000" w:themeColor="text1"/>
                <w:sz w:val="20"/>
                <w:szCs w:val="20"/>
              </w:rPr>
              <w:t>okuma</w:t>
            </w:r>
            <w:proofErr w:type="spellEnd"/>
            <w:r w:rsidRPr="0065039B">
              <w:rPr>
                <w:color w:val="000000" w:themeColor="text1"/>
                <w:sz w:val="20"/>
                <w:szCs w:val="20"/>
              </w:rPr>
              <w:t xml:space="preserve"> </w:t>
            </w:r>
            <w:proofErr w:type="spellStart"/>
            <w:r w:rsidRPr="0065039B">
              <w:rPr>
                <w:color w:val="000000" w:themeColor="text1"/>
                <w:sz w:val="20"/>
                <w:szCs w:val="20"/>
              </w:rPr>
              <w:t>ve</w:t>
            </w:r>
            <w:proofErr w:type="spellEnd"/>
            <w:r w:rsidRPr="0065039B">
              <w:rPr>
                <w:color w:val="000000" w:themeColor="text1"/>
                <w:sz w:val="20"/>
                <w:szCs w:val="20"/>
              </w:rPr>
              <w:t xml:space="preserve"> </w:t>
            </w:r>
            <w:proofErr w:type="spellStart"/>
            <w:r w:rsidRPr="0065039B">
              <w:rPr>
                <w:color w:val="000000" w:themeColor="text1"/>
                <w:sz w:val="20"/>
                <w:szCs w:val="20"/>
              </w:rPr>
              <w:t>hesaplama</w:t>
            </w:r>
            <w:proofErr w:type="spellEnd"/>
            <w:r w:rsidRPr="0065039B">
              <w:rPr>
                <w:color w:val="000000" w:themeColor="text1"/>
                <w:sz w:val="20"/>
                <w:szCs w:val="20"/>
              </w:rPr>
              <w:t xml:space="preserve"> </w:t>
            </w:r>
            <w:proofErr w:type="spellStart"/>
            <w:r w:rsidRPr="0065039B">
              <w:rPr>
                <w:color w:val="000000" w:themeColor="text1"/>
                <w:sz w:val="20"/>
                <w:szCs w:val="20"/>
              </w:rPr>
              <w:t>işlemleri</w:t>
            </w:r>
            <w:proofErr w:type="spellEnd"/>
            <w:r w:rsidRPr="0065039B">
              <w:rPr>
                <w:color w:val="000000" w:themeColor="text1"/>
                <w:sz w:val="20"/>
                <w:szCs w:val="20"/>
              </w:rPr>
              <w:t xml:space="preserve"> </w:t>
            </w:r>
            <w:proofErr w:type="spellStart"/>
            <w:r w:rsidRPr="0065039B">
              <w:rPr>
                <w:color w:val="000000" w:themeColor="text1"/>
                <w:sz w:val="20"/>
                <w:szCs w:val="20"/>
              </w:rPr>
              <w:t>için</w:t>
            </w:r>
            <w:proofErr w:type="spellEnd"/>
            <w:r w:rsidRPr="0065039B">
              <w:rPr>
                <w:color w:val="000000" w:themeColor="text1"/>
                <w:sz w:val="20"/>
                <w:szCs w:val="20"/>
              </w:rPr>
              <w:t xml:space="preserve"> Main Thread </w:t>
            </w:r>
            <w:proofErr w:type="spellStart"/>
            <w:r w:rsidRPr="0065039B">
              <w:rPr>
                <w:color w:val="000000" w:themeColor="text1"/>
                <w:sz w:val="20"/>
                <w:szCs w:val="20"/>
              </w:rPr>
              <w:t>yerine</w:t>
            </w:r>
            <w:proofErr w:type="spellEnd"/>
            <w:r w:rsidRPr="0065039B">
              <w:rPr>
                <w:color w:val="000000" w:themeColor="text1"/>
                <w:sz w:val="20"/>
                <w:szCs w:val="20"/>
              </w:rPr>
              <w:t xml:space="preserve"> Web Workers </w:t>
            </w:r>
            <w:proofErr w:type="spellStart"/>
            <w:r w:rsidRPr="0065039B">
              <w:rPr>
                <w:color w:val="000000" w:themeColor="text1"/>
                <w:sz w:val="20"/>
                <w:szCs w:val="20"/>
              </w:rPr>
              <w:t>kullanılması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2293E864" w14:textId="2DDFEF5C"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1F46FFD3" w14:textId="0DC381FA"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2024-05-08</w:t>
            </w:r>
          </w:p>
        </w:tc>
      </w:tr>
      <w:tr w:rsidR="0065039B" w14:paraId="793BE852" w14:textId="77777777" w:rsidTr="00650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49A075EB" w14:textId="53562B42" w:rsidR="0065039B" w:rsidRPr="0065039B" w:rsidRDefault="0065039B" w:rsidP="0065039B">
            <w:pPr>
              <w:ind w:firstLine="0"/>
              <w:rPr>
                <w:color w:val="000000" w:themeColor="text1"/>
              </w:rPr>
            </w:pPr>
            <w:r w:rsidRPr="0065039B">
              <w:rPr>
                <w:color w:val="000000" w:themeColor="text1"/>
                <w:sz w:val="20"/>
                <w:szCs w:val="20"/>
              </w:rPr>
              <w:t>ADR-002</w:t>
            </w:r>
          </w:p>
        </w:tc>
        <w:tc>
          <w:tcPr>
            <w:tcW w:w="4535" w:type="dxa"/>
            <w:tcBorders>
              <w:top w:val="single" w:sz="4" w:space="0" w:color="7F7F7F"/>
              <w:left w:val="single" w:sz="4" w:space="0" w:color="7F7F7F"/>
              <w:bottom w:val="single" w:sz="4" w:space="0" w:color="7F7F7F"/>
              <w:right w:val="single" w:sz="4" w:space="0" w:color="7F7F7F"/>
            </w:tcBorders>
            <w:vAlign w:val="center"/>
          </w:tcPr>
          <w:p w14:paraId="2BD88853" w14:textId="7284DF5F"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rStyle w:val="Gl"/>
                <w:color w:val="000000" w:themeColor="text1"/>
                <w:sz w:val="20"/>
                <w:szCs w:val="20"/>
                <w:bdr w:val="single" w:sz="2" w:space="0" w:color="E5E7EB" w:frame="1"/>
              </w:rPr>
              <w:t>Framework Reddi:</w:t>
            </w:r>
            <w:r w:rsidRPr="0065039B">
              <w:rPr>
                <w:color w:val="000000" w:themeColor="text1"/>
                <w:sz w:val="20"/>
                <w:szCs w:val="20"/>
              </w:rPr>
              <w:t xml:space="preserve"> Yüksek RAM </w:t>
            </w:r>
            <w:proofErr w:type="spellStart"/>
            <w:r w:rsidRPr="0065039B">
              <w:rPr>
                <w:color w:val="000000" w:themeColor="text1"/>
                <w:sz w:val="20"/>
                <w:szCs w:val="20"/>
              </w:rPr>
              <w:t>tüketimi</w:t>
            </w:r>
            <w:proofErr w:type="spellEnd"/>
            <w:r w:rsidRPr="0065039B">
              <w:rPr>
                <w:color w:val="000000" w:themeColor="text1"/>
                <w:sz w:val="20"/>
                <w:szCs w:val="20"/>
              </w:rPr>
              <w:t xml:space="preserve"> (Virtual DOM) </w:t>
            </w:r>
            <w:proofErr w:type="spellStart"/>
            <w:r w:rsidRPr="0065039B">
              <w:rPr>
                <w:color w:val="000000" w:themeColor="text1"/>
                <w:sz w:val="20"/>
                <w:szCs w:val="20"/>
              </w:rPr>
              <w:t>nedeniyle</w:t>
            </w:r>
            <w:proofErr w:type="spellEnd"/>
            <w:r w:rsidRPr="0065039B">
              <w:rPr>
                <w:color w:val="000000" w:themeColor="text1"/>
                <w:sz w:val="20"/>
                <w:szCs w:val="20"/>
              </w:rPr>
              <w:t xml:space="preserve"> React </w:t>
            </w:r>
            <w:proofErr w:type="spellStart"/>
            <w:r w:rsidRPr="0065039B">
              <w:rPr>
                <w:color w:val="000000" w:themeColor="text1"/>
                <w:sz w:val="20"/>
                <w:szCs w:val="20"/>
              </w:rPr>
              <w:t>veya</w:t>
            </w:r>
            <w:proofErr w:type="spellEnd"/>
            <w:r w:rsidRPr="0065039B">
              <w:rPr>
                <w:color w:val="000000" w:themeColor="text1"/>
                <w:sz w:val="20"/>
                <w:szCs w:val="20"/>
              </w:rPr>
              <w:t xml:space="preserve"> Vue </w:t>
            </w:r>
            <w:proofErr w:type="spellStart"/>
            <w:r w:rsidRPr="0065039B">
              <w:rPr>
                <w:color w:val="000000" w:themeColor="text1"/>
                <w:sz w:val="20"/>
                <w:szCs w:val="20"/>
              </w:rPr>
              <w:t>gibi</w:t>
            </w:r>
            <w:proofErr w:type="spellEnd"/>
            <w:r w:rsidRPr="0065039B">
              <w:rPr>
                <w:color w:val="000000" w:themeColor="text1"/>
                <w:sz w:val="20"/>
                <w:szCs w:val="20"/>
              </w:rPr>
              <w:t xml:space="preserve"> </w:t>
            </w:r>
            <w:proofErr w:type="spellStart"/>
            <w:r w:rsidRPr="0065039B">
              <w:rPr>
                <w:color w:val="000000" w:themeColor="text1"/>
                <w:sz w:val="20"/>
                <w:szCs w:val="20"/>
              </w:rPr>
              <w:t>framework'ler</w:t>
            </w:r>
            <w:proofErr w:type="spellEnd"/>
            <w:r w:rsidRPr="0065039B">
              <w:rPr>
                <w:color w:val="000000" w:themeColor="text1"/>
                <w:sz w:val="20"/>
                <w:szCs w:val="20"/>
              </w:rPr>
              <w:t xml:space="preserve"> </w:t>
            </w:r>
            <w:proofErr w:type="spellStart"/>
            <w:r w:rsidRPr="0065039B">
              <w:rPr>
                <w:color w:val="000000" w:themeColor="text1"/>
                <w:sz w:val="20"/>
                <w:szCs w:val="20"/>
              </w:rPr>
              <w:t>reddedilip</w:t>
            </w:r>
            <w:proofErr w:type="spellEnd"/>
            <w:r w:rsidRPr="0065039B">
              <w:rPr>
                <w:color w:val="000000" w:themeColor="text1"/>
                <w:sz w:val="20"/>
                <w:szCs w:val="20"/>
              </w:rPr>
              <w:t xml:space="preserve"> Vanilla JS </w:t>
            </w:r>
            <w:proofErr w:type="spellStart"/>
            <w:r w:rsidRPr="0065039B">
              <w:rPr>
                <w:color w:val="000000" w:themeColor="text1"/>
                <w:sz w:val="20"/>
                <w:szCs w:val="20"/>
              </w:rPr>
              <w:t>kullanılması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2CF29B5D" w14:textId="63751B05"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723F1600" w14:textId="1E9A6942"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color w:val="000000" w:themeColor="text1"/>
                <w:sz w:val="20"/>
                <w:szCs w:val="20"/>
              </w:rPr>
              <w:t>2024-05-08</w:t>
            </w:r>
          </w:p>
        </w:tc>
      </w:tr>
      <w:tr w:rsidR="0065039B" w14:paraId="1935520A" w14:textId="77777777" w:rsidTr="00650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0A4C8867" w14:textId="2BE00FE8" w:rsidR="0065039B" w:rsidRPr="0065039B" w:rsidRDefault="0065039B" w:rsidP="0065039B">
            <w:pPr>
              <w:ind w:firstLine="0"/>
              <w:rPr>
                <w:color w:val="000000" w:themeColor="text1"/>
              </w:rPr>
            </w:pPr>
            <w:r w:rsidRPr="0065039B">
              <w:rPr>
                <w:color w:val="000000" w:themeColor="text1"/>
                <w:sz w:val="20"/>
                <w:szCs w:val="20"/>
              </w:rPr>
              <w:t>ADR-003</w:t>
            </w:r>
          </w:p>
        </w:tc>
        <w:tc>
          <w:tcPr>
            <w:tcW w:w="4535" w:type="dxa"/>
            <w:tcBorders>
              <w:top w:val="single" w:sz="4" w:space="0" w:color="7F7F7F"/>
              <w:left w:val="single" w:sz="4" w:space="0" w:color="7F7F7F"/>
              <w:bottom w:val="single" w:sz="4" w:space="0" w:color="7F7F7F"/>
              <w:right w:val="single" w:sz="4" w:space="0" w:color="7F7F7F"/>
            </w:tcBorders>
            <w:vAlign w:val="center"/>
          </w:tcPr>
          <w:p w14:paraId="35199F93" w14:textId="1A8612CF"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65039B">
              <w:rPr>
                <w:rStyle w:val="Gl"/>
                <w:color w:val="000000" w:themeColor="text1"/>
                <w:sz w:val="20"/>
                <w:szCs w:val="20"/>
                <w:bdr w:val="single" w:sz="2" w:space="0" w:color="E5E7EB" w:frame="1"/>
              </w:rPr>
              <w:t>Sunucusuz</w:t>
            </w:r>
            <w:proofErr w:type="spellEnd"/>
            <w:r w:rsidRPr="0065039B">
              <w:rPr>
                <w:rStyle w:val="Gl"/>
                <w:color w:val="000000" w:themeColor="text1"/>
                <w:sz w:val="20"/>
                <w:szCs w:val="20"/>
                <w:bdr w:val="single" w:sz="2" w:space="0" w:color="E5E7EB" w:frame="1"/>
              </w:rPr>
              <w:t xml:space="preserve"> (Serverless) </w:t>
            </w:r>
            <w:proofErr w:type="spellStart"/>
            <w:r w:rsidRPr="0065039B">
              <w:rPr>
                <w:rStyle w:val="Gl"/>
                <w:color w:val="000000" w:themeColor="text1"/>
                <w:sz w:val="20"/>
                <w:szCs w:val="20"/>
                <w:bdr w:val="single" w:sz="2" w:space="0" w:color="E5E7EB" w:frame="1"/>
              </w:rPr>
              <w:t>Mimari</w:t>
            </w:r>
            <w:proofErr w:type="spellEnd"/>
            <w:r w:rsidRPr="0065039B">
              <w:rPr>
                <w:rStyle w:val="Gl"/>
                <w:color w:val="000000" w:themeColor="text1"/>
                <w:sz w:val="20"/>
                <w:szCs w:val="20"/>
                <w:bdr w:val="single" w:sz="2" w:space="0" w:color="E5E7EB" w:frame="1"/>
              </w:rPr>
              <w:t>:</w:t>
            </w:r>
            <w:r w:rsidRPr="0065039B">
              <w:rPr>
                <w:color w:val="000000" w:themeColor="text1"/>
                <w:sz w:val="20"/>
                <w:szCs w:val="20"/>
              </w:rPr>
              <w:t> </w:t>
            </w:r>
            <w:proofErr w:type="spellStart"/>
            <w:r w:rsidRPr="0065039B">
              <w:rPr>
                <w:color w:val="000000" w:themeColor="text1"/>
                <w:sz w:val="20"/>
                <w:szCs w:val="20"/>
              </w:rPr>
              <w:t>Dosyaların</w:t>
            </w:r>
            <w:proofErr w:type="spellEnd"/>
            <w:r w:rsidRPr="0065039B">
              <w:rPr>
                <w:color w:val="000000" w:themeColor="text1"/>
                <w:sz w:val="20"/>
                <w:szCs w:val="20"/>
              </w:rPr>
              <w:t xml:space="preserve"> </w:t>
            </w:r>
            <w:proofErr w:type="spellStart"/>
            <w:r w:rsidRPr="0065039B">
              <w:rPr>
                <w:color w:val="000000" w:themeColor="text1"/>
                <w:sz w:val="20"/>
                <w:szCs w:val="20"/>
              </w:rPr>
              <w:t>uzak</w:t>
            </w:r>
            <w:proofErr w:type="spellEnd"/>
            <w:r w:rsidRPr="0065039B">
              <w:rPr>
                <w:color w:val="000000" w:themeColor="text1"/>
                <w:sz w:val="20"/>
                <w:szCs w:val="20"/>
              </w:rPr>
              <w:t xml:space="preserve"> </w:t>
            </w:r>
            <w:proofErr w:type="spellStart"/>
            <w:r w:rsidRPr="0065039B">
              <w:rPr>
                <w:color w:val="000000" w:themeColor="text1"/>
                <w:sz w:val="20"/>
                <w:szCs w:val="20"/>
              </w:rPr>
              <w:t>bir</w:t>
            </w:r>
            <w:proofErr w:type="spellEnd"/>
            <w:r w:rsidRPr="0065039B">
              <w:rPr>
                <w:color w:val="000000" w:themeColor="text1"/>
                <w:sz w:val="20"/>
                <w:szCs w:val="20"/>
              </w:rPr>
              <w:t xml:space="preserve"> </w:t>
            </w:r>
            <w:proofErr w:type="spellStart"/>
            <w:r w:rsidRPr="0065039B">
              <w:rPr>
                <w:color w:val="000000" w:themeColor="text1"/>
                <w:sz w:val="20"/>
                <w:szCs w:val="20"/>
              </w:rPr>
              <w:t>veritabanına</w:t>
            </w:r>
            <w:proofErr w:type="spellEnd"/>
            <w:r w:rsidRPr="0065039B">
              <w:rPr>
                <w:color w:val="000000" w:themeColor="text1"/>
                <w:sz w:val="20"/>
                <w:szCs w:val="20"/>
              </w:rPr>
              <w:t xml:space="preserve"> </w:t>
            </w:r>
            <w:proofErr w:type="spellStart"/>
            <w:r w:rsidRPr="0065039B">
              <w:rPr>
                <w:color w:val="000000" w:themeColor="text1"/>
                <w:sz w:val="20"/>
                <w:szCs w:val="20"/>
              </w:rPr>
              <w:t>yüklenmesi</w:t>
            </w:r>
            <w:proofErr w:type="spellEnd"/>
            <w:r w:rsidRPr="0065039B">
              <w:rPr>
                <w:color w:val="000000" w:themeColor="text1"/>
                <w:sz w:val="20"/>
                <w:szCs w:val="20"/>
              </w:rPr>
              <w:t xml:space="preserve"> </w:t>
            </w:r>
            <w:proofErr w:type="spellStart"/>
            <w:r w:rsidRPr="0065039B">
              <w:rPr>
                <w:color w:val="000000" w:themeColor="text1"/>
                <w:sz w:val="20"/>
                <w:szCs w:val="20"/>
              </w:rPr>
              <w:t>yerine</w:t>
            </w:r>
            <w:proofErr w:type="spellEnd"/>
            <w:r w:rsidRPr="0065039B">
              <w:rPr>
                <w:color w:val="000000" w:themeColor="text1"/>
                <w:sz w:val="20"/>
                <w:szCs w:val="20"/>
              </w:rPr>
              <w:t xml:space="preserve">, %100 </w:t>
            </w:r>
            <w:proofErr w:type="spellStart"/>
            <w:r w:rsidRPr="0065039B">
              <w:rPr>
                <w:color w:val="000000" w:themeColor="text1"/>
                <w:sz w:val="20"/>
                <w:szCs w:val="20"/>
              </w:rPr>
              <w:t>gizlilik</w:t>
            </w:r>
            <w:proofErr w:type="spellEnd"/>
            <w:r w:rsidRPr="0065039B">
              <w:rPr>
                <w:color w:val="000000" w:themeColor="text1"/>
                <w:sz w:val="20"/>
                <w:szCs w:val="20"/>
              </w:rPr>
              <w:t xml:space="preserve"> </w:t>
            </w:r>
            <w:proofErr w:type="spellStart"/>
            <w:r w:rsidRPr="0065039B">
              <w:rPr>
                <w:color w:val="000000" w:themeColor="text1"/>
                <w:sz w:val="20"/>
                <w:szCs w:val="20"/>
              </w:rPr>
              <w:t>için</w:t>
            </w:r>
            <w:proofErr w:type="spellEnd"/>
            <w:r w:rsidRPr="0065039B">
              <w:rPr>
                <w:color w:val="000000" w:themeColor="text1"/>
                <w:sz w:val="20"/>
                <w:szCs w:val="20"/>
              </w:rPr>
              <w:t xml:space="preserve"> </w:t>
            </w:r>
            <w:proofErr w:type="spellStart"/>
            <w:r w:rsidRPr="0065039B">
              <w:rPr>
                <w:color w:val="000000" w:themeColor="text1"/>
                <w:sz w:val="20"/>
                <w:szCs w:val="20"/>
              </w:rPr>
              <w:t>uygulamanın</w:t>
            </w:r>
            <w:proofErr w:type="spellEnd"/>
            <w:r w:rsidRPr="0065039B">
              <w:rPr>
                <w:color w:val="000000" w:themeColor="text1"/>
                <w:sz w:val="20"/>
                <w:szCs w:val="20"/>
              </w:rPr>
              <w:t xml:space="preserve"> </w:t>
            </w:r>
            <w:proofErr w:type="spellStart"/>
            <w:r w:rsidRPr="0065039B">
              <w:rPr>
                <w:color w:val="000000" w:themeColor="text1"/>
                <w:sz w:val="20"/>
                <w:szCs w:val="20"/>
              </w:rPr>
              <w:t>sadece</w:t>
            </w:r>
            <w:proofErr w:type="spellEnd"/>
            <w:r w:rsidRPr="0065039B">
              <w:rPr>
                <w:color w:val="000000" w:themeColor="text1"/>
                <w:sz w:val="20"/>
                <w:szCs w:val="20"/>
              </w:rPr>
              <w:t xml:space="preserve"> </w:t>
            </w:r>
            <w:proofErr w:type="spellStart"/>
            <w:r w:rsidRPr="0065039B">
              <w:rPr>
                <w:color w:val="000000" w:themeColor="text1"/>
                <w:sz w:val="20"/>
                <w:szCs w:val="20"/>
              </w:rPr>
              <w:t>istemci</w:t>
            </w:r>
            <w:proofErr w:type="spellEnd"/>
            <w:r w:rsidRPr="0065039B">
              <w:rPr>
                <w:color w:val="000000" w:themeColor="text1"/>
                <w:sz w:val="20"/>
                <w:szCs w:val="20"/>
              </w:rPr>
              <w:t xml:space="preserve"> (client) </w:t>
            </w:r>
            <w:proofErr w:type="spellStart"/>
            <w:r w:rsidRPr="0065039B">
              <w:rPr>
                <w:color w:val="000000" w:themeColor="text1"/>
                <w:sz w:val="20"/>
                <w:szCs w:val="20"/>
              </w:rPr>
              <w:t>tarafında</w:t>
            </w:r>
            <w:proofErr w:type="spellEnd"/>
            <w:r w:rsidRPr="0065039B">
              <w:rPr>
                <w:color w:val="000000" w:themeColor="text1"/>
                <w:sz w:val="20"/>
                <w:szCs w:val="20"/>
              </w:rPr>
              <w:t xml:space="preserve"> </w:t>
            </w:r>
            <w:proofErr w:type="spellStart"/>
            <w:r w:rsidRPr="0065039B">
              <w:rPr>
                <w:color w:val="000000" w:themeColor="text1"/>
                <w:sz w:val="20"/>
                <w:szCs w:val="20"/>
              </w:rPr>
              <w:t>çalıştırılması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330BA12C" w14:textId="35DDC1E3"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6032D57F" w14:textId="17640293"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2024-05-09</w:t>
            </w:r>
          </w:p>
        </w:tc>
      </w:tr>
    </w:tbl>
    <w:p w14:paraId="2D990880" w14:textId="77777777" w:rsidR="00052761" w:rsidRDefault="003836EC">
      <w:pPr>
        <w:pStyle w:val="Balk1"/>
      </w:pPr>
      <w:bookmarkStart w:id="50" w:name="_Toc229342335"/>
      <w:r>
        <w:lastRenderedPageBreak/>
        <w:t>6. VERİ MODELİ VE API TASARIMI</w:t>
      </w:r>
      <w:bookmarkEnd w:id="50"/>
    </w:p>
    <w:p w14:paraId="7967E925" w14:textId="4DBD83E6" w:rsidR="00BF116F" w:rsidRPr="00BF116F" w:rsidRDefault="00BF116F" w:rsidP="00BF116F">
      <w:pPr>
        <w:ind w:firstLine="0"/>
      </w:pPr>
      <w:proofErr w:type="spellStart"/>
      <w:r w:rsidRPr="00BF116F">
        <w:t>Projemizde</w:t>
      </w:r>
      <w:proofErr w:type="spellEnd"/>
      <w:r w:rsidRPr="00BF116F">
        <w:t xml:space="preserve"> </w:t>
      </w:r>
      <w:proofErr w:type="spellStart"/>
      <w:r w:rsidRPr="00BF116F">
        <w:t>klasik</w:t>
      </w:r>
      <w:proofErr w:type="spellEnd"/>
      <w:r w:rsidRPr="00BF116F">
        <w:t xml:space="preserve"> </w:t>
      </w:r>
      <w:proofErr w:type="spellStart"/>
      <w:r w:rsidRPr="00BF116F">
        <w:t>bir</w:t>
      </w:r>
      <w:proofErr w:type="spellEnd"/>
      <w:r w:rsidRPr="00BF116F">
        <w:t xml:space="preserve"> </w:t>
      </w:r>
      <w:proofErr w:type="spellStart"/>
      <w:r w:rsidRPr="00BF116F">
        <w:t>veritabanı</w:t>
      </w:r>
      <w:proofErr w:type="spellEnd"/>
      <w:r w:rsidRPr="00BF116F">
        <w:t xml:space="preserve"> (SQL/NoSQL) </w:t>
      </w:r>
      <w:proofErr w:type="spellStart"/>
      <w:r w:rsidRPr="00BF116F">
        <w:t>veya</w:t>
      </w:r>
      <w:proofErr w:type="spellEnd"/>
      <w:r w:rsidRPr="00BF116F">
        <w:t xml:space="preserve"> REST API (HTTP) </w:t>
      </w:r>
      <w:proofErr w:type="spellStart"/>
      <w:r w:rsidRPr="00BF116F">
        <w:t>sunucusu</w:t>
      </w:r>
      <w:proofErr w:type="spellEnd"/>
      <w:r w:rsidRPr="00BF116F">
        <w:t xml:space="preserve"> </w:t>
      </w:r>
      <w:proofErr w:type="spellStart"/>
      <w:r w:rsidRPr="00BF116F">
        <w:t>yoktur</w:t>
      </w:r>
      <w:proofErr w:type="spellEnd"/>
      <w:r w:rsidRPr="00BF116F">
        <w:t>. "</w:t>
      </w:r>
      <w:proofErr w:type="spellStart"/>
      <w:r w:rsidRPr="00BF116F">
        <w:t>Gizlilik</w:t>
      </w:r>
      <w:proofErr w:type="spellEnd"/>
      <w:r w:rsidRPr="00BF116F">
        <w:t xml:space="preserve"> </w:t>
      </w:r>
      <w:proofErr w:type="spellStart"/>
      <w:r w:rsidRPr="00BF116F">
        <w:t>Odaklı</w:t>
      </w:r>
      <w:proofErr w:type="spellEnd"/>
      <w:r w:rsidRPr="00BF116F">
        <w:t xml:space="preserve"> (Privacy-First)" </w:t>
      </w:r>
      <w:proofErr w:type="spellStart"/>
      <w:r w:rsidRPr="00BF116F">
        <w:t>mimari</w:t>
      </w:r>
      <w:proofErr w:type="spellEnd"/>
      <w:r w:rsidRPr="00BF116F">
        <w:t xml:space="preserve"> </w:t>
      </w:r>
      <w:proofErr w:type="spellStart"/>
      <w:r w:rsidRPr="00BF116F">
        <w:t>kararımız</w:t>
      </w:r>
      <w:proofErr w:type="spellEnd"/>
      <w:r w:rsidRPr="00BF116F">
        <w:t xml:space="preserve"> </w:t>
      </w:r>
      <w:proofErr w:type="spellStart"/>
      <w:r w:rsidRPr="00BF116F">
        <w:t>gereği</w:t>
      </w:r>
      <w:proofErr w:type="spellEnd"/>
      <w:r w:rsidRPr="00BF116F">
        <w:t xml:space="preserve">, </w:t>
      </w:r>
      <w:proofErr w:type="spellStart"/>
      <w:r w:rsidRPr="00BF116F">
        <w:t>veriler</w:t>
      </w:r>
      <w:proofErr w:type="spellEnd"/>
      <w:r w:rsidRPr="00BF116F">
        <w:t xml:space="preserve"> </w:t>
      </w:r>
      <w:proofErr w:type="spellStart"/>
      <w:r w:rsidRPr="00BF116F">
        <w:t>uzak</w:t>
      </w:r>
      <w:proofErr w:type="spellEnd"/>
      <w:r w:rsidRPr="00BF116F">
        <w:t xml:space="preserve"> </w:t>
      </w:r>
      <w:proofErr w:type="spellStart"/>
      <w:r w:rsidRPr="00BF116F">
        <w:t>sunuculara</w:t>
      </w:r>
      <w:proofErr w:type="spellEnd"/>
      <w:r w:rsidRPr="00BF116F">
        <w:t xml:space="preserve"> </w:t>
      </w:r>
      <w:proofErr w:type="spellStart"/>
      <w:r w:rsidRPr="00BF116F">
        <w:t>gitmez</w:t>
      </w:r>
      <w:proofErr w:type="spellEnd"/>
      <w:r w:rsidRPr="00BF116F">
        <w:t xml:space="preserve">. Bunun </w:t>
      </w:r>
      <w:proofErr w:type="spellStart"/>
      <w:r w:rsidRPr="00BF116F">
        <w:t>yerine</w:t>
      </w:r>
      <w:proofErr w:type="spellEnd"/>
      <w:r w:rsidRPr="00BF116F">
        <w:t xml:space="preserve"> </w:t>
      </w:r>
      <w:proofErr w:type="spellStart"/>
      <w:r w:rsidRPr="00BF116F">
        <w:t>veritabanımız</w:t>
      </w:r>
      <w:proofErr w:type="spellEnd"/>
      <w:r w:rsidRPr="00BF116F">
        <w:t xml:space="preserve"> </w:t>
      </w:r>
      <w:proofErr w:type="spellStart"/>
      <w:r w:rsidRPr="00BF116F">
        <w:t>tarayıcının</w:t>
      </w:r>
      <w:proofErr w:type="spellEnd"/>
      <w:r w:rsidRPr="00BF116F">
        <w:t xml:space="preserve"> RAM </w:t>
      </w:r>
      <w:proofErr w:type="spellStart"/>
      <w:r w:rsidRPr="00BF116F">
        <w:t>belleği</w:t>
      </w:r>
      <w:proofErr w:type="spellEnd"/>
      <w:r w:rsidRPr="00BF116F">
        <w:t xml:space="preserve">, </w:t>
      </w:r>
      <w:proofErr w:type="spellStart"/>
      <w:r w:rsidRPr="00BF116F">
        <w:t>API'miz</w:t>
      </w:r>
      <w:proofErr w:type="spellEnd"/>
      <w:r w:rsidRPr="00BF116F">
        <w:t xml:space="preserve"> </w:t>
      </w:r>
      <w:proofErr w:type="spellStart"/>
      <w:r w:rsidRPr="00BF116F">
        <w:t>ise</w:t>
      </w:r>
      <w:proofErr w:type="spellEnd"/>
      <w:r w:rsidRPr="00BF116F">
        <w:t xml:space="preserve"> Web Worker </w:t>
      </w:r>
      <w:proofErr w:type="spellStart"/>
      <w:r w:rsidRPr="00BF116F">
        <w:t>postMessage</w:t>
      </w:r>
      <w:proofErr w:type="spellEnd"/>
      <w:r w:rsidRPr="00BF116F">
        <w:t xml:space="preserve"> </w:t>
      </w:r>
      <w:proofErr w:type="spellStart"/>
      <w:r w:rsidRPr="00BF116F">
        <w:t>arayüzüdür</w:t>
      </w:r>
      <w:proofErr w:type="spellEnd"/>
      <w:r w:rsidRPr="00BF116F">
        <w:t>.</w:t>
      </w:r>
    </w:p>
    <w:p w14:paraId="62E7D92F" w14:textId="77777777" w:rsidR="00052761" w:rsidRDefault="003836EC">
      <w:pPr>
        <w:pStyle w:val="Balk2"/>
      </w:pPr>
      <w:bookmarkStart w:id="51" w:name="_Toc229342336"/>
      <w:r>
        <w:t xml:space="preserve">6.1. ER </w:t>
      </w:r>
      <w:proofErr w:type="spellStart"/>
      <w:r>
        <w:t>Diyagramı</w:t>
      </w:r>
      <w:bookmarkEnd w:id="51"/>
      <w:proofErr w:type="spellEnd"/>
    </w:p>
    <w:p w14:paraId="6FF67D1E" w14:textId="0D399856" w:rsidR="00BF116F" w:rsidRPr="00BF116F" w:rsidRDefault="00BF116F" w:rsidP="00BF116F">
      <w:pPr>
        <w:ind w:firstLine="0"/>
      </w:pPr>
      <w:proofErr w:type="spellStart"/>
      <w:r w:rsidRPr="00BF116F">
        <w:t>Veriler</w:t>
      </w:r>
      <w:proofErr w:type="spellEnd"/>
      <w:r w:rsidRPr="00BF116F">
        <w:t xml:space="preserve"> SQL </w:t>
      </w:r>
      <w:proofErr w:type="spellStart"/>
      <w:r w:rsidRPr="00BF116F">
        <w:t>tabloları</w:t>
      </w:r>
      <w:proofErr w:type="spellEnd"/>
      <w:r w:rsidRPr="00BF116F">
        <w:t xml:space="preserve"> </w:t>
      </w:r>
      <w:proofErr w:type="spellStart"/>
      <w:r w:rsidRPr="00BF116F">
        <w:t>yerine</w:t>
      </w:r>
      <w:proofErr w:type="spellEnd"/>
      <w:r w:rsidRPr="00BF116F">
        <w:t xml:space="preserve">, </w:t>
      </w:r>
      <w:proofErr w:type="spellStart"/>
      <w:r w:rsidRPr="00BF116F">
        <w:t>PapaParse</w:t>
      </w:r>
      <w:proofErr w:type="spellEnd"/>
      <w:r w:rsidRPr="00BF116F">
        <w:t xml:space="preserve"> </w:t>
      </w:r>
      <w:proofErr w:type="spellStart"/>
      <w:r w:rsidRPr="00BF116F">
        <w:t>tarafından</w:t>
      </w:r>
      <w:proofErr w:type="spellEnd"/>
      <w:r w:rsidRPr="00BF116F">
        <w:t xml:space="preserve"> </w:t>
      </w:r>
      <w:proofErr w:type="spellStart"/>
      <w:r w:rsidRPr="00BF116F">
        <w:t>anlık</w:t>
      </w:r>
      <w:proofErr w:type="spellEnd"/>
      <w:r w:rsidRPr="00BF116F">
        <w:t xml:space="preserve"> </w:t>
      </w:r>
      <w:proofErr w:type="spellStart"/>
      <w:r w:rsidRPr="00BF116F">
        <w:t>üretilen</w:t>
      </w:r>
      <w:proofErr w:type="spellEnd"/>
      <w:r w:rsidRPr="00BF116F">
        <w:t xml:space="preserve"> JavaScript JSON (Array of Objects) </w:t>
      </w:r>
      <w:proofErr w:type="spellStart"/>
      <w:r w:rsidRPr="00BF116F">
        <w:t>yapılarında</w:t>
      </w:r>
      <w:proofErr w:type="spellEnd"/>
      <w:r w:rsidRPr="00BF116F">
        <w:t xml:space="preserve"> </w:t>
      </w:r>
      <w:proofErr w:type="spellStart"/>
      <w:r w:rsidRPr="00BF116F">
        <w:t>tutulur</w:t>
      </w:r>
      <w:proofErr w:type="spellEnd"/>
      <w:r w:rsidRPr="00BF116F">
        <w:t xml:space="preserve">. </w:t>
      </w:r>
      <w:proofErr w:type="spellStart"/>
      <w:r w:rsidRPr="00BF116F">
        <w:t>İlişkisel</w:t>
      </w:r>
      <w:proofErr w:type="spellEnd"/>
      <w:r w:rsidRPr="00BF116F">
        <w:t xml:space="preserve"> ER </w:t>
      </w:r>
      <w:proofErr w:type="spellStart"/>
      <w:r w:rsidRPr="00BF116F">
        <w:t>diyagramı</w:t>
      </w:r>
      <w:proofErr w:type="spellEnd"/>
      <w:r w:rsidRPr="00BF116F">
        <w:t xml:space="preserve"> </w:t>
      </w:r>
      <w:proofErr w:type="spellStart"/>
      <w:r w:rsidRPr="00BF116F">
        <w:t>yerine</w:t>
      </w:r>
      <w:proofErr w:type="spellEnd"/>
      <w:r w:rsidRPr="00BF116F">
        <w:t xml:space="preserve"> Veri </w:t>
      </w:r>
      <w:proofErr w:type="spellStart"/>
      <w:r w:rsidRPr="00BF116F">
        <w:t>Modeli</w:t>
      </w:r>
      <w:proofErr w:type="spellEnd"/>
      <w:r w:rsidRPr="00BF116F">
        <w:t xml:space="preserve"> </w:t>
      </w:r>
      <w:proofErr w:type="spellStart"/>
      <w:r w:rsidRPr="00BF116F">
        <w:t>Sınıf</w:t>
      </w:r>
      <w:proofErr w:type="spellEnd"/>
      <w:r w:rsidRPr="00BF116F">
        <w:t xml:space="preserve"> (Class) </w:t>
      </w:r>
      <w:proofErr w:type="spellStart"/>
      <w:r w:rsidRPr="00BF116F">
        <w:t>yapısı</w:t>
      </w:r>
      <w:proofErr w:type="spellEnd"/>
      <w:r w:rsidRPr="00BF116F">
        <w:t xml:space="preserve"> </w:t>
      </w:r>
      <w:proofErr w:type="spellStart"/>
      <w:r w:rsidRPr="00BF116F">
        <w:t>aşağıda</w:t>
      </w:r>
      <w:proofErr w:type="spellEnd"/>
      <w:r w:rsidRPr="00BF116F">
        <w:t xml:space="preserve"> </w:t>
      </w:r>
      <w:proofErr w:type="spellStart"/>
      <w:r w:rsidRPr="00BF116F">
        <w:t>gösterilmiştir</w:t>
      </w:r>
      <w:proofErr w:type="spellEnd"/>
      <w:r w:rsidRPr="00BF116F">
        <w:t>.</w:t>
      </w:r>
    </w:p>
    <w:tbl>
      <w:tblPr>
        <w:tblW w:w="0" w:type="auto"/>
        <w:jc w:val="center"/>
        <w:tblLook w:val="04A0" w:firstRow="1" w:lastRow="0" w:firstColumn="1" w:lastColumn="0" w:noHBand="0" w:noVBand="1"/>
      </w:tblPr>
      <w:tblGrid>
        <w:gridCol w:w="7937"/>
      </w:tblGrid>
      <w:tr w:rsidR="00052761" w14:paraId="0F9E91B5"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7383D33C" w14:textId="6FCF9D20" w:rsidR="00052761" w:rsidRDefault="00BF116F">
            <w:pPr>
              <w:spacing w:before="720"/>
              <w:ind w:firstLine="0"/>
              <w:jc w:val="center"/>
            </w:pPr>
            <w:r w:rsidRPr="00BF116F">
              <w:rPr>
                <w:noProof/>
                <w:sz w:val="64"/>
              </w:rPr>
              <w:drawing>
                <wp:anchor distT="0" distB="0" distL="114300" distR="114300" simplePos="0" relativeHeight="251663360" behindDoc="0" locked="0" layoutInCell="1" allowOverlap="1" wp14:anchorId="0ACBBB94" wp14:editId="5A468352">
                  <wp:simplePos x="0" y="0"/>
                  <wp:positionH relativeFrom="column">
                    <wp:posOffset>-67310</wp:posOffset>
                  </wp:positionH>
                  <wp:positionV relativeFrom="paragraph">
                    <wp:posOffset>-106045</wp:posOffset>
                  </wp:positionV>
                  <wp:extent cx="5080000" cy="2423795"/>
                  <wp:effectExtent l="0" t="0" r="6350" b="0"/>
                  <wp:wrapNone/>
                  <wp:docPr id="16470132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3209" name=""/>
                          <pic:cNvPicPr/>
                        </pic:nvPicPr>
                        <pic:blipFill>
                          <a:blip r:embed="rId13"/>
                          <a:stretch>
                            <a:fillRect/>
                          </a:stretch>
                        </pic:blipFill>
                        <pic:spPr>
                          <a:xfrm>
                            <a:off x="0" y="0"/>
                            <a:ext cx="5080000" cy="2423795"/>
                          </a:xfrm>
                          <a:prstGeom prst="rect">
                            <a:avLst/>
                          </a:prstGeom>
                        </pic:spPr>
                      </pic:pic>
                    </a:graphicData>
                  </a:graphic>
                  <wp14:sizeRelH relativeFrom="margin">
                    <wp14:pctWidth>0</wp14:pctWidth>
                  </wp14:sizeRelH>
                  <wp14:sizeRelV relativeFrom="margin">
                    <wp14:pctHeight>0</wp14:pctHeight>
                  </wp14:sizeRelV>
                </wp:anchor>
              </w:drawing>
            </w:r>
            <w:r>
              <w:rPr>
                <w:sz w:val="64"/>
              </w:rPr>
              <w:t>📸</w:t>
            </w:r>
            <w:r>
              <w:rPr>
                <w:noProof/>
              </w:rPr>
              <w:t xml:space="preserve"> </w:t>
            </w:r>
          </w:p>
          <w:p w14:paraId="234BABF8" w14:textId="77777777" w:rsidR="00052761" w:rsidRDefault="003836EC">
            <w:pPr>
              <w:ind w:firstLine="0"/>
              <w:jc w:val="center"/>
            </w:pPr>
            <w:r>
              <w:rPr>
                <w:b/>
                <w:sz w:val="22"/>
              </w:rPr>
              <w:t>[</w:t>
            </w:r>
            <w:proofErr w:type="spellStart"/>
            <w:r>
              <w:rPr>
                <w:b/>
                <w:sz w:val="22"/>
              </w:rPr>
              <w:t>Şekil</w:t>
            </w:r>
            <w:proofErr w:type="spellEnd"/>
            <w:r>
              <w:rPr>
                <w:b/>
                <w:sz w:val="22"/>
              </w:rPr>
              <w:t xml:space="preserve">: </w:t>
            </w:r>
            <w:proofErr w:type="spellStart"/>
            <w:r>
              <w:rPr>
                <w:b/>
                <w:sz w:val="22"/>
              </w:rPr>
              <w:t>Veritabanı</w:t>
            </w:r>
            <w:proofErr w:type="spellEnd"/>
            <w:r>
              <w:rPr>
                <w:b/>
                <w:sz w:val="22"/>
              </w:rPr>
              <w:t xml:space="preserve"> ER </w:t>
            </w:r>
            <w:proofErr w:type="spellStart"/>
            <w:r>
              <w:rPr>
                <w:b/>
                <w:sz w:val="22"/>
              </w:rPr>
              <w:t>Diyagramı</w:t>
            </w:r>
            <w:proofErr w:type="spellEnd"/>
            <w:r>
              <w:rPr>
                <w:b/>
                <w:sz w:val="22"/>
              </w:rPr>
              <w:t>]</w:t>
            </w:r>
          </w:p>
          <w:p w14:paraId="291116A5" w14:textId="77777777" w:rsidR="00052761" w:rsidRDefault="003836EC">
            <w:pPr>
              <w:spacing w:after="720"/>
              <w:ind w:firstLine="0"/>
              <w:jc w:val="center"/>
            </w:pPr>
            <w:proofErr w:type="spellStart"/>
            <w:r>
              <w:rPr>
                <w:i/>
                <w:color w:val="808080"/>
                <w:sz w:val="18"/>
              </w:rPr>
              <w:t>Tablolar</w:t>
            </w:r>
            <w:proofErr w:type="spellEnd"/>
            <w:r>
              <w:rPr>
                <w:i/>
                <w:color w:val="808080"/>
                <w:sz w:val="18"/>
              </w:rPr>
              <w:t xml:space="preserve">, </w:t>
            </w:r>
            <w:proofErr w:type="spellStart"/>
            <w:r>
              <w:rPr>
                <w:i/>
                <w:color w:val="808080"/>
                <w:sz w:val="18"/>
              </w:rPr>
              <w:t>ilişkiler</w:t>
            </w:r>
            <w:proofErr w:type="spellEnd"/>
            <w:r>
              <w:rPr>
                <w:i/>
                <w:color w:val="808080"/>
                <w:sz w:val="18"/>
              </w:rPr>
              <w:t xml:space="preserve"> (1-N, N-M), primary/foreign </w:t>
            </w:r>
            <w:proofErr w:type="spellStart"/>
            <w:r>
              <w:rPr>
                <w:i/>
                <w:color w:val="808080"/>
                <w:sz w:val="18"/>
              </w:rPr>
              <w:t>key'ler</w:t>
            </w:r>
            <w:proofErr w:type="spellEnd"/>
            <w:r>
              <w:rPr>
                <w:i/>
                <w:color w:val="808080"/>
                <w:sz w:val="18"/>
              </w:rPr>
              <w:t>.</w:t>
            </w:r>
          </w:p>
        </w:tc>
      </w:tr>
    </w:tbl>
    <w:p w14:paraId="51489775" w14:textId="77777777" w:rsidR="00052761" w:rsidRDefault="003836EC">
      <w:pPr>
        <w:pStyle w:val="ResimYazs"/>
      </w:pPr>
      <w:bookmarkStart w:id="52" w:name="_Toc229342377"/>
      <w:proofErr w:type="spellStart"/>
      <w:r>
        <w:t>Şekil</w:t>
      </w:r>
      <w:proofErr w:type="spellEnd"/>
      <w:r>
        <w:t xml:space="preserve"> </w:t>
      </w:r>
      <w:fldSimple w:instr=" SEQ Şekil \* ARABIC ">
        <w:r w:rsidR="00C917B5">
          <w:rPr>
            <w:noProof/>
          </w:rPr>
          <w:t>5</w:t>
        </w:r>
      </w:fldSimple>
      <w:r>
        <w:t xml:space="preserve">: </w:t>
      </w:r>
      <w:proofErr w:type="spellStart"/>
      <w:r>
        <w:t>Veritabanı</w:t>
      </w:r>
      <w:proofErr w:type="spellEnd"/>
      <w:r>
        <w:t xml:space="preserve"> ER </w:t>
      </w:r>
      <w:proofErr w:type="spellStart"/>
      <w:r>
        <w:t>Diyagramı</w:t>
      </w:r>
      <w:bookmarkEnd w:id="52"/>
      <w:proofErr w:type="spellEnd"/>
    </w:p>
    <w:p w14:paraId="36D688EE" w14:textId="77777777" w:rsidR="00492DFC" w:rsidRDefault="00492DFC">
      <w:pPr>
        <w:pStyle w:val="Balk2"/>
      </w:pPr>
      <w:bookmarkStart w:id="53" w:name="_Toc229342337"/>
    </w:p>
    <w:p w14:paraId="150FBB57" w14:textId="77777777" w:rsidR="00492DFC" w:rsidRDefault="00492DFC">
      <w:pPr>
        <w:pStyle w:val="Balk2"/>
      </w:pPr>
    </w:p>
    <w:p w14:paraId="524A4DD6" w14:textId="77777777" w:rsidR="00492DFC" w:rsidRDefault="00492DFC">
      <w:pPr>
        <w:pStyle w:val="Balk2"/>
      </w:pPr>
    </w:p>
    <w:p w14:paraId="7E3AD638" w14:textId="77777777" w:rsidR="00492DFC" w:rsidRPr="00492DFC" w:rsidRDefault="00492DFC" w:rsidP="00492DFC"/>
    <w:p w14:paraId="0AB7CE12" w14:textId="77777777" w:rsidR="00492DFC" w:rsidRDefault="00492DFC">
      <w:pPr>
        <w:pStyle w:val="Balk2"/>
      </w:pPr>
    </w:p>
    <w:p w14:paraId="68E74103" w14:textId="373F193B" w:rsidR="00052761" w:rsidRDefault="003836EC">
      <w:pPr>
        <w:pStyle w:val="Balk2"/>
      </w:pPr>
      <w:r>
        <w:t>6.2. Tablo Tanımları</w:t>
      </w:r>
      <w:bookmarkEnd w:id="53"/>
    </w:p>
    <w:p w14:paraId="6BA6D5EB" w14:textId="70E5E6EC" w:rsidR="00F2130F" w:rsidRDefault="00492DFC" w:rsidP="00A44A54">
      <w:pPr>
        <w:ind w:firstLine="0"/>
      </w:pPr>
      <w:proofErr w:type="spellStart"/>
      <w:r w:rsidRPr="00492DFC">
        <w:t>Projede</w:t>
      </w:r>
      <w:proofErr w:type="spellEnd"/>
      <w:r w:rsidRPr="00492DFC">
        <w:t xml:space="preserve"> </w:t>
      </w:r>
      <w:proofErr w:type="spellStart"/>
      <w:r w:rsidRPr="00492DFC">
        <w:t>klasik</w:t>
      </w:r>
      <w:proofErr w:type="spellEnd"/>
      <w:r w:rsidRPr="00492DFC">
        <w:t xml:space="preserve"> </w:t>
      </w:r>
      <w:proofErr w:type="spellStart"/>
      <w:r w:rsidRPr="00492DFC">
        <w:t>bir</w:t>
      </w:r>
      <w:proofErr w:type="spellEnd"/>
      <w:r w:rsidRPr="00492DFC">
        <w:t xml:space="preserve"> SQL </w:t>
      </w:r>
      <w:proofErr w:type="spellStart"/>
      <w:r w:rsidRPr="00492DFC">
        <w:t>veritabanı</w:t>
      </w:r>
      <w:proofErr w:type="spellEnd"/>
      <w:r w:rsidRPr="00492DFC">
        <w:t xml:space="preserve"> </w:t>
      </w:r>
      <w:proofErr w:type="spellStart"/>
      <w:r w:rsidRPr="00492DFC">
        <w:t>bulunmamaktadır</w:t>
      </w:r>
      <w:proofErr w:type="spellEnd"/>
      <w:r w:rsidRPr="00492DFC">
        <w:t xml:space="preserve">. </w:t>
      </w:r>
      <w:proofErr w:type="spellStart"/>
      <w:r w:rsidRPr="00492DFC">
        <w:t>Ancak</w:t>
      </w:r>
      <w:proofErr w:type="spellEnd"/>
      <w:r w:rsidRPr="00492DFC">
        <w:t xml:space="preserve"> </w:t>
      </w:r>
      <w:proofErr w:type="spellStart"/>
      <w:r w:rsidRPr="00492DFC">
        <w:t>tarayıcı</w:t>
      </w:r>
      <w:proofErr w:type="spellEnd"/>
      <w:r w:rsidRPr="00492DFC">
        <w:t xml:space="preserve"> </w:t>
      </w:r>
      <w:proofErr w:type="spellStart"/>
      <w:r w:rsidRPr="00492DFC">
        <w:t>belleğinde</w:t>
      </w:r>
      <w:proofErr w:type="spellEnd"/>
      <w:r w:rsidRPr="00492DFC">
        <w:t xml:space="preserve"> (RAM) </w:t>
      </w:r>
      <w:proofErr w:type="spellStart"/>
      <w:r w:rsidRPr="00492DFC">
        <w:t>tutulan</w:t>
      </w:r>
      <w:proofErr w:type="spellEnd"/>
      <w:r w:rsidRPr="00492DFC">
        <w:t xml:space="preserve"> </w:t>
      </w:r>
      <w:proofErr w:type="spellStart"/>
      <w:r w:rsidRPr="00492DFC">
        <w:t>ve</w:t>
      </w:r>
      <w:proofErr w:type="spellEnd"/>
      <w:r w:rsidRPr="00492DFC">
        <w:t xml:space="preserve"> </w:t>
      </w:r>
      <w:proofErr w:type="spellStart"/>
      <w:r w:rsidRPr="00492DFC">
        <w:t>uygulama</w:t>
      </w:r>
      <w:proofErr w:type="spellEnd"/>
      <w:r w:rsidRPr="00492DFC">
        <w:t xml:space="preserve"> </w:t>
      </w:r>
      <w:proofErr w:type="spellStart"/>
      <w:r w:rsidRPr="00492DFC">
        <w:t>boyunca</w:t>
      </w:r>
      <w:proofErr w:type="spellEnd"/>
      <w:r w:rsidRPr="00492DFC">
        <w:t xml:space="preserve"> "State" </w:t>
      </w:r>
      <w:proofErr w:type="spellStart"/>
      <w:r w:rsidRPr="00492DFC">
        <w:t>olarak</w:t>
      </w:r>
      <w:proofErr w:type="spellEnd"/>
      <w:r w:rsidRPr="00492DFC">
        <w:t xml:space="preserve"> </w:t>
      </w:r>
      <w:proofErr w:type="spellStart"/>
      <w:r w:rsidRPr="00492DFC">
        <w:t>yönetilen</w:t>
      </w:r>
      <w:proofErr w:type="spellEnd"/>
      <w:r w:rsidRPr="00492DFC">
        <w:t xml:space="preserve"> ana JSON </w:t>
      </w:r>
      <w:proofErr w:type="spellStart"/>
      <w:r w:rsidRPr="00492DFC">
        <w:t>veri</w:t>
      </w:r>
      <w:proofErr w:type="spellEnd"/>
      <w:r w:rsidRPr="00492DFC">
        <w:t xml:space="preserve"> </w:t>
      </w:r>
      <w:proofErr w:type="spellStart"/>
      <w:r w:rsidRPr="00492DFC">
        <w:t>yapıları</w:t>
      </w:r>
      <w:proofErr w:type="spellEnd"/>
      <w:r w:rsidRPr="00492DFC">
        <w:t xml:space="preserve">, </w:t>
      </w:r>
      <w:proofErr w:type="spellStart"/>
      <w:r w:rsidRPr="00492DFC">
        <w:t>kavramsal</w:t>
      </w:r>
      <w:proofErr w:type="spellEnd"/>
      <w:r w:rsidRPr="00492DFC">
        <w:t xml:space="preserve"> </w:t>
      </w:r>
      <w:proofErr w:type="spellStart"/>
      <w:r w:rsidRPr="00492DFC">
        <w:t>olarak</w:t>
      </w:r>
      <w:proofErr w:type="spellEnd"/>
      <w:r w:rsidRPr="00492DFC">
        <w:t xml:space="preserve"> </w:t>
      </w:r>
      <w:proofErr w:type="spellStart"/>
      <w:r w:rsidRPr="00492DFC">
        <w:t>aşağıdaki</w:t>
      </w:r>
      <w:proofErr w:type="spellEnd"/>
      <w:r w:rsidRPr="00492DFC">
        <w:t xml:space="preserve"> 3 </w:t>
      </w:r>
      <w:proofErr w:type="spellStart"/>
      <w:r w:rsidRPr="00492DFC">
        <w:t>tabloda</w:t>
      </w:r>
      <w:proofErr w:type="spellEnd"/>
      <w:r w:rsidRPr="00492DFC">
        <w:t xml:space="preserve"> (Dataset, Row, Statistics) </w:t>
      </w:r>
      <w:proofErr w:type="spellStart"/>
      <w:r w:rsidRPr="00492DFC">
        <w:t>modellenmişti</w:t>
      </w:r>
      <w:r>
        <w:t>r</w:t>
      </w:r>
      <w:proofErr w:type="spellEnd"/>
    </w:p>
    <w:p w14:paraId="1BE2BCFB" w14:textId="77777777" w:rsidR="00F2130F" w:rsidRPr="00A44A54" w:rsidRDefault="00F2130F" w:rsidP="00A44A54">
      <w:pPr>
        <w:ind w:firstLine="0"/>
      </w:pPr>
    </w:p>
    <w:p w14:paraId="0AB6044F" w14:textId="6DED2651" w:rsidR="00052761" w:rsidRDefault="003836EC">
      <w:pPr>
        <w:pStyle w:val="ResimYazs"/>
        <w:spacing w:after="120"/>
      </w:pPr>
      <w:bookmarkStart w:id="54" w:name="_Toc229342398"/>
      <w:r>
        <w:t xml:space="preserve">Tablo </w:t>
      </w:r>
      <w:r w:rsidR="00A44A54">
        <w:t>11</w:t>
      </w:r>
      <w:proofErr w:type="gramStart"/>
      <w:r>
        <w:t xml:space="preserve">: </w:t>
      </w:r>
      <w:bookmarkEnd w:id="54"/>
      <w:r w:rsidR="00F2130F" w:rsidRPr="00F2130F">
        <w:t> Örnek</w:t>
      </w:r>
      <w:proofErr w:type="gramEnd"/>
      <w:r w:rsidR="00F2130F" w:rsidRPr="00F2130F">
        <w:t xml:space="preserve"> Veri </w:t>
      </w:r>
      <w:proofErr w:type="spellStart"/>
      <w:r w:rsidR="00F2130F" w:rsidRPr="00F2130F">
        <w:t>Objesi</w:t>
      </w:r>
      <w:proofErr w:type="spellEnd"/>
      <w:r w:rsidR="00F2130F" w:rsidRPr="00F2130F">
        <w:t xml:space="preserve"> (</w:t>
      </w:r>
      <w:proofErr w:type="spellStart"/>
      <w:r w:rsidR="00F2130F" w:rsidRPr="00F2130F">
        <w:t>ParsedRow</w:t>
      </w:r>
      <w:proofErr w:type="spellEnd"/>
      <w:r w:rsidR="00F2130F" w:rsidRPr="00F2130F">
        <w:t>)</w:t>
      </w:r>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052761" w14:paraId="289A94DD" w14:textId="77777777" w:rsidTr="00340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03CFF39D" w14:textId="77777777" w:rsidR="00052761" w:rsidRDefault="003836E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5BC18841"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2A9504A0"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31DF2DE4"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59F04D68"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72D676DB"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506E73" w14:paraId="6FF5564D"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3804A38" w14:textId="5FD42558" w:rsidR="00506E73" w:rsidRPr="00506E73" w:rsidRDefault="00506E73" w:rsidP="00506E73">
            <w:pPr>
              <w:ind w:firstLine="0"/>
            </w:pPr>
            <w:r w:rsidRPr="00506E73">
              <w:rPr>
                <w:sz w:val="20"/>
                <w:szCs w:val="20"/>
              </w:rPr>
              <w:t>id</w:t>
            </w:r>
          </w:p>
        </w:tc>
        <w:tc>
          <w:tcPr>
            <w:tcW w:w="1417" w:type="dxa"/>
            <w:tcBorders>
              <w:top w:val="single" w:sz="4" w:space="0" w:color="7F7F7F"/>
              <w:left w:val="single" w:sz="4" w:space="0" w:color="7F7F7F"/>
              <w:bottom w:val="single" w:sz="4" w:space="0" w:color="7F7F7F"/>
              <w:right w:val="single" w:sz="4" w:space="0" w:color="7F7F7F"/>
            </w:tcBorders>
            <w:vAlign w:val="center"/>
          </w:tcPr>
          <w:p w14:paraId="7BAC16BD" w14:textId="48B0EAAE"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UUID</w:t>
            </w:r>
          </w:p>
        </w:tc>
        <w:tc>
          <w:tcPr>
            <w:tcW w:w="850" w:type="dxa"/>
            <w:tcBorders>
              <w:top w:val="single" w:sz="4" w:space="0" w:color="7F7F7F"/>
              <w:left w:val="single" w:sz="4" w:space="0" w:color="7F7F7F"/>
              <w:bottom w:val="single" w:sz="4" w:space="0" w:color="7F7F7F"/>
              <w:right w:val="single" w:sz="4" w:space="0" w:color="7F7F7F"/>
            </w:tcBorders>
            <w:vAlign w:val="center"/>
          </w:tcPr>
          <w:p w14:paraId="13F14D0B" w14:textId="07DEF6CF"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B25668E" w14:textId="4A8D01F3"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proofErr w:type="spellStart"/>
            <w:r w:rsidRPr="00506E73">
              <w:rPr>
                <w:sz w:val="20"/>
                <w:szCs w:val="20"/>
              </w:rPr>
              <w:t>gen_random_</w:t>
            </w:r>
            <w:proofErr w:type="gramStart"/>
            <w:r w:rsidRPr="00506E73">
              <w:rPr>
                <w:sz w:val="20"/>
                <w:szCs w:val="20"/>
              </w:rPr>
              <w:t>uuid</w:t>
            </w:r>
            <w:proofErr w:type="spellEnd"/>
            <w:r w:rsidRPr="00506E73">
              <w:rPr>
                <w:sz w:val="20"/>
                <w:szCs w:val="20"/>
              </w:rPr>
              <w:t>(</w:t>
            </w:r>
            <w:proofErr w:type="gramEnd"/>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54DC1AF8" w14:textId="3061AC77"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1B037D94" w14:textId="2E22177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 xml:space="preserve">Her </w:t>
            </w:r>
            <w:proofErr w:type="spellStart"/>
            <w:r w:rsidRPr="00506E73">
              <w:rPr>
                <w:sz w:val="20"/>
                <w:szCs w:val="20"/>
              </w:rPr>
              <w:t>oturum</w:t>
            </w:r>
            <w:proofErr w:type="spellEnd"/>
            <w:r w:rsidRPr="00506E73">
              <w:rPr>
                <w:sz w:val="20"/>
                <w:szCs w:val="20"/>
              </w:rPr>
              <w:t xml:space="preserve"> </w:t>
            </w:r>
            <w:proofErr w:type="spellStart"/>
            <w:r w:rsidRPr="00506E73">
              <w:rPr>
                <w:sz w:val="20"/>
                <w:szCs w:val="20"/>
              </w:rPr>
              <w:t>için</w:t>
            </w:r>
            <w:proofErr w:type="spellEnd"/>
            <w:r w:rsidRPr="00506E73">
              <w:rPr>
                <w:sz w:val="20"/>
                <w:szCs w:val="20"/>
              </w:rPr>
              <w:t xml:space="preserve"> </w:t>
            </w:r>
            <w:proofErr w:type="spellStart"/>
            <w:r w:rsidRPr="00506E73">
              <w:rPr>
                <w:sz w:val="20"/>
                <w:szCs w:val="20"/>
              </w:rPr>
              <w:t>eşsiz</w:t>
            </w:r>
            <w:proofErr w:type="spellEnd"/>
            <w:r w:rsidRPr="00506E73">
              <w:rPr>
                <w:sz w:val="20"/>
                <w:szCs w:val="20"/>
              </w:rPr>
              <w:t xml:space="preserve"> ID</w:t>
            </w:r>
          </w:p>
        </w:tc>
      </w:tr>
      <w:tr w:rsidR="00506E73" w14:paraId="453A6A05" w14:textId="77777777" w:rsidTr="00620D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1FCC960" w14:textId="68D248A7" w:rsidR="00506E73" w:rsidRPr="00506E73" w:rsidRDefault="00506E73" w:rsidP="00506E73">
            <w:pPr>
              <w:ind w:firstLine="0"/>
            </w:pPr>
            <w:proofErr w:type="spellStart"/>
            <w:r w:rsidRPr="00506E73">
              <w:rPr>
                <w:sz w:val="20"/>
                <w:szCs w:val="20"/>
              </w:rPr>
              <w:t>fileName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49C63606" w14:textId="5C342B96"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proofErr w:type="gramStart"/>
            <w:r w:rsidRPr="00506E73">
              <w:rPr>
                <w:sz w:val="20"/>
                <w:szCs w:val="20"/>
              </w:rPr>
              <w:t>VARCHAR(</w:t>
            </w:r>
            <w:proofErr w:type="gramEnd"/>
            <w:r w:rsidRPr="00506E73">
              <w:rPr>
                <w:sz w:val="20"/>
                <w:szCs w:val="20"/>
              </w:rPr>
              <w:t>255)</w:t>
            </w:r>
          </w:p>
        </w:tc>
        <w:tc>
          <w:tcPr>
            <w:tcW w:w="850" w:type="dxa"/>
            <w:tcBorders>
              <w:top w:val="single" w:sz="4" w:space="0" w:color="7F7F7F"/>
              <w:left w:val="single" w:sz="4" w:space="0" w:color="7F7F7F"/>
              <w:bottom w:val="single" w:sz="4" w:space="0" w:color="7F7F7F"/>
              <w:right w:val="single" w:sz="4" w:space="0" w:color="7F7F7F"/>
            </w:tcBorders>
            <w:vAlign w:val="center"/>
          </w:tcPr>
          <w:p w14:paraId="54136F54" w14:textId="349184BD"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8A2B99E" w14:textId="46741E9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65B79C8A" w14:textId="54BBA088"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4FFD5889" w14:textId="54692E62"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proofErr w:type="spellStart"/>
            <w:r w:rsidRPr="00506E73">
              <w:rPr>
                <w:sz w:val="20"/>
                <w:szCs w:val="20"/>
              </w:rPr>
              <w:t>Yüklenen</w:t>
            </w:r>
            <w:proofErr w:type="spellEnd"/>
            <w:r w:rsidRPr="00506E73">
              <w:rPr>
                <w:sz w:val="20"/>
                <w:szCs w:val="20"/>
              </w:rPr>
              <w:t xml:space="preserve"> CSV </w:t>
            </w:r>
            <w:proofErr w:type="spellStart"/>
            <w:r w:rsidRPr="00506E73">
              <w:rPr>
                <w:sz w:val="20"/>
                <w:szCs w:val="20"/>
              </w:rPr>
              <w:t>dosyasının</w:t>
            </w:r>
            <w:proofErr w:type="spellEnd"/>
            <w:r w:rsidRPr="00506E73">
              <w:rPr>
                <w:sz w:val="20"/>
                <w:szCs w:val="20"/>
              </w:rPr>
              <w:t xml:space="preserve"> tam </w:t>
            </w:r>
            <w:proofErr w:type="spellStart"/>
            <w:r w:rsidRPr="00506E73">
              <w:rPr>
                <w:sz w:val="20"/>
                <w:szCs w:val="20"/>
              </w:rPr>
              <w:t>adı</w:t>
            </w:r>
            <w:proofErr w:type="spellEnd"/>
          </w:p>
        </w:tc>
      </w:tr>
      <w:tr w:rsidR="00506E73" w14:paraId="483A95CC"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D020B05" w14:textId="48AC72FC" w:rsidR="00506E73" w:rsidRPr="00506E73" w:rsidRDefault="00506E73" w:rsidP="00506E73">
            <w:pPr>
              <w:ind w:firstLine="0"/>
            </w:pPr>
            <w:proofErr w:type="spellStart"/>
            <w:r w:rsidRPr="00506E73">
              <w:rPr>
                <w:sz w:val="20"/>
                <w:szCs w:val="20"/>
              </w:rPr>
              <w:t>fileSize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26DAA6B" w14:textId="6B6DC8E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442F780E" w14:textId="0519D5BD"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C1D78DE" w14:textId="0C21D584"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0</w:t>
            </w:r>
          </w:p>
        </w:tc>
        <w:tc>
          <w:tcPr>
            <w:tcW w:w="850" w:type="dxa"/>
            <w:tcBorders>
              <w:top w:val="single" w:sz="4" w:space="0" w:color="7F7F7F"/>
              <w:left w:val="single" w:sz="4" w:space="0" w:color="7F7F7F"/>
              <w:bottom w:val="single" w:sz="4" w:space="0" w:color="7F7F7F"/>
              <w:right w:val="single" w:sz="4" w:space="0" w:color="7F7F7F"/>
            </w:tcBorders>
            <w:vAlign w:val="center"/>
          </w:tcPr>
          <w:p w14:paraId="41B2CDF1" w14:textId="32314E53"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0393629B" w14:textId="3687594F"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proofErr w:type="spellStart"/>
            <w:r w:rsidRPr="00506E73">
              <w:rPr>
                <w:sz w:val="20"/>
                <w:szCs w:val="20"/>
              </w:rPr>
              <w:t>Dosyanın</w:t>
            </w:r>
            <w:proofErr w:type="spellEnd"/>
            <w:r w:rsidRPr="00506E73">
              <w:rPr>
                <w:sz w:val="20"/>
                <w:szCs w:val="20"/>
              </w:rPr>
              <w:t xml:space="preserve"> </w:t>
            </w:r>
            <w:proofErr w:type="spellStart"/>
            <w:r w:rsidRPr="00506E73">
              <w:rPr>
                <w:sz w:val="20"/>
                <w:szCs w:val="20"/>
              </w:rPr>
              <w:t>bayt</w:t>
            </w:r>
            <w:proofErr w:type="spellEnd"/>
            <w:r w:rsidRPr="00506E73">
              <w:rPr>
                <w:sz w:val="20"/>
                <w:szCs w:val="20"/>
              </w:rPr>
              <w:t xml:space="preserve"> (byte) </w:t>
            </w:r>
            <w:proofErr w:type="spellStart"/>
            <w:r w:rsidRPr="00506E73">
              <w:rPr>
                <w:sz w:val="20"/>
                <w:szCs w:val="20"/>
              </w:rPr>
              <w:t>cinsinden</w:t>
            </w:r>
            <w:proofErr w:type="spellEnd"/>
            <w:r w:rsidRPr="00506E73">
              <w:rPr>
                <w:sz w:val="20"/>
                <w:szCs w:val="20"/>
              </w:rPr>
              <w:t xml:space="preserve"> </w:t>
            </w:r>
            <w:proofErr w:type="spellStart"/>
            <w:r w:rsidRPr="00506E73">
              <w:rPr>
                <w:sz w:val="20"/>
                <w:szCs w:val="20"/>
              </w:rPr>
              <w:t>boyutu</w:t>
            </w:r>
            <w:proofErr w:type="spellEnd"/>
          </w:p>
        </w:tc>
      </w:tr>
      <w:tr w:rsidR="00506E73" w14:paraId="64411DBD" w14:textId="77777777" w:rsidTr="00620D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64C4C4E" w14:textId="0179EB78" w:rsidR="00506E73" w:rsidRPr="00506E73" w:rsidRDefault="00506E73" w:rsidP="00506E73">
            <w:pPr>
              <w:ind w:firstLine="0"/>
              <w:rPr>
                <w:sz w:val="22"/>
              </w:rPr>
            </w:pPr>
            <w:proofErr w:type="spellStart"/>
            <w:r w:rsidRPr="00506E73">
              <w:rPr>
                <w:sz w:val="20"/>
                <w:szCs w:val="20"/>
              </w:rPr>
              <w:t>totalRows</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8182AC0" w14:textId="3D4AFDC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722CB621" w14:textId="00F7D648"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853FA8A" w14:textId="3EE42C32"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0</w:t>
            </w:r>
          </w:p>
        </w:tc>
        <w:tc>
          <w:tcPr>
            <w:tcW w:w="850" w:type="dxa"/>
            <w:tcBorders>
              <w:top w:val="single" w:sz="4" w:space="0" w:color="7F7F7F"/>
              <w:left w:val="single" w:sz="4" w:space="0" w:color="7F7F7F"/>
              <w:bottom w:val="single" w:sz="4" w:space="0" w:color="7F7F7F"/>
              <w:right w:val="single" w:sz="4" w:space="0" w:color="7F7F7F"/>
            </w:tcBorders>
            <w:vAlign w:val="center"/>
          </w:tcPr>
          <w:p w14:paraId="08BF3F00" w14:textId="5280622A"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BE0A5B0" w14:textId="2242CF0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 xml:space="preserve">Parse </w:t>
            </w:r>
            <w:proofErr w:type="spellStart"/>
            <w:r w:rsidRPr="00506E73">
              <w:rPr>
                <w:sz w:val="20"/>
                <w:szCs w:val="20"/>
              </w:rPr>
              <w:t>edilen</w:t>
            </w:r>
            <w:proofErr w:type="spellEnd"/>
            <w:r w:rsidRPr="00506E73">
              <w:rPr>
                <w:sz w:val="20"/>
                <w:szCs w:val="20"/>
              </w:rPr>
              <w:t xml:space="preserve"> </w:t>
            </w:r>
            <w:proofErr w:type="spellStart"/>
            <w:r w:rsidRPr="00506E73">
              <w:rPr>
                <w:sz w:val="20"/>
                <w:szCs w:val="20"/>
              </w:rPr>
              <w:t>toplam</w:t>
            </w:r>
            <w:proofErr w:type="spellEnd"/>
            <w:r w:rsidRPr="00506E73">
              <w:rPr>
                <w:sz w:val="20"/>
                <w:szCs w:val="20"/>
              </w:rPr>
              <w:t xml:space="preserve"> </w:t>
            </w:r>
            <w:proofErr w:type="spellStart"/>
            <w:r w:rsidRPr="00506E73">
              <w:rPr>
                <w:sz w:val="20"/>
                <w:szCs w:val="20"/>
              </w:rPr>
              <w:t>satır</w:t>
            </w:r>
            <w:proofErr w:type="spellEnd"/>
            <w:r w:rsidRPr="00506E73">
              <w:rPr>
                <w:sz w:val="20"/>
                <w:szCs w:val="20"/>
              </w:rPr>
              <w:t xml:space="preserve"> </w:t>
            </w:r>
            <w:proofErr w:type="spellStart"/>
            <w:r w:rsidRPr="00506E73">
              <w:rPr>
                <w:sz w:val="20"/>
                <w:szCs w:val="20"/>
              </w:rPr>
              <w:t>sayısı</w:t>
            </w:r>
            <w:proofErr w:type="spellEnd"/>
          </w:p>
        </w:tc>
      </w:tr>
      <w:tr w:rsidR="00506E73" w14:paraId="56EFAB79"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81596C3" w14:textId="240768DA" w:rsidR="00506E73" w:rsidRPr="00506E73" w:rsidRDefault="00506E73" w:rsidP="00506E73">
            <w:pPr>
              <w:ind w:firstLine="0"/>
              <w:rPr>
                <w:sz w:val="20"/>
                <w:szCs w:val="20"/>
              </w:rPr>
            </w:pPr>
            <w:proofErr w:type="spellStart"/>
            <w:r w:rsidRPr="00506E73">
              <w:rPr>
                <w:sz w:val="20"/>
                <w:szCs w:val="20"/>
              </w:rPr>
              <w:t>uploaded_at</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2F45885D" w14:textId="4B4E3D39"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sz w:val="20"/>
                <w:szCs w:val="20"/>
              </w:rPr>
              <w:t>TIMESTAMPTZ</w:t>
            </w:r>
          </w:p>
        </w:tc>
        <w:tc>
          <w:tcPr>
            <w:tcW w:w="850" w:type="dxa"/>
            <w:tcBorders>
              <w:top w:val="single" w:sz="4" w:space="0" w:color="7F7F7F"/>
              <w:left w:val="single" w:sz="4" w:space="0" w:color="7F7F7F"/>
              <w:bottom w:val="single" w:sz="4" w:space="0" w:color="7F7F7F"/>
              <w:right w:val="single" w:sz="4" w:space="0" w:color="7F7F7F"/>
            </w:tcBorders>
            <w:vAlign w:val="center"/>
          </w:tcPr>
          <w:p w14:paraId="198D233E" w14:textId="138F9F3B"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68DB1A0" w14:textId="07DC6704"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506E73">
              <w:rPr>
                <w:sz w:val="20"/>
                <w:szCs w:val="20"/>
              </w:rPr>
              <w:t>NOW(</w:t>
            </w:r>
            <w:proofErr w:type="gramEnd"/>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14E4387F" w14:textId="2D68A9FE"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12580CCC" w14:textId="234E4F3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06E73">
              <w:rPr>
                <w:sz w:val="20"/>
                <w:szCs w:val="20"/>
              </w:rPr>
              <w:t>Dosyanın</w:t>
            </w:r>
            <w:proofErr w:type="spellEnd"/>
            <w:r w:rsidRPr="00506E73">
              <w:rPr>
                <w:sz w:val="20"/>
                <w:szCs w:val="20"/>
              </w:rPr>
              <w:t xml:space="preserve"> </w:t>
            </w:r>
            <w:proofErr w:type="spellStart"/>
            <w:r w:rsidRPr="00506E73">
              <w:rPr>
                <w:sz w:val="20"/>
                <w:szCs w:val="20"/>
              </w:rPr>
              <w:t>tarayıcıya</w:t>
            </w:r>
            <w:proofErr w:type="spellEnd"/>
            <w:r w:rsidRPr="00506E73">
              <w:rPr>
                <w:sz w:val="20"/>
                <w:szCs w:val="20"/>
              </w:rPr>
              <w:t xml:space="preserve"> </w:t>
            </w:r>
            <w:proofErr w:type="spellStart"/>
            <w:r w:rsidRPr="00506E73">
              <w:rPr>
                <w:sz w:val="20"/>
                <w:szCs w:val="20"/>
              </w:rPr>
              <w:t>yüklendiği</w:t>
            </w:r>
            <w:proofErr w:type="spellEnd"/>
            <w:r w:rsidRPr="00506E73">
              <w:rPr>
                <w:sz w:val="20"/>
                <w:szCs w:val="20"/>
              </w:rPr>
              <w:t xml:space="preserve"> zaman</w:t>
            </w:r>
          </w:p>
        </w:tc>
      </w:tr>
    </w:tbl>
    <w:p w14:paraId="23C3E515" w14:textId="77777777" w:rsidR="00731728" w:rsidRDefault="00731728" w:rsidP="00731728">
      <w:pPr>
        <w:pStyle w:val="ResimYazs"/>
        <w:spacing w:after="120"/>
      </w:pPr>
      <w:bookmarkStart w:id="55" w:name="_Toc229342338"/>
    </w:p>
    <w:p w14:paraId="06E4D739" w14:textId="77777777" w:rsidR="00861339" w:rsidRDefault="00861339" w:rsidP="00861339"/>
    <w:p w14:paraId="612A51EE" w14:textId="77777777" w:rsidR="00861339" w:rsidRDefault="00861339" w:rsidP="00861339"/>
    <w:p w14:paraId="2992C366" w14:textId="77777777" w:rsidR="00861339" w:rsidRDefault="00861339" w:rsidP="00861339"/>
    <w:p w14:paraId="1CF05481" w14:textId="77777777" w:rsidR="00861339" w:rsidRDefault="00861339" w:rsidP="00861339"/>
    <w:p w14:paraId="0AC22A59" w14:textId="77777777" w:rsidR="00861339" w:rsidRDefault="00861339" w:rsidP="00861339"/>
    <w:p w14:paraId="73D64593" w14:textId="77777777" w:rsidR="00861339" w:rsidRDefault="00861339" w:rsidP="00861339"/>
    <w:p w14:paraId="45EFE844" w14:textId="77777777" w:rsidR="00861339" w:rsidRDefault="00861339" w:rsidP="00861339"/>
    <w:p w14:paraId="7F115F9C" w14:textId="77777777" w:rsidR="00861339" w:rsidRDefault="00861339" w:rsidP="00861339"/>
    <w:p w14:paraId="57CA8A58" w14:textId="77777777" w:rsidR="00861339" w:rsidRDefault="00861339" w:rsidP="00861339"/>
    <w:p w14:paraId="3D3E519B" w14:textId="77777777" w:rsidR="00861339" w:rsidRPr="00861339" w:rsidRDefault="00861339" w:rsidP="00861339"/>
    <w:p w14:paraId="5A9217D9" w14:textId="6E7E1EDE" w:rsidR="00731728" w:rsidRPr="00731728" w:rsidRDefault="00731728" w:rsidP="00861339">
      <w:pPr>
        <w:pStyle w:val="ResimYazs"/>
        <w:spacing w:after="120"/>
      </w:pPr>
      <w:r>
        <w:lastRenderedPageBreak/>
        <w:t xml:space="preserve">Tablo 12: </w:t>
      </w:r>
      <w:r w:rsidRPr="00F2130F">
        <w:t> </w:t>
      </w:r>
      <w:proofErr w:type="spellStart"/>
      <w:r w:rsidRPr="00731728">
        <w:t>ParsedRow</w:t>
      </w:r>
      <w:proofErr w:type="spellEnd"/>
      <w:r w:rsidRPr="00731728">
        <w:t xml:space="preserve"> (</w:t>
      </w:r>
      <w:proofErr w:type="spellStart"/>
      <w:r w:rsidRPr="00731728">
        <w:t>Dinamik</w:t>
      </w:r>
      <w:proofErr w:type="spellEnd"/>
      <w:r w:rsidRPr="00731728">
        <w:t xml:space="preserve"> CSV </w:t>
      </w:r>
      <w:proofErr w:type="spellStart"/>
      <w:r w:rsidRPr="00731728">
        <w:t>Satır</w:t>
      </w:r>
      <w:proofErr w:type="spellEnd"/>
      <w:r w:rsidRPr="00731728">
        <w:t xml:space="preserve"> </w:t>
      </w:r>
      <w:proofErr w:type="spellStart"/>
      <w:r w:rsidRPr="00731728">
        <w:t>Tablosu</w:t>
      </w:r>
      <w:proofErr w:type="spellEnd"/>
      <w:r w:rsidRPr="00731728">
        <w:t>)</w:t>
      </w:r>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731728" w14:paraId="2DC86269" w14:textId="77777777" w:rsidTr="007811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582B86D1" w14:textId="77777777" w:rsidR="00731728" w:rsidRDefault="00731728" w:rsidP="0078114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18DFD4E6"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5DF72E48"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6EB758DE"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0AD93F41"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4B5C44CE"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861339" w:rsidRPr="00506E73" w14:paraId="5506F022"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B742C3C" w14:textId="3FC83C14" w:rsidR="00861339" w:rsidRPr="00861339" w:rsidRDefault="00861339" w:rsidP="00861339">
            <w:pPr>
              <w:ind w:firstLine="0"/>
            </w:pPr>
            <w:r w:rsidRPr="00861339">
              <w:rPr>
                <w:sz w:val="20"/>
                <w:szCs w:val="20"/>
              </w:rPr>
              <w:t>index</w:t>
            </w:r>
          </w:p>
        </w:tc>
        <w:tc>
          <w:tcPr>
            <w:tcW w:w="1417" w:type="dxa"/>
            <w:tcBorders>
              <w:top w:val="single" w:sz="4" w:space="0" w:color="7F7F7F"/>
              <w:left w:val="single" w:sz="4" w:space="0" w:color="7F7F7F"/>
              <w:bottom w:val="single" w:sz="4" w:space="0" w:color="7F7F7F"/>
              <w:right w:val="single" w:sz="4" w:space="0" w:color="7F7F7F"/>
            </w:tcBorders>
            <w:vAlign w:val="center"/>
          </w:tcPr>
          <w:p w14:paraId="32D1EEB0" w14:textId="732D7547"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3ABE9733" w14:textId="398F501D"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CBB6162" w14:textId="2E28455E"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proofErr w:type="spellStart"/>
            <w:r w:rsidRPr="00861339">
              <w:rPr>
                <w:sz w:val="20"/>
                <w:szCs w:val="20"/>
              </w:rPr>
              <w:t>Otomatik</w:t>
            </w:r>
            <w:proofErr w:type="spellEnd"/>
            <w:r w:rsidRPr="00861339">
              <w:rPr>
                <w:sz w:val="20"/>
                <w:szCs w:val="20"/>
              </w:rPr>
              <w:t xml:space="preserve"> Artan</w:t>
            </w:r>
          </w:p>
        </w:tc>
        <w:tc>
          <w:tcPr>
            <w:tcW w:w="850" w:type="dxa"/>
            <w:tcBorders>
              <w:top w:val="single" w:sz="4" w:space="0" w:color="7F7F7F"/>
              <w:left w:val="single" w:sz="4" w:space="0" w:color="7F7F7F"/>
              <w:bottom w:val="single" w:sz="4" w:space="0" w:color="7F7F7F"/>
              <w:right w:val="single" w:sz="4" w:space="0" w:color="7F7F7F"/>
            </w:tcBorders>
            <w:vAlign w:val="center"/>
          </w:tcPr>
          <w:p w14:paraId="7B93CEFB" w14:textId="6358C5DF"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70785FFA" w14:textId="5EE1763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 xml:space="preserve">Veri </w:t>
            </w:r>
            <w:proofErr w:type="spellStart"/>
            <w:r w:rsidRPr="00861339">
              <w:rPr>
                <w:sz w:val="20"/>
                <w:szCs w:val="20"/>
              </w:rPr>
              <w:t>dizisindeki</w:t>
            </w:r>
            <w:proofErr w:type="spellEnd"/>
            <w:r w:rsidRPr="00861339">
              <w:rPr>
                <w:sz w:val="20"/>
                <w:szCs w:val="20"/>
              </w:rPr>
              <w:t xml:space="preserve"> (Array) </w:t>
            </w:r>
            <w:proofErr w:type="spellStart"/>
            <w:r w:rsidRPr="00861339">
              <w:rPr>
                <w:sz w:val="20"/>
                <w:szCs w:val="20"/>
              </w:rPr>
              <w:t>sıra</w:t>
            </w:r>
            <w:proofErr w:type="spellEnd"/>
            <w:r w:rsidRPr="00861339">
              <w:rPr>
                <w:sz w:val="20"/>
                <w:szCs w:val="20"/>
              </w:rPr>
              <w:t xml:space="preserve"> </w:t>
            </w:r>
            <w:proofErr w:type="spellStart"/>
            <w:r w:rsidRPr="00861339">
              <w:rPr>
                <w:sz w:val="20"/>
                <w:szCs w:val="20"/>
              </w:rPr>
              <w:t>numarası</w:t>
            </w:r>
            <w:proofErr w:type="spellEnd"/>
          </w:p>
        </w:tc>
      </w:tr>
      <w:tr w:rsidR="00861339" w:rsidRPr="00506E73" w14:paraId="3AAA2034"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6371B00" w14:textId="30DF34D3" w:rsidR="00861339" w:rsidRPr="00861339" w:rsidRDefault="00861339" w:rsidP="00861339">
            <w:pPr>
              <w:ind w:firstLine="0"/>
            </w:pPr>
            <w:r w:rsidRPr="00861339">
              <w:rPr>
                <w:sz w:val="20"/>
                <w:szCs w:val="20"/>
              </w:rPr>
              <w:t>{</w:t>
            </w:r>
            <w:proofErr w:type="spellStart"/>
            <w:r w:rsidRPr="00861339">
              <w:rPr>
                <w:sz w:val="20"/>
                <w:szCs w:val="20"/>
              </w:rPr>
              <w:t>dynamic_headers</w:t>
            </w:r>
            <w:proofErr w:type="spellEnd"/>
            <w:r w:rsidRPr="00861339">
              <w:rPr>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0B138FE4" w14:textId="043A734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VARCHAR/FLOAT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0883DCD9" w14:textId="5DA6B89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5BC1B17" w14:textId="50D1A05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5C682C47" w14:textId="13DD0A7D"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377815A" w14:textId="5DF6B07B"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proofErr w:type="spellStart"/>
            <w:r w:rsidRPr="00861339">
              <w:rPr>
                <w:sz w:val="20"/>
                <w:szCs w:val="20"/>
              </w:rPr>
              <w:t>PapaParse'ın</w:t>
            </w:r>
            <w:proofErr w:type="spellEnd"/>
            <w:r w:rsidRPr="00861339">
              <w:rPr>
                <w:sz w:val="20"/>
                <w:szCs w:val="20"/>
              </w:rPr>
              <w:t xml:space="preserve"> </w:t>
            </w:r>
            <w:proofErr w:type="spellStart"/>
            <w:r w:rsidRPr="00861339">
              <w:rPr>
                <w:sz w:val="20"/>
                <w:szCs w:val="20"/>
              </w:rPr>
              <w:t>CSV'den</w:t>
            </w:r>
            <w:proofErr w:type="spellEnd"/>
            <w:r w:rsidRPr="00861339">
              <w:rPr>
                <w:sz w:val="20"/>
                <w:szCs w:val="20"/>
              </w:rPr>
              <w:t xml:space="preserve"> </w:t>
            </w:r>
            <w:proofErr w:type="spellStart"/>
            <w:r w:rsidRPr="00861339">
              <w:rPr>
                <w:sz w:val="20"/>
                <w:szCs w:val="20"/>
              </w:rPr>
              <w:t>otomatik</w:t>
            </w:r>
            <w:proofErr w:type="spellEnd"/>
            <w:r w:rsidRPr="00861339">
              <w:rPr>
                <w:sz w:val="20"/>
                <w:szCs w:val="20"/>
              </w:rPr>
              <w:t xml:space="preserve"> </w:t>
            </w:r>
            <w:proofErr w:type="spellStart"/>
            <w:r w:rsidRPr="00861339">
              <w:rPr>
                <w:sz w:val="20"/>
                <w:szCs w:val="20"/>
              </w:rPr>
              <w:t>okuduğu</w:t>
            </w:r>
            <w:proofErr w:type="spellEnd"/>
            <w:r w:rsidRPr="00861339">
              <w:rPr>
                <w:sz w:val="20"/>
                <w:szCs w:val="20"/>
              </w:rPr>
              <w:t xml:space="preserve"> </w:t>
            </w:r>
            <w:proofErr w:type="spellStart"/>
            <w:r w:rsidRPr="00861339">
              <w:rPr>
                <w:sz w:val="20"/>
                <w:szCs w:val="20"/>
              </w:rPr>
              <w:t>dinamik</w:t>
            </w:r>
            <w:proofErr w:type="spellEnd"/>
            <w:r w:rsidRPr="00861339">
              <w:rPr>
                <w:sz w:val="20"/>
                <w:szCs w:val="20"/>
              </w:rPr>
              <w:t xml:space="preserve"> </w:t>
            </w:r>
            <w:proofErr w:type="spellStart"/>
            <w:r w:rsidRPr="00861339">
              <w:rPr>
                <w:sz w:val="20"/>
                <w:szCs w:val="20"/>
              </w:rPr>
              <w:t>kolonlar</w:t>
            </w:r>
            <w:proofErr w:type="spellEnd"/>
          </w:p>
        </w:tc>
      </w:tr>
      <w:tr w:rsidR="00861339" w:rsidRPr="00506E73" w14:paraId="3F81687C"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2BA241CF" w14:textId="5426D7D0" w:rsidR="00861339" w:rsidRPr="00861339" w:rsidRDefault="00861339" w:rsidP="00861339">
            <w:pPr>
              <w:ind w:firstLine="0"/>
            </w:pPr>
            <w:proofErr w:type="spellStart"/>
            <w:r w:rsidRPr="00861339">
              <w:rPr>
                <w:sz w:val="20"/>
                <w:szCs w:val="20"/>
              </w:rPr>
              <w:t>is_valid</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AC370A7" w14:textId="2AEF62A5"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BOOLEAN</w:t>
            </w:r>
          </w:p>
        </w:tc>
        <w:tc>
          <w:tcPr>
            <w:tcW w:w="850" w:type="dxa"/>
            <w:tcBorders>
              <w:top w:val="single" w:sz="4" w:space="0" w:color="7F7F7F"/>
              <w:left w:val="single" w:sz="4" w:space="0" w:color="7F7F7F"/>
              <w:bottom w:val="single" w:sz="4" w:space="0" w:color="7F7F7F"/>
              <w:right w:val="single" w:sz="4" w:space="0" w:color="7F7F7F"/>
            </w:tcBorders>
            <w:vAlign w:val="center"/>
          </w:tcPr>
          <w:p w14:paraId="06C570F7" w14:textId="16CF52E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F8B7358" w14:textId="475F15E3"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true</w:t>
            </w:r>
          </w:p>
        </w:tc>
        <w:tc>
          <w:tcPr>
            <w:tcW w:w="850" w:type="dxa"/>
            <w:tcBorders>
              <w:top w:val="single" w:sz="4" w:space="0" w:color="7F7F7F"/>
              <w:left w:val="single" w:sz="4" w:space="0" w:color="7F7F7F"/>
              <w:bottom w:val="single" w:sz="4" w:space="0" w:color="7F7F7F"/>
              <w:right w:val="single" w:sz="4" w:space="0" w:color="7F7F7F"/>
            </w:tcBorders>
            <w:vAlign w:val="center"/>
          </w:tcPr>
          <w:p w14:paraId="03D4D8FB" w14:textId="599D0997"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1794B8C7" w14:textId="3F54131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proofErr w:type="spellStart"/>
            <w:r w:rsidRPr="00861339">
              <w:rPr>
                <w:sz w:val="20"/>
                <w:szCs w:val="20"/>
              </w:rPr>
              <w:t>PapaParse</w:t>
            </w:r>
            <w:proofErr w:type="spellEnd"/>
            <w:r w:rsidRPr="00861339">
              <w:rPr>
                <w:sz w:val="20"/>
                <w:szCs w:val="20"/>
              </w:rPr>
              <w:t xml:space="preserve"> </w:t>
            </w:r>
            <w:proofErr w:type="spellStart"/>
            <w:r w:rsidRPr="00861339">
              <w:rPr>
                <w:sz w:val="20"/>
                <w:szCs w:val="20"/>
              </w:rPr>
              <w:t>hata</w:t>
            </w:r>
            <w:proofErr w:type="spellEnd"/>
            <w:r w:rsidRPr="00861339">
              <w:rPr>
                <w:sz w:val="20"/>
                <w:szCs w:val="20"/>
              </w:rPr>
              <w:t xml:space="preserve"> </w:t>
            </w:r>
            <w:proofErr w:type="spellStart"/>
            <w:r w:rsidRPr="00861339">
              <w:rPr>
                <w:sz w:val="20"/>
                <w:szCs w:val="20"/>
              </w:rPr>
              <w:t>kontrol</w:t>
            </w:r>
            <w:proofErr w:type="spellEnd"/>
            <w:r w:rsidRPr="00861339">
              <w:rPr>
                <w:sz w:val="20"/>
                <w:szCs w:val="20"/>
              </w:rPr>
              <w:t xml:space="preserve"> (validation) </w:t>
            </w:r>
            <w:proofErr w:type="spellStart"/>
            <w:r w:rsidRPr="00861339">
              <w:rPr>
                <w:sz w:val="20"/>
                <w:szCs w:val="20"/>
              </w:rPr>
              <w:t>sonucu</w:t>
            </w:r>
            <w:proofErr w:type="spellEnd"/>
          </w:p>
        </w:tc>
      </w:tr>
      <w:tr w:rsidR="00861339" w:rsidRPr="00506E73" w14:paraId="5C30B9DE"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2922DBE" w14:textId="710D8061" w:rsidR="00861339" w:rsidRPr="00861339" w:rsidRDefault="00861339" w:rsidP="00861339">
            <w:pPr>
              <w:ind w:firstLine="0"/>
              <w:rPr>
                <w:sz w:val="22"/>
              </w:rPr>
            </w:pPr>
            <w:proofErr w:type="spellStart"/>
            <w:r w:rsidRPr="00861339">
              <w:rPr>
                <w:sz w:val="20"/>
                <w:szCs w:val="20"/>
              </w:rPr>
              <w:t>parsed_at</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CF1C3EB" w14:textId="42E1E494"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TIMESTAMPTZ</w:t>
            </w:r>
          </w:p>
        </w:tc>
        <w:tc>
          <w:tcPr>
            <w:tcW w:w="850" w:type="dxa"/>
            <w:tcBorders>
              <w:top w:val="single" w:sz="4" w:space="0" w:color="7F7F7F"/>
              <w:left w:val="single" w:sz="4" w:space="0" w:color="7F7F7F"/>
              <w:bottom w:val="single" w:sz="4" w:space="0" w:color="7F7F7F"/>
              <w:right w:val="single" w:sz="4" w:space="0" w:color="7F7F7F"/>
            </w:tcBorders>
            <w:vAlign w:val="center"/>
          </w:tcPr>
          <w:p w14:paraId="01F5C573" w14:textId="0D138C71"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CA46D4C" w14:textId="047A3221"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proofErr w:type="gramStart"/>
            <w:r w:rsidRPr="00861339">
              <w:rPr>
                <w:sz w:val="20"/>
                <w:szCs w:val="20"/>
              </w:rPr>
              <w:t>NOW(</w:t>
            </w:r>
            <w:proofErr w:type="gramEnd"/>
            <w:r w:rsidRPr="00861339">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5B01D001" w14:textId="17681F56"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6F95AD92" w14:textId="233B1869"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 xml:space="preserve">Worker </w:t>
            </w:r>
            <w:proofErr w:type="spellStart"/>
            <w:r w:rsidRPr="00861339">
              <w:rPr>
                <w:sz w:val="20"/>
                <w:szCs w:val="20"/>
              </w:rPr>
              <w:t>tarafında</w:t>
            </w:r>
            <w:proofErr w:type="spellEnd"/>
            <w:r w:rsidRPr="00861339">
              <w:rPr>
                <w:sz w:val="20"/>
                <w:szCs w:val="20"/>
              </w:rPr>
              <w:t xml:space="preserve"> </w:t>
            </w:r>
            <w:proofErr w:type="spellStart"/>
            <w:r w:rsidRPr="00861339">
              <w:rPr>
                <w:sz w:val="20"/>
                <w:szCs w:val="20"/>
              </w:rPr>
              <w:t>işlenme</w:t>
            </w:r>
            <w:proofErr w:type="spellEnd"/>
            <w:r w:rsidRPr="00861339">
              <w:rPr>
                <w:sz w:val="20"/>
                <w:szCs w:val="20"/>
              </w:rPr>
              <w:t xml:space="preserve"> </w:t>
            </w:r>
            <w:proofErr w:type="spellStart"/>
            <w:r w:rsidRPr="00861339">
              <w:rPr>
                <w:sz w:val="20"/>
                <w:szCs w:val="20"/>
              </w:rPr>
              <w:t>zamanı</w:t>
            </w:r>
            <w:proofErr w:type="spellEnd"/>
          </w:p>
        </w:tc>
      </w:tr>
      <w:tr w:rsidR="00861339" w:rsidRPr="00506E73" w14:paraId="7F43B655"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4574EFE" w14:textId="61DF701A" w:rsidR="00861339" w:rsidRPr="00861339" w:rsidRDefault="00861339" w:rsidP="00861339">
            <w:pPr>
              <w:ind w:firstLine="0"/>
              <w:rPr>
                <w:sz w:val="20"/>
                <w:szCs w:val="20"/>
              </w:rPr>
            </w:pPr>
            <w:r w:rsidRPr="00861339">
              <w:rPr>
                <w:sz w:val="20"/>
                <w:szCs w:val="20"/>
              </w:rPr>
              <w:t>index</w:t>
            </w:r>
          </w:p>
        </w:tc>
        <w:tc>
          <w:tcPr>
            <w:tcW w:w="1417" w:type="dxa"/>
            <w:tcBorders>
              <w:top w:val="single" w:sz="4" w:space="0" w:color="7F7F7F"/>
              <w:left w:val="single" w:sz="4" w:space="0" w:color="7F7F7F"/>
              <w:bottom w:val="single" w:sz="4" w:space="0" w:color="7F7F7F"/>
              <w:right w:val="single" w:sz="4" w:space="0" w:color="7F7F7F"/>
            </w:tcBorders>
            <w:vAlign w:val="center"/>
          </w:tcPr>
          <w:p w14:paraId="347E3BD8" w14:textId="4B698C66"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69CA9194" w14:textId="35DCBDD1"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B3FB8E1" w14:textId="49F05D39"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861339">
              <w:rPr>
                <w:sz w:val="20"/>
                <w:szCs w:val="20"/>
              </w:rPr>
              <w:t>Otomatik</w:t>
            </w:r>
            <w:proofErr w:type="spellEnd"/>
            <w:r w:rsidRPr="00861339">
              <w:rPr>
                <w:sz w:val="20"/>
                <w:szCs w:val="20"/>
              </w:rPr>
              <w:t xml:space="preserve"> Artan</w:t>
            </w:r>
          </w:p>
        </w:tc>
        <w:tc>
          <w:tcPr>
            <w:tcW w:w="850" w:type="dxa"/>
            <w:tcBorders>
              <w:top w:val="single" w:sz="4" w:space="0" w:color="7F7F7F"/>
              <w:left w:val="single" w:sz="4" w:space="0" w:color="7F7F7F"/>
              <w:bottom w:val="single" w:sz="4" w:space="0" w:color="7F7F7F"/>
              <w:right w:val="single" w:sz="4" w:space="0" w:color="7F7F7F"/>
            </w:tcBorders>
            <w:vAlign w:val="center"/>
          </w:tcPr>
          <w:p w14:paraId="76A4489B" w14:textId="070C83E9"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17825D58" w14:textId="0FB1F40F"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 xml:space="preserve">Veri </w:t>
            </w:r>
            <w:proofErr w:type="spellStart"/>
            <w:r w:rsidRPr="00861339">
              <w:rPr>
                <w:sz w:val="20"/>
                <w:szCs w:val="20"/>
              </w:rPr>
              <w:t>dizisindeki</w:t>
            </w:r>
            <w:proofErr w:type="spellEnd"/>
            <w:r w:rsidRPr="00861339">
              <w:rPr>
                <w:sz w:val="20"/>
                <w:szCs w:val="20"/>
              </w:rPr>
              <w:t xml:space="preserve"> (Array) </w:t>
            </w:r>
            <w:proofErr w:type="spellStart"/>
            <w:r w:rsidRPr="00861339">
              <w:rPr>
                <w:sz w:val="20"/>
                <w:szCs w:val="20"/>
              </w:rPr>
              <w:t>sıra</w:t>
            </w:r>
            <w:proofErr w:type="spellEnd"/>
            <w:r w:rsidRPr="00861339">
              <w:rPr>
                <w:sz w:val="20"/>
                <w:szCs w:val="20"/>
              </w:rPr>
              <w:t xml:space="preserve"> </w:t>
            </w:r>
            <w:proofErr w:type="spellStart"/>
            <w:r w:rsidRPr="00861339">
              <w:rPr>
                <w:sz w:val="20"/>
                <w:szCs w:val="20"/>
              </w:rPr>
              <w:t>numarası</w:t>
            </w:r>
            <w:proofErr w:type="spellEnd"/>
          </w:p>
        </w:tc>
      </w:tr>
    </w:tbl>
    <w:p w14:paraId="1A47D05A" w14:textId="77777777" w:rsidR="00861339" w:rsidRDefault="00861339" w:rsidP="00861339">
      <w:pPr>
        <w:pStyle w:val="ResimYazs"/>
        <w:spacing w:after="120"/>
      </w:pPr>
    </w:p>
    <w:p w14:paraId="58B80FD5" w14:textId="74BF98BB" w:rsidR="00861339" w:rsidRDefault="00861339" w:rsidP="00861339">
      <w:pPr>
        <w:pStyle w:val="ResimYazs"/>
        <w:spacing w:after="120"/>
      </w:pPr>
      <w:r>
        <w:t xml:space="preserve">Tablo 13: </w:t>
      </w:r>
      <w:r w:rsidRPr="00F2130F">
        <w:t> </w:t>
      </w:r>
      <w:proofErr w:type="spellStart"/>
      <w:r w:rsidRPr="00861339">
        <w:t>ColumnStats</w:t>
      </w:r>
      <w:proofErr w:type="spellEnd"/>
      <w:r w:rsidRPr="00861339">
        <w:t xml:space="preserve"> (</w:t>
      </w:r>
      <w:proofErr w:type="spellStart"/>
      <w:r w:rsidRPr="00861339">
        <w:t>İstatistik</w:t>
      </w:r>
      <w:proofErr w:type="spellEnd"/>
      <w:r w:rsidRPr="00861339">
        <w:t xml:space="preserve"> </w:t>
      </w:r>
      <w:proofErr w:type="spellStart"/>
      <w:r w:rsidRPr="00861339">
        <w:t>Tablosu</w:t>
      </w:r>
      <w:proofErr w:type="spellEnd"/>
      <w:r w:rsidRPr="00861339">
        <w:t>)</w:t>
      </w:r>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861339" w14:paraId="052D9447" w14:textId="77777777" w:rsidTr="007811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11F3FD54" w14:textId="77777777" w:rsidR="00861339" w:rsidRDefault="00861339" w:rsidP="0078114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584A4952"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34EBA568"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4F355FB8"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4DA606FC"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7566D606"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D8089A" w:rsidRPr="00861339" w14:paraId="353EAD21"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09E1114" w14:textId="2CB8EC04" w:rsidR="00D8089A" w:rsidRPr="00D8089A" w:rsidRDefault="00D8089A" w:rsidP="00D8089A">
            <w:pPr>
              <w:ind w:firstLine="0"/>
            </w:pPr>
            <w:proofErr w:type="spellStart"/>
            <w:r w:rsidRPr="00D8089A">
              <w:rPr>
                <w:sz w:val="20"/>
                <w:szCs w:val="20"/>
              </w:rPr>
              <w:t>columnName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B020955" w14:textId="259CA05E"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proofErr w:type="gramStart"/>
            <w:r w:rsidRPr="00D8089A">
              <w:rPr>
                <w:sz w:val="20"/>
                <w:szCs w:val="20"/>
              </w:rPr>
              <w:t>VARCHAR(</w:t>
            </w:r>
            <w:proofErr w:type="gramEnd"/>
            <w:r w:rsidRPr="00D8089A">
              <w:rPr>
                <w:sz w:val="20"/>
                <w:szCs w:val="20"/>
              </w:rPr>
              <w:t>100)</w:t>
            </w:r>
          </w:p>
        </w:tc>
        <w:tc>
          <w:tcPr>
            <w:tcW w:w="850" w:type="dxa"/>
            <w:tcBorders>
              <w:top w:val="single" w:sz="4" w:space="0" w:color="7F7F7F"/>
              <w:left w:val="single" w:sz="4" w:space="0" w:color="7F7F7F"/>
              <w:bottom w:val="single" w:sz="4" w:space="0" w:color="7F7F7F"/>
              <w:right w:val="single" w:sz="4" w:space="0" w:color="7F7F7F"/>
            </w:tcBorders>
            <w:vAlign w:val="center"/>
          </w:tcPr>
          <w:p w14:paraId="682CA5EB" w14:textId="7BD4827F"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3E61060" w14:textId="500EF464"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7C0EEAD8" w14:textId="078DB888"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6354549B" w14:textId="3468615F"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 xml:space="preserve">Analiz </w:t>
            </w:r>
            <w:proofErr w:type="spellStart"/>
            <w:r w:rsidRPr="00D8089A">
              <w:rPr>
                <w:sz w:val="20"/>
                <w:szCs w:val="20"/>
              </w:rPr>
              <w:t>edilen</w:t>
            </w:r>
            <w:proofErr w:type="spellEnd"/>
            <w:r w:rsidRPr="00D8089A">
              <w:rPr>
                <w:sz w:val="20"/>
                <w:szCs w:val="20"/>
              </w:rPr>
              <w:t xml:space="preserve"> </w:t>
            </w:r>
            <w:proofErr w:type="spellStart"/>
            <w:r w:rsidRPr="00D8089A">
              <w:rPr>
                <w:sz w:val="20"/>
                <w:szCs w:val="20"/>
              </w:rPr>
              <w:t>sütunun</w:t>
            </w:r>
            <w:proofErr w:type="spellEnd"/>
            <w:r w:rsidRPr="00D8089A">
              <w:rPr>
                <w:sz w:val="20"/>
                <w:szCs w:val="20"/>
              </w:rPr>
              <w:t xml:space="preserve"> </w:t>
            </w:r>
            <w:proofErr w:type="spellStart"/>
            <w:r w:rsidRPr="00D8089A">
              <w:rPr>
                <w:sz w:val="20"/>
                <w:szCs w:val="20"/>
              </w:rPr>
              <w:t>başlık</w:t>
            </w:r>
            <w:proofErr w:type="spellEnd"/>
            <w:r w:rsidRPr="00D8089A">
              <w:rPr>
                <w:sz w:val="20"/>
                <w:szCs w:val="20"/>
              </w:rPr>
              <w:t xml:space="preserve"> </w:t>
            </w:r>
            <w:proofErr w:type="spellStart"/>
            <w:r w:rsidRPr="00D8089A">
              <w:rPr>
                <w:sz w:val="20"/>
                <w:szCs w:val="20"/>
              </w:rPr>
              <w:t>adı</w:t>
            </w:r>
            <w:proofErr w:type="spellEnd"/>
          </w:p>
        </w:tc>
      </w:tr>
      <w:tr w:rsidR="00D8089A" w:rsidRPr="00861339" w14:paraId="4B2B84FE"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0849744" w14:textId="0D5C1A28" w:rsidR="00D8089A" w:rsidRPr="00D8089A" w:rsidRDefault="00D8089A" w:rsidP="00D8089A">
            <w:pPr>
              <w:ind w:firstLine="0"/>
            </w:pPr>
            <w:proofErr w:type="spellStart"/>
            <w:r w:rsidRPr="00D8089A">
              <w:rPr>
                <w:sz w:val="20"/>
                <w:szCs w:val="20"/>
              </w:rPr>
              <w:t>dataType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39ABE219" w14:textId="198F94DC"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proofErr w:type="gramStart"/>
            <w:r w:rsidRPr="00D8089A">
              <w:rPr>
                <w:sz w:val="20"/>
                <w:szCs w:val="20"/>
              </w:rPr>
              <w:t>VARCHAR(</w:t>
            </w:r>
            <w:proofErr w:type="gramEnd"/>
            <w:r w:rsidRPr="00D8089A">
              <w:rPr>
                <w:sz w:val="20"/>
                <w:szCs w:val="20"/>
              </w:rPr>
              <w:t>20)</w:t>
            </w:r>
          </w:p>
        </w:tc>
        <w:tc>
          <w:tcPr>
            <w:tcW w:w="850" w:type="dxa"/>
            <w:tcBorders>
              <w:top w:val="single" w:sz="4" w:space="0" w:color="7F7F7F"/>
              <w:left w:val="single" w:sz="4" w:space="0" w:color="7F7F7F"/>
              <w:bottom w:val="single" w:sz="4" w:space="0" w:color="7F7F7F"/>
              <w:right w:val="single" w:sz="4" w:space="0" w:color="7F7F7F"/>
            </w:tcBorders>
            <w:vAlign w:val="center"/>
          </w:tcPr>
          <w:p w14:paraId="120D9D1F" w14:textId="403F8BC9"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F515F0B" w14:textId="6D47CBA2"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'string'</w:t>
            </w:r>
          </w:p>
        </w:tc>
        <w:tc>
          <w:tcPr>
            <w:tcW w:w="850" w:type="dxa"/>
            <w:tcBorders>
              <w:top w:val="single" w:sz="4" w:space="0" w:color="7F7F7F"/>
              <w:left w:val="single" w:sz="4" w:space="0" w:color="7F7F7F"/>
              <w:bottom w:val="single" w:sz="4" w:space="0" w:color="7F7F7F"/>
              <w:right w:val="single" w:sz="4" w:space="0" w:color="7F7F7F"/>
            </w:tcBorders>
            <w:vAlign w:val="center"/>
          </w:tcPr>
          <w:p w14:paraId="5FB7E5FC" w14:textId="3F19EA2E"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CFEEF35" w14:textId="243AA04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 xml:space="preserve">'number', 'string' </w:t>
            </w:r>
            <w:proofErr w:type="spellStart"/>
            <w:r w:rsidRPr="00D8089A">
              <w:rPr>
                <w:sz w:val="20"/>
                <w:szCs w:val="20"/>
              </w:rPr>
              <w:t>veya</w:t>
            </w:r>
            <w:proofErr w:type="spellEnd"/>
            <w:r w:rsidRPr="00D8089A">
              <w:rPr>
                <w:sz w:val="20"/>
                <w:szCs w:val="20"/>
              </w:rPr>
              <w:t xml:space="preserve"> '</w:t>
            </w:r>
            <w:proofErr w:type="spellStart"/>
            <w:r w:rsidRPr="00D8089A">
              <w:rPr>
                <w:sz w:val="20"/>
                <w:szCs w:val="20"/>
              </w:rPr>
              <w:t>boolean</w:t>
            </w:r>
            <w:proofErr w:type="spellEnd"/>
            <w:r w:rsidRPr="00D8089A">
              <w:rPr>
                <w:sz w:val="20"/>
                <w:szCs w:val="20"/>
              </w:rPr>
              <w:t>'</w:t>
            </w:r>
          </w:p>
        </w:tc>
      </w:tr>
      <w:tr w:rsidR="00D8089A" w:rsidRPr="00861339" w14:paraId="24CD2402"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F99DBB7" w14:textId="00E0438E" w:rsidR="00D8089A" w:rsidRPr="00D8089A" w:rsidRDefault="00D8089A" w:rsidP="00D8089A">
            <w:pPr>
              <w:ind w:firstLine="0"/>
            </w:pPr>
            <w:proofErr w:type="spellStart"/>
            <w:r w:rsidRPr="00D8089A">
              <w:rPr>
                <w:sz w:val="20"/>
                <w:szCs w:val="20"/>
              </w:rPr>
              <w:t>min_val</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2C8ED459" w14:textId="4296661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7E751E23" w14:textId="27218D1D"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E1233AD" w14:textId="2DB3050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4B556391" w14:textId="26DF091B"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5D984EC" w14:textId="526F948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en</w:t>
            </w:r>
            <w:proofErr w:type="spellEnd"/>
            <w:r w:rsidRPr="00D8089A">
              <w:rPr>
                <w:sz w:val="20"/>
                <w:szCs w:val="20"/>
              </w:rPr>
              <w:t xml:space="preserve"> </w:t>
            </w:r>
            <w:proofErr w:type="spellStart"/>
            <w:r w:rsidRPr="00D8089A">
              <w:rPr>
                <w:sz w:val="20"/>
                <w:szCs w:val="20"/>
              </w:rPr>
              <w:t>küçük</w:t>
            </w:r>
            <w:proofErr w:type="spellEnd"/>
            <w:r w:rsidRPr="00D8089A">
              <w:rPr>
                <w:sz w:val="20"/>
                <w:szCs w:val="20"/>
              </w:rPr>
              <w:t xml:space="preserve"> </w:t>
            </w:r>
            <w:proofErr w:type="spellStart"/>
            <w:r w:rsidRPr="00D8089A">
              <w:rPr>
                <w:sz w:val="20"/>
                <w:szCs w:val="20"/>
              </w:rPr>
              <w:t>değeri</w:t>
            </w:r>
            <w:proofErr w:type="spellEnd"/>
          </w:p>
        </w:tc>
      </w:tr>
      <w:tr w:rsidR="00D8089A" w:rsidRPr="00861339" w14:paraId="6687E43B"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CEB2522" w14:textId="4BB26BA9" w:rsidR="00D8089A" w:rsidRPr="00D8089A" w:rsidRDefault="00D8089A" w:rsidP="00D8089A">
            <w:pPr>
              <w:ind w:firstLine="0"/>
              <w:rPr>
                <w:sz w:val="22"/>
              </w:rPr>
            </w:pPr>
            <w:proofErr w:type="spellStart"/>
            <w:r w:rsidRPr="00D8089A">
              <w:rPr>
                <w:sz w:val="20"/>
                <w:szCs w:val="20"/>
              </w:rPr>
              <w:t>max_val</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3FC8356" w14:textId="223DEE5F"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594748FE" w14:textId="257FD665"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EC80E71" w14:textId="17F12681"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7BDEDA8A" w14:textId="674BAE0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F72EA01" w14:textId="491FA4F1"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en</w:t>
            </w:r>
            <w:proofErr w:type="spellEnd"/>
            <w:r w:rsidRPr="00D8089A">
              <w:rPr>
                <w:sz w:val="20"/>
                <w:szCs w:val="20"/>
              </w:rPr>
              <w:t xml:space="preserve"> </w:t>
            </w:r>
            <w:proofErr w:type="spellStart"/>
            <w:r w:rsidRPr="00D8089A">
              <w:rPr>
                <w:sz w:val="20"/>
                <w:szCs w:val="20"/>
              </w:rPr>
              <w:t>büyük</w:t>
            </w:r>
            <w:proofErr w:type="spellEnd"/>
            <w:r w:rsidRPr="00D8089A">
              <w:rPr>
                <w:sz w:val="20"/>
                <w:szCs w:val="20"/>
              </w:rPr>
              <w:t xml:space="preserve"> </w:t>
            </w:r>
            <w:proofErr w:type="spellStart"/>
            <w:r w:rsidRPr="00D8089A">
              <w:rPr>
                <w:sz w:val="20"/>
                <w:szCs w:val="20"/>
              </w:rPr>
              <w:t>değeri</w:t>
            </w:r>
            <w:proofErr w:type="spellEnd"/>
          </w:p>
        </w:tc>
      </w:tr>
      <w:tr w:rsidR="00D8089A" w:rsidRPr="00861339" w14:paraId="614DF62B"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64B8A4C" w14:textId="60730468" w:rsidR="00D8089A" w:rsidRPr="00D8089A" w:rsidRDefault="00D8089A" w:rsidP="00D8089A">
            <w:pPr>
              <w:ind w:firstLine="0"/>
              <w:rPr>
                <w:sz w:val="20"/>
                <w:szCs w:val="20"/>
              </w:rPr>
            </w:pPr>
            <w:r w:rsidRPr="00D8089A">
              <w:rPr>
                <w:sz w:val="20"/>
                <w:szCs w:val="20"/>
              </w:rPr>
              <w:t>average</w:t>
            </w:r>
          </w:p>
        </w:tc>
        <w:tc>
          <w:tcPr>
            <w:tcW w:w="1417" w:type="dxa"/>
            <w:tcBorders>
              <w:top w:val="single" w:sz="4" w:space="0" w:color="7F7F7F"/>
              <w:left w:val="single" w:sz="4" w:space="0" w:color="7F7F7F"/>
              <w:bottom w:val="single" w:sz="4" w:space="0" w:color="7F7F7F"/>
              <w:right w:val="single" w:sz="4" w:space="0" w:color="7F7F7F"/>
            </w:tcBorders>
            <w:vAlign w:val="center"/>
          </w:tcPr>
          <w:p w14:paraId="1B053770" w14:textId="4FB05FDA"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322C9583" w14:textId="66602284"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370838D" w14:textId="087D3588"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3E73A492" w14:textId="04753275"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757D41B0" w14:textId="48146661"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aritmetik</w:t>
            </w:r>
            <w:proofErr w:type="spellEnd"/>
            <w:r w:rsidRPr="00D8089A">
              <w:rPr>
                <w:sz w:val="20"/>
                <w:szCs w:val="20"/>
              </w:rPr>
              <w:t xml:space="preserve"> </w:t>
            </w:r>
            <w:proofErr w:type="spellStart"/>
            <w:r w:rsidRPr="00D8089A">
              <w:rPr>
                <w:sz w:val="20"/>
                <w:szCs w:val="20"/>
              </w:rPr>
              <w:t>ortalaması</w:t>
            </w:r>
            <w:proofErr w:type="spellEnd"/>
          </w:p>
        </w:tc>
      </w:tr>
      <w:tr w:rsidR="00D8089A" w:rsidRPr="00861339" w14:paraId="6E4B30A1"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19B6D16" w14:textId="18B5D60D" w:rsidR="00D8089A" w:rsidRPr="00D8089A" w:rsidRDefault="00D8089A" w:rsidP="00D8089A">
            <w:pPr>
              <w:ind w:firstLine="0"/>
              <w:rPr>
                <w:sz w:val="20"/>
                <w:szCs w:val="20"/>
              </w:rPr>
            </w:pPr>
            <w:r w:rsidRPr="00D8089A">
              <w:rPr>
                <w:sz w:val="20"/>
                <w:szCs w:val="20"/>
              </w:rPr>
              <w:t>median</w:t>
            </w:r>
          </w:p>
        </w:tc>
        <w:tc>
          <w:tcPr>
            <w:tcW w:w="1417" w:type="dxa"/>
            <w:tcBorders>
              <w:top w:val="single" w:sz="4" w:space="0" w:color="7F7F7F"/>
              <w:left w:val="single" w:sz="4" w:space="0" w:color="7F7F7F"/>
              <w:bottom w:val="single" w:sz="4" w:space="0" w:color="7F7F7F"/>
              <w:right w:val="single" w:sz="4" w:space="0" w:color="7F7F7F"/>
            </w:tcBorders>
            <w:vAlign w:val="center"/>
          </w:tcPr>
          <w:p w14:paraId="72B4C80B" w14:textId="12E15D3C"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1C6B534C" w14:textId="6AC27639"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C67437B" w14:textId="413E681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00949A5B" w14:textId="122BE5BE"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5FF25246" w14:textId="39196405"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8089A">
              <w:rPr>
                <w:sz w:val="20"/>
                <w:szCs w:val="20"/>
              </w:rPr>
              <w:t>Sütunun</w:t>
            </w:r>
            <w:proofErr w:type="spellEnd"/>
            <w:r w:rsidRPr="00D8089A">
              <w:rPr>
                <w:sz w:val="20"/>
                <w:szCs w:val="20"/>
              </w:rPr>
              <w:t xml:space="preserve"> </w:t>
            </w:r>
            <w:proofErr w:type="spellStart"/>
            <w:r w:rsidRPr="00D8089A">
              <w:rPr>
                <w:sz w:val="20"/>
                <w:szCs w:val="20"/>
              </w:rPr>
              <w:t>ortanca</w:t>
            </w:r>
            <w:proofErr w:type="spellEnd"/>
            <w:r w:rsidRPr="00D8089A">
              <w:rPr>
                <w:sz w:val="20"/>
                <w:szCs w:val="20"/>
              </w:rPr>
              <w:t xml:space="preserve"> (median) </w:t>
            </w:r>
            <w:proofErr w:type="spellStart"/>
            <w:r w:rsidRPr="00D8089A">
              <w:rPr>
                <w:sz w:val="20"/>
                <w:szCs w:val="20"/>
              </w:rPr>
              <w:t>değeri</w:t>
            </w:r>
            <w:proofErr w:type="spellEnd"/>
          </w:p>
        </w:tc>
      </w:tr>
    </w:tbl>
    <w:p w14:paraId="1650732B" w14:textId="77777777" w:rsidR="00861339" w:rsidRPr="00861339" w:rsidRDefault="00861339" w:rsidP="00861339"/>
    <w:p w14:paraId="1B371B03" w14:textId="195DF833" w:rsidR="00731728" w:rsidRDefault="00731728">
      <w:pPr>
        <w:pStyle w:val="Balk2"/>
      </w:pPr>
    </w:p>
    <w:p w14:paraId="2DB276DE" w14:textId="77777777" w:rsidR="00731728" w:rsidRDefault="00731728" w:rsidP="00731728"/>
    <w:p w14:paraId="004630F0" w14:textId="77777777" w:rsidR="00731728" w:rsidRPr="00731728" w:rsidRDefault="00731728" w:rsidP="00731728"/>
    <w:p w14:paraId="0B6EE83F" w14:textId="47AEE294" w:rsidR="00052761" w:rsidRDefault="003836EC">
      <w:pPr>
        <w:pStyle w:val="Balk2"/>
      </w:pPr>
      <w:r>
        <w:lastRenderedPageBreak/>
        <w:t xml:space="preserve">6.3. </w:t>
      </w:r>
      <w:proofErr w:type="spellStart"/>
      <w:r>
        <w:t>İndeks</w:t>
      </w:r>
      <w:proofErr w:type="spellEnd"/>
      <w:r>
        <w:t xml:space="preserve"> </w:t>
      </w:r>
      <w:proofErr w:type="spellStart"/>
      <w:r>
        <w:t>Stratejisi</w:t>
      </w:r>
      <w:bookmarkEnd w:id="55"/>
      <w:proofErr w:type="spellEnd"/>
    </w:p>
    <w:p w14:paraId="5BC5E6BF" w14:textId="41DF1611" w:rsidR="00654E75" w:rsidRPr="00654E75" w:rsidRDefault="00654E75" w:rsidP="00654E75">
      <w:pPr>
        <w:ind w:firstLine="0"/>
      </w:pPr>
      <w:proofErr w:type="spellStart"/>
      <w:r w:rsidRPr="00654E75">
        <w:t>Veriler</w:t>
      </w:r>
      <w:proofErr w:type="spellEnd"/>
      <w:r w:rsidRPr="00654E75">
        <w:t xml:space="preserve"> </w:t>
      </w:r>
      <w:proofErr w:type="spellStart"/>
      <w:r w:rsidRPr="00654E75">
        <w:t>geleneksel</w:t>
      </w:r>
      <w:proofErr w:type="spellEnd"/>
      <w:r w:rsidRPr="00654E75">
        <w:t xml:space="preserve"> </w:t>
      </w:r>
      <w:proofErr w:type="spellStart"/>
      <w:r w:rsidRPr="00654E75">
        <w:t>bir</w:t>
      </w:r>
      <w:proofErr w:type="spellEnd"/>
      <w:r w:rsidRPr="00654E75">
        <w:t xml:space="preserve"> SQL </w:t>
      </w:r>
      <w:proofErr w:type="spellStart"/>
      <w:r w:rsidRPr="00654E75">
        <w:t>veritabanında</w:t>
      </w:r>
      <w:proofErr w:type="spellEnd"/>
      <w:r w:rsidRPr="00654E75">
        <w:t xml:space="preserve"> (B-Tree </w:t>
      </w:r>
      <w:proofErr w:type="spellStart"/>
      <w:r w:rsidRPr="00654E75">
        <w:t>indeksleriyle</w:t>
      </w:r>
      <w:proofErr w:type="spellEnd"/>
      <w:r w:rsidRPr="00654E75">
        <w:t xml:space="preserve">) </w:t>
      </w:r>
      <w:proofErr w:type="spellStart"/>
      <w:r w:rsidRPr="00654E75">
        <w:t>tutulmadığı</w:t>
      </w:r>
      <w:proofErr w:type="spellEnd"/>
      <w:r w:rsidRPr="00654E75">
        <w:t xml:space="preserve"> </w:t>
      </w:r>
      <w:proofErr w:type="spellStart"/>
      <w:r w:rsidRPr="00654E75">
        <w:t>için</w:t>
      </w:r>
      <w:proofErr w:type="spellEnd"/>
      <w:r w:rsidRPr="00654E75">
        <w:t xml:space="preserve"> </w:t>
      </w:r>
      <w:proofErr w:type="spellStart"/>
      <w:r w:rsidRPr="00654E75">
        <w:t>indeksleme</w:t>
      </w:r>
      <w:proofErr w:type="spellEnd"/>
      <w:r w:rsidRPr="00654E75">
        <w:t xml:space="preserve"> </w:t>
      </w:r>
      <w:proofErr w:type="spellStart"/>
      <w:r w:rsidRPr="00654E75">
        <w:t>işlemleri</w:t>
      </w:r>
      <w:proofErr w:type="spellEnd"/>
      <w:r w:rsidRPr="00654E75">
        <w:t xml:space="preserve"> JavaScript </w:t>
      </w:r>
      <w:proofErr w:type="spellStart"/>
      <w:r w:rsidRPr="00654E75">
        <w:t>tabanlı</w:t>
      </w:r>
      <w:proofErr w:type="spellEnd"/>
      <w:r w:rsidRPr="00654E75">
        <w:t xml:space="preserve"> "Object Key (Hash Map)" </w:t>
      </w:r>
      <w:proofErr w:type="spellStart"/>
      <w:r w:rsidRPr="00654E75">
        <w:t>ve</w:t>
      </w:r>
      <w:proofErr w:type="spellEnd"/>
      <w:r w:rsidRPr="00654E75">
        <w:t xml:space="preserve"> "Array Index" </w:t>
      </w:r>
      <w:proofErr w:type="spellStart"/>
      <w:r w:rsidRPr="00654E75">
        <w:t>yapıları</w:t>
      </w:r>
      <w:proofErr w:type="spellEnd"/>
      <w:r w:rsidRPr="00654E75">
        <w:t xml:space="preserve"> </w:t>
      </w:r>
      <w:proofErr w:type="spellStart"/>
      <w:r w:rsidRPr="00654E75">
        <w:t>üzerinden</w:t>
      </w:r>
      <w:proofErr w:type="spellEnd"/>
      <w:r w:rsidRPr="00654E75">
        <w:t xml:space="preserve"> </w:t>
      </w:r>
      <w:proofErr w:type="gramStart"/>
      <w:r w:rsidRPr="00654E75">
        <w:t>O(</w:t>
      </w:r>
      <w:proofErr w:type="gramEnd"/>
      <w:r w:rsidRPr="00654E75">
        <w:t xml:space="preserve">1) </w:t>
      </w:r>
      <w:proofErr w:type="spellStart"/>
      <w:r w:rsidRPr="00654E75">
        <w:t>erişim</w:t>
      </w:r>
      <w:proofErr w:type="spellEnd"/>
      <w:r w:rsidRPr="00654E75">
        <w:t xml:space="preserve"> </w:t>
      </w:r>
      <w:proofErr w:type="spellStart"/>
      <w:r w:rsidRPr="00654E75">
        <w:t>hızıyla</w:t>
      </w:r>
      <w:proofErr w:type="spellEnd"/>
      <w:r w:rsidRPr="00654E75">
        <w:t xml:space="preserve"> </w:t>
      </w:r>
      <w:proofErr w:type="spellStart"/>
      <w:r w:rsidRPr="00654E75">
        <w:t>simüle</w:t>
      </w:r>
      <w:proofErr w:type="spellEnd"/>
      <w:r w:rsidRPr="00654E75">
        <w:t xml:space="preserve"> </w:t>
      </w:r>
      <w:proofErr w:type="spellStart"/>
      <w:r w:rsidRPr="00654E75">
        <w:t>edilmiştir</w:t>
      </w:r>
      <w:proofErr w:type="spellEnd"/>
      <w:r w:rsidRPr="00654E75">
        <w:t>.</w:t>
      </w:r>
    </w:p>
    <w:p w14:paraId="38D08072" w14:textId="526BAC82" w:rsidR="00052761" w:rsidRDefault="003836EC">
      <w:pPr>
        <w:pStyle w:val="ResimYazs"/>
        <w:spacing w:after="120"/>
      </w:pPr>
      <w:bookmarkStart w:id="56" w:name="_Toc229342399"/>
      <w:r>
        <w:t xml:space="preserve">Tablo </w:t>
      </w:r>
      <w:r w:rsidR="00654E75">
        <w:t>14</w:t>
      </w:r>
      <w:r>
        <w:t xml:space="preserve">: </w:t>
      </w:r>
      <w:bookmarkEnd w:id="56"/>
      <w:proofErr w:type="spellStart"/>
      <w:r w:rsidR="00654E75" w:rsidRPr="00654E75">
        <w:t>İndeks</w:t>
      </w:r>
      <w:proofErr w:type="spellEnd"/>
      <w:r w:rsidR="00654E75" w:rsidRPr="00654E75">
        <w:t xml:space="preserve"> </w:t>
      </w:r>
      <w:proofErr w:type="spellStart"/>
      <w:r w:rsidR="00654E75" w:rsidRPr="00654E75">
        <w:t>Kararları</w:t>
      </w:r>
      <w:proofErr w:type="spellEnd"/>
      <w:r w:rsidR="00654E75" w:rsidRPr="00654E75">
        <w:t xml:space="preserve"> (In-Memory)</w:t>
      </w:r>
    </w:p>
    <w:tbl>
      <w:tblPr>
        <w:tblStyle w:val="AkKlavuz-Vurgu1"/>
        <w:tblW w:w="9072" w:type="dxa"/>
        <w:jc w:val="center"/>
        <w:tblLayout w:type="fixed"/>
        <w:tblLook w:val="04A0" w:firstRow="1" w:lastRow="0" w:firstColumn="1" w:lastColumn="0" w:noHBand="0" w:noVBand="1"/>
      </w:tblPr>
      <w:tblGrid>
        <w:gridCol w:w="2268"/>
        <w:gridCol w:w="3402"/>
        <w:gridCol w:w="3402"/>
      </w:tblGrid>
      <w:tr w:rsidR="00052761" w14:paraId="4097A884" w14:textId="77777777" w:rsidTr="00654E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31DC5ACD" w14:textId="77777777" w:rsidR="00052761" w:rsidRDefault="003836EC">
            <w:pPr>
              <w:ind w:firstLine="0"/>
            </w:pPr>
            <w:r>
              <w:rPr>
                <w:color w:val="FFFFFF"/>
                <w:sz w:val="22"/>
              </w:rPr>
              <w:t>Tablo</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D942597"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İndeks</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772F7C2"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Amaç</w:t>
            </w:r>
          </w:p>
        </w:tc>
      </w:tr>
      <w:tr w:rsidR="00654E75" w14:paraId="7522F4BA" w14:textId="77777777" w:rsidTr="00654E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15289E08" w14:textId="02621E71" w:rsidR="00654E75" w:rsidRPr="00654E75" w:rsidRDefault="00654E75" w:rsidP="00654E75">
            <w:pPr>
              <w:ind w:firstLine="0"/>
            </w:pPr>
            <w:proofErr w:type="spellStart"/>
            <w:r w:rsidRPr="00654E75">
              <w:rPr>
                <w:sz w:val="20"/>
                <w:szCs w:val="20"/>
              </w:rPr>
              <w:t>CsvDataset</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524356B9" w14:textId="0C14F53D" w:rsidR="00654E75" w:rsidRPr="00654E75" w:rsidRDefault="00654E75" w:rsidP="00654E75">
            <w:pPr>
              <w:ind w:firstLine="0"/>
              <w:cnfStyle w:val="000000100000" w:firstRow="0" w:lastRow="0" w:firstColumn="0" w:lastColumn="0" w:oddVBand="0" w:evenVBand="0" w:oddHBand="1" w:evenHBand="0" w:firstRowFirstColumn="0" w:firstRowLastColumn="0" w:lastRowFirstColumn="0" w:lastRowLastColumn="0"/>
            </w:pPr>
            <w:proofErr w:type="spellStart"/>
            <w:r w:rsidRPr="00654E75">
              <w:rPr>
                <w:sz w:val="20"/>
                <w:szCs w:val="20"/>
              </w:rPr>
              <w:t>fileName</w:t>
            </w:r>
            <w:proofErr w:type="spellEnd"/>
            <w:r w:rsidRPr="00654E75">
              <w:rPr>
                <w:sz w:val="20"/>
                <w:szCs w:val="20"/>
              </w:rPr>
              <w:t xml:space="preserve"> (unique)</w:t>
            </w:r>
          </w:p>
        </w:tc>
        <w:tc>
          <w:tcPr>
            <w:tcW w:w="3402" w:type="dxa"/>
            <w:tcBorders>
              <w:top w:val="single" w:sz="4" w:space="0" w:color="7F7F7F"/>
              <w:left w:val="single" w:sz="4" w:space="0" w:color="7F7F7F"/>
              <w:bottom w:val="single" w:sz="4" w:space="0" w:color="7F7F7F"/>
              <w:right w:val="single" w:sz="4" w:space="0" w:color="7F7F7F"/>
            </w:tcBorders>
            <w:vAlign w:val="center"/>
          </w:tcPr>
          <w:p w14:paraId="7C62CB6C" w14:textId="706D39BC" w:rsidR="00654E75" w:rsidRPr="00654E75" w:rsidRDefault="00654E75" w:rsidP="00654E75">
            <w:pPr>
              <w:ind w:firstLine="0"/>
              <w:cnfStyle w:val="000000100000" w:firstRow="0" w:lastRow="0" w:firstColumn="0" w:lastColumn="0" w:oddVBand="0" w:evenVBand="0" w:oddHBand="1" w:evenHBand="0" w:firstRowFirstColumn="0" w:firstRowLastColumn="0" w:lastRowFirstColumn="0" w:lastRowLastColumn="0"/>
            </w:pPr>
            <w:proofErr w:type="spellStart"/>
            <w:r w:rsidRPr="00654E75">
              <w:rPr>
                <w:sz w:val="20"/>
                <w:szCs w:val="20"/>
              </w:rPr>
              <w:t>Aynı</w:t>
            </w:r>
            <w:proofErr w:type="spellEnd"/>
            <w:r w:rsidRPr="00654E75">
              <w:rPr>
                <w:sz w:val="20"/>
                <w:szCs w:val="20"/>
              </w:rPr>
              <w:t xml:space="preserve"> </w:t>
            </w:r>
            <w:proofErr w:type="spellStart"/>
            <w:r w:rsidRPr="00654E75">
              <w:rPr>
                <w:sz w:val="20"/>
                <w:szCs w:val="20"/>
              </w:rPr>
              <w:t>isimli</w:t>
            </w:r>
            <w:proofErr w:type="spellEnd"/>
            <w:r w:rsidRPr="00654E75">
              <w:rPr>
                <w:sz w:val="20"/>
                <w:szCs w:val="20"/>
              </w:rPr>
              <w:t xml:space="preserve"> </w:t>
            </w:r>
            <w:proofErr w:type="spellStart"/>
            <w:r w:rsidRPr="00654E75">
              <w:rPr>
                <w:sz w:val="20"/>
                <w:szCs w:val="20"/>
              </w:rPr>
              <w:t>dosyanın</w:t>
            </w:r>
            <w:proofErr w:type="spellEnd"/>
            <w:r w:rsidRPr="00654E75">
              <w:rPr>
                <w:sz w:val="20"/>
                <w:szCs w:val="20"/>
              </w:rPr>
              <w:t xml:space="preserve"> </w:t>
            </w:r>
            <w:proofErr w:type="spellStart"/>
            <w:r w:rsidRPr="00654E75">
              <w:rPr>
                <w:sz w:val="20"/>
                <w:szCs w:val="20"/>
              </w:rPr>
              <w:t>aynı</w:t>
            </w:r>
            <w:proofErr w:type="spellEnd"/>
            <w:r w:rsidRPr="00654E75">
              <w:rPr>
                <w:sz w:val="20"/>
                <w:szCs w:val="20"/>
              </w:rPr>
              <w:t xml:space="preserve"> </w:t>
            </w:r>
            <w:proofErr w:type="spellStart"/>
            <w:r w:rsidRPr="00654E75">
              <w:rPr>
                <w:sz w:val="20"/>
                <w:szCs w:val="20"/>
              </w:rPr>
              <w:t>oturumda</w:t>
            </w:r>
            <w:proofErr w:type="spellEnd"/>
            <w:r w:rsidRPr="00654E75">
              <w:rPr>
                <w:sz w:val="20"/>
                <w:szCs w:val="20"/>
              </w:rPr>
              <w:t xml:space="preserve"> </w:t>
            </w:r>
            <w:proofErr w:type="spellStart"/>
            <w:r w:rsidRPr="00654E75">
              <w:rPr>
                <w:sz w:val="20"/>
                <w:szCs w:val="20"/>
              </w:rPr>
              <w:t>mükerrer</w:t>
            </w:r>
            <w:proofErr w:type="spellEnd"/>
            <w:r w:rsidRPr="00654E75">
              <w:rPr>
                <w:sz w:val="20"/>
                <w:szCs w:val="20"/>
              </w:rPr>
              <w:t xml:space="preserve"> </w:t>
            </w:r>
            <w:proofErr w:type="spellStart"/>
            <w:r w:rsidRPr="00654E75">
              <w:rPr>
                <w:sz w:val="20"/>
                <w:szCs w:val="20"/>
              </w:rPr>
              <w:t>işlenmesini</w:t>
            </w:r>
            <w:proofErr w:type="spellEnd"/>
            <w:r w:rsidRPr="00654E75">
              <w:rPr>
                <w:sz w:val="20"/>
                <w:szCs w:val="20"/>
              </w:rPr>
              <w:t xml:space="preserve"> </w:t>
            </w:r>
            <w:proofErr w:type="spellStart"/>
            <w:r w:rsidRPr="00654E75">
              <w:rPr>
                <w:sz w:val="20"/>
                <w:szCs w:val="20"/>
              </w:rPr>
              <w:t>önlemek</w:t>
            </w:r>
            <w:proofErr w:type="spellEnd"/>
            <w:r w:rsidRPr="00654E75">
              <w:rPr>
                <w:sz w:val="20"/>
                <w:szCs w:val="20"/>
              </w:rPr>
              <w:t>.</w:t>
            </w:r>
          </w:p>
        </w:tc>
      </w:tr>
      <w:tr w:rsidR="00654E75" w14:paraId="74216D39" w14:textId="77777777" w:rsidTr="00654E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59138592" w14:textId="065F72A5" w:rsidR="00654E75" w:rsidRPr="00654E75" w:rsidRDefault="00654E75" w:rsidP="00654E75">
            <w:pPr>
              <w:ind w:firstLine="0"/>
            </w:pPr>
            <w:proofErr w:type="spellStart"/>
            <w:r w:rsidRPr="00654E75">
              <w:rPr>
                <w:sz w:val="20"/>
                <w:szCs w:val="20"/>
              </w:rPr>
              <w:t>ParsedRow</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5CF81192" w14:textId="0E11BD9F" w:rsidR="00654E75" w:rsidRPr="00654E75" w:rsidRDefault="00654E75" w:rsidP="00654E75">
            <w:pPr>
              <w:ind w:firstLine="0"/>
              <w:cnfStyle w:val="000000010000" w:firstRow="0" w:lastRow="0" w:firstColumn="0" w:lastColumn="0" w:oddVBand="0" w:evenVBand="0" w:oddHBand="0" w:evenHBand="1" w:firstRowFirstColumn="0" w:firstRowLastColumn="0" w:lastRowFirstColumn="0" w:lastRowLastColumn="0"/>
            </w:pPr>
            <w:r w:rsidRPr="00654E75">
              <w:rPr>
                <w:sz w:val="20"/>
                <w:szCs w:val="20"/>
              </w:rPr>
              <w:t>_index (Array Index)</w:t>
            </w:r>
          </w:p>
        </w:tc>
        <w:tc>
          <w:tcPr>
            <w:tcW w:w="3402" w:type="dxa"/>
            <w:tcBorders>
              <w:top w:val="single" w:sz="4" w:space="0" w:color="7F7F7F"/>
              <w:left w:val="single" w:sz="4" w:space="0" w:color="7F7F7F"/>
              <w:bottom w:val="single" w:sz="4" w:space="0" w:color="7F7F7F"/>
              <w:right w:val="single" w:sz="4" w:space="0" w:color="7F7F7F"/>
            </w:tcBorders>
            <w:vAlign w:val="center"/>
          </w:tcPr>
          <w:p w14:paraId="33C6FE95" w14:textId="0B84FE35" w:rsidR="00654E75" w:rsidRPr="00654E75" w:rsidRDefault="00654E75" w:rsidP="00654E75">
            <w:pPr>
              <w:ind w:firstLine="0"/>
              <w:cnfStyle w:val="000000010000" w:firstRow="0" w:lastRow="0" w:firstColumn="0" w:lastColumn="0" w:oddVBand="0" w:evenVBand="0" w:oddHBand="0" w:evenHBand="1" w:firstRowFirstColumn="0" w:firstRowLastColumn="0" w:lastRowFirstColumn="0" w:lastRowLastColumn="0"/>
            </w:pPr>
            <w:proofErr w:type="spellStart"/>
            <w:r w:rsidRPr="00654E75">
              <w:rPr>
                <w:sz w:val="20"/>
                <w:szCs w:val="20"/>
              </w:rPr>
              <w:t>Tabloda</w:t>
            </w:r>
            <w:proofErr w:type="spellEnd"/>
            <w:r w:rsidRPr="00654E75">
              <w:rPr>
                <w:sz w:val="20"/>
                <w:szCs w:val="20"/>
              </w:rPr>
              <w:t xml:space="preserve"> </w:t>
            </w:r>
            <w:proofErr w:type="spellStart"/>
            <w:r w:rsidRPr="00654E75">
              <w:rPr>
                <w:sz w:val="20"/>
                <w:szCs w:val="20"/>
              </w:rPr>
              <w:t>sayfalama</w:t>
            </w:r>
            <w:proofErr w:type="spellEnd"/>
            <w:r w:rsidRPr="00654E75">
              <w:rPr>
                <w:sz w:val="20"/>
                <w:szCs w:val="20"/>
              </w:rPr>
              <w:t xml:space="preserve"> (pagination) </w:t>
            </w:r>
            <w:proofErr w:type="spellStart"/>
            <w:r w:rsidRPr="00654E75">
              <w:rPr>
                <w:sz w:val="20"/>
                <w:szCs w:val="20"/>
              </w:rPr>
              <w:t>yaparken</w:t>
            </w:r>
            <w:proofErr w:type="spellEnd"/>
            <w:r w:rsidRPr="00654E75">
              <w:rPr>
                <w:sz w:val="20"/>
                <w:szCs w:val="20"/>
              </w:rPr>
              <w:t xml:space="preserve"> </w:t>
            </w:r>
            <w:proofErr w:type="spellStart"/>
            <w:r w:rsidRPr="00654E75">
              <w:rPr>
                <w:sz w:val="20"/>
                <w:szCs w:val="20"/>
              </w:rPr>
              <w:t>veya</w:t>
            </w:r>
            <w:proofErr w:type="spellEnd"/>
            <w:r w:rsidRPr="00654E75">
              <w:rPr>
                <w:sz w:val="20"/>
                <w:szCs w:val="20"/>
              </w:rPr>
              <w:t xml:space="preserve"> </w:t>
            </w:r>
            <w:proofErr w:type="spellStart"/>
            <w:r w:rsidRPr="00654E75">
              <w:rPr>
                <w:sz w:val="20"/>
                <w:szCs w:val="20"/>
              </w:rPr>
              <w:t>belirli</w:t>
            </w:r>
            <w:proofErr w:type="spellEnd"/>
            <w:r w:rsidRPr="00654E75">
              <w:rPr>
                <w:sz w:val="20"/>
                <w:szCs w:val="20"/>
              </w:rPr>
              <w:t xml:space="preserve"> </w:t>
            </w:r>
            <w:proofErr w:type="spellStart"/>
            <w:r w:rsidRPr="00654E75">
              <w:rPr>
                <w:sz w:val="20"/>
                <w:szCs w:val="20"/>
              </w:rPr>
              <w:t>bir</w:t>
            </w:r>
            <w:proofErr w:type="spellEnd"/>
            <w:r w:rsidRPr="00654E75">
              <w:rPr>
                <w:sz w:val="20"/>
                <w:szCs w:val="20"/>
              </w:rPr>
              <w:t xml:space="preserve"> </w:t>
            </w:r>
            <w:proofErr w:type="spellStart"/>
            <w:r w:rsidRPr="00654E75">
              <w:rPr>
                <w:sz w:val="20"/>
                <w:szCs w:val="20"/>
              </w:rPr>
              <w:t>satıra</w:t>
            </w:r>
            <w:proofErr w:type="spellEnd"/>
            <w:r w:rsidRPr="00654E75">
              <w:rPr>
                <w:sz w:val="20"/>
                <w:szCs w:val="20"/>
              </w:rPr>
              <w:t xml:space="preserve"> </w:t>
            </w:r>
            <w:proofErr w:type="spellStart"/>
            <w:r w:rsidRPr="00654E75">
              <w:rPr>
                <w:sz w:val="20"/>
                <w:szCs w:val="20"/>
              </w:rPr>
              <w:t>bellek</w:t>
            </w:r>
            <w:proofErr w:type="spellEnd"/>
            <w:r w:rsidRPr="00654E75">
              <w:rPr>
                <w:sz w:val="20"/>
                <w:szCs w:val="20"/>
              </w:rPr>
              <w:t xml:space="preserve"> </w:t>
            </w:r>
            <w:proofErr w:type="spellStart"/>
            <w:r w:rsidRPr="00654E75">
              <w:rPr>
                <w:sz w:val="20"/>
                <w:szCs w:val="20"/>
              </w:rPr>
              <w:t>üzerinden</w:t>
            </w:r>
            <w:proofErr w:type="spellEnd"/>
            <w:r w:rsidRPr="00654E75">
              <w:rPr>
                <w:sz w:val="20"/>
                <w:szCs w:val="20"/>
              </w:rPr>
              <w:t xml:space="preserve"> </w:t>
            </w:r>
            <w:proofErr w:type="spellStart"/>
            <w:r w:rsidRPr="00654E75">
              <w:rPr>
                <w:sz w:val="20"/>
                <w:szCs w:val="20"/>
              </w:rPr>
              <w:t>anında</w:t>
            </w:r>
            <w:proofErr w:type="spellEnd"/>
            <w:r w:rsidRPr="00654E75">
              <w:rPr>
                <w:sz w:val="20"/>
                <w:szCs w:val="20"/>
              </w:rPr>
              <w:t xml:space="preserve"> (</w:t>
            </w:r>
            <w:proofErr w:type="gramStart"/>
            <w:r w:rsidRPr="00654E75">
              <w:rPr>
                <w:sz w:val="20"/>
                <w:szCs w:val="20"/>
              </w:rPr>
              <w:t>O(</w:t>
            </w:r>
            <w:proofErr w:type="gramEnd"/>
            <w:r w:rsidRPr="00654E75">
              <w:rPr>
                <w:sz w:val="20"/>
                <w:szCs w:val="20"/>
              </w:rPr>
              <w:t xml:space="preserve">1) </w:t>
            </w:r>
            <w:proofErr w:type="spellStart"/>
            <w:r w:rsidRPr="00654E75">
              <w:rPr>
                <w:sz w:val="20"/>
                <w:szCs w:val="20"/>
              </w:rPr>
              <w:t>hızında</w:t>
            </w:r>
            <w:proofErr w:type="spellEnd"/>
            <w:r w:rsidRPr="00654E75">
              <w:rPr>
                <w:sz w:val="20"/>
                <w:szCs w:val="20"/>
              </w:rPr>
              <w:t xml:space="preserve">) </w:t>
            </w:r>
            <w:proofErr w:type="spellStart"/>
            <w:r w:rsidRPr="00654E75">
              <w:rPr>
                <w:sz w:val="20"/>
                <w:szCs w:val="20"/>
              </w:rPr>
              <w:t>doğrudan</w:t>
            </w:r>
            <w:proofErr w:type="spellEnd"/>
            <w:r w:rsidRPr="00654E75">
              <w:rPr>
                <w:sz w:val="20"/>
                <w:szCs w:val="20"/>
              </w:rPr>
              <w:t xml:space="preserve"> </w:t>
            </w:r>
            <w:proofErr w:type="spellStart"/>
            <w:r w:rsidRPr="00654E75">
              <w:rPr>
                <w:sz w:val="20"/>
                <w:szCs w:val="20"/>
              </w:rPr>
              <w:t>erişmek</w:t>
            </w:r>
            <w:proofErr w:type="spellEnd"/>
            <w:r w:rsidRPr="00654E75">
              <w:rPr>
                <w:sz w:val="20"/>
                <w:szCs w:val="20"/>
              </w:rPr>
              <w:t>.</w:t>
            </w:r>
          </w:p>
        </w:tc>
      </w:tr>
      <w:tr w:rsidR="00976DE9" w14:paraId="4325E5D7" w14:textId="77777777" w:rsidTr="00654E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4300938E" w14:textId="0C2CC1A7" w:rsidR="00976DE9" w:rsidRPr="00976DE9" w:rsidRDefault="00976DE9" w:rsidP="00976DE9">
            <w:pPr>
              <w:ind w:firstLine="0"/>
              <w:rPr>
                <w:sz w:val="20"/>
                <w:szCs w:val="20"/>
              </w:rPr>
            </w:pPr>
            <w:proofErr w:type="spellStart"/>
            <w:r w:rsidRPr="00976DE9">
              <w:rPr>
                <w:sz w:val="20"/>
                <w:szCs w:val="20"/>
              </w:rPr>
              <w:t>ColumnStats</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082977B8" w14:textId="2C0DCC81" w:rsidR="00976DE9" w:rsidRPr="00976DE9" w:rsidRDefault="00976DE9" w:rsidP="00976DE9">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976DE9">
              <w:rPr>
                <w:sz w:val="20"/>
                <w:szCs w:val="20"/>
              </w:rPr>
              <w:t>columnName</w:t>
            </w:r>
            <w:proofErr w:type="spellEnd"/>
            <w:r w:rsidRPr="00976DE9">
              <w:rPr>
                <w:sz w:val="20"/>
                <w:szCs w:val="20"/>
              </w:rPr>
              <w:t xml:space="preserve"> (Hash Map)</w:t>
            </w:r>
          </w:p>
        </w:tc>
        <w:tc>
          <w:tcPr>
            <w:tcW w:w="3402" w:type="dxa"/>
            <w:tcBorders>
              <w:top w:val="single" w:sz="4" w:space="0" w:color="7F7F7F"/>
              <w:left w:val="single" w:sz="4" w:space="0" w:color="7F7F7F"/>
              <w:bottom w:val="single" w:sz="4" w:space="0" w:color="7F7F7F"/>
              <w:right w:val="single" w:sz="4" w:space="0" w:color="7F7F7F"/>
            </w:tcBorders>
            <w:vAlign w:val="center"/>
          </w:tcPr>
          <w:p w14:paraId="39E28C1C" w14:textId="286B4A7B" w:rsidR="00976DE9" w:rsidRPr="00976DE9" w:rsidRDefault="00976DE9" w:rsidP="00976DE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976DE9">
              <w:rPr>
                <w:sz w:val="20"/>
                <w:szCs w:val="20"/>
              </w:rPr>
              <w:t xml:space="preserve">Chart.js </w:t>
            </w:r>
            <w:proofErr w:type="spellStart"/>
            <w:r w:rsidRPr="00976DE9">
              <w:rPr>
                <w:sz w:val="20"/>
                <w:szCs w:val="20"/>
              </w:rPr>
              <w:t>grafiği</w:t>
            </w:r>
            <w:proofErr w:type="spellEnd"/>
            <w:r w:rsidRPr="00976DE9">
              <w:rPr>
                <w:sz w:val="20"/>
                <w:szCs w:val="20"/>
              </w:rPr>
              <w:t xml:space="preserve"> </w:t>
            </w:r>
            <w:proofErr w:type="spellStart"/>
            <w:r w:rsidRPr="00976DE9">
              <w:rPr>
                <w:sz w:val="20"/>
                <w:szCs w:val="20"/>
              </w:rPr>
              <w:t>çizilirken</w:t>
            </w:r>
            <w:proofErr w:type="spellEnd"/>
            <w:r w:rsidRPr="00976DE9">
              <w:rPr>
                <w:sz w:val="20"/>
                <w:szCs w:val="20"/>
              </w:rPr>
              <w:t xml:space="preserve"> </w:t>
            </w:r>
            <w:proofErr w:type="spellStart"/>
            <w:r w:rsidRPr="00976DE9">
              <w:rPr>
                <w:sz w:val="20"/>
                <w:szCs w:val="20"/>
              </w:rPr>
              <w:t>kullanıcının</w:t>
            </w:r>
            <w:proofErr w:type="spellEnd"/>
            <w:r w:rsidRPr="00976DE9">
              <w:rPr>
                <w:sz w:val="20"/>
                <w:szCs w:val="20"/>
              </w:rPr>
              <w:t xml:space="preserve"> </w:t>
            </w:r>
            <w:proofErr w:type="spellStart"/>
            <w:r w:rsidRPr="00976DE9">
              <w:rPr>
                <w:sz w:val="20"/>
                <w:szCs w:val="20"/>
              </w:rPr>
              <w:t>seçtiği</w:t>
            </w:r>
            <w:proofErr w:type="spellEnd"/>
            <w:r w:rsidRPr="00976DE9">
              <w:rPr>
                <w:sz w:val="20"/>
                <w:szCs w:val="20"/>
              </w:rPr>
              <w:t xml:space="preserve"> </w:t>
            </w:r>
            <w:proofErr w:type="spellStart"/>
            <w:r w:rsidRPr="00976DE9">
              <w:rPr>
                <w:sz w:val="20"/>
                <w:szCs w:val="20"/>
              </w:rPr>
              <w:t>sütunun</w:t>
            </w:r>
            <w:proofErr w:type="spellEnd"/>
            <w:r w:rsidRPr="00976DE9">
              <w:rPr>
                <w:sz w:val="20"/>
                <w:szCs w:val="20"/>
              </w:rPr>
              <w:t xml:space="preserve"> </w:t>
            </w:r>
            <w:proofErr w:type="spellStart"/>
            <w:r w:rsidRPr="00976DE9">
              <w:rPr>
                <w:sz w:val="20"/>
                <w:szCs w:val="20"/>
              </w:rPr>
              <w:t>istatistiksel</w:t>
            </w:r>
            <w:proofErr w:type="spellEnd"/>
            <w:r w:rsidRPr="00976DE9">
              <w:rPr>
                <w:sz w:val="20"/>
                <w:szCs w:val="20"/>
              </w:rPr>
              <w:t xml:space="preserve"> </w:t>
            </w:r>
            <w:proofErr w:type="spellStart"/>
            <w:r w:rsidRPr="00976DE9">
              <w:rPr>
                <w:sz w:val="20"/>
                <w:szCs w:val="20"/>
              </w:rPr>
              <w:t>verilerini</w:t>
            </w:r>
            <w:proofErr w:type="spellEnd"/>
            <w:r w:rsidRPr="00976DE9">
              <w:rPr>
                <w:sz w:val="20"/>
                <w:szCs w:val="20"/>
              </w:rPr>
              <w:t xml:space="preserve"> </w:t>
            </w:r>
            <w:proofErr w:type="spellStart"/>
            <w:r w:rsidRPr="00976DE9">
              <w:rPr>
                <w:sz w:val="20"/>
                <w:szCs w:val="20"/>
              </w:rPr>
              <w:t>anında</w:t>
            </w:r>
            <w:proofErr w:type="spellEnd"/>
            <w:r w:rsidRPr="00976DE9">
              <w:rPr>
                <w:sz w:val="20"/>
                <w:szCs w:val="20"/>
              </w:rPr>
              <w:t xml:space="preserve"> </w:t>
            </w:r>
            <w:proofErr w:type="spellStart"/>
            <w:r w:rsidRPr="00976DE9">
              <w:rPr>
                <w:sz w:val="20"/>
                <w:szCs w:val="20"/>
              </w:rPr>
              <w:t>bulup</w:t>
            </w:r>
            <w:proofErr w:type="spellEnd"/>
            <w:r w:rsidRPr="00976DE9">
              <w:rPr>
                <w:sz w:val="20"/>
                <w:szCs w:val="20"/>
              </w:rPr>
              <w:t xml:space="preserve"> </w:t>
            </w:r>
            <w:proofErr w:type="spellStart"/>
            <w:r w:rsidRPr="00976DE9">
              <w:rPr>
                <w:sz w:val="20"/>
                <w:szCs w:val="20"/>
              </w:rPr>
              <w:t>ekrana</w:t>
            </w:r>
            <w:proofErr w:type="spellEnd"/>
            <w:r w:rsidRPr="00976DE9">
              <w:rPr>
                <w:sz w:val="20"/>
                <w:szCs w:val="20"/>
              </w:rPr>
              <w:t xml:space="preserve"> </w:t>
            </w:r>
            <w:proofErr w:type="spellStart"/>
            <w:r w:rsidRPr="00976DE9">
              <w:rPr>
                <w:sz w:val="20"/>
                <w:szCs w:val="20"/>
              </w:rPr>
              <w:t>yansıtmak</w:t>
            </w:r>
            <w:proofErr w:type="spellEnd"/>
            <w:r w:rsidRPr="00976DE9">
              <w:rPr>
                <w:sz w:val="20"/>
                <w:szCs w:val="20"/>
              </w:rPr>
              <w:t>.</w:t>
            </w:r>
          </w:p>
        </w:tc>
      </w:tr>
    </w:tbl>
    <w:p w14:paraId="41680E68" w14:textId="77777777" w:rsidR="00052761" w:rsidRDefault="003836EC">
      <w:pPr>
        <w:pStyle w:val="Balk2"/>
      </w:pPr>
      <w:bookmarkStart w:id="57" w:name="_Toc229342339"/>
      <w:r>
        <w:t xml:space="preserve">6.4. REST API Endpoint </w:t>
      </w:r>
      <w:proofErr w:type="spellStart"/>
      <w:r>
        <w:t>Listesi</w:t>
      </w:r>
      <w:bookmarkEnd w:id="57"/>
      <w:proofErr w:type="spellEnd"/>
    </w:p>
    <w:p w14:paraId="52989A89" w14:textId="760198A5" w:rsidR="00976DE9" w:rsidRDefault="00976DE9" w:rsidP="00976DE9">
      <w:pPr>
        <w:ind w:firstLine="0"/>
      </w:pPr>
      <w:proofErr w:type="spellStart"/>
      <w:r w:rsidRPr="00976DE9">
        <w:t>Projede</w:t>
      </w:r>
      <w:proofErr w:type="spellEnd"/>
      <w:r w:rsidRPr="00976DE9">
        <w:t xml:space="preserve"> </w:t>
      </w:r>
      <w:proofErr w:type="spellStart"/>
      <w:r w:rsidRPr="00976DE9">
        <w:t>geleneksel</w:t>
      </w:r>
      <w:proofErr w:type="spellEnd"/>
      <w:r w:rsidRPr="00976DE9">
        <w:t xml:space="preserve"> </w:t>
      </w:r>
      <w:proofErr w:type="spellStart"/>
      <w:r w:rsidRPr="00976DE9">
        <w:t>bir</w:t>
      </w:r>
      <w:proofErr w:type="spellEnd"/>
      <w:r w:rsidRPr="00976DE9">
        <w:t xml:space="preserve"> HTTP REST API </w:t>
      </w:r>
      <w:proofErr w:type="spellStart"/>
      <w:r w:rsidRPr="00976DE9">
        <w:t>kullanılmadığından</w:t>
      </w:r>
      <w:proofErr w:type="spellEnd"/>
      <w:r w:rsidRPr="00976DE9">
        <w:t xml:space="preserve">, </w:t>
      </w:r>
      <w:proofErr w:type="spellStart"/>
      <w:r w:rsidRPr="00976DE9">
        <w:t>aşağıdaki</w:t>
      </w:r>
      <w:proofErr w:type="spellEnd"/>
      <w:r w:rsidRPr="00976DE9">
        <w:t xml:space="preserve"> endpoint </w:t>
      </w:r>
      <w:proofErr w:type="spellStart"/>
      <w:r w:rsidRPr="00976DE9">
        <w:t>listesi</w:t>
      </w:r>
      <w:proofErr w:type="spellEnd"/>
      <w:r w:rsidRPr="00976DE9">
        <w:t xml:space="preserve"> Main Thread (UI) </w:t>
      </w:r>
      <w:proofErr w:type="spellStart"/>
      <w:r w:rsidRPr="00976DE9">
        <w:t>ile</w:t>
      </w:r>
      <w:proofErr w:type="spellEnd"/>
      <w:r w:rsidRPr="00976DE9">
        <w:t xml:space="preserve"> Web Worker </w:t>
      </w:r>
      <w:proofErr w:type="spellStart"/>
      <w:r w:rsidRPr="00976DE9">
        <w:t>arasında</w:t>
      </w:r>
      <w:proofErr w:type="spellEnd"/>
      <w:r w:rsidRPr="00976DE9">
        <w:t xml:space="preserve"> </w:t>
      </w:r>
      <w:proofErr w:type="spellStart"/>
      <w:r w:rsidRPr="00976DE9">
        <w:t>geçen</w:t>
      </w:r>
      <w:proofErr w:type="spellEnd"/>
      <w:r w:rsidRPr="00976DE9">
        <w:t xml:space="preserve"> </w:t>
      </w:r>
      <w:proofErr w:type="spellStart"/>
      <w:r w:rsidRPr="00976DE9">
        <w:t>asenkron</w:t>
      </w:r>
      <w:proofErr w:type="spellEnd"/>
      <w:r w:rsidRPr="00976DE9">
        <w:t xml:space="preserve"> (</w:t>
      </w:r>
      <w:proofErr w:type="spellStart"/>
      <w:r w:rsidRPr="00976DE9">
        <w:t>postMessage</w:t>
      </w:r>
      <w:proofErr w:type="spellEnd"/>
      <w:r w:rsidRPr="00976DE9">
        <w:t xml:space="preserve">) </w:t>
      </w:r>
      <w:proofErr w:type="spellStart"/>
      <w:r w:rsidRPr="00976DE9">
        <w:t>olay</w:t>
      </w:r>
      <w:proofErr w:type="spellEnd"/>
      <w:r w:rsidRPr="00976DE9">
        <w:t xml:space="preserve"> </w:t>
      </w:r>
      <w:proofErr w:type="spellStart"/>
      <w:r w:rsidRPr="00976DE9">
        <w:t>güdümlü</w:t>
      </w:r>
      <w:proofErr w:type="spellEnd"/>
      <w:r w:rsidRPr="00976DE9">
        <w:t xml:space="preserve"> (Event-Driven) </w:t>
      </w:r>
      <w:proofErr w:type="spellStart"/>
      <w:r w:rsidRPr="00976DE9">
        <w:t>protokolü</w:t>
      </w:r>
      <w:proofErr w:type="spellEnd"/>
      <w:r w:rsidRPr="00976DE9">
        <w:t xml:space="preserve"> </w:t>
      </w:r>
      <w:proofErr w:type="spellStart"/>
      <w:r w:rsidRPr="00976DE9">
        <w:t>temsil</w:t>
      </w:r>
      <w:proofErr w:type="spellEnd"/>
      <w:r w:rsidRPr="00976DE9">
        <w:t xml:space="preserve"> </w:t>
      </w:r>
      <w:proofErr w:type="spellStart"/>
      <w:r w:rsidRPr="00976DE9">
        <w:t>etmektedir</w:t>
      </w:r>
      <w:proofErr w:type="spellEnd"/>
      <w:r w:rsidRPr="00976DE9">
        <w:t xml:space="preserve">. Açık </w:t>
      </w:r>
      <w:proofErr w:type="spellStart"/>
      <w:r w:rsidRPr="00976DE9">
        <w:t>dokümantasyon</w:t>
      </w:r>
      <w:proofErr w:type="spellEnd"/>
      <w:r w:rsidRPr="00976DE9">
        <w:t xml:space="preserve"> (</w:t>
      </w:r>
      <w:proofErr w:type="spellStart"/>
      <w:r w:rsidRPr="00976DE9">
        <w:t>OpenAPI</w:t>
      </w:r>
      <w:proofErr w:type="spellEnd"/>
      <w:r w:rsidRPr="00976DE9">
        <w:t xml:space="preserve"> 3.1) </w:t>
      </w:r>
      <w:proofErr w:type="spellStart"/>
      <w:r w:rsidRPr="00976DE9">
        <w:t>spesifikasyonu</w:t>
      </w:r>
      <w:proofErr w:type="spellEnd"/>
      <w:r w:rsidRPr="00976DE9">
        <w:t xml:space="preserve"> </w:t>
      </w:r>
      <w:proofErr w:type="spellStart"/>
      <w:r w:rsidRPr="00976DE9">
        <w:t>projenin</w:t>
      </w:r>
      <w:proofErr w:type="spellEnd"/>
      <w:r w:rsidRPr="00976DE9">
        <w:t xml:space="preserve"> kök </w:t>
      </w:r>
      <w:proofErr w:type="spellStart"/>
      <w:r w:rsidRPr="00976DE9">
        <w:t>dizinindeki</w:t>
      </w:r>
      <w:proofErr w:type="spellEnd"/>
      <w:r w:rsidRPr="00976DE9">
        <w:t> </w:t>
      </w:r>
      <w:proofErr w:type="spellStart"/>
      <w:proofErr w:type="gramStart"/>
      <w:r w:rsidRPr="00976DE9">
        <w:rPr>
          <w:b/>
          <w:bCs/>
        </w:rPr>
        <w:t>openapi.yaml</w:t>
      </w:r>
      <w:proofErr w:type="spellEnd"/>
      <w:proofErr w:type="gramEnd"/>
      <w:r w:rsidRPr="00976DE9">
        <w:t> </w:t>
      </w:r>
      <w:proofErr w:type="spellStart"/>
      <w:r w:rsidRPr="00976DE9">
        <w:t>dosyasına</w:t>
      </w:r>
      <w:proofErr w:type="spellEnd"/>
      <w:r w:rsidRPr="00976DE9">
        <w:t xml:space="preserve"> </w:t>
      </w:r>
      <w:proofErr w:type="spellStart"/>
      <w:r w:rsidRPr="00976DE9">
        <w:t>eklenmiştir</w:t>
      </w:r>
      <w:proofErr w:type="spellEnd"/>
      <w:r w:rsidRPr="00976DE9">
        <w:t>.</w:t>
      </w:r>
    </w:p>
    <w:p w14:paraId="62652C9E" w14:textId="77777777" w:rsidR="0091498F" w:rsidRDefault="0091498F">
      <w:pPr>
        <w:pStyle w:val="ResimYazs"/>
        <w:spacing w:after="120"/>
      </w:pPr>
      <w:bookmarkStart w:id="58" w:name="_Toc229342400"/>
    </w:p>
    <w:p w14:paraId="2D13AD05" w14:textId="77777777" w:rsidR="0091498F" w:rsidRDefault="0091498F">
      <w:pPr>
        <w:pStyle w:val="ResimYazs"/>
        <w:spacing w:after="120"/>
      </w:pPr>
    </w:p>
    <w:p w14:paraId="6F7485AB" w14:textId="77777777" w:rsidR="0091498F" w:rsidRDefault="0091498F">
      <w:pPr>
        <w:pStyle w:val="ResimYazs"/>
        <w:spacing w:after="120"/>
      </w:pPr>
    </w:p>
    <w:p w14:paraId="77D98B89" w14:textId="77777777" w:rsidR="0091498F" w:rsidRDefault="0091498F">
      <w:pPr>
        <w:pStyle w:val="ResimYazs"/>
        <w:spacing w:after="120"/>
      </w:pPr>
    </w:p>
    <w:p w14:paraId="57425962" w14:textId="77777777" w:rsidR="0091498F" w:rsidRDefault="0091498F">
      <w:pPr>
        <w:pStyle w:val="ResimYazs"/>
        <w:spacing w:after="120"/>
      </w:pPr>
    </w:p>
    <w:p w14:paraId="71BCD5A6" w14:textId="77777777" w:rsidR="0091498F" w:rsidRDefault="0091498F">
      <w:pPr>
        <w:pStyle w:val="ResimYazs"/>
        <w:spacing w:after="120"/>
      </w:pPr>
    </w:p>
    <w:p w14:paraId="378D36A6" w14:textId="77777777" w:rsidR="0091498F" w:rsidRDefault="0091498F">
      <w:pPr>
        <w:pStyle w:val="ResimYazs"/>
        <w:spacing w:after="120"/>
      </w:pPr>
    </w:p>
    <w:p w14:paraId="3865A908" w14:textId="77777777" w:rsidR="0091498F" w:rsidRDefault="0091498F">
      <w:pPr>
        <w:pStyle w:val="ResimYazs"/>
        <w:spacing w:after="120"/>
      </w:pPr>
    </w:p>
    <w:p w14:paraId="6EF09D18" w14:textId="77777777" w:rsidR="0091498F" w:rsidRDefault="0091498F">
      <w:pPr>
        <w:pStyle w:val="ResimYazs"/>
        <w:spacing w:after="120"/>
      </w:pPr>
    </w:p>
    <w:p w14:paraId="47487BBE" w14:textId="77777777" w:rsidR="0091498F" w:rsidRDefault="0091498F">
      <w:pPr>
        <w:pStyle w:val="ResimYazs"/>
        <w:spacing w:after="120"/>
      </w:pPr>
    </w:p>
    <w:p w14:paraId="5A31372C" w14:textId="77777777" w:rsidR="0091498F" w:rsidRDefault="0091498F">
      <w:pPr>
        <w:pStyle w:val="ResimYazs"/>
        <w:spacing w:after="120"/>
      </w:pPr>
    </w:p>
    <w:p w14:paraId="05FC2CE7" w14:textId="77777777" w:rsidR="0091498F" w:rsidRDefault="0091498F">
      <w:pPr>
        <w:pStyle w:val="ResimYazs"/>
        <w:spacing w:after="120"/>
      </w:pPr>
    </w:p>
    <w:p w14:paraId="342354FF" w14:textId="77777777" w:rsidR="0091498F" w:rsidRDefault="0091498F">
      <w:pPr>
        <w:pStyle w:val="ResimYazs"/>
        <w:spacing w:after="120"/>
      </w:pPr>
    </w:p>
    <w:p w14:paraId="3DED2A9C" w14:textId="77777777" w:rsidR="0091498F" w:rsidRDefault="0091498F">
      <w:pPr>
        <w:pStyle w:val="ResimYazs"/>
        <w:spacing w:after="120"/>
      </w:pPr>
    </w:p>
    <w:p w14:paraId="65655C07" w14:textId="77777777" w:rsidR="0091498F" w:rsidRDefault="0091498F">
      <w:pPr>
        <w:pStyle w:val="ResimYazs"/>
        <w:spacing w:after="120"/>
      </w:pPr>
    </w:p>
    <w:p w14:paraId="4A020D32" w14:textId="4E887E62" w:rsidR="00052761" w:rsidRDefault="003836EC">
      <w:pPr>
        <w:pStyle w:val="ResimYazs"/>
        <w:spacing w:after="120"/>
      </w:pPr>
      <w:r>
        <w:lastRenderedPageBreak/>
        <w:t xml:space="preserve">Tablo </w:t>
      </w:r>
      <w:r w:rsidR="00976DE9">
        <w:t>15</w:t>
      </w:r>
      <w:r>
        <w:t xml:space="preserve">: Ana API </w:t>
      </w:r>
      <w:proofErr w:type="spellStart"/>
      <w:r>
        <w:t>Endpoint'leri</w:t>
      </w:r>
      <w:bookmarkEnd w:id="58"/>
      <w:proofErr w:type="spellEnd"/>
    </w:p>
    <w:tbl>
      <w:tblPr>
        <w:tblStyle w:val="AkKlavuz-Vurgu1"/>
        <w:tblW w:w="9072" w:type="dxa"/>
        <w:jc w:val="center"/>
        <w:tblLayout w:type="fixed"/>
        <w:tblLook w:val="04A0" w:firstRow="1" w:lastRow="0" w:firstColumn="1" w:lastColumn="0" w:noHBand="0" w:noVBand="1"/>
      </w:tblPr>
      <w:tblGrid>
        <w:gridCol w:w="1134"/>
        <w:gridCol w:w="2835"/>
        <w:gridCol w:w="3402"/>
        <w:gridCol w:w="1701"/>
      </w:tblGrid>
      <w:tr w:rsidR="00052761" w14:paraId="797D2996" w14:textId="77777777" w:rsidTr="00D208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shd w:val="clear" w:color="auto" w:fill="1F4E78"/>
          </w:tcPr>
          <w:p w14:paraId="4BC10CF5" w14:textId="77777777" w:rsidR="00052761" w:rsidRDefault="003836EC">
            <w:pPr>
              <w:ind w:firstLine="0"/>
            </w:pPr>
            <w:proofErr w:type="spellStart"/>
            <w:r>
              <w:rPr>
                <w:color w:val="FFFFFF"/>
                <w:sz w:val="22"/>
              </w:rPr>
              <w:t>Metot</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481AEC0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URL</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4BDD4D90"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03F56DAD"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Auth</w:t>
            </w:r>
          </w:p>
        </w:tc>
      </w:tr>
      <w:tr w:rsidR="00D20898" w14:paraId="71EA1890" w14:textId="77777777" w:rsidTr="00D20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51B151FB" w14:textId="59EA25AA" w:rsidR="00D20898" w:rsidRPr="00D20898" w:rsidRDefault="00D20898" w:rsidP="00D20898">
            <w:pPr>
              <w:ind w:firstLine="0"/>
              <w:rPr>
                <w:sz w:val="20"/>
                <w:szCs w:val="20"/>
              </w:rPr>
            </w:pPr>
            <w:r w:rsidRPr="00D20898">
              <w:rPr>
                <w:sz w:val="20"/>
                <w:szCs w:val="20"/>
              </w:rPr>
              <w:t xml:space="preserve">POST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vAlign w:val="center"/>
          </w:tcPr>
          <w:p w14:paraId="1AA2F901" w14:textId="4FA3CFD9" w:rsidR="00D20898" w:rsidRPr="00D20898" w:rsidRDefault="0091498F"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Pr>
                <w:rFonts w:ascii="Consolas" w:hAnsi="Consolas"/>
                <w:color w:val="D0D0D0"/>
                <w:sz w:val="18"/>
                <w:szCs w:val="18"/>
                <w:shd w:val="clear" w:color="auto" w:fill="3C3C3C"/>
              </w:rPr>
              <w:t>/worker/parse/start</w:t>
            </w:r>
          </w:p>
        </w:tc>
        <w:tc>
          <w:tcPr>
            <w:tcW w:w="3402" w:type="dxa"/>
            <w:tcBorders>
              <w:top w:val="single" w:sz="4" w:space="0" w:color="7F7F7F"/>
              <w:left w:val="single" w:sz="4" w:space="0" w:color="7F7F7F"/>
              <w:bottom w:val="single" w:sz="4" w:space="0" w:color="7F7F7F"/>
              <w:right w:val="single" w:sz="4" w:space="0" w:color="7F7F7F"/>
            </w:tcBorders>
            <w:vAlign w:val="center"/>
          </w:tcPr>
          <w:p w14:paraId="793767A3" w14:textId="0E8E9840"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Yeni </w:t>
            </w:r>
            <w:proofErr w:type="spellStart"/>
            <w:r w:rsidRPr="00D20898">
              <w:rPr>
                <w:sz w:val="20"/>
                <w:szCs w:val="20"/>
              </w:rPr>
              <w:t>bir</w:t>
            </w:r>
            <w:proofErr w:type="spellEnd"/>
            <w:r w:rsidRPr="00D20898">
              <w:rPr>
                <w:sz w:val="20"/>
                <w:szCs w:val="20"/>
              </w:rPr>
              <w:t xml:space="preserve"> CSV </w:t>
            </w:r>
            <w:proofErr w:type="spellStart"/>
            <w:r w:rsidRPr="00D20898">
              <w:rPr>
                <w:sz w:val="20"/>
                <w:szCs w:val="20"/>
              </w:rPr>
              <w:t>dosyasının</w:t>
            </w:r>
            <w:proofErr w:type="spellEnd"/>
            <w:r w:rsidRPr="00D20898">
              <w:rPr>
                <w:sz w:val="20"/>
                <w:szCs w:val="20"/>
              </w:rPr>
              <w:t xml:space="preserve"> </w:t>
            </w:r>
            <w:proofErr w:type="spellStart"/>
            <w:r w:rsidRPr="00D20898">
              <w:rPr>
                <w:sz w:val="20"/>
                <w:szCs w:val="20"/>
              </w:rPr>
              <w:t>okumaya</w:t>
            </w:r>
            <w:proofErr w:type="spellEnd"/>
            <w:r w:rsidRPr="00D20898">
              <w:rPr>
                <w:sz w:val="20"/>
                <w:szCs w:val="20"/>
              </w:rPr>
              <w:t xml:space="preserve"> </w:t>
            </w:r>
            <w:proofErr w:type="spellStart"/>
            <w:r w:rsidRPr="00D20898">
              <w:rPr>
                <w:sz w:val="20"/>
                <w:szCs w:val="20"/>
              </w:rPr>
              <w:t>başlanması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D8FD4F8" w14:textId="60284BAF"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D20898" w14:paraId="0CF8D680" w14:textId="77777777" w:rsidTr="00D20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3CBD50C9" w14:textId="7D9A8AB4"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5D10E41" w14:textId="331F5D5F" w:rsidR="00D20898" w:rsidRPr="00D20898" w:rsidRDefault="0091498F"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001CA849" w14:textId="63F887CA"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 xml:space="preserve">Stream </w:t>
            </w:r>
            <w:proofErr w:type="spellStart"/>
            <w:r w:rsidRPr="00D20898">
              <w:rPr>
                <w:sz w:val="20"/>
                <w:szCs w:val="20"/>
              </w:rPr>
              <w:t>edilen</w:t>
            </w:r>
            <w:proofErr w:type="spellEnd"/>
            <w:r w:rsidRPr="00D20898">
              <w:rPr>
                <w:sz w:val="20"/>
                <w:szCs w:val="20"/>
              </w:rPr>
              <w:t xml:space="preserve"> </w:t>
            </w:r>
            <w:proofErr w:type="spellStart"/>
            <w:r w:rsidRPr="00D20898">
              <w:rPr>
                <w:sz w:val="20"/>
                <w:szCs w:val="20"/>
              </w:rPr>
              <w:t>dosyanın</w:t>
            </w:r>
            <w:proofErr w:type="spellEnd"/>
            <w:r w:rsidRPr="00D20898">
              <w:rPr>
                <w:sz w:val="20"/>
                <w:szCs w:val="20"/>
              </w:rPr>
              <w:t xml:space="preserve"> % </w:t>
            </w:r>
            <w:proofErr w:type="spellStart"/>
            <w:r w:rsidRPr="00D20898">
              <w:rPr>
                <w:sz w:val="20"/>
                <w:szCs w:val="20"/>
              </w:rPr>
              <w:t>ilerleme</w:t>
            </w:r>
            <w:proofErr w:type="spellEnd"/>
            <w:r w:rsidRPr="00D20898">
              <w:rPr>
                <w:sz w:val="20"/>
                <w:szCs w:val="20"/>
              </w:rPr>
              <w:t xml:space="preserve"> </w:t>
            </w:r>
            <w:proofErr w:type="spellStart"/>
            <w:r w:rsidRPr="00D20898">
              <w:rPr>
                <w:sz w:val="20"/>
                <w:szCs w:val="20"/>
              </w:rPr>
              <w:t>durumunun</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6670B5BC" w14:textId="16C434BD"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D20898" w14:paraId="41391F13" w14:textId="77777777" w:rsidTr="00D20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4149AF43" w14:textId="18987802"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2D5711C" w14:textId="2FC6BE89" w:rsidR="00D20898" w:rsidRPr="00D20898" w:rsidRDefault="0091498F"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11611BDD" w14:textId="23C744D3"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20898">
              <w:rPr>
                <w:sz w:val="20"/>
                <w:szCs w:val="20"/>
              </w:rPr>
              <w:t>İşlem</w:t>
            </w:r>
            <w:proofErr w:type="spellEnd"/>
            <w:r w:rsidRPr="00D20898">
              <w:rPr>
                <w:sz w:val="20"/>
                <w:szCs w:val="20"/>
              </w:rPr>
              <w:t xml:space="preserve"> </w:t>
            </w:r>
            <w:proofErr w:type="spellStart"/>
            <w:r w:rsidRPr="00D20898">
              <w:rPr>
                <w:sz w:val="20"/>
                <w:szCs w:val="20"/>
              </w:rPr>
              <w:t>bitimi</w:t>
            </w:r>
            <w:proofErr w:type="spellEnd"/>
            <w:r w:rsidRPr="00D20898">
              <w:rPr>
                <w:sz w:val="20"/>
                <w:szCs w:val="20"/>
              </w:rPr>
              <w:t xml:space="preserve"> </w:t>
            </w:r>
            <w:proofErr w:type="spellStart"/>
            <w:r w:rsidRPr="00D20898">
              <w:rPr>
                <w:sz w:val="20"/>
                <w:szCs w:val="20"/>
              </w:rPr>
              <w:t>ve</w:t>
            </w:r>
            <w:proofErr w:type="spellEnd"/>
            <w:r w:rsidRPr="00D20898">
              <w:rPr>
                <w:sz w:val="20"/>
                <w:szCs w:val="20"/>
              </w:rPr>
              <w:t xml:space="preserve"> 100K+ </w:t>
            </w:r>
            <w:proofErr w:type="spellStart"/>
            <w:r w:rsidRPr="00D20898">
              <w:rPr>
                <w:sz w:val="20"/>
                <w:szCs w:val="20"/>
              </w:rPr>
              <w:t>satırlık</w:t>
            </w:r>
            <w:proofErr w:type="spellEnd"/>
            <w:r w:rsidRPr="00D20898">
              <w:rPr>
                <w:sz w:val="20"/>
                <w:szCs w:val="20"/>
              </w:rPr>
              <w:t xml:space="preserve"> JSON </w:t>
            </w:r>
            <w:proofErr w:type="spellStart"/>
            <w:r w:rsidRPr="00D20898">
              <w:rPr>
                <w:sz w:val="20"/>
                <w:szCs w:val="20"/>
              </w:rPr>
              <w:t>array'in</w:t>
            </w:r>
            <w:proofErr w:type="spellEnd"/>
            <w:r w:rsidRPr="00D20898">
              <w:rPr>
                <w:sz w:val="20"/>
                <w:szCs w:val="20"/>
              </w:rPr>
              <w:t xml:space="preserve"> </w:t>
            </w:r>
            <w:proofErr w:type="spellStart"/>
            <w:r w:rsidRPr="00D20898">
              <w:rPr>
                <w:sz w:val="20"/>
                <w:szCs w:val="20"/>
              </w:rPr>
              <w:t>UI'a</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57694D9" w14:textId="034160A6"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D20898" w14:paraId="5E72D2BA" w14:textId="77777777" w:rsidTr="00D20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4769F85D" w14:textId="7F6CDF18"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769E72B" w14:textId="1465484E" w:rsidR="00D20898" w:rsidRPr="00D20898" w:rsidRDefault="0091498F"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44D63F3A" w14:textId="641C771B"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Yanlış</w:t>
            </w:r>
            <w:proofErr w:type="spellEnd"/>
            <w:r w:rsidRPr="00D20898">
              <w:rPr>
                <w:sz w:val="20"/>
                <w:szCs w:val="20"/>
              </w:rPr>
              <w:t xml:space="preserve"> tip (Örn: PDF) </w:t>
            </w:r>
            <w:proofErr w:type="spellStart"/>
            <w:r w:rsidRPr="00D20898">
              <w:rPr>
                <w:sz w:val="20"/>
                <w:szCs w:val="20"/>
              </w:rPr>
              <w:t>veya</w:t>
            </w:r>
            <w:proofErr w:type="spellEnd"/>
            <w:r w:rsidRPr="00D20898">
              <w:rPr>
                <w:sz w:val="20"/>
                <w:szCs w:val="20"/>
              </w:rPr>
              <w:t xml:space="preserve"> </w:t>
            </w:r>
            <w:proofErr w:type="spellStart"/>
            <w:r w:rsidRPr="00D20898">
              <w:rPr>
                <w:sz w:val="20"/>
                <w:szCs w:val="20"/>
              </w:rPr>
              <w:t>bozuk</w:t>
            </w:r>
            <w:proofErr w:type="spellEnd"/>
            <w:r w:rsidRPr="00D20898">
              <w:rPr>
                <w:sz w:val="20"/>
                <w:szCs w:val="20"/>
              </w:rPr>
              <w:t xml:space="preserve"> </w:t>
            </w:r>
            <w:proofErr w:type="spellStart"/>
            <w:r w:rsidRPr="00D20898">
              <w:rPr>
                <w:sz w:val="20"/>
                <w:szCs w:val="20"/>
              </w:rPr>
              <w:t>dosya</w:t>
            </w:r>
            <w:proofErr w:type="spellEnd"/>
            <w:r w:rsidRPr="00D20898">
              <w:rPr>
                <w:sz w:val="20"/>
                <w:szCs w:val="20"/>
              </w:rPr>
              <w:t xml:space="preserve"> </w:t>
            </w:r>
            <w:proofErr w:type="spellStart"/>
            <w:r w:rsidRPr="00D20898">
              <w:rPr>
                <w:sz w:val="20"/>
                <w:szCs w:val="20"/>
              </w:rPr>
              <w:t>formatı</w:t>
            </w:r>
            <w:proofErr w:type="spellEnd"/>
            <w:r w:rsidRPr="00D20898">
              <w:rPr>
                <w:sz w:val="20"/>
                <w:szCs w:val="20"/>
              </w:rPr>
              <w:t xml:space="preserve"> </w:t>
            </w:r>
            <w:proofErr w:type="spellStart"/>
            <w:r w:rsidRPr="00D20898">
              <w:rPr>
                <w:sz w:val="20"/>
                <w:szCs w:val="20"/>
              </w:rPr>
              <w:t>hatası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6A446F68" w14:textId="5EA2B69D"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097B173E"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760B23A0" w14:textId="19AF5BEA" w:rsidR="0091498F" w:rsidRPr="00D20898" w:rsidRDefault="0091498F" w:rsidP="0091498F">
            <w:pPr>
              <w:ind w:firstLine="0"/>
              <w:rPr>
                <w:sz w:val="20"/>
                <w:szCs w:val="20"/>
              </w:rPr>
            </w:pPr>
            <w:r w:rsidRPr="00D20898">
              <w:rPr>
                <w:sz w:val="20"/>
                <w:szCs w:val="20"/>
              </w:rPr>
              <w:t xml:space="preserve">POST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tcPr>
          <w:p w14:paraId="2462AD35" w14:textId="752BD89C"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789B9C4C" w14:textId="209E009A"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Kolon </w:t>
            </w:r>
            <w:proofErr w:type="spellStart"/>
            <w:r w:rsidRPr="00D20898">
              <w:rPr>
                <w:sz w:val="20"/>
                <w:szCs w:val="20"/>
              </w:rPr>
              <w:t>bazlı</w:t>
            </w:r>
            <w:proofErr w:type="spellEnd"/>
            <w:r w:rsidRPr="00D20898">
              <w:rPr>
                <w:sz w:val="20"/>
                <w:szCs w:val="20"/>
              </w:rPr>
              <w:t xml:space="preserve"> </w:t>
            </w:r>
            <w:proofErr w:type="spellStart"/>
            <w:r w:rsidRPr="00D20898">
              <w:rPr>
                <w:sz w:val="20"/>
                <w:szCs w:val="20"/>
              </w:rPr>
              <w:t>istatistik</w:t>
            </w:r>
            <w:proofErr w:type="spellEnd"/>
            <w:r w:rsidRPr="00D20898">
              <w:rPr>
                <w:sz w:val="20"/>
                <w:szCs w:val="20"/>
              </w:rPr>
              <w:t xml:space="preserve"> </w:t>
            </w:r>
            <w:proofErr w:type="spellStart"/>
            <w:r w:rsidRPr="00D20898">
              <w:rPr>
                <w:sz w:val="20"/>
                <w:szCs w:val="20"/>
              </w:rPr>
              <w:t>hesaplama</w:t>
            </w:r>
            <w:proofErr w:type="spellEnd"/>
            <w:r w:rsidRPr="00D20898">
              <w:rPr>
                <w:sz w:val="20"/>
                <w:szCs w:val="20"/>
              </w:rPr>
              <w:t xml:space="preserve"> </w:t>
            </w:r>
            <w:proofErr w:type="spellStart"/>
            <w:r w:rsidRPr="00D20898">
              <w:rPr>
                <w:sz w:val="20"/>
                <w:szCs w:val="20"/>
              </w:rPr>
              <w:t>isteği</w:t>
            </w:r>
            <w:proofErr w:type="spellEnd"/>
            <w:r w:rsidRPr="00D20898">
              <w:rPr>
                <w:sz w:val="20"/>
                <w:szCs w:val="20"/>
              </w:rPr>
              <w:t xml:space="preserve"> (Main </w:t>
            </w:r>
            <w:proofErr w:type="spellStart"/>
            <w:r w:rsidRPr="00D20898">
              <w:rPr>
                <w:sz w:val="20"/>
                <w:szCs w:val="20"/>
              </w:rPr>
              <w:t>thread'den</w:t>
            </w:r>
            <w:proofErr w:type="spellEnd"/>
            <w:r w:rsidRPr="00D20898">
              <w:rPr>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4C80BD8" w14:textId="0960C426"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3CC6512F"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52375AB9" w14:textId="38914CE0" w:rsidR="0091498F" w:rsidRPr="00D20898" w:rsidRDefault="0091498F" w:rsidP="0091498F">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tcPr>
          <w:p w14:paraId="30A043B3" w14:textId="647B5042"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0F51F15D" w14:textId="0B7464A8"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Hesaplanmış</w:t>
            </w:r>
            <w:proofErr w:type="spellEnd"/>
            <w:r w:rsidRPr="00D20898">
              <w:rPr>
                <w:sz w:val="20"/>
                <w:szCs w:val="20"/>
              </w:rPr>
              <w:t xml:space="preserve"> Min, Max, Avg, Median </w:t>
            </w:r>
            <w:proofErr w:type="spellStart"/>
            <w:r w:rsidRPr="00D20898">
              <w:rPr>
                <w:sz w:val="20"/>
                <w:szCs w:val="20"/>
              </w:rPr>
              <w:t>sonuçlarının</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5A52D43" w14:textId="1DF4C0F0"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7BBF088D"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1F255CDB" w14:textId="2DC0F8FF" w:rsidR="0091498F" w:rsidRPr="00D20898" w:rsidRDefault="0091498F" w:rsidP="0091498F">
            <w:pPr>
              <w:ind w:firstLine="0"/>
              <w:rPr>
                <w:sz w:val="20"/>
                <w:szCs w:val="20"/>
              </w:rPr>
            </w:pPr>
            <w:r w:rsidRPr="00D20898">
              <w:rPr>
                <w:sz w:val="20"/>
                <w:szCs w:val="20"/>
              </w:rPr>
              <w:t xml:space="preserve">DELETE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tcPr>
          <w:p w14:paraId="7767FCCC" w14:textId="723632E5"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6B5A03A3" w14:textId="284ED7AF"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20898">
              <w:rPr>
                <w:sz w:val="20"/>
                <w:szCs w:val="20"/>
              </w:rPr>
              <w:t>Kullanıcının</w:t>
            </w:r>
            <w:proofErr w:type="spellEnd"/>
            <w:r w:rsidRPr="00D20898">
              <w:rPr>
                <w:sz w:val="20"/>
                <w:szCs w:val="20"/>
              </w:rPr>
              <w:t xml:space="preserve"> </w:t>
            </w:r>
            <w:proofErr w:type="spellStart"/>
            <w:r w:rsidRPr="00D20898">
              <w:rPr>
                <w:sz w:val="20"/>
                <w:szCs w:val="20"/>
              </w:rPr>
              <w:t>uzun</w:t>
            </w:r>
            <w:proofErr w:type="spellEnd"/>
            <w:r w:rsidRPr="00D20898">
              <w:rPr>
                <w:sz w:val="20"/>
                <w:szCs w:val="20"/>
              </w:rPr>
              <w:t xml:space="preserve"> </w:t>
            </w:r>
            <w:proofErr w:type="spellStart"/>
            <w:r w:rsidRPr="00D20898">
              <w:rPr>
                <w:sz w:val="20"/>
                <w:szCs w:val="20"/>
              </w:rPr>
              <w:t>süren</w:t>
            </w:r>
            <w:proofErr w:type="spellEnd"/>
            <w:r w:rsidRPr="00D20898">
              <w:rPr>
                <w:sz w:val="20"/>
                <w:szCs w:val="20"/>
              </w:rPr>
              <w:t xml:space="preserve"> </w:t>
            </w:r>
            <w:proofErr w:type="spellStart"/>
            <w:r w:rsidRPr="00D20898">
              <w:rPr>
                <w:sz w:val="20"/>
                <w:szCs w:val="20"/>
              </w:rPr>
              <w:t>işlemi</w:t>
            </w:r>
            <w:proofErr w:type="spellEnd"/>
            <w:r w:rsidRPr="00D20898">
              <w:rPr>
                <w:sz w:val="20"/>
                <w:szCs w:val="20"/>
              </w:rPr>
              <w:t xml:space="preserve"> </w:t>
            </w:r>
            <w:proofErr w:type="spellStart"/>
            <w:r w:rsidRPr="00D20898">
              <w:rPr>
                <w:sz w:val="20"/>
                <w:szCs w:val="20"/>
              </w:rPr>
              <w:t>zorla</w:t>
            </w:r>
            <w:proofErr w:type="spellEnd"/>
            <w:r w:rsidRPr="00D20898">
              <w:rPr>
                <w:sz w:val="20"/>
                <w:szCs w:val="20"/>
              </w:rPr>
              <w:t xml:space="preserve"> </w:t>
            </w:r>
            <w:proofErr w:type="spellStart"/>
            <w:r w:rsidRPr="00D20898">
              <w:rPr>
                <w:sz w:val="20"/>
                <w:szCs w:val="20"/>
              </w:rPr>
              <w:t>iptal</w:t>
            </w:r>
            <w:proofErr w:type="spellEnd"/>
            <w:r w:rsidRPr="00D20898">
              <w:rPr>
                <w:sz w:val="20"/>
                <w:szCs w:val="20"/>
              </w:rPr>
              <w:t xml:space="preserve"> </w:t>
            </w:r>
            <w:proofErr w:type="spellStart"/>
            <w:r w:rsidRPr="00D20898">
              <w:rPr>
                <w:sz w:val="20"/>
                <w:szCs w:val="20"/>
              </w:rPr>
              <w:t>etmesi</w:t>
            </w:r>
            <w:proofErr w:type="spellEnd"/>
            <w:r w:rsidRPr="00D20898">
              <w:rPr>
                <w:sz w:val="20"/>
                <w:szCs w:val="20"/>
              </w:rPr>
              <w:t xml:space="preserve"> (</w:t>
            </w:r>
            <w:r w:rsidRPr="00D20898">
              <w:rPr>
                <w:rStyle w:val="HTMLKodu"/>
                <w:rFonts w:ascii="Times New Roman" w:hAnsi="Times New Roman" w:cs="Times New Roman"/>
                <w:bdr w:val="single" w:sz="2" w:space="0" w:color="E5E7EB" w:frame="1"/>
                <w:shd w:val="clear" w:color="auto" w:fill="3C3C3C"/>
              </w:rPr>
              <w:t>terminate</w:t>
            </w:r>
            <w:r w:rsidRPr="00D20898">
              <w:rPr>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74A62D9" w14:textId="03788719"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5B4B0BFA"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AB814D0" w14:textId="4CF3440A" w:rsidR="0091498F" w:rsidRPr="00D20898" w:rsidRDefault="0091498F" w:rsidP="0091498F">
            <w:pPr>
              <w:ind w:firstLine="0"/>
              <w:rPr>
                <w:sz w:val="20"/>
                <w:szCs w:val="20"/>
              </w:rPr>
            </w:pPr>
            <w:r w:rsidRPr="00D20898">
              <w:rPr>
                <w:sz w:val="20"/>
                <w:szCs w:val="20"/>
              </w:rPr>
              <w:t xml:space="preserve">GET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330358B0" w14:textId="7E6507E3"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226E2BB6" w14:textId="1EAECE3A"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 xml:space="preserve">DOM </w:t>
            </w:r>
            <w:proofErr w:type="spellStart"/>
            <w:r w:rsidRPr="00D20898">
              <w:rPr>
                <w:sz w:val="20"/>
                <w:szCs w:val="20"/>
              </w:rPr>
              <w:t>tablosunun</w:t>
            </w:r>
            <w:proofErr w:type="spellEnd"/>
            <w:r w:rsidRPr="00D20898">
              <w:rPr>
                <w:sz w:val="20"/>
                <w:szCs w:val="20"/>
              </w:rPr>
              <w:t xml:space="preserve"> 50 </w:t>
            </w:r>
            <w:proofErr w:type="spellStart"/>
            <w:r w:rsidRPr="00D20898">
              <w:rPr>
                <w:sz w:val="20"/>
                <w:szCs w:val="20"/>
              </w:rPr>
              <w:t>satırlık</w:t>
            </w:r>
            <w:proofErr w:type="spellEnd"/>
            <w:r w:rsidRPr="00D20898">
              <w:rPr>
                <w:sz w:val="20"/>
                <w:szCs w:val="20"/>
              </w:rPr>
              <w:t xml:space="preserve"> </w:t>
            </w:r>
            <w:proofErr w:type="spellStart"/>
            <w:r w:rsidRPr="00D20898">
              <w:rPr>
                <w:sz w:val="20"/>
                <w:szCs w:val="20"/>
              </w:rPr>
              <w:t>sayfalarla</w:t>
            </w:r>
            <w:proofErr w:type="spellEnd"/>
            <w:r w:rsidRPr="00D20898">
              <w:rPr>
                <w:sz w:val="20"/>
                <w:szCs w:val="20"/>
              </w:rPr>
              <w:t xml:space="preserve"> (pagination) </w:t>
            </w:r>
            <w:proofErr w:type="spellStart"/>
            <w:r w:rsidRPr="00D20898">
              <w:rPr>
                <w:sz w:val="20"/>
                <w:szCs w:val="20"/>
              </w:rPr>
              <w:t>çizilmesi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78F9B70" w14:textId="7ADD676F"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30E0F4F6"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9174C10" w14:textId="221F36CA" w:rsidR="0091498F" w:rsidRPr="00D20898" w:rsidRDefault="0091498F" w:rsidP="0091498F">
            <w:pPr>
              <w:ind w:firstLine="0"/>
              <w:rPr>
                <w:sz w:val="20"/>
                <w:szCs w:val="20"/>
              </w:rPr>
            </w:pPr>
            <w:r w:rsidRPr="00D20898">
              <w:rPr>
                <w:sz w:val="20"/>
                <w:szCs w:val="20"/>
              </w:rPr>
              <w:t xml:space="preserve">POST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3DCDDE46" w14:textId="00DD95A1"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1DD502D1" w14:textId="352EC781"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Canvas API </w:t>
            </w:r>
            <w:proofErr w:type="spellStart"/>
            <w:r w:rsidRPr="00D20898">
              <w:rPr>
                <w:sz w:val="20"/>
                <w:szCs w:val="20"/>
              </w:rPr>
              <w:t>üzerinden</w:t>
            </w:r>
            <w:proofErr w:type="spellEnd"/>
            <w:r w:rsidRPr="00D20898">
              <w:rPr>
                <w:sz w:val="20"/>
                <w:szCs w:val="20"/>
              </w:rPr>
              <w:t xml:space="preserve"> Chart.js </w:t>
            </w:r>
            <w:proofErr w:type="spellStart"/>
            <w:r w:rsidRPr="00D20898">
              <w:rPr>
                <w:sz w:val="20"/>
                <w:szCs w:val="20"/>
              </w:rPr>
              <w:t>histogramının</w:t>
            </w:r>
            <w:proofErr w:type="spellEnd"/>
            <w:r w:rsidRPr="00D20898">
              <w:rPr>
                <w:sz w:val="20"/>
                <w:szCs w:val="20"/>
              </w:rPr>
              <w:t xml:space="preserve"> </w:t>
            </w:r>
            <w:proofErr w:type="spellStart"/>
            <w:r w:rsidRPr="00D20898">
              <w:rPr>
                <w:sz w:val="20"/>
                <w:szCs w:val="20"/>
              </w:rPr>
              <w:t>oluşturulması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0FD9C82C" w14:textId="7C5B0DB6"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2DD06932"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B3478C2" w14:textId="58C87C84" w:rsidR="0091498F" w:rsidRPr="00D20898" w:rsidRDefault="0091498F" w:rsidP="0091498F">
            <w:pPr>
              <w:ind w:firstLine="0"/>
              <w:rPr>
                <w:sz w:val="20"/>
                <w:szCs w:val="20"/>
              </w:rPr>
            </w:pPr>
            <w:r w:rsidRPr="00D20898">
              <w:rPr>
                <w:sz w:val="20"/>
                <w:szCs w:val="20"/>
              </w:rPr>
              <w:t xml:space="preserve">DELETE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57099267" w14:textId="60130B90"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rStyle w:val="HTMLKodu"/>
                <w:rFonts w:ascii="Times New Roman" w:hAnsi="Times New Roman" w:cs="Times New Roman"/>
                <w:bdr w:val="single" w:sz="2" w:space="0" w:color="E5E7EB" w:frame="1"/>
                <w:shd w:val="clear" w:color="auto" w:fill="3C3C3C"/>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254250DC" w14:textId="0F4AC399"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Ekranda</w:t>
            </w:r>
            <w:proofErr w:type="spellEnd"/>
            <w:r w:rsidRPr="00D20898">
              <w:rPr>
                <w:sz w:val="20"/>
                <w:szCs w:val="20"/>
              </w:rPr>
              <w:t xml:space="preserve"> "Clear" </w:t>
            </w:r>
            <w:proofErr w:type="spellStart"/>
            <w:r w:rsidRPr="00D20898">
              <w:rPr>
                <w:sz w:val="20"/>
                <w:szCs w:val="20"/>
              </w:rPr>
              <w:t>tuşuna</w:t>
            </w:r>
            <w:proofErr w:type="spellEnd"/>
            <w:r w:rsidRPr="00D20898">
              <w:rPr>
                <w:sz w:val="20"/>
                <w:szCs w:val="20"/>
              </w:rPr>
              <w:t xml:space="preserve"> </w:t>
            </w:r>
            <w:proofErr w:type="spellStart"/>
            <w:r w:rsidRPr="00D20898">
              <w:rPr>
                <w:sz w:val="20"/>
                <w:szCs w:val="20"/>
              </w:rPr>
              <w:t>basılarak</w:t>
            </w:r>
            <w:proofErr w:type="spellEnd"/>
            <w:r w:rsidRPr="00D20898">
              <w:rPr>
                <w:sz w:val="20"/>
                <w:szCs w:val="20"/>
              </w:rPr>
              <w:t xml:space="preserve"> </w:t>
            </w:r>
            <w:proofErr w:type="spellStart"/>
            <w:r w:rsidRPr="00D20898">
              <w:rPr>
                <w:sz w:val="20"/>
                <w:szCs w:val="20"/>
              </w:rPr>
              <w:t>tüm</w:t>
            </w:r>
            <w:proofErr w:type="spellEnd"/>
            <w:r w:rsidRPr="00D20898">
              <w:rPr>
                <w:sz w:val="20"/>
                <w:szCs w:val="20"/>
              </w:rPr>
              <w:t xml:space="preserve"> </w:t>
            </w:r>
            <w:proofErr w:type="spellStart"/>
            <w:r w:rsidRPr="00D20898">
              <w:rPr>
                <w:sz w:val="20"/>
                <w:szCs w:val="20"/>
              </w:rPr>
              <w:t>RAM'in</w:t>
            </w:r>
            <w:proofErr w:type="spellEnd"/>
            <w:r w:rsidRPr="00D20898">
              <w:rPr>
                <w:sz w:val="20"/>
                <w:szCs w:val="20"/>
              </w:rPr>
              <w:t xml:space="preserve"> </w:t>
            </w:r>
            <w:proofErr w:type="spellStart"/>
            <w:r w:rsidRPr="00D20898">
              <w:rPr>
                <w:sz w:val="20"/>
                <w:szCs w:val="20"/>
              </w:rPr>
              <w:t>temizlenmesi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C24E0C9" w14:textId="423E6F4B"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bl>
    <w:p w14:paraId="168AD73B" w14:textId="77777777" w:rsidR="0091498F" w:rsidRDefault="0091498F">
      <w:pPr>
        <w:pStyle w:val="Balk2"/>
      </w:pPr>
      <w:bookmarkStart w:id="59" w:name="_Toc229342340"/>
    </w:p>
    <w:p w14:paraId="412244F4" w14:textId="7C885DFE" w:rsidR="00052761" w:rsidRDefault="003836EC">
      <w:pPr>
        <w:pStyle w:val="Balk2"/>
      </w:pPr>
      <w:r>
        <w:t xml:space="preserve">6.5. Authentication </w:t>
      </w:r>
      <w:proofErr w:type="spellStart"/>
      <w:r>
        <w:t>Akışı</w:t>
      </w:r>
      <w:bookmarkEnd w:id="59"/>
      <w:proofErr w:type="spellEnd"/>
    </w:p>
    <w:p w14:paraId="499A40C4" w14:textId="322272F3" w:rsidR="001E7A37" w:rsidRPr="001E7A37" w:rsidRDefault="001E7A37" w:rsidP="001E7A37">
      <w:pPr>
        <w:ind w:firstLine="0"/>
        <w:rPr>
          <w:lang w:val="tr-TR"/>
        </w:rPr>
      </w:pPr>
      <w:r w:rsidRPr="001E7A37">
        <w:rPr>
          <w:b/>
          <w:bCs/>
          <w:lang w:val="tr-TR"/>
        </w:rPr>
        <w:t>Kimlik Doğrulama Reddi (No-</w:t>
      </w:r>
      <w:proofErr w:type="spellStart"/>
      <w:r w:rsidRPr="001E7A37">
        <w:rPr>
          <w:b/>
          <w:bCs/>
          <w:lang w:val="tr-TR"/>
        </w:rPr>
        <w:t>Auth</w:t>
      </w:r>
      <w:proofErr w:type="spellEnd"/>
      <w:r w:rsidRPr="001E7A37">
        <w:rPr>
          <w:b/>
          <w:bCs/>
          <w:lang w:val="tr-TR"/>
        </w:rPr>
        <w:t xml:space="preserve"> / </w:t>
      </w:r>
      <w:proofErr w:type="spellStart"/>
      <w:r w:rsidRPr="001E7A37">
        <w:rPr>
          <w:b/>
          <w:bCs/>
          <w:lang w:val="tr-TR"/>
        </w:rPr>
        <w:t>Privacy</w:t>
      </w:r>
      <w:proofErr w:type="spellEnd"/>
      <w:r w:rsidRPr="001E7A37">
        <w:rPr>
          <w:b/>
          <w:bCs/>
          <w:lang w:val="tr-TR"/>
        </w:rPr>
        <w:t>-First Stratejisi):</w:t>
      </w:r>
      <w:r w:rsidRPr="001E7A37">
        <w:rPr>
          <w:lang w:val="tr-TR"/>
        </w:rPr>
        <w:t> Uygulama, "Gizlilik Öncelikli" (</w:t>
      </w:r>
      <w:proofErr w:type="spellStart"/>
      <w:r w:rsidRPr="001E7A37">
        <w:rPr>
          <w:lang w:val="tr-TR"/>
        </w:rPr>
        <w:t>Privacy</w:t>
      </w:r>
      <w:proofErr w:type="spellEnd"/>
      <w:r w:rsidRPr="001E7A37">
        <w:rPr>
          <w:lang w:val="tr-TR"/>
        </w:rPr>
        <w:t xml:space="preserve">-First) mimari prensibiyle tasarlandığı için bilinçli olarak herhangi bir </w:t>
      </w:r>
      <w:proofErr w:type="spellStart"/>
      <w:r w:rsidRPr="001E7A37">
        <w:rPr>
          <w:lang w:val="tr-TR"/>
        </w:rPr>
        <w:t>Authentication</w:t>
      </w:r>
      <w:proofErr w:type="spellEnd"/>
      <w:r w:rsidRPr="001E7A37">
        <w:rPr>
          <w:lang w:val="tr-TR"/>
        </w:rPr>
        <w:t xml:space="preserve"> (JWT, </w:t>
      </w:r>
      <w:proofErr w:type="spellStart"/>
      <w:r w:rsidRPr="001E7A37">
        <w:rPr>
          <w:lang w:val="tr-TR"/>
        </w:rPr>
        <w:t>Session+Cookie</w:t>
      </w:r>
      <w:proofErr w:type="spellEnd"/>
      <w:r w:rsidRPr="001E7A37">
        <w:rPr>
          <w:lang w:val="tr-TR"/>
        </w:rPr>
        <w:t xml:space="preserve"> veya </w:t>
      </w:r>
      <w:proofErr w:type="spellStart"/>
      <w:r w:rsidRPr="001E7A37">
        <w:rPr>
          <w:lang w:val="tr-TR"/>
        </w:rPr>
        <w:t>OAuth</w:t>
      </w:r>
      <w:proofErr w:type="spellEnd"/>
      <w:r w:rsidRPr="001E7A37">
        <w:rPr>
          <w:lang w:val="tr-TR"/>
        </w:rPr>
        <w:t xml:space="preserve"> 2.0) altyapısı barındırmamaktadır.</w:t>
      </w:r>
    </w:p>
    <w:p w14:paraId="3DB38781" w14:textId="77777777" w:rsidR="001E7A37" w:rsidRPr="001E7A37" w:rsidRDefault="001E7A37" w:rsidP="001E7A37">
      <w:pPr>
        <w:rPr>
          <w:lang w:val="tr-TR"/>
        </w:rPr>
      </w:pPr>
      <w:r w:rsidRPr="001E7A37">
        <w:rPr>
          <w:b/>
          <w:bCs/>
          <w:lang w:val="tr-TR"/>
        </w:rPr>
        <w:t>Mimari Gerekçeler:</w:t>
      </w:r>
    </w:p>
    <w:p w14:paraId="2B6233B6" w14:textId="77777777" w:rsidR="001E7A37" w:rsidRPr="001E7A37" w:rsidRDefault="001E7A37" w:rsidP="001E7A37">
      <w:pPr>
        <w:numPr>
          <w:ilvl w:val="0"/>
          <w:numId w:val="31"/>
        </w:numPr>
        <w:rPr>
          <w:lang w:val="tr-TR"/>
        </w:rPr>
      </w:pPr>
      <w:r w:rsidRPr="001E7A37">
        <w:rPr>
          <w:b/>
          <w:bCs/>
          <w:lang w:val="tr-TR"/>
        </w:rPr>
        <w:t>Sıfır Sunucu İletişimi:</w:t>
      </w:r>
      <w:r w:rsidRPr="001E7A37">
        <w:rPr>
          <w:lang w:val="tr-TR"/>
        </w:rPr>
        <w:t> Veriler hiçbir uzak sunucuya aktarılmadığı ve %100 kullanıcının tarayıcısında (</w:t>
      </w:r>
      <w:proofErr w:type="spellStart"/>
      <w:r w:rsidRPr="001E7A37">
        <w:rPr>
          <w:lang w:val="tr-TR"/>
        </w:rPr>
        <w:t>Local</w:t>
      </w:r>
      <w:proofErr w:type="spellEnd"/>
      <w:r w:rsidRPr="001E7A37">
        <w:rPr>
          <w:lang w:val="tr-TR"/>
        </w:rPr>
        <w:t>) kaldığı için bir kullanıcı hesabına (Kayıt/Giriş) ihtiyaç yoktur.</w:t>
      </w:r>
    </w:p>
    <w:p w14:paraId="71668A68" w14:textId="77777777" w:rsidR="001E7A37" w:rsidRPr="001E7A37" w:rsidRDefault="001E7A37" w:rsidP="001E7A37">
      <w:pPr>
        <w:numPr>
          <w:ilvl w:val="0"/>
          <w:numId w:val="31"/>
        </w:numPr>
        <w:rPr>
          <w:lang w:val="tr-TR"/>
        </w:rPr>
      </w:pPr>
      <w:proofErr w:type="spellStart"/>
      <w:r w:rsidRPr="001E7A37">
        <w:rPr>
          <w:b/>
          <w:bCs/>
          <w:lang w:val="tr-TR"/>
        </w:rPr>
        <w:t>Token</w:t>
      </w:r>
      <w:proofErr w:type="spellEnd"/>
      <w:r w:rsidRPr="001E7A37">
        <w:rPr>
          <w:b/>
          <w:bCs/>
          <w:lang w:val="tr-TR"/>
        </w:rPr>
        <w:t xml:space="preserve"> ve TTL Stratejisi İptali:</w:t>
      </w:r>
      <w:r w:rsidRPr="001E7A37">
        <w:rPr>
          <w:lang w:val="tr-TR"/>
        </w:rPr>
        <w:t> Ortada bir Access/</w:t>
      </w:r>
      <w:proofErr w:type="spellStart"/>
      <w:r w:rsidRPr="001E7A37">
        <w:rPr>
          <w:lang w:val="tr-TR"/>
        </w:rPr>
        <w:t>Refresh</w:t>
      </w:r>
      <w:proofErr w:type="spellEnd"/>
      <w:r w:rsidRPr="001E7A37">
        <w:rPr>
          <w:lang w:val="tr-TR"/>
        </w:rPr>
        <w:t xml:space="preserve"> </w:t>
      </w:r>
      <w:proofErr w:type="spellStart"/>
      <w:r w:rsidRPr="001E7A37">
        <w:rPr>
          <w:lang w:val="tr-TR"/>
        </w:rPr>
        <w:t>Token</w:t>
      </w:r>
      <w:proofErr w:type="spellEnd"/>
      <w:r w:rsidRPr="001E7A37">
        <w:rPr>
          <w:lang w:val="tr-TR"/>
        </w:rPr>
        <w:t xml:space="preserve"> veya TTL (Time </w:t>
      </w:r>
      <w:proofErr w:type="spellStart"/>
      <w:r w:rsidRPr="001E7A37">
        <w:rPr>
          <w:lang w:val="tr-TR"/>
        </w:rPr>
        <w:t>To</w:t>
      </w:r>
      <w:proofErr w:type="spellEnd"/>
      <w:r w:rsidRPr="001E7A37">
        <w:rPr>
          <w:lang w:val="tr-TR"/>
        </w:rPr>
        <w:t xml:space="preserve"> Live) döngüsü yoktur. Bu durum, uygulamanın Cross-Site Scripting (XSS) ile </w:t>
      </w:r>
      <w:proofErr w:type="spellStart"/>
      <w:r w:rsidRPr="001E7A37">
        <w:rPr>
          <w:lang w:val="tr-TR"/>
        </w:rPr>
        <w:t>token</w:t>
      </w:r>
      <w:proofErr w:type="spellEnd"/>
      <w:r w:rsidRPr="001E7A37">
        <w:rPr>
          <w:lang w:val="tr-TR"/>
        </w:rPr>
        <w:t xml:space="preserve"> çalınma riskini </w:t>
      </w:r>
      <w:r w:rsidRPr="001E7A37">
        <w:rPr>
          <w:b/>
          <w:bCs/>
          <w:lang w:val="tr-TR"/>
        </w:rPr>
        <w:t>matematiksel olarak sıfıra indirir.</w:t>
      </w:r>
    </w:p>
    <w:p w14:paraId="6202D461" w14:textId="0A816F1B" w:rsidR="001E7A37" w:rsidRPr="001E7A37" w:rsidRDefault="001E7A37" w:rsidP="001E7A37">
      <w:pPr>
        <w:numPr>
          <w:ilvl w:val="0"/>
          <w:numId w:val="31"/>
        </w:numPr>
        <w:rPr>
          <w:lang w:val="tr-TR"/>
        </w:rPr>
      </w:pPr>
      <w:r w:rsidRPr="001E7A37">
        <w:rPr>
          <w:b/>
          <w:bCs/>
          <w:lang w:val="tr-TR"/>
        </w:rPr>
        <w:t>Oturum Yönetimi (</w:t>
      </w:r>
      <w:proofErr w:type="spellStart"/>
      <w:r w:rsidRPr="001E7A37">
        <w:rPr>
          <w:b/>
          <w:bCs/>
          <w:lang w:val="tr-TR"/>
        </w:rPr>
        <w:t>Logout</w:t>
      </w:r>
      <w:proofErr w:type="spellEnd"/>
      <w:r w:rsidRPr="001E7A37">
        <w:rPr>
          <w:b/>
          <w:bCs/>
          <w:lang w:val="tr-TR"/>
        </w:rPr>
        <w:t>):</w:t>
      </w:r>
      <w:r w:rsidRPr="001E7A37">
        <w:rPr>
          <w:lang w:val="tr-TR"/>
        </w:rPr>
        <w:t> Uygulama hafızası sayfaya (Tab) bağlıdır. Kullanıcı web sekmesini kapattığı an "</w:t>
      </w:r>
      <w:proofErr w:type="spellStart"/>
      <w:r w:rsidRPr="001E7A37">
        <w:rPr>
          <w:lang w:val="tr-TR"/>
        </w:rPr>
        <w:t>Logout</w:t>
      </w:r>
      <w:proofErr w:type="spellEnd"/>
      <w:r w:rsidRPr="001E7A37">
        <w:rPr>
          <w:lang w:val="tr-TR"/>
        </w:rPr>
        <w:t xml:space="preserve">" olmuş sayılır; tarayıcının </w:t>
      </w:r>
      <w:proofErr w:type="spellStart"/>
      <w:r w:rsidRPr="001E7A37">
        <w:rPr>
          <w:lang w:val="tr-TR"/>
        </w:rPr>
        <w:t>RAM'i</w:t>
      </w:r>
      <w:proofErr w:type="spellEnd"/>
      <w:r w:rsidRPr="001E7A37">
        <w:rPr>
          <w:lang w:val="tr-TR"/>
        </w:rPr>
        <w:t xml:space="preserve"> temizlenir ve iz bırakılmaz. "</w:t>
      </w:r>
      <w:proofErr w:type="spellStart"/>
      <w:r w:rsidRPr="001E7A37">
        <w:rPr>
          <w:lang w:val="tr-TR"/>
        </w:rPr>
        <w:t>Revoke</w:t>
      </w:r>
      <w:proofErr w:type="spellEnd"/>
      <w:r w:rsidRPr="001E7A37">
        <w:rPr>
          <w:lang w:val="tr-TR"/>
        </w:rPr>
        <w:t>" veya "</w:t>
      </w:r>
      <w:proofErr w:type="spellStart"/>
      <w:r w:rsidRPr="001E7A37">
        <w:rPr>
          <w:lang w:val="tr-TR"/>
        </w:rPr>
        <w:t>Session</w:t>
      </w:r>
      <w:proofErr w:type="spellEnd"/>
      <w:r w:rsidRPr="001E7A37">
        <w:rPr>
          <w:lang w:val="tr-TR"/>
        </w:rPr>
        <w:t xml:space="preserve"> </w:t>
      </w:r>
      <w:proofErr w:type="spellStart"/>
      <w:r w:rsidRPr="001E7A37">
        <w:rPr>
          <w:lang w:val="tr-TR"/>
        </w:rPr>
        <w:t>Invalidation</w:t>
      </w:r>
      <w:proofErr w:type="spellEnd"/>
      <w:r w:rsidRPr="001E7A37">
        <w:rPr>
          <w:lang w:val="tr-TR"/>
        </w:rPr>
        <w:t>" gibi arka uç süreçleri gereksiz kılınmıştır.</w:t>
      </w:r>
    </w:p>
    <w:p w14:paraId="7CFE70F5" w14:textId="77777777" w:rsidR="00052761" w:rsidRDefault="003836EC">
      <w:pPr>
        <w:pStyle w:val="Balk2"/>
      </w:pPr>
      <w:bookmarkStart w:id="60" w:name="_Toc229342341"/>
      <w:r>
        <w:t xml:space="preserve">6.6. Rate Limiting </w:t>
      </w:r>
      <w:proofErr w:type="spellStart"/>
      <w:r>
        <w:t>Politikası</w:t>
      </w:r>
      <w:bookmarkEnd w:id="60"/>
      <w:proofErr w:type="spellEnd"/>
    </w:p>
    <w:p w14:paraId="0A59E05F" w14:textId="261DAF00" w:rsidR="001E7A37" w:rsidRPr="001E7A37" w:rsidRDefault="001E7A37" w:rsidP="001E7A37">
      <w:pPr>
        <w:ind w:firstLine="0"/>
      </w:pPr>
      <w:proofErr w:type="spellStart"/>
      <w:r w:rsidRPr="001E7A37">
        <w:t>Uygulama</w:t>
      </w:r>
      <w:proofErr w:type="spellEnd"/>
      <w:r w:rsidRPr="001E7A37">
        <w:t xml:space="preserve"> </w:t>
      </w:r>
      <w:proofErr w:type="spellStart"/>
      <w:r w:rsidRPr="001E7A37">
        <w:t>sunucusuz</w:t>
      </w:r>
      <w:proofErr w:type="spellEnd"/>
      <w:r w:rsidRPr="001E7A37">
        <w:t xml:space="preserve"> </w:t>
      </w:r>
      <w:proofErr w:type="spellStart"/>
      <w:r w:rsidRPr="001E7A37">
        <w:t>olduğu</w:t>
      </w:r>
      <w:proofErr w:type="spellEnd"/>
      <w:r w:rsidRPr="001E7A37">
        <w:t xml:space="preserve"> </w:t>
      </w:r>
      <w:proofErr w:type="spellStart"/>
      <w:r w:rsidRPr="001E7A37">
        <w:t>için</w:t>
      </w:r>
      <w:proofErr w:type="spellEnd"/>
      <w:r w:rsidRPr="001E7A37">
        <w:t xml:space="preserve"> </w:t>
      </w:r>
      <w:proofErr w:type="spellStart"/>
      <w:r w:rsidRPr="001E7A37">
        <w:t>geleneksel</w:t>
      </w:r>
      <w:proofErr w:type="spellEnd"/>
      <w:r w:rsidRPr="001E7A37">
        <w:t xml:space="preserve"> "</w:t>
      </w:r>
      <w:proofErr w:type="spellStart"/>
      <w:r w:rsidRPr="001E7A37">
        <w:t>Saniyedeki</w:t>
      </w:r>
      <w:proofErr w:type="spellEnd"/>
      <w:r w:rsidRPr="001E7A37">
        <w:t xml:space="preserve"> </w:t>
      </w:r>
      <w:proofErr w:type="spellStart"/>
      <w:r w:rsidRPr="001E7A37">
        <w:t>İstek</w:t>
      </w:r>
      <w:proofErr w:type="spellEnd"/>
      <w:r w:rsidRPr="001E7A37">
        <w:t xml:space="preserve"> Sayısı" (Rate Limit) </w:t>
      </w:r>
      <w:proofErr w:type="spellStart"/>
      <w:r w:rsidRPr="001E7A37">
        <w:t>gibi</w:t>
      </w:r>
      <w:proofErr w:type="spellEnd"/>
      <w:r w:rsidRPr="001E7A37">
        <w:t xml:space="preserve"> HTTP </w:t>
      </w:r>
      <w:proofErr w:type="spellStart"/>
      <w:r w:rsidRPr="001E7A37">
        <w:t>kısıtlamalarına</w:t>
      </w:r>
      <w:proofErr w:type="spellEnd"/>
      <w:r w:rsidRPr="001E7A37">
        <w:t xml:space="preserve"> tabi </w:t>
      </w:r>
      <w:proofErr w:type="spellStart"/>
      <w:r w:rsidRPr="001E7A37">
        <w:t>değildir</w:t>
      </w:r>
      <w:proofErr w:type="spellEnd"/>
      <w:r w:rsidRPr="001E7A37">
        <w:t xml:space="preserve">. Bunun </w:t>
      </w:r>
      <w:proofErr w:type="spellStart"/>
      <w:r w:rsidRPr="001E7A37">
        <w:t>yerine</w:t>
      </w:r>
      <w:proofErr w:type="spellEnd"/>
      <w:r w:rsidRPr="001E7A37">
        <w:t xml:space="preserve">, </w:t>
      </w:r>
      <w:proofErr w:type="spellStart"/>
      <w:r w:rsidRPr="001E7A37">
        <w:t>kullanıcının</w:t>
      </w:r>
      <w:proofErr w:type="spellEnd"/>
      <w:r w:rsidRPr="001E7A37">
        <w:t xml:space="preserve"> </w:t>
      </w:r>
      <w:proofErr w:type="spellStart"/>
      <w:r w:rsidRPr="001E7A37">
        <w:t>bilgisayarının</w:t>
      </w:r>
      <w:proofErr w:type="spellEnd"/>
      <w:r w:rsidRPr="001E7A37">
        <w:t xml:space="preserve"> </w:t>
      </w:r>
      <w:proofErr w:type="spellStart"/>
      <w:r w:rsidRPr="001E7A37">
        <w:t>donanımını</w:t>
      </w:r>
      <w:proofErr w:type="spellEnd"/>
      <w:r w:rsidRPr="001E7A37">
        <w:t xml:space="preserve"> </w:t>
      </w:r>
      <w:proofErr w:type="spellStart"/>
      <w:r w:rsidRPr="001E7A37">
        <w:t>korumak</w:t>
      </w:r>
      <w:proofErr w:type="spellEnd"/>
      <w:r w:rsidRPr="001E7A37">
        <w:t xml:space="preserve"> </w:t>
      </w:r>
      <w:proofErr w:type="spellStart"/>
      <w:r w:rsidRPr="001E7A37">
        <w:t>ve</w:t>
      </w:r>
      <w:proofErr w:type="spellEnd"/>
      <w:r w:rsidRPr="001E7A37">
        <w:t xml:space="preserve"> RAM </w:t>
      </w:r>
      <w:proofErr w:type="spellStart"/>
      <w:r w:rsidRPr="001E7A37">
        <w:t>taşmasını</w:t>
      </w:r>
      <w:proofErr w:type="spellEnd"/>
      <w:r w:rsidRPr="001E7A37">
        <w:t xml:space="preserve"> (Out of Memory) </w:t>
      </w:r>
      <w:proofErr w:type="spellStart"/>
      <w:r w:rsidRPr="001E7A37">
        <w:t>önlemek</w:t>
      </w:r>
      <w:proofErr w:type="spellEnd"/>
      <w:r w:rsidRPr="001E7A37">
        <w:t xml:space="preserve"> </w:t>
      </w:r>
      <w:proofErr w:type="spellStart"/>
      <w:r w:rsidRPr="001E7A37">
        <w:t>amacıyla</w:t>
      </w:r>
      <w:proofErr w:type="spellEnd"/>
      <w:r w:rsidRPr="001E7A37">
        <w:t xml:space="preserve"> </w:t>
      </w:r>
      <w:proofErr w:type="spellStart"/>
      <w:r w:rsidRPr="001E7A37">
        <w:t>aşağıdaki</w:t>
      </w:r>
      <w:proofErr w:type="spellEnd"/>
      <w:r w:rsidRPr="001E7A37">
        <w:t xml:space="preserve"> </w:t>
      </w:r>
      <w:proofErr w:type="spellStart"/>
      <w:r w:rsidRPr="001E7A37">
        <w:t>istemci</w:t>
      </w:r>
      <w:proofErr w:type="spellEnd"/>
      <w:r w:rsidRPr="001E7A37">
        <w:t xml:space="preserve"> </w:t>
      </w:r>
      <w:proofErr w:type="spellStart"/>
      <w:r w:rsidRPr="001E7A37">
        <w:t>tarafı</w:t>
      </w:r>
      <w:proofErr w:type="spellEnd"/>
      <w:r w:rsidRPr="001E7A37">
        <w:t xml:space="preserve"> (Client-Side) </w:t>
      </w:r>
      <w:proofErr w:type="spellStart"/>
      <w:r w:rsidRPr="001E7A37">
        <w:t>limitler</w:t>
      </w:r>
      <w:proofErr w:type="spellEnd"/>
      <w:r w:rsidRPr="001E7A37">
        <w:t xml:space="preserve"> </w:t>
      </w:r>
      <w:proofErr w:type="spellStart"/>
      <w:r w:rsidRPr="001E7A37">
        <w:t>uygulanmıştır</w:t>
      </w:r>
      <w:proofErr w:type="spellEnd"/>
      <w:r w:rsidRPr="001E7A37">
        <w:t>.</w:t>
      </w:r>
    </w:p>
    <w:p w14:paraId="48405F6A" w14:textId="572A112F" w:rsidR="00052761" w:rsidRDefault="003836EC">
      <w:pPr>
        <w:pStyle w:val="ResimYazs"/>
        <w:spacing w:after="120"/>
      </w:pPr>
      <w:bookmarkStart w:id="61" w:name="_Toc229342401"/>
      <w:r>
        <w:t xml:space="preserve">Tablo </w:t>
      </w:r>
      <w:r w:rsidR="00433638">
        <w:t>16</w:t>
      </w:r>
      <w:r>
        <w:t>:</w:t>
      </w:r>
      <w:r>
        <w:t xml:space="preserve"> Rate Limit </w:t>
      </w:r>
      <w:proofErr w:type="spellStart"/>
      <w:r>
        <w:t>Kuralları</w:t>
      </w:r>
      <w:bookmarkEnd w:id="61"/>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052761" w14:paraId="34057C70" w14:textId="77777777" w:rsidTr="00C21D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tcPr>
          <w:p w14:paraId="68993B73" w14:textId="77777777" w:rsidR="00052761" w:rsidRDefault="003836EC">
            <w:pPr>
              <w:ind w:firstLine="0"/>
            </w:pPr>
            <w:r>
              <w:rPr>
                <w:color w:val="FFFFFF"/>
                <w:sz w:val="22"/>
              </w:rPr>
              <w:t xml:space="preserve">Endpoint </w:t>
            </w:r>
            <w:proofErr w:type="spellStart"/>
            <w:r>
              <w:rPr>
                <w:color w:val="FFFFFF"/>
                <w:sz w:val="22"/>
              </w:rPr>
              <w:t>grubu</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598A91BA"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Limit</w:t>
            </w:r>
          </w:p>
        </w:tc>
      </w:tr>
      <w:tr w:rsidR="00C21D70" w14:paraId="30795F44" w14:textId="77777777" w:rsidTr="00C21D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5183B5CB" w14:textId="0083BB1D" w:rsidR="00C21D70" w:rsidRPr="00C21D70" w:rsidRDefault="008C5E60" w:rsidP="00C21D70">
            <w:pPr>
              <w:ind w:firstLine="0"/>
              <w:rPr>
                <w:color w:val="000000" w:themeColor="text1"/>
              </w:rPr>
            </w:pPr>
            <w:r w:rsidRPr="008C5E60">
              <w:rPr>
                <w:color w:val="000000" w:themeColor="text1"/>
                <w:sz w:val="20"/>
                <w:szCs w:val="20"/>
              </w:rPr>
              <w:t xml:space="preserve">Dosya </w:t>
            </w:r>
            <w:proofErr w:type="spellStart"/>
            <w:r w:rsidRPr="008C5E60">
              <w:rPr>
                <w:color w:val="000000" w:themeColor="text1"/>
                <w:sz w:val="20"/>
                <w:szCs w:val="20"/>
              </w:rPr>
              <w:t>Yükleme</w:t>
            </w:r>
            <w:proofErr w:type="spellEnd"/>
            <w:r w:rsidRPr="008C5E60">
              <w:rPr>
                <w:color w:val="000000" w:themeColor="text1"/>
                <w:sz w:val="20"/>
                <w:szCs w:val="20"/>
              </w:rPr>
              <w:t xml:space="preserve"> (/worker/parse/start)</w:t>
            </w:r>
          </w:p>
        </w:tc>
        <w:tc>
          <w:tcPr>
            <w:tcW w:w="4535" w:type="dxa"/>
            <w:tcBorders>
              <w:top w:val="single" w:sz="4" w:space="0" w:color="7F7F7F"/>
              <w:left w:val="single" w:sz="4" w:space="0" w:color="7F7F7F"/>
              <w:bottom w:val="single" w:sz="4" w:space="0" w:color="7F7F7F"/>
              <w:right w:val="single" w:sz="4" w:space="0" w:color="7F7F7F"/>
            </w:tcBorders>
            <w:vAlign w:val="center"/>
          </w:tcPr>
          <w:p w14:paraId="44E2162C" w14:textId="6655904C" w:rsidR="00C21D70" w:rsidRPr="00C21D70" w:rsidRDefault="00C21D70" w:rsidP="00C21D7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21D70">
              <w:rPr>
                <w:color w:val="000000" w:themeColor="text1"/>
                <w:sz w:val="20"/>
                <w:szCs w:val="20"/>
              </w:rPr>
              <w:t>Maksimum</w:t>
            </w:r>
            <w:proofErr w:type="spellEnd"/>
            <w:r w:rsidRPr="00C21D70">
              <w:rPr>
                <w:color w:val="000000" w:themeColor="text1"/>
                <w:sz w:val="20"/>
                <w:szCs w:val="20"/>
              </w:rPr>
              <w:t xml:space="preserve"> 50 MB / Dosya</w:t>
            </w:r>
          </w:p>
        </w:tc>
      </w:tr>
      <w:tr w:rsidR="00C21D70" w14:paraId="5DF105E9" w14:textId="77777777" w:rsidTr="00C21D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3B487FE8" w14:textId="52EDDC91" w:rsidR="00C21D70" w:rsidRPr="00C21D70" w:rsidRDefault="008C5E60" w:rsidP="00C21D70">
            <w:pPr>
              <w:ind w:firstLine="0"/>
              <w:rPr>
                <w:color w:val="000000" w:themeColor="text1"/>
              </w:rPr>
            </w:pPr>
            <w:r w:rsidRPr="008C5E60">
              <w:rPr>
                <w:color w:val="000000" w:themeColor="text1"/>
                <w:sz w:val="20"/>
                <w:szCs w:val="20"/>
              </w:rPr>
              <w:t xml:space="preserve">Veri </w:t>
            </w:r>
            <w:proofErr w:type="spellStart"/>
            <w:r w:rsidRPr="008C5E60">
              <w:rPr>
                <w:color w:val="000000" w:themeColor="text1"/>
                <w:sz w:val="20"/>
                <w:szCs w:val="20"/>
              </w:rPr>
              <w:t>Ayrıştırma</w:t>
            </w:r>
            <w:proofErr w:type="spellEnd"/>
            <w:r w:rsidRPr="008C5E60">
              <w:rPr>
                <w:color w:val="000000" w:themeColor="text1"/>
                <w:sz w:val="20"/>
                <w:szCs w:val="20"/>
              </w:rPr>
              <w:t xml:space="preserve"> (/worker/parse/success)</w:t>
            </w:r>
          </w:p>
        </w:tc>
        <w:tc>
          <w:tcPr>
            <w:tcW w:w="4535" w:type="dxa"/>
            <w:tcBorders>
              <w:top w:val="single" w:sz="4" w:space="0" w:color="7F7F7F"/>
              <w:left w:val="single" w:sz="4" w:space="0" w:color="7F7F7F"/>
              <w:bottom w:val="single" w:sz="4" w:space="0" w:color="7F7F7F"/>
              <w:right w:val="single" w:sz="4" w:space="0" w:color="7F7F7F"/>
            </w:tcBorders>
            <w:vAlign w:val="center"/>
          </w:tcPr>
          <w:p w14:paraId="675FB6B4" w14:textId="0F6089B1" w:rsidR="00C21D70" w:rsidRPr="00C21D70" w:rsidRDefault="00C21D70" w:rsidP="00C21D7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21D70">
              <w:rPr>
                <w:color w:val="000000" w:themeColor="text1"/>
                <w:sz w:val="20"/>
                <w:szCs w:val="20"/>
              </w:rPr>
              <w:t>Tavsiye</w:t>
            </w:r>
            <w:proofErr w:type="spellEnd"/>
            <w:r w:rsidRPr="00C21D70">
              <w:rPr>
                <w:color w:val="000000" w:themeColor="text1"/>
                <w:sz w:val="20"/>
                <w:szCs w:val="20"/>
              </w:rPr>
              <w:t xml:space="preserve"> </w:t>
            </w:r>
            <w:proofErr w:type="spellStart"/>
            <w:r w:rsidRPr="00C21D70">
              <w:rPr>
                <w:color w:val="000000" w:themeColor="text1"/>
                <w:sz w:val="20"/>
                <w:szCs w:val="20"/>
              </w:rPr>
              <w:t>Edilen</w:t>
            </w:r>
            <w:proofErr w:type="spellEnd"/>
            <w:r w:rsidRPr="00C21D70">
              <w:rPr>
                <w:color w:val="000000" w:themeColor="text1"/>
                <w:sz w:val="20"/>
                <w:szCs w:val="20"/>
              </w:rPr>
              <w:t xml:space="preserve"> </w:t>
            </w:r>
            <w:proofErr w:type="spellStart"/>
            <w:r w:rsidRPr="00C21D70">
              <w:rPr>
                <w:color w:val="000000" w:themeColor="text1"/>
                <w:sz w:val="20"/>
                <w:szCs w:val="20"/>
              </w:rPr>
              <w:t>Maksimum</w:t>
            </w:r>
            <w:proofErr w:type="spellEnd"/>
            <w:r w:rsidRPr="00C21D70">
              <w:rPr>
                <w:color w:val="000000" w:themeColor="text1"/>
                <w:sz w:val="20"/>
                <w:szCs w:val="20"/>
              </w:rPr>
              <w:t xml:space="preserve"> 1 Milyon </w:t>
            </w:r>
            <w:proofErr w:type="spellStart"/>
            <w:r w:rsidRPr="00C21D70">
              <w:rPr>
                <w:color w:val="000000" w:themeColor="text1"/>
                <w:sz w:val="20"/>
                <w:szCs w:val="20"/>
              </w:rPr>
              <w:t>Satır</w:t>
            </w:r>
            <w:proofErr w:type="spellEnd"/>
          </w:p>
        </w:tc>
      </w:tr>
      <w:tr w:rsidR="00C21D70" w14:paraId="0E3F81B9" w14:textId="77777777" w:rsidTr="00C21D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027C926A" w14:textId="03F23DBF" w:rsidR="00C21D70" w:rsidRPr="00C21D70" w:rsidRDefault="008C5E60" w:rsidP="00C21D70">
            <w:pPr>
              <w:ind w:firstLine="0"/>
              <w:rPr>
                <w:color w:val="000000" w:themeColor="text1"/>
              </w:rPr>
            </w:pPr>
            <w:proofErr w:type="spellStart"/>
            <w:r w:rsidRPr="008C5E60">
              <w:rPr>
                <w:color w:val="000000" w:themeColor="text1"/>
                <w:sz w:val="20"/>
                <w:szCs w:val="20"/>
              </w:rPr>
              <w:t>Görselleştirme</w:t>
            </w:r>
            <w:proofErr w:type="spellEnd"/>
            <w:r w:rsidRPr="008C5E60">
              <w:rPr>
                <w:color w:val="000000" w:themeColor="text1"/>
                <w:sz w:val="20"/>
                <w:szCs w:val="20"/>
              </w:rPr>
              <w:t xml:space="preserve"> (/</w:t>
            </w:r>
            <w:proofErr w:type="spellStart"/>
            <w:r w:rsidRPr="008C5E60">
              <w:rPr>
                <w:color w:val="000000" w:themeColor="text1"/>
                <w:sz w:val="20"/>
                <w:szCs w:val="20"/>
              </w:rPr>
              <w:t>ui</w:t>
            </w:r>
            <w:proofErr w:type="spellEnd"/>
            <w:r w:rsidRPr="008C5E60">
              <w:rPr>
                <w:color w:val="000000" w:themeColor="text1"/>
                <w:sz w:val="20"/>
                <w:szCs w:val="20"/>
              </w:rPr>
              <w:t>/chart/draw)</w:t>
            </w:r>
          </w:p>
        </w:tc>
        <w:tc>
          <w:tcPr>
            <w:tcW w:w="4535" w:type="dxa"/>
            <w:tcBorders>
              <w:top w:val="single" w:sz="4" w:space="0" w:color="7F7F7F"/>
              <w:left w:val="single" w:sz="4" w:space="0" w:color="7F7F7F"/>
              <w:bottom w:val="single" w:sz="4" w:space="0" w:color="7F7F7F"/>
              <w:right w:val="single" w:sz="4" w:space="0" w:color="7F7F7F"/>
            </w:tcBorders>
            <w:vAlign w:val="center"/>
          </w:tcPr>
          <w:p w14:paraId="0009AD06" w14:textId="38723186" w:rsidR="00C21D70" w:rsidRPr="00C21D70" w:rsidRDefault="00C21D70" w:rsidP="00C21D7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21D70">
              <w:rPr>
                <w:color w:val="000000" w:themeColor="text1"/>
                <w:sz w:val="20"/>
                <w:szCs w:val="20"/>
              </w:rPr>
              <w:t>Çizim</w:t>
            </w:r>
            <w:proofErr w:type="spellEnd"/>
            <w:r w:rsidRPr="00C21D70">
              <w:rPr>
                <w:color w:val="000000" w:themeColor="text1"/>
                <w:sz w:val="20"/>
                <w:szCs w:val="20"/>
              </w:rPr>
              <w:t xml:space="preserve"> </w:t>
            </w:r>
            <w:proofErr w:type="spellStart"/>
            <w:r w:rsidRPr="00C21D70">
              <w:rPr>
                <w:color w:val="000000" w:themeColor="text1"/>
                <w:sz w:val="20"/>
                <w:szCs w:val="20"/>
              </w:rPr>
              <w:t>başına</w:t>
            </w:r>
            <w:proofErr w:type="spellEnd"/>
            <w:r w:rsidRPr="00C21D70">
              <w:rPr>
                <w:color w:val="000000" w:themeColor="text1"/>
                <w:sz w:val="20"/>
                <w:szCs w:val="20"/>
              </w:rPr>
              <w:t xml:space="preserve"> Max 50 </w:t>
            </w:r>
            <w:proofErr w:type="spellStart"/>
            <w:r w:rsidRPr="00C21D70">
              <w:rPr>
                <w:color w:val="000000" w:themeColor="text1"/>
                <w:sz w:val="20"/>
                <w:szCs w:val="20"/>
              </w:rPr>
              <w:t>Sütun</w:t>
            </w:r>
            <w:proofErr w:type="spellEnd"/>
            <w:r w:rsidRPr="00C21D70">
              <w:rPr>
                <w:color w:val="000000" w:themeColor="text1"/>
                <w:sz w:val="20"/>
                <w:szCs w:val="20"/>
              </w:rPr>
              <w:t xml:space="preserve"> (Canvas </w:t>
            </w:r>
            <w:proofErr w:type="spellStart"/>
            <w:r w:rsidRPr="00C21D70">
              <w:rPr>
                <w:color w:val="000000" w:themeColor="text1"/>
                <w:sz w:val="20"/>
                <w:szCs w:val="20"/>
              </w:rPr>
              <w:t>darboğazını</w:t>
            </w:r>
            <w:proofErr w:type="spellEnd"/>
            <w:r w:rsidRPr="00C21D70">
              <w:rPr>
                <w:color w:val="000000" w:themeColor="text1"/>
                <w:sz w:val="20"/>
                <w:szCs w:val="20"/>
              </w:rPr>
              <w:t xml:space="preserve"> </w:t>
            </w:r>
            <w:proofErr w:type="spellStart"/>
            <w:r w:rsidRPr="00C21D70">
              <w:rPr>
                <w:color w:val="000000" w:themeColor="text1"/>
                <w:sz w:val="20"/>
                <w:szCs w:val="20"/>
              </w:rPr>
              <w:t>önlemek</w:t>
            </w:r>
            <w:proofErr w:type="spellEnd"/>
            <w:r w:rsidRPr="00C21D70">
              <w:rPr>
                <w:color w:val="000000" w:themeColor="text1"/>
                <w:sz w:val="20"/>
                <w:szCs w:val="20"/>
              </w:rPr>
              <w:t xml:space="preserve"> </w:t>
            </w:r>
            <w:proofErr w:type="spellStart"/>
            <w:r w:rsidRPr="00C21D70">
              <w:rPr>
                <w:color w:val="000000" w:themeColor="text1"/>
                <w:sz w:val="20"/>
                <w:szCs w:val="20"/>
              </w:rPr>
              <w:t>için</w:t>
            </w:r>
            <w:proofErr w:type="spellEnd"/>
            <w:r w:rsidRPr="00C21D70">
              <w:rPr>
                <w:color w:val="000000" w:themeColor="text1"/>
                <w:sz w:val="20"/>
                <w:szCs w:val="20"/>
              </w:rPr>
              <w:t>)</w:t>
            </w:r>
          </w:p>
        </w:tc>
      </w:tr>
    </w:tbl>
    <w:p w14:paraId="356045B5" w14:textId="77777777" w:rsidR="00052761" w:rsidRDefault="003836EC">
      <w:pPr>
        <w:pStyle w:val="Balk1"/>
      </w:pPr>
      <w:bookmarkStart w:id="62" w:name="_Toc229342342"/>
      <w:r>
        <w:lastRenderedPageBreak/>
        <w:t>7. KULLANICI ARAYÜZÜ TASARIMI</w:t>
      </w:r>
      <w:bookmarkEnd w:id="62"/>
    </w:p>
    <w:p w14:paraId="48CAFC21" w14:textId="3988867F" w:rsidR="008C5E60" w:rsidRPr="008C5E60" w:rsidRDefault="008C5E60" w:rsidP="008C5E60">
      <w:pPr>
        <w:ind w:firstLine="0"/>
      </w:pPr>
      <w:proofErr w:type="spellStart"/>
      <w:r w:rsidRPr="008C5E60">
        <w:t>Uygulamanın</w:t>
      </w:r>
      <w:proofErr w:type="spellEnd"/>
      <w:r w:rsidRPr="008C5E60">
        <w:t xml:space="preserve"> </w:t>
      </w:r>
      <w:proofErr w:type="spellStart"/>
      <w:r w:rsidRPr="008C5E60">
        <w:t>kullanıcı</w:t>
      </w:r>
      <w:proofErr w:type="spellEnd"/>
      <w:r w:rsidRPr="008C5E60">
        <w:t xml:space="preserve"> </w:t>
      </w:r>
      <w:proofErr w:type="spellStart"/>
      <w:r w:rsidRPr="008C5E60">
        <w:t>arayüzü</w:t>
      </w:r>
      <w:proofErr w:type="spellEnd"/>
      <w:r w:rsidRPr="008C5E60">
        <w:t xml:space="preserve"> (UI), </w:t>
      </w:r>
      <w:proofErr w:type="spellStart"/>
      <w:r w:rsidRPr="008C5E60">
        <w:t>karmaşık</w:t>
      </w:r>
      <w:proofErr w:type="spellEnd"/>
      <w:r w:rsidRPr="008C5E60">
        <w:t xml:space="preserve"> </w:t>
      </w:r>
      <w:proofErr w:type="spellStart"/>
      <w:r w:rsidRPr="008C5E60">
        <w:t>menülerden</w:t>
      </w:r>
      <w:proofErr w:type="spellEnd"/>
      <w:r w:rsidRPr="008C5E60">
        <w:t xml:space="preserve"> </w:t>
      </w:r>
      <w:proofErr w:type="spellStart"/>
      <w:r w:rsidRPr="008C5E60">
        <w:t>arındırılarak</w:t>
      </w:r>
      <w:proofErr w:type="spellEnd"/>
      <w:r w:rsidRPr="008C5E60">
        <w:t xml:space="preserve"> </w:t>
      </w:r>
      <w:proofErr w:type="spellStart"/>
      <w:r w:rsidRPr="008C5E60">
        <w:t>kullanıcının</w:t>
      </w:r>
      <w:proofErr w:type="spellEnd"/>
      <w:r w:rsidRPr="008C5E60">
        <w:t xml:space="preserve"> </w:t>
      </w:r>
      <w:proofErr w:type="spellStart"/>
      <w:r w:rsidRPr="008C5E60">
        <w:t>doğrudan</w:t>
      </w:r>
      <w:proofErr w:type="spellEnd"/>
      <w:r w:rsidRPr="008C5E60">
        <w:t xml:space="preserve"> </w:t>
      </w:r>
      <w:proofErr w:type="spellStart"/>
      <w:r w:rsidRPr="008C5E60">
        <w:t>veri</w:t>
      </w:r>
      <w:proofErr w:type="spellEnd"/>
      <w:r w:rsidRPr="008C5E60">
        <w:t xml:space="preserve"> </w:t>
      </w:r>
      <w:proofErr w:type="spellStart"/>
      <w:r w:rsidRPr="008C5E60">
        <w:t>analizi</w:t>
      </w:r>
      <w:proofErr w:type="spellEnd"/>
      <w:r w:rsidRPr="008C5E60">
        <w:t xml:space="preserve"> </w:t>
      </w:r>
      <w:proofErr w:type="spellStart"/>
      <w:r w:rsidRPr="008C5E60">
        <w:t>yapmasını</w:t>
      </w:r>
      <w:proofErr w:type="spellEnd"/>
      <w:r w:rsidRPr="008C5E60">
        <w:t xml:space="preserve"> </w:t>
      </w:r>
      <w:proofErr w:type="spellStart"/>
      <w:r w:rsidRPr="008C5E60">
        <w:t>sağlayacak</w:t>
      </w:r>
      <w:proofErr w:type="spellEnd"/>
      <w:r w:rsidRPr="008C5E60">
        <w:t xml:space="preserve"> </w:t>
      </w:r>
      <w:proofErr w:type="spellStart"/>
      <w:r w:rsidRPr="008C5E60">
        <w:t>şekilde</w:t>
      </w:r>
      <w:proofErr w:type="spellEnd"/>
      <w:r w:rsidRPr="008C5E60">
        <w:t xml:space="preserve"> </w:t>
      </w:r>
      <w:proofErr w:type="spellStart"/>
      <w:r w:rsidRPr="008C5E60">
        <w:t>tek</w:t>
      </w:r>
      <w:proofErr w:type="spellEnd"/>
      <w:r w:rsidRPr="008C5E60">
        <w:t xml:space="preserve"> </w:t>
      </w:r>
      <w:proofErr w:type="spellStart"/>
      <w:r w:rsidRPr="008C5E60">
        <w:t>bir</w:t>
      </w:r>
      <w:proofErr w:type="spellEnd"/>
      <w:r w:rsidRPr="008C5E60">
        <w:t xml:space="preserve"> </w:t>
      </w:r>
      <w:proofErr w:type="spellStart"/>
      <w:r w:rsidRPr="008C5E60">
        <w:t>sayfa</w:t>
      </w:r>
      <w:proofErr w:type="spellEnd"/>
      <w:r w:rsidRPr="008C5E60">
        <w:t xml:space="preserve"> (Single-Page) </w:t>
      </w:r>
      <w:proofErr w:type="spellStart"/>
      <w:r w:rsidRPr="008C5E60">
        <w:t>olarak</w:t>
      </w:r>
      <w:proofErr w:type="spellEnd"/>
      <w:r w:rsidRPr="008C5E60">
        <w:t xml:space="preserve"> </w:t>
      </w:r>
      <w:proofErr w:type="spellStart"/>
      <w:r w:rsidRPr="008C5E60">
        <w:t>tasarlanmıştır</w:t>
      </w:r>
      <w:proofErr w:type="spellEnd"/>
      <w:r w:rsidRPr="008C5E60">
        <w:t>.</w:t>
      </w:r>
    </w:p>
    <w:p w14:paraId="495EFFC4" w14:textId="77777777" w:rsidR="00052761" w:rsidRDefault="003836EC">
      <w:pPr>
        <w:pStyle w:val="Balk2"/>
      </w:pPr>
      <w:bookmarkStart w:id="63" w:name="_Toc229342343"/>
      <w:r>
        <w:t xml:space="preserve">7.1. Bilgi </w:t>
      </w:r>
      <w:proofErr w:type="spellStart"/>
      <w:r>
        <w:t>Mimarisi</w:t>
      </w:r>
      <w:proofErr w:type="spellEnd"/>
      <w:r>
        <w:t xml:space="preserve"> (Sitemap)</w:t>
      </w:r>
      <w:bookmarkEnd w:id="63"/>
    </w:p>
    <w:p w14:paraId="42118D79" w14:textId="540413CD" w:rsidR="008C5E60" w:rsidRPr="008C5E60" w:rsidRDefault="008C5E60" w:rsidP="008C5E60">
      <w:pPr>
        <w:ind w:firstLine="0"/>
      </w:pPr>
      <w:proofErr w:type="spellStart"/>
      <w:r w:rsidRPr="008C5E60">
        <w:t>Uygulama</w:t>
      </w:r>
      <w:proofErr w:type="spellEnd"/>
      <w:r w:rsidRPr="008C5E60">
        <w:t xml:space="preserve"> </w:t>
      </w:r>
      <w:proofErr w:type="spellStart"/>
      <w:r w:rsidRPr="008C5E60">
        <w:t>hiyerarşisi</w:t>
      </w:r>
      <w:proofErr w:type="spellEnd"/>
      <w:r w:rsidRPr="008C5E60">
        <w:t xml:space="preserve"> alt </w:t>
      </w:r>
      <w:proofErr w:type="spellStart"/>
      <w:r w:rsidRPr="008C5E60">
        <w:t>sayfalardan</w:t>
      </w:r>
      <w:proofErr w:type="spellEnd"/>
      <w:r w:rsidRPr="008C5E60">
        <w:t xml:space="preserve"> (Routing) </w:t>
      </w:r>
      <w:proofErr w:type="spellStart"/>
      <w:r w:rsidRPr="008C5E60">
        <w:t>ziyade</w:t>
      </w:r>
      <w:proofErr w:type="spellEnd"/>
      <w:r w:rsidRPr="008C5E60">
        <w:t xml:space="preserve">, </w:t>
      </w:r>
      <w:proofErr w:type="spellStart"/>
      <w:r w:rsidRPr="008C5E60">
        <w:t>veri</w:t>
      </w:r>
      <w:proofErr w:type="spellEnd"/>
      <w:r w:rsidRPr="008C5E60">
        <w:t xml:space="preserve"> </w:t>
      </w:r>
      <w:proofErr w:type="spellStart"/>
      <w:r w:rsidRPr="008C5E60">
        <w:t>işleme</w:t>
      </w:r>
      <w:proofErr w:type="spellEnd"/>
      <w:r w:rsidRPr="008C5E60">
        <w:t xml:space="preserve"> </w:t>
      </w:r>
      <w:proofErr w:type="spellStart"/>
      <w:r w:rsidRPr="008C5E60">
        <w:t>aşamalarına</w:t>
      </w:r>
      <w:proofErr w:type="spellEnd"/>
      <w:r w:rsidRPr="008C5E60">
        <w:t xml:space="preserve"> </w:t>
      </w:r>
      <w:proofErr w:type="spellStart"/>
      <w:r w:rsidRPr="008C5E60">
        <w:t>göre</w:t>
      </w:r>
      <w:proofErr w:type="spellEnd"/>
      <w:r w:rsidRPr="008C5E60">
        <w:t xml:space="preserve"> "</w:t>
      </w:r>
      <w:proofErr w:type="spellStart"/>
      <w:r w:rsidRPr="008C5E60">
        <w:t>Görünümler</w:t>
      </w:r>
      <w:proofErr w:type="spellEnd"/>
      <w:r w:rsidRPr="008C5E60">
        <w:t xml:space="preserve">" (Views) </w:t>
      </w:r>
      <w:proofErr w:type="spellStart"/>
      <w:r w:rsidRPr="008C5E60">
        <w:t>olarak</w:t>
      </w:r>
      <w:proofErr w:type="spellEnd"/>
      <w:r w:rsidRPr="008C5E60">
        <w:t xml:space="preserve"> </w:t>
      </w:r>
      <w:proofErr w:type="spellStart"/>
      <w:r w:rsidRPr="008C5E60">
        <w:t>düzenlenmiştir</w:t>
      </w:r>
      <w:proofErr w:type="spellEnd"/>
      <w:r w:rsidRPr="008C5E60">
        <w:t>.</w:t>
      </w:r>
    </w:p>
    <w:tbl>
      <w:tblPr>
        <w:tblW w:w="0" w:type="auto"/>
        <w:jc w:val="center"/>
        <w:tblLook w:val="04A0" w:firstRow="1" w:lastRow="0" w:firstColumn="1" w:lastColumn="0" w:noHBand="0" w:noVBand="1"/>
      </w:tblPr>
      <w:tblGrid>
        <w:gridCol w:w="7937"/>
      </w:tblGrid>
      <w:tr w:rsidR="00052761" w14:paraId="2E42570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C86DD94" w14:textId="50FE74E8" w:rsidR="00052761" w:rsidRDefault="0056657C">
            <w:pPr>
              <w:spacing w:before="720"/>
              <w:ind w:firstLine="0"/>
              <w:jc w:val="center"/>
            </w:pPr>
            <w:r w:rsidRPr="0056657C">
              <w:rPr>
                <w:sz w:val="64"/>
              </w:rPr>
              <w:drawing>
                <wp:anchor distT="0" distB="0" distL="114300" distR="114300" simplePos="0" relativeHeight="251635200" behindDoc="0" locked="0" layoutInCell="1" allowOverlap="1" wp14:anchorId="208D37D0" wp14:editId="0A09E253">
                  <wp:simplePos x="0" y="0"/>
                  <wp:positionH relativeFrom="column">
                    <wp:posOffset>-90805</wp:posOffset>
                  </wp:positionH>
                  <wp:positionV relativeFrom="paragraph">
                    <wp:posOffset>5080</wp:posOffset>
                  </wp:positionV>
                  <wp:extent cx="5067300" cy="2308860"/>
                  <wp:effectExtent l="0" t="0" r="0" b="0"/>
                  <wp:wrapNone/>
                  <wp:docPr id="286443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43038" name=""/>
                          <pic:cNvPicPr/>
                        </pic:nvPicPr>
                        <pic:blipFill>
                          <a:blip r:embed="rId14"/>
                          <a:stretch>
                            <a:fillRect/>
                          </a:stretch>
                        </pic:blipFill>
                        <pic:spPr>
                          <a:xfrm>
                            <a:off x="0" y="0"/>
                            <a:ext cx="5067300" cy="2308860"/>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p>
          <w:p w14:paraId="3CEF50FB" w14:textId="77777777" w:rsidR="00052761" w:rsidRDefault="003836EC">
            <w:pPr>
              <w:ind w:firstLine="0"/>
              <w:jc w:val="center"/>
            </w:pPr>
            <w:r>
              <w:rPr>
                <w:b/>
                <w:sz w:val="22"/>
              </w:rPr>
              <w:t>[</w:t>
            </w:r>
            <w:proofErr w:type="spellStart"/>
            <w:r>
              <w:rPr>
                <w:b/>
                <w:sz w:val="22"/>
              </w:rPr>
              <w:t>Şekil</w:t>
            </w:r>
            <w:proofErr w:type="spellEnd"/>
            <w:r>
              <w:rPr>
                <w:b/>
                <w:sz w:val="22"/>
              </w:rPr>
              <w:t>: Sitemap]</w:t>
            </w:r>
          </w:p>
          <w:p w14:paraId="44027B55" w14:textId="77777777" w:rsidR="00052761" w:rsidRDefault="003836EC">
            <w:pPr>
              <w:spacing w:after="720"/>
              <w:ind w:firstLine="0"/>
              <w:jc w:val="center"/>
            </w:pPr>
            <w:proofErr w:type="spellStart"/>
            <w:r>
              <w:rPr>
                <w:i/>
                <w:color w:val="808080"/>
                <w:sz w:val="18"/>
              </w:rPr>
              <w:t>Hiyerarşik</w:t>
            </w:r>
            <w:proofErr w:type="spellEnd"/>
            <w:r>
              <w:rPr>
                <w:i/>
                <w:color w:val="808080"/>
                <w:sz w:val="18"/>
              </w:rPr>
              <w:t xml:space="preserve"> site </w:t>
            </w:r>
            <w:proofErr w:type="spellStart"/>
            <w:r>
              <w:rPr>
                <w:i/>
                <w:color w:val="808080"/>
                <w:sz w:val="18"/>
              </w:rPr>
              <w:t>haritası</w:t>
            </w:r>
            <w:proofErr w:type="spellEnd"/>
            <w:r>
              <w:rPr>
                <w:i/>
                <w:color w:val="808080"/>
                <w:sz w:val="18"/>
              </w:rPr>
              <w:t xml:space="preserve"> — primary/secondary nav </w:t>
            </w:r>
            <w:proofErr w:type="spellStart"/>
            <w:r>
              <w:rPr>
                <w:i/>
                <w:color w:val="808080"/>
                <w:sz w:val="18"/>
              </w:rPr>
              <w:t>yapısı</w:t>
            </w:r>
            <w:proofErr w:type="spellEnd"/>
            <w:r>
              <w:rPr>
                <w:i/>
                <w:color w:val="808080"/>
                <w:sz w:val="18"/>
              </w:rPr>
              <w:t>.</w:t>
            </w:r>
          </w:p>
        </w:tc>
      </w:tr>
    </w:tbl>
    <w:p w14:paraId="421177A4" w14:textId="77777777" w:rsidR="00052761" w:rsidRDefault="003836EC">
      <w:pPr>
        <w:pStyle w:val="ResimYazs"/>
      </w:pPr>
      <w:bookmarkStart w:id="64" w:name="_Toc229342378"/>
      <w:proofErr w:type="spellStart"/>
      <w:r>
        <w:t>Şekil</w:t>
      </w:r>
      <w:proofErr w:type="spellEnd"/>
      <w:r>
        <w:t xml:space="preserve"> </w:t>
      </w:r>
      <w:fldSimple w:instr=" SEQ Şekil \* ARABIC ">
        <w:r w:rsidR="00C917B5">
          <w:rPr>
            <w:noProof/>
          </w:rPr>
          <w:t>6</w:t>
        </w:r>
      </w:fldSimple>
      <w:r>
        <w:t xml:space="preserve">: </w:t>
      </w:r>
      <w:proofErr w:type="spellStart"/>
      <w:r>
        <w:t>Uygulama</w:t>
      </w:r>
      <w:proofErr w:type="spellEnd"/>
      <w:r>
        <w:t xml:space="preserve"> Site </w:t>
      </w:r>
      <w:proofErr w:type="spellStart"/>
      <w:r>
        <w:t>Haritası</w:t>
      </w:r>
      <w:bookmarkEnd w:id="64"/>
      <w:proofErr w:type="spellEnd"/>
    </w:p>
    <w:p w14:paraId="3327AF16" w14:textId="77777777" w:rsidR="00052761" w:rsidRDefault="003836EC">
      <w:pPr>
        <w:pStyle w:val="Balk2"/>
      </w:pPr>
      <w:bookmarkStart w:id="65" w:name="_Toc229342344"/>
      <w:r>
        <w:t xml:space="preserve">7.2. </w:t>
      </w:r>
      <w:proofErr w:type="spellStart"/>
      <w:r>
        <w:t>Kullanıcı</w:t>
      </w:r>
      <w:proofErr w:type="spellEnd"/>
      <w:r>
        <w:t xml:space="preserve"> </w:t>
      </w:r>
      <w:proofErr w:type="spellStart"/>
      <w:r>
        <w:t>Akışı</w:t>
      </w:r>
      <w:proofErr w:type="spellEnd"/>
      <w:r>
        <w:t xml:space="preserve"> (User Flow)</w:t>
      </w:r>
      <w:bookmarkEnd w:id="65"/>
    </w:p>
    <w:p w14:paraId="2AD5CB19" w14:textId="5B5A9275" w:rsidR="0076603C" w:rsidRPr="0076603C" w:rsidRDefault="0076603C" w:rsidP="0076603C">
      <w:pPr>
        <w:ind w:firstLine="0"/>
      </w:pPr>
      <w:proofErr w:type="spellStart"/>
      <w:r w:rsidRPr="0076603C">
        <w:t>Uygulamanın</w:t>
      </w:r>
      <w:proofErr w:type="spellEnd"/>
      <w:r w:rsidRPr="0076603C">
        <w:t xml:space="preserve"> ana </w:t>
      </w:r>
      <w:proofErr w:type="spellStart"/>
      <w:r w:rsidRPr="0076603C">
        <w:t>akışı</w:t>
      </w:r>
      <w:proofErr w:type="spellEnd"/>
      <w:r w:rsidRPr="0076603C">
        <w:t>; "</w:t>
      </w:r>
      <w:proofErr w:type="spellStart"/>
      <w:r w:rsidRPr="0076603C">
        <w:t>Kayıt</w:t>
      </w:r>
      <w:proofErr w:type="spellEnd"/>
      <w:r w:rsidRPr="0076603C">
        <w:t xml:space="preserve"> Ol/</w:t>
      </w:r>
      <w:proofErr w:type="spellStart"/>
      <w:r w:rsidRPr="0076603C">
        <w:t>Giriş</w:t>
      </w:r>
      <w:proofErr w:type="spellEnd"/>
      <w:r w:rsidRPr="0076603C">
        <w:t xml:space="preserve"> Yap" </w:t>
      </w:r>
      <w:proofErr w:type="spellStart"/>
      <w:r w:rsidRPr="0076603C">
        <w:t>gibi</w:t>
      </w:r>
      <w:proofErr w:type="spellEnd"/>
      <w:r w:rsidRPr="0076603C">
        <w:t xml:space="preserve"> </w:t>
      </w:r>
      <w:proofErr w:type="spellStart"/>
      <w:r w:rsidRPr="0076603C">
        <w:t>oyalayıcı</w:t>
      </w:r>
      <w:proofErr w:type="spellEnd"/>
      <w:r w:rsidRPr="0076603C">
        <w:t xml:space="preserve"> </w:t>
      </w:r>
      <w:proofErr w:type="spellStart"/>
      <w:r w:rsidRPr="0076603C">
        <w:t>adımlar</w:t>
      </w:r>
      <w:proofErr w:type="spellEnd"/>
      <w:r w:rsidRPr="0076603C">
        <w:t xml:space="preserve"> </w:t>
      </w:r>
      <w:proofErr w:type="spellStart"/>
      <w:r w:rsidRPr="0076603C">
        <w:t>olmadan</w:t>
      </w:r>
      <w:proofErr w:type="spellEnd"/>
      <w:r w:rsidRPr="0076603C">
        <w:t xml:space="preserve"> </w:t>
      </w:r>
      <w:proofErr w:type="spellStart"/>
      <w:r w:rsidRPr="0076603C">
        <w:t>kullanıcının</w:t>
      </w:r>
      <w:proofErr w:type="spellEnd"/>
      <w:r w:rsidRPr="0076603C">
        <w:t xml:space="preserve"> </w:t>
      </w:r>
      <w:proofErr w:type="spellStart"/>
      <w:r w:rsidRPr="0076603C">
        <w:t>verisine</w:t>
      </w:r>
      <w:proofErr w:type="spellEnd"/>
      <w:r w:rsidRPr="0076603C">
        <w:t xml:space="preserve"> </w:t>
      </w:r>
      <w:proofErr w:type="spellStart"/>
      <w:r w:rsidRPr="0076603C">
        <w:t>anında</w:t>
      </w:r>
      <w:proofErr w:type="spellEnd"/>
      <w:r w:rsidRPr="0076603C">
        <w:t xml:space="preserve"> </w:t>
      </w:r>
      <w:proofErr w:type="spellStart"/>
      <w:r w:rsidRPr="0076603C">
        <w:t>ulaşması</w:t>
      </w:r>
      <w:proofErr w:type="spellEnd"/>
      <w:r w:rsidRPr="0076603C">
        <w:t xml:space="preserve"> </w:t>
      </w:r>
      <w:proofErr w:type="spellStart"/>
      <w:r w:rsidRPr="0076603C">
        <w:t>üzerine</w:t>
      </w:r>
      <w:proofErr w:type="spellEnd"/>
      <w:r w:rsidRPr="0076603C">
        <w:t xml:space="preserve"> </w:t>
      </w:r>
      <w:proofErr w:type="spellStart"/>
      <w:r w:rsidRPr="0076603C">
        <w:t>kurgulanmıştır</w:t>
      </w:r>
      <w:proofErr w:type="spellEnd"/>
      <w:r w:rsidRPr="0076603C">
        <w:t xml:space="preserve"> (Time-to-Value </w:t>
      </w:r>
      <w:proofErr w:type="spellStart"/>
      <w:r w:rsidRPr="0076603C">
        <w:t>optimizasyonu</w:t>
      </w:r>
      <w:proofErr w:type="spellEnd"/>
      <w:r w:rsidRPr="0076603C">
        <w:t>).</w:t>
      </w:r>
    </w:p>
    <w:tbl>
      <w:tblPr>
        <w:tblW w:w="0" w:type="auto"/>
        <w:jc w:val="center"/>
        <w:tblLook w:val="04A0" w:firstRow="1" w:lastRow="0" w:firstColumn="1" w:lastColumn="0" w:noHBand="0" w:noVBand="1"/>
      </w:tblPr>
      <w:tblGrid>
        <w:gridCol w:w="7937"/>
      </w:tblGrid>
      <w:tr w:rsidR="00052761" w14:paraId="7142BAE4"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474B709" w14:textId="4CD7BB9A" w:rsidR="00052761" w:rsidRDefault="0076603C">
            <w:pPr>
              <w:spacing w:before="720"/>
              <w:ind w:firstLine="0"/>
              <w:jc w:val="center"/>
            </w:pPr>
            <w:r w:rsidRPr="0076603C">
              <w:rPr>
                <w:sz w:val="64"/>
              </w:rPr>
              <w:drawing>
                <wp:anchor distT="0" distB="0" distL="114300" distR="114300" simplePos="0" relativeHeight="251638272" behindDoc="0" locked="0" layoutInCell="1" allowOverlap="1" wp14:anchorId="1F854949" wp14:editId="373FA8E6">
                  <wp:simplePos x="0" y="0"/>
                  <wp:positionH relativeFrom="column">
                    <wp:posOffset>-90805</wp:posOffset>
                  </wp:positionH>
                  <wp:positionV relativeFrom="paragraph">
                    <wp:posOffset>-15875</wp:posOffset>
                  </wp:positionV>
                  <wp:extent cx="5105400" cy="2316480"/>
                  <wp:effectExtent l="0" t="0" r="0" b="7620"/>
                  <wp:wrapNone/>
                  <wp:docPr id="1803604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84" name=""/>
                          <pic:cNvPicPr/>
                        </pic:nvPicPr>
                        <pic:blipFill>
                          <a:blip r:embed="rId15"/>
                          <a:stretch>
                            <a:fillRect/>
                          </a:stretch>
                        </pic:blipFill>
                        <pic:spPr>
                          <a:xfrm>
                            <a:off x="0" y="0"/>
                            <a:ext cx="5105400" cy="2316480"/>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p>
          <w:p w14:paraId="5C9E9827" w14:textId="77777777" w:rsidR="00052761" w:rsidRDefault="003836EC">
            <w:pPr>
              <w:ind w:firstLine="0"/>
              <w:jc w:val="center"/>
            </w:pPr>
            <w:r>
              <w:rPr>
                <w:b/>
                <w:sz w:val="22"/>
              </w:rPr>
              <w:t>[</w:t>
            </w:r>
            <w:proofErr w:type="spellStart"/>
            <w:r>
              <w:rPr>
                <w:b/>
                <w:sz w:val="22"/>
              </w:rPr>
              <w:t>Şekil</w:t>
            </w:r>
            <w:proofErr w:type="spellEnd"/>
            <w:r>
              <w:rPr>
                <w:b/>
                <w:sz w:val="22"/>
              </w:rPr>
              <w:t xml:space="preserve">: Ana </w:t>
            </w:r>
            <w:proofErr w:type="spellStart"/>
            <w:r>
              <w:rPr>
                <w:b/>
                <w:sz w:val="22"/>
              </w:rPr>
              <w:t>Kullanıcı</w:t>
            </w:r>
            <w:proofErr w:type="spellEnd"/>
            <w:r>
              <w:rPr>
                <w:b/>
                <w:sz w:val="22"/>
              </w:rPr>
              <w:t xml:space="preserve"> Akışı]</w:t>
            </w:r>
          </w:p>
          <w:p w14:paraId="4B3FFFBC" w14:textId="77777777" w:rsidR="00052761" w:rsidRDefault="003836EC">
            <w:pPr>
              <w:spacing w:after="720"/>
              <w:ind w:firstLine="0"/>
              <w:jc w:val="center"/>
            </w:pPr>
            <w:r>
              <w:rPr>
                <w:i/>
                <w:color w:val="808080"/>
                <w:sz w:val="18"/>
              </w:rPr>
              <w:t xml:space="preserve">Landing → </w:t>
            </w:r>
            <w:proofErr w:type="spellStart"/>
            <w:r>
              <w:rPr>
                <w:i/>
                <w:color w:val="808080"/>
                <w:sz w:val="18"/>
              </w:rPr>
              <w:t>Kayıt</w:t>
            </w:r>
            <w:proofErr w:type="spellEnd"/>
            <w:r>
              <w:rPr>
                <w:i/>
                <w:color w:val="808080"/>
                <w:sz w:val="18"/>
              </w:rPr>
              <w:t>/</w:t>
            </w:r>
            <w:proofErr w:type="spellStart"/>
            <w:r>
              <w:rPr>
                <w:i/>
                <w:color w:val="808080"/>
                <w:sz w:val="18"/>
              </w:rPr>
              <w:t>Giriş</w:t>
            </w:r>
            <w:proofErr w:type="spellEnd"/>
            <w:r>
              <w:rPr>
                <w:i/>
                <w:color w:val="808080"/>
                <w:sz w:val="18"/>
              </w:rPr>
              <w:t xml:space="preserve"> → Dashboard → Ana </w:t>
            </w:r>
            <w:proofErr w:type="spellStart"/>
            <w:r>
              <w:rPr>
                <w:i/>
                <w:color w:val="808080"/>
                <w:sz w:val="18"/>
              </w:rPr>
              <w:t>eylem</w:t>
            </w:r>
            <w:proofErr w:type="spellEnd"/>
            <w:r>
              <w:rPr>
                <w:i/>
                <w:color w:val="808080"/>
                <w:sz w:val="18"/>
              </w:rPr>
              <w:t xml:space="preserve"> → </w:t>
            </w:r>
            <w:proofErr w:type="spellStart"/>
            <w:r>
              <w:rPr>
                <w:i/>
                <w:color w:val="808080"/>
                <w:sz w:val="18"/>
              </w:rPr>
              <w:t>Başarı</w:t>
            </w:r>
            <w:proofErr w:type="spellEnd"/>
            <w:r>
              <w:rPr>
                <w:i/>
                <w:color w:val="808080"/>
                <w:sz w:val="18"/>
              </w:rPr>
              <w:t>/Hata</w:t>
            </w:r>
          </w:p>
        </w:tc>
      </w:tr>
    </w:tbl>
    <w:p w14:paraId="2808B6BD" w14:textId="77777777" w:rsidR="00052761" w:rsidRDefault="003836EC">
      <w:pPr>
        <w:pStyle w:val="ResimYazs"/>
      </w:pPr>
      <w:bookmarkStart w:id="66" w:name="_Toc229342379"/>
      <w:proofErr w:type="spellStart"/>
      <w:r>
        <w:t>Şekil</w:t>
      </w:r>
      <w:proofErr w:type="spellEnd"/>
      <w:r>
        <w:t xml:space="preserve"> </w:t>
      </w:r>
      <w:fldSimple w:instr=" SEQ Şekil \* ARABIC ">
        <w:r w:rsidR="00C917B5">
          <w:rPr>
            <w:noProof/>
          </w:rPr>
          <w:t>7</w:t>
        </w:r>
      </w:fldSimple>
      <w:r>
        <w:t xml:space="preserve">: Ana </w:t>
      </w:r>
      <w:proofErr w:type="spellStart"/>
      <w:r>
        <w:t>Kullanıcı</w:t>
      </w:r>
      <w:proofErr w:type="spellEnd"/>
      <w:r>
        <w:t xml:space="preserve"> Akışı (User Flow)</w:t>
      </w:r>
      <w:bookmarkEnd w:id="66"/>
    </w:p>
    <w:p w14:paraId="71573884" w14:textId="77777777" w:rsidR="00052761" w:rsidRDefault="003836EC">
      <w:pPr>
        <w:pStyle w:val="Balk2"/>
      </w:pPr>
      <w:bookmarkStart w:id="67" w:name="_Toc229342345"/>
      <w:r>
        <w:lastRenderedPageBreak/>
        <w:t>7.3. Design System</w:t>
      </w:r>
      <w:bookmarkEnd w:id="67"/>
    </w:p>
    <w:p w14:paraId="0C74C7FB" w14:textId="37BD6AC8" w:rsidR="000B7C13" w:rsidRPr="000B7C13" w:rsidRDefault="000B7C13" w:rsidP="000B7C13">
      <w:pPr>
        <w:ind w:firstLine="0"/>
      </w:pPr>
      <w:proofErr w:type="spellStart"/>
      <w:r w:rsidRPr="000B7C13">
        <w:t>Uygulama</w:t>
      </w:r>
      <w:proofErr w:type="spellEnd"/>
      <w:r w:rsidRPr="000B7C13">
        <w:t xml:space="preserve">, </w:t>
      </w:r>
      <w:proofErr w:type="spellStart"/>
      <w:r w:rsidRPr="000B7C13">
        <w:t>veri</w:t>
      </w:r>
      <w:proofErr w:type="spellEnd"/>
      <w:r w:rsidRPr="000B7C13">
        <w:t xml:space="preserve"> </w:t>
      </w:r>
      <w:proofErr w:type="spellStart"/>
      <w:r w:rsidRPr="000B7C13">
        <w:t>analizine</w:t>
      </w:r>
      <w:proofErr w:type="spellEnd"/>
      <w:r w:rsidRPr="000B7C13">
        <w:t xml:space="preserve"> </w:t>
      </w:r>
      <w:proofErr w:type="spellStart"/>
      <w:r w:rsidRPr="000B7C13">
        <w:t>odaklanmayı</w:t>
      </w:r>
      <w:proofErr w:type="spellEnd"/>
      <w:r w:rsidRPr="000B7C13">
        <w:t xml:space="preserve"> </w:t>
      </w:r>
      <w:proofErr w:type="spellStart"/>
      <w:r w:rsidRPr="000B7C13">
        <w:t>artırmak</w:t>
      </w:r>
      <w:proofErr w:type="spellEnd"/>
      <w:r w:rsidRPr="000B7C13">
        <w:t xml:space="preserve"> </w:t>
      </w:r>
      <w:proofErr w:type="spellStart"/>
      <w:r w:rsidRPr="000B7C13">
        <w:t>ve</w:t>
      </w:r>
      <w:proofErr w:type="spellEnd"/>
      <w:r w:rsidRPr="000B7C13">
        <w:t xml:space="preserve"> </w:t>
      </w:r>
      <w:proofErr w:type="spellStart"/>
      <w:r w:rsidRPr="000B7C13">
        <w:t>göz</w:t>
      </w:r>
      <w:proofErr w:type="spellEnd"/>
      <w:r w:rsidRPr="000B7C13">
        <w:t xml:space="preserve"> </w:t>
      </w:r>
      <w:proofErr w:type="spellStart"/>
      <w:r w:rsidRPr="000B7C13">
        <w:t>yorgunluğunu</w:t>
      </w:r>
      <w:proofErr w:type="spellEnd"/>
      <w:r w:rsidRPr="000B7C13">
        <w:t xml:space="preserve"> </w:t>
      </w:r>
      <w:proofErr w:type="spellStart"/>
      <w:r w:rsidRPr="000B7C13">
        <w:t>azaltmak</w:t>
      </w:r>
      <w:proofErr w:type="spellEnd"/>
      <w:r w:rsidRPr="000B7C13">
        <w:t xml:space="preserve"> </w:t>
      </w:r>
      <w:proofErr w:type="spellStart"/>
      <w:r w:rsidRPr="000B7C13">
        <w:t>amacıyla</w:t>
      </w:r>
      <w:proofErr w:type="spellEnd"/>
      <w:r w:rsidRPr="000B7C13">
        <w:t xml:space="preserve"> "</w:t>
      </w:r>
      <w:proofErr w:type="spellStart"/>
      <w:r w:rsidRPr="000B7C13">
        <w:t>Karanlık</w:t>
      </w:r>
      <w:proofErr w:type="spellEnd"/>
      <w:r w:rsidRPr="000B7C13">
        <w:t xml:space="preserve"> Tema" (Dark Mode) </w:t>
      </w:r>
      <w:proofErr w:type="spellStart"/>
      <w:r w:rsidRPr="000B7C13">
        <w:t>üzerine</w:t>
      </w:r>
      <w:proofErr w:type="spellEnd"/>
      <w:r w:rsidRPr="000B7C13">
        <w:t xml:space="preserve"> </w:t>
      </w:r>
      <w:proofErr w:type="spellStart"/>
      <w:r w:rsidRPr="000B7C13">
        <w:t>inşa</w:t>
      </w:r>
      <w:proofErr w:type="spellEnd"/>
      <w:r w:rsidRPr="000B7C13">
        <w:t xml:space="preserve"> </w:t>
      </w:r>
      <w:proofErr w:type="spellStart"/>
      <w:r w:rsidRPr="000B7C13">
        <w:t>edilmiştir</w:t>
      </w:r>
      <w:proofErr w:type="spellEnd"/>
      <w:r w:rsidRPr="000B7C13">
        <w:t>.</w:t>
      </w:r>
    </w:p>
    <w:p w14:paraId="3A200136" w14:textId="25FA2E0D" w:rsidR="00052761" w:rsidRDefault="003836EC">
      <w:pPr>
        <w:pStyle w:val="ResimYazs"/>
        <w:spacing w:after="120"/>
      </w:pPr>
      <w:bookmarkStart w:id="68" w:name="_Toc229342402"/>
      <w:r>
        <w:t xml:space="preserve">Tablo </w:t>
      </w:r>
      <w:r w:rsidR="000B7C13">
        <w:t>17</w:t>
      </w:r>
      <w:r>
        <w:t xml:space="preserve">: Renk </w:t>
      </w:r>
      <w:proofErr w:type="spellStart"/>
      <w:r>
        <w:t>Paleti</w:t>
      </w:r>
      <w:bookmarkEnd w:id="68"/>
      <w:proofErr w:type="spellEnd"/>
    </w:p>
    <w:tbl>
      <w:tblPr>
        <w:tblStyle w:val="AkKlavuz-Vurgu1"/>
        <w:tblW w:w="9072" w:type="dxa"/>
        <w:jc w:val="center"/>
        <w:tblLayout w:type="fixed"/>
        <w:tblLook w:val="04A0" w:firstRow="1" w:lastRow="0" w:firstColumn="1" w:lastColumn="0" w:noHBand="0" w:noVBand="1"/>
      </w:tblPr>
      <w:tblGrid>
        <w:gridCol w:w="1701"/>
        <w:gridCol w:w="2268"/>
        <w:gridCol w:w="1701"/>
        <w:gridCol w:w="3402"/>
      </w:tblGrid>
      <w:tr w:rsidR="00052761" w14:paraId="64BBAC58" w14:textId="77777777" w:rsidTr="009760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78DB45C3" w14:textId="77777777" w:rsidR="00052761" w:rsidRDefault="003836EC">
            <w:pPr>
              <w:ind w:firstLine="0"/>
            </w:pPr>
            <w:r>
              <w:rPr>
                <w:color w:val="FFFFFF"/>
                <w:sz w:val="22"/>
              </w:rPr>
              <w:t>Role</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F103F2E"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Adı</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7D548C91"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HEX</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2FA1941B"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p>
        </w:tc>
      </w:tr>
      <w:tr w:rsidR="0097601D" w14:paraId="12E35465"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ECF9253" w14:textId="0287BB6A" w:rsidR="0097601D" w:rsidRPr="0097601D" w:rsidRDefault="0097601D" w:rsidP="0097601D">
            <w:pPr>
              <w:ind w:firstLine="0"/>
              <w:rPr>
                <w:color w:val="000000" w:themeColor="text1"/>
              </w:rPr>
            </w:pPr>
            <w:r w:rsidRPr="0097601D">
              <w:rPr>
                <w:color w:val="000000" w:themeColor="text1"/>
                <w:sz w:val="20"/>
                <w:szCs w:val="20"/>
              </w:rPr>
              <w:t>Primary 500</w:t>
            </w:r>
          </w:p>
        </w:tc>
        <w:tc>
          <w:tcPr>
            <w:tcW w:w="2268" w:type="dxa"/>
            <w:tcBorders>
              <w:top w:val="single" w:sz="4" w:space="0" w:color="7F7F7F"/>
              <w:left w:val="single" w:sz="4" w:space="0" w:color="7F7F7F"/>
              <w:bottom w:val="single" w:sz="4" w:space="0" w:color="7F7F7F"/>
              <w:right w:val="single" w:sz="4" w:space="0" w:color="7F7F7F"/>
            </w:tcBorders>
            <w:vAlign w:val="center"/>
          </w:tcPr>
          <w:p w14:paraId="4C2D3246" w14:textId="69AF8515"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Blue 500</w:t>
            </w:r>
          </w:p>
        </w:tc>
        <w:tc>
          <w:tcPr>
            <w:tcW w:w="1701" w:type="dxa"/>
            <w:tcBorders>
              <w:top w:val="single" w:sz="4" w:space="0" w:color="7F7F7F"/>
              <w:left w:val="single" w:sz="4" w:space="0" w:color="7F7F7F"/>
              <w:bottom w:val="single" w:sz="4" w:space="0" w:color="7F7F7F"/>
              <w:right w:val="single" w:sz="4" w:space="0" w:color="7F7F7F"/>
            </w:tcBorders>
            <w:vAlign w:val="center"/>
          </w:tcPr>
          <w:p w14:paraId="7CEE8323" w14:textId="660911DA"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#3B82F6</w:t>
            </w:r>
          </w:p>
        </w:tc>
        <w:tc>
          <w:tcPr>
            <w:tcW w:w="3402" w:type="dxa"/>
            <w:tcBorders>
              <w:top w:val="single" w:sz="4" w:space="0" w:color="7F7F7F"/>
              <w:left w:val="single" w:sz="4" w:space="0" w:color="7F7F7F"/>
              <w:bottom w:val="single" w:sz="4" w:space="0" w:color="7F7F7F"/>
              <w:right w:val="single" w:sz="4" w:space="0" w:color="7F7F7F"/>
            </w:tcBorders>
            <w:vAlign w:val="center"/>
          </w:tcPr>
          <w:p w14:paraId="6529E281" w14:textId="11BDAD8F"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7601D">
              <w:rPr>
                <w:color w:val="000000" w:themeColor="text1"/>
                <w:sz w:val="20"/>
                <w:szCs w:val="20"/>
              </w:rPr>
              <w:t>Birincil</w:t>
            </w:r>
            <w:proofErr w:type="spellEnd"/>
            <w:r w:rsidRPr="0097601D">
              <w:rPr>
                <w:color w:val="000000" w:themeColor="text1"/>
                <w:sz w:val="20"/>
                <w:szCs w:val="20"/>
              </w:rPr>
              <w:t xml:space="preserve"> </w:t>
            </w:r>
            <w:proofErr w:type="spellStart"/>
            <w:r w:rsidRPr="0097601D">
              <w:rPr>
                <w:color w:val="000000" w:themeColor="text1"/>
                <w:sz w:val="20"/>
                <w:szCs w:val="20"/>
              </w:rPr>
              <w:t>aksiyon</w:t>
            </w:r>
            <w:proofErr w:type="spellEnd"/>
            <w:r w:rsidRPr="0097601D">
              <w:rPr>
                <w:color w:val="000000" w:themeColor="text1"/>
                <w:sz w:val="20"/>
                <w:szCs w:val="20"/>
              </w:rPr>
              <w:t xml:space="preserve"> </w:t>
            </w:r>
            <w:proofErr w:type="spellStart"/>
            <w:r w:rsidRPr="0097601D">
              <w:rPr>
                <w:color w:val="000000" w:themeColor="text1"/>
                <w:sz w:val="20"/>
                <w:szCs w:val="20"/>
              </w:rPr>
              <w:t>butonları</w:t>
            </w:r>
            <w:proofErr w:type="spellEnd"/>
          </w:p>
        </w:tc>
      </w:tr>
      <w:tr w:rsidR="0097601D" w14:paraId="7FD3390C"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6295EE3" w14:textId="144DB3E6" w:rsidR="0097601D" w:rsidRPr="0097601D" w:rsidRDefault="0097601D" w:rsidP="0097601D">
            <w:pPr>
              <w:ind w:firstLine="0"/>
              <w:rPr>
                <w:color w:val="000000" w:themeColor="text1"/>
              </w:rPr>
            </w:pPr>
            <w:r w:rsidRPr="0097601D">
              <w:rPr>
                <w:color w:val="000000" w:themeColor="text1"/>
                <w:sz w:val="20"/>
                <w:szCs w:val="20"/>
              </w:rPr>
              <w:t>Primary 600</w:t>
            </w:r>
          </w:p>
        </w:tc>
        <w:tc>
          <w:tcPr>
            <w:tcW w:w="2268" w:type="dxa"/>
            <w:tcBorders>
              <w:top w:val="single" w:sz="4" w:space="0" w:color="7F7F7F"/>
              <w:left w:val="single" w:sz="4" w:space="0" w:color="7F7F7F"/>
              <w:bottom w:val="single" w:sz="4" w:space="0" w:color="7F7F7F"/>
              <w:right w:val="single" w:sz="4" w:space="0" w:color="7F7F7F"/>
            </w:tcBorders>
            <w:vAlign w:val="center"/>
          </w:tcPr>
          <w:p w14:paraId="6C2A0D25" w14:textId="5667D254"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Blue 600</w:t>
            </w:r>
          </w:p>
        </w:tc>
        <w:tc>
          <w:tcPr>
            <w:tcW w:w="1701" w:type="dxa"/>
            <w:tcBorders>
              <w:top w:val="single" w:sz="4" w:space="0" w:color="7F7F7F"/>
              <w:left w:val="single" w:sz="4" w:space="0" w:color="7F7F7F"/>
              <w:bottom w:val="single" w:sz="4" w:space="0" w:color="7F7F7F"/>
              <w:right w:val="single" w:sz="4" w:space="0" w:color="7F7F7F"/>
            </w:tcBorders>
            <w:vAlign w:val="center"/>
          </w:tcPr>
          <w:p w14:paraId="244726C0" w14:textId="3A818498" w:rsidR="0097601D" w:rsidRPr="0097601D" w:rsidRDefault="007B124E"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124E">
              <w:rPr>
                <w:color w:val="000000" w:themeColor="text1"/>
              </w:rPr>
              <w:t>#2563EB</w:t>
            </w:r>
          </w:p>
        </w:tc>
        <w:tc>
          <w:tcPr>
            <w:tcW w:w="3402" w:type="dxa"/>
            <w:tcBorders>
              <w:top w:val="single" w:sz="4" w:space="0" w:color="7F7F7F"/>
              <w:left w:val="single" w:sz="4" w:space="0" w:color="7F7F7F"/>
              <w:bottom w:val="single" w:sz="4" w:space="0" w:color="7F7F7F"/>
              <w:right w:val="single" w:sz="4" w:space="0" w:color="7F7F7F"/>
            </w:tcBorders>
            <w:vAlign w:val="center"/>
          </w:tcPr>
          <w:p w14:paraId="58A65337" w14:textId="5B81921F"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97601D">
              <w:rPr>
                <w:color w:val="000000" w:themeColor="text1"/>
                <w:sz w:val="20"/>
                <w:szCs w:val="20"/>
              </w:rPr>
              <w:t>Butonların</w:t>
            </w:r>
            <w:proofErr w:type="spellEnd"/>
            <w:r w:rsidRPr="0097601D">
              <w:rPr>
                <w:color w:val="000000" w:themeColor="text1"/>
                <w:sz w:val="20"/>
                <w:szCs w:val="20"/>
              </w:rPr>
              <w:t xml:space="preserve"> Hover (</w:t>
            </w:r>
            <w:proofErr w:type="spellStart"/>
            <w:r w:rsidRPr="0097601D">
              <w:rPr>
                <w:color w:val="000000" w:themeColor="text1"/>
                <w:sz w:val="20"/>
                <w:szCs w:val="20"/>
              </w:rPr>
              <w:t>üzerine</w:t>
            </w:r>
            <w:proofErr w:type="spellEnd"/>
            <w:r w:rsidRPr="0097601D">
              <w:rPr>
                <w:color w:val="000000" w:themeColor="text1"/>
                <w:sz w:val="20"/>
                <w:szCs w:val="20"/>
              </w:rPr>
              <w:t xml:space="preserve"> </w:t>
            </w:r>
            <w:proofErr w:type="spellStart"/>
            <w:r w:rsidRPr="0097601D">
              <w:rPr>
                <w:color w:val="000000" w:themeColor="text1"/>
                <w:sz w:val="20"/>
                <w:szCs w:val="20"/>
              </w:rPr>
              <w:t>gelme</w:t>
            </w:r>
            <w:proofErr w:type="spellEnd"/>
            <w:r w:rsidRPr="0097601D">
              <w:rPr>
                <w:color w:val="000000" w:themeColor="text1"/>
                <w:sz w:val="20"/>
                <w:szCs w:val="20"/>
              </w:rPr>
              <w:t xml:space="preserve">) </w:t>
            </w:r>
            <w:proofErr w:type="spellStart"/>
            <w:r w:rsidRPr="0097601D">
              <w:rPr>
                <w:color w:val="000000" w:themeColor="text1"/>
                <w:sz w:val="20"/>
                <w:szCs w:val="20"/>
              </w:rPr>
              <w:t>durumu</w:t>
            </w:r>
            <w:proofErr w:type="spellEnd"/>
          </w:p>
        </w:tc>
      </w:tr>
      <w:tr w:rsidR="0097601D" w14:paraId="175585E7"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54079EB" w14:textId="7D35294A" w:rsidR="0097601D" w:rsidRPr="0097601D" w:rsidRDefault="0097601D" w:rsidP="0097601D">
            <w:pPr>
              <w:ind w:firstLine="0"/>
              <w:rPr>
                <w:color w:val="000000" w:themeColor="text1"/>
              </w:rPr>
            </w:pPr>
            <w:r w:rsidRPr="0097601D">
              <w:rPr>
                <w:color w:val="000000" w:themeColor="text1"/>
                <w:sz w:val="20"/>
                <w:szCs w:val="20"/>
              </w:rPr>
              <w:t>Dark Base</w:t>
            </w:r>
          </w:p>
        </w:tc>
        <w:tc>
          <w:tcPr>
            <w:tcW w:w="2268" w:type="dxa"/>
            <w:tcBorders>
              <w:top w:val="single" w:sz="4" w:space="0" w:color="7F7F7F"/>
              <w:left w:val="single" w:sz="4" w:space="0" w:color="7F7F7F"/>
              <w:bottom w:val="single" w:sz="4" w:space="0" w:color="7F7F7F"/>
              <w:right w:val="single" w:sz="4" w:space="0" w:color="7F7F7F"/>
            </w:tcBorders>
            <w:vAlign w:val="center"/>
          </w:tcPr>
          <w:p w14:paraId="7592103F" w14:textId="29EC58F2"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Slate 950</w:t>
            </w:r>
          </w:p>
        </w:tc>
        <w:tc>
          <w:tcPr>
            <w:tcW w:w="1701" w:type="dxa"/>
            <w:tcBorders>
              <w:top w:val="single" w:sz="4" w:space="0" w:color="7F7F7F"/>
              <w:left w:val="single" w:sz="4" w:space="0" w:color="7F7F7F"/>
              <w:bottom w:val="single" w:sz="4" w:space="0" w:color="7F7F7F"/>
              <w:right w:val="single" w:sz="4" w:space="0" w:color="7F7F7F"/>
            </w:tcBorders>
            <w:vAlign w:val="center"/>
          </w:tcPr>
          <w:p w14:paraId="7F8645F5" w14:textId="1E471A3C"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#020617</w:t>
            </w:r>
          </w:p>
        </w:tc>
        <w:tc>
          <w:tcPr>
            <w:tcW w:w="3402" w:type="dxa"/>
            <w:tcBorders>
              <w:top w:val="single" w:sz="4" w:space="0" w:color="7F7F7F"/>
              <w:left w:val="single" w:sz="4" w:space="0" w:color="7F7F7F"/>
              <w:bottom w:val="single" w:sz="4" w:space="0" w:color="7F7F7F"/>
              <w:right w:val="single" w:sz="4" w:space="0" w:color="7F7F7F"/>
            </w:tcBorders>
            <w:vAlign w:val="center"/>
          </w:tcPr>
          <w:p w14:paraId="5D36B89F" w14:textId="1CE9A801"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7601D">
              <w:rPr>
                <w:color w:val="000000" w:themeColor="text1"/>
                <w:sz w:val="20"/>
                <w:szCs w:val="20"/>
              </w:rPr>
              <w:t>Sayfa</w:t>
            </w:r>
            <w:proofErr w:type="spellEnd"/>
            <w:r w:rsidRPr="0097601D">
              <w:rPr>
                <w:color w:val="000000" w:themeColor="text1"/>
                <w:sz w:val="20"/>
                <w:szCs w:val="20"/>
              </w:rPr>
              <w:t xml:space="preserve"> ana </w:t>
            </w:r>
            <w:proofErr w:type="spellStart"/>
            <w:r w:rsidRPr="0097601D">
              <w:rPr>
                <w:color w:val="000000" w:themeColor="text1"/>
                <w:sz w:val="20"/>
                <w:szCs w:val="20"/>
              </w:rPr>
              <w:t>arka</w:t>
            </w:r>
            <w:proofErr w:type="spellEnd"/>
            <w:r w:rsidRPr="0097601D">
              <w:rPr>
                <w:color w:val="000000" w:themeColor="text1"/>
                <w:sz w:val="20"/>
                <w:szCs w:val="20"/>
              </w:rPr>
              <w:t xml:space="preserve"> </w:t>
            </w:r>
            <w:proofErr w:type="spellStart"/>
            <w:r w:rsidRPr="0097601D">
              <w:rPr>
                <w:color w:val="000000" w:themeColor="text1"/>
                <w:sz w:val="20"/>
                <w:szCs w:val="20"/>
              </w:rPr>
              <w:t>planı</w:t>
            </w:r>
            <w:proofErr w:type="spellEnd"/>
            <w:r w:rsidRPr="0097601D">
              <w:rPr>
                <w:color w:val="000000" w:themeColor="text1"/>
                <w:sz w:val="20"/>
                <w:szCs w:val="20"/>
              </w:rPr>
              <w:t xml:space="preserve"> (</w:t>
            </w:r>
            <w:proofErr w:type="spellStart"/>
            <w:r w:rsidRPr="0097601D">
              <w:rPr>
                <w:color w:val="000000" w:themeColor="text1"/>
                <w:sz w:val="20"/>
                <w:szCs w:val="20"/>
              </w:rPr>
              <w:t>Karanlık</w:t>
            </w:r>
            <w:proofErr w:type="spellEnd"/>
            <w:r w:rsidRPr="0097601D">
              <w:rPr>
                <w:color w:val="000000" w:themeColor="text1"/>
                <w:sz w:val="20"/>
                <w:szCs w:val="20"/>
              </w:rPr>
              <w:t xml:space="preserve"> </w:t>
            </w:r>
            <w:proofErr w:type="spellStart"/>
            <w:r w:rsidRPr="0097601D">
              <w:rPr>
                <w:color w:val="000000" w:themeColor="text1"/>
                <w:sz w:val="20"/>
                <w:szCs w:val="20"/>
              </w:rPr>
              <w:t>tema</w:t>
            </w:r>
            <w:proofErr w:type="spellEnd"/>
            <w:r w:rsidRPr="0097601D">
              <w:rPr>
                <w:color w:val="000000" w:themeColor="text1"/>
                <w:sz w:val="20"/>
                <w:szCs w:val="20"/>
              </w:rPr>
              <w:t>)</w:t>
            </w:r>
          </w:p>
        </w:tc>
      </w:tr>
      <w:tr w:rsidR="0097601D" w14:paraId="4FEAC846"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6FEB61A" w14:textId="640F00D4" w:rsidR="0097601D" w:rsidRPr="0097601D" w:rsidRDefault="0097601D" w:rsidP="0097601D">
            <w:pPr>
              <w:ind w:firstLine="0"/>
              <w:rPr>
                <w:color w:val="000000" w:themeColor="text1"/>
              </w:rPr>
            </w:pPr>
            <w:r w:rsidRPr="0097601D">
              <w:rPr>
                <w:color w:val="000000" w:themeColor="text1"/>
                <w:sz w:val="20"/>
                <w:szCs w:val="20"/>
              </w:rPr>
              <w:t>Text Light</w:t>
            </w:r>
          </w:p>
        </w:tc>
        <w:tc>
          <w:tcPr>
            <w:tcW w:w="2268" w:type="dxa"/>
            <w:tcBorders>
              <w:top w:val="single" w:sz="4" w:space="0" w:color="7F7F7F"/>
              <w:left w:val="single" w:sz="4" w:space="0" w:color="7F7F7F"/>
              <w:bottom w:val="single" w:sz="4" w:space="0" w:color="7F7F7F"/>
              <w:right w:val="single" w:sz="4" w:space="0" w:color="7F7F7F"/>
            </w:tcBorders>
            <w:vAlign w:val="center"/>
          </w:tcPr>
          <w:p w14:paraId="349CCC5A" w14:textId="3CE30621"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Slate 50</w:t>
            </w:r>
          </w:p>
        </w:tc>
        <w:tc>
          <w:tcPr>
            <w:tcW w:w="1701" w:type="dxa"/>
            <w:tcBorders>
              <w:top w:val="single" w:sz="4" w:space="0" w:color="7F7F7F"/>
              <w:left w:val="single" w:sz="4" w:space="0" w:color="7F7F7F"/>
              <w:bottom w:val="single" w:sz="4" w:space="0" w:color="7F7F7F"/>
              <w:right w:val="single" w:sz="4" w:space="0" w:color="7F7F7F"/>
            </w:tcBorders>
            <w:vAlign w:val="center"/>
          </w:tcPr>
          <w:p w14:paraId="7E58686A" w14:textId="59C6DF5C" w:rsidR="0097601D" w:rsidRPr="0097601D" w:rsidRDefault="007B124E"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124E">
              <w:rPr>
                <w:color w:val="000000" w:themeColor="text1"/>
              </w:rPr>
              <w:t>#F8FAFC</w:t>
            </w:r>
          </w:p>
        </w:tc>
        <w:tc>
          <w:tcPr>
            <w:tcW w:w="3402" w:type="dxa"/>
            <w:tcBorders>
              <w:top w:val="single" w:sz="4" w:space="0" w:color="7F7F7F"/>
              <w:left w:val="single" w:sz="4" w:space="0" w:color="7F7F7F"/>
              <w:bottom w:val="single" w:sz="4" w:space="0" w:color="7F7F7F"/>
              <w:right w:val="single" w:sz="4" w:space="0" w:color="7F7F7F"/>
            </w:tcBorders>
            <w:vAlign w:val="center"/>
          </w:tcPr>
          <w:p w14:paraId="20AAB4E7" w14:textId="1D3B1F95"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 xml:space="preserve">Temel </w:t>
            </w:r>
            <w:proofErr w:type="spellStart"/>
            <w:r w:rsidRPr="0097601D">
              <w:rPr>
                <w:color w:val="000000" w:themeColor="text1"/>
                <w:sz w:val="20"/>
                <w:szCs w:val="20"/>
              </w:rPr>
              <w:t>okunabilir</w:t>
            </w:r>
            <w:proofErr w:type="spellEnd"/>
            <w:r w:rsidRPr="0097601D">
              <w:rPr>
                <w:color w:val="000000" w:themeColor="text1"/>
                <w:sz w:val="20"/>
                <w:szCs w:val="20"/>
              </w:rPr>
              <w:t xml:space="preserve"> </w:t>
            </w:r>
            <w:proofErr w:type="spellStart"/>
            <w:r w:rsidRPr="0097601D">
              <w:rPr>
                <w:color w:val="000000" w:themeColor="text1"/>
                <w:sz w:val="20"/>
                <w:szCs w:val="20"/>
              </w:rPr>
              <w:t>metin</w:t>
            </w:r>
            <w:proofErr w:type="spellEnd"/>
            <w:r w:rsidRPr="0097601D">
              <w:rPr>
                <w:color w:val="000000" w:themeColor="text1"/>
                <w:sz w:val="20"/>
                <w:szCs w:val="20"/>
              </w:rPr>
              <w:t xml:space="preserve"> (</w:t>
            </w:r>
            <w:proofErr w:type="spellStart"/>
            <w:r w:rsidRPr="0097601D">
              <w:rPr>
                <w:color w:val="000000" w:themeColor="text1"/>
                <w:sz w:val="20"/>
                <w:szCs w:val="20"/>
              </w:rPr>
              <w:t>Vücut</w:t>
            </w:r>
            <w:proofErr w:type="spellEnd"/>
            <w:r w:rsidRPr="0097601D">
              <w:rPr>
                <w:color w:val="000000" w:themeColor="text1"/>
                <w:sz w:val="20"/>
                <w:szCs w:val="20"/>
              </w:rPr>
              <w:t xml:space="preserve"> </w:t>
            </w:r>
            <w:proofErr w:type="spellStart"/>
            <w:r w:rsidRPr="0097601D">
              <w:rPr>
                <w:color w:val="000000" w:themeColor="text1"/>
                <w:sz w:val="20"/>
                <w:szCs w:val="20"/>
              </w:rPr>
              <w:t>metni</w:t>
            </w:r>
            <w:proofErr w:type="spellEnd"/>
            <w:r w:rsidRPr="0097601D">
              <w:rPr>
                <w:color w:val="000000" w:themeColor="text1"/>
                <w:sz w:val="20"/>
                <w:szCs w:val="20"/>
              </w:rPr>
              <w:t>)</w:t>
            </w:r>
          </w:p>
        </w:tc>
      </w:tr>
      <w:tr w:rsidR="0097601D" w14:paraId="597255D2"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D1214C5" w14:textId="674C6A6A" w:rsidR="0097601D" w:rsidRPr="0097601D" w:rsidRDefault="0097601D" w:rsidP="0097601D">
            <w:pPr>
              <w:ind w:firstLine="0"/>
              <w:rPr>
                <w:color w:val="000000" w:themeColor="text1"/>
              </w:rPr>
            </w:pPr>
            <w:r w:rsidRPr="0097601D">
              <w:rPr>
                <w:color w:val="000000" w:themeColor="text1"/>
                <w:sz w:val="20"/>
                <w:szCs w:val="20"/>
              </w:rPr>
              <w:t>Accent 1</w:t>
            </w:r>
          </w:p>
        </w:tc>
        <w:tc>
          <w:tcPr>
            <w:tcW w:w="2268" w:type="dxa"/>
            <w:tcBorders>
              <w:top w:val="single" w:sz="4" w:space="0" w:color="7F7F7F"/>
              <w:left w:val="single" w:sz="4" w:space="0" w:color="7F7F7F"/>
              <w:bottom w:val="single" w:sz="4" w:space="0" w:color="7F7F7F"/>
              <w:right w:val="single" w:sz="4" w:space="0" w:color="7F7F7F"/>
            </w:tcBorders>
            <w:vAlign w:val="center"/>
          </w:tcPr>
          <w:p w14:paraId="39B3C69F" w14:textId="5645FEC6"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Emerald 400</w:t>
            </w:r>
          </w:p>
        </w:tc>
        <w:tc>
          <w:tcPr>
            <w:tcW w:w="1701" w:type="dxa"/>
            <w:tcBorders>
              <w:top w:val="single" w:sz="4" w:space="0" w:color="7F7F7F"/>
              <w:left w:val="single" w:sz="4" w:space="0" w:color="7F7F7F"/>
              <w:bottom w:val="single" w:sz="4" w:space="0" w:color="7F7F7F"/>
              <w:right w:val="single" w:sz="4" w:space="0" w:color="7F7F7F"/>
            </w:tcBorders>
            <w:vAlign w:val="center"/>
          </w:tcPr>
          <w:p w14:paraId="40D7A1BF" w14:textId="03612ABD"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#4ADE80</w:t>
            </w:r>
          </w:p>
        </w:tc>
        <w:tc>
          <w:tcPr>
            <w:tcW w:w="3402" w:type="dxa"/>
            <w:tcBorders>
              <w:top w:val="single" w:sz="4" w:space="0" w:color="7F7F7F"/>
              <w:left w:val="single" w:sz="4" w:space="0" w:color="7F7F7F"/>
              <w:bottom w:val="single" w:sz="4" w:space="0" w:color="7F7F7F"/>
              <w:right w:val="single" w:sz="4" w:space="0" w:color="7F7F7F"/>
            </w:tcBorders>
            <w:vAlign w:val="center"/>
          </w:tcPr>
          <w:p w14:paraId="2B64EA04" w14:textId="2CC3BA07"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 xml:space="preserve">Arka plan </w:t>
            </w:r>
            <w:proofErr w:type="spellStart"/>
            <w:r w:rsidRPr="0097601D">
              <w:rPr>
                <w:color w:val="000000" w:themeColor="text1"/>
                <w:sz w:val="20"/>
                <w:szCs w:val="20"/>
              </w:rPr>
              <w:t>birinci</w:t>
            </w:r>
            <w:proofErr w:type="spellEnd"/>
            <w:r w:rsidRPr="0097601D">
              <w:rPr>
                <w:color w:val="000000" w:themeColor="text1"/>
                <w:sz w:val="20"/>
                <w:szCs w:val="20"/>
              </w:rPr>
              <w:t xml:space="preserve"> </w:t>
            </w:r>
            <w:proofErr w:type="spellStart"/>
            <w:r w:rsidRPr="0097601D">
              <w:rPr>
                <w:color w:val="000000" w:themeColor="text1"/>
                <w:sz w:val="20"/>
                <w:szCs w:val="20"/>
              </w:rPr>
              <w:t>aydınlatma</w:t>
            </w:r>
            <w:proofErr w:type="spellEnd"/>
            <w:r w:rsidRPr="0097601D">
              <w:rPr>
                <w:color w:val="000000" w:themeColor="text1"/>
                <w:sz w:val="20"/>
                <w:szCs w:val="20"/>
              </w:rPr>
              <w:t xml:space="preserve"> (Gradient) </w:t>
            </w:r>
            <w:proofErr w:type="spellStart"/>
            <w:r w:rsidRPr="0097601D">
              <w:rPr>
                <w:color w:val="000000" w:themeColor="text1"/>
                <w:sz w:val="20"/>
                <w:szCs w:val="20"/>
              </w:rPr>
              <w:t>efekti</w:t>
            </w:r>
            <w:proofErr w:type="spellEnd"/>
          </w:p>
        </w:tc>
      </w:tr>
      <w:tr w:rsidR="0097601D" w14:paraId="36A9DABC"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1253463D" w14:textId="6665E8A9" w:rsidR="0097601D" w:rsidRPr="0097601D" w:rsidRDefault="0097601D" w:rsidP="0097601D">
            <w:pPr>
              <w:ind w:firstLine="0"/>
              <w:rPr>
                <w:color w:val="000000" w:themeColor="text1"/>
              </w:rPr>
            </w:pPr>
            <w:r w:rsidRPr="0097601D">
              <w:rPr>
                <w:color w:val="000000" w:themeColor="text1"/>
                <w:sz w:val="20"/>
                <w:szCs w:val="20"/>
              </w:rPr>
              <w:t>Accent 2</w:t>
            </w:r>
          </w:p>
        </w:tc>
        <w:tc>
          <w:tcPr>
            <w:tcW w:w="2268" w:type="dxa"/>
            <w:tcBorders>
              <w:top w:val="single" w:sz="4" w:space="0" w:color="7F7F7F"/>
              <w:left w:val="single" w:sz="4" w:space="0" w:color="7F7F7F"/>
              <w:bottom w:val="single" w:sz="4" w:space="0" w:color="7F7F7F"/>
              <w:right w:val="single" w:sz="4" w:space="0" w:color="7F7F7F"/>
            </w:tcBorders>
            <w:vAlign w:val="center"/>
          </w:tcPr>
          <w:p w14:paraId="1FBA49AF" w14:textId="60516969"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Cyan 400</w:t>
            </w:r>
          </w:p>
        </w:tc>
        <w:tc>
          <w:tcPr>
            <w:tcW w:w="1701" w:type="dxa"/>
            <w:tcBorders>
              <w:top w:val="single" w:sz="4" w:space="0" w:color="7F7F7F"/>
              <w:left w:val="single" w:sz="4" w:space="0" w:color="7F7F7F"/>
              <w:bottom w:val="single" w:sz="4" w:space="0" w:color="7F7F7F"/>
              <w:right w:val="single" w:sz="4" w:space="0" w:color="7F7F7F"/>
            </w:tcBorders>
            <w:vAlign w:val="center"/>
          </w:tcPr>
          <w:p w14:paraId="48A988E7" w14:textId="5EDCDDDA" w:rsidR="0097601D" w:rsidRPr="0097601D" w:rsidRDefault="004D5D72"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D5D72">
              <w:rPr>
                <w:color w:val="000000" w:themeColor="text1"/>
              </w:rPr>
              <w:t>#22D3EE</w:t>
            </w:r>
          </w:p>
        </w:tc>
        <w:tc>
          <w:tcPr>
            <w:tcW w:w="3402" w:type="dxa"/>
            <w:tcBorders>
              <w:top w:val="single" w:sz="4" w:space="0" w:color="7F7F7F"/>
              <w:left w:val="single" w:sz="4" w:space="0" w:color="7F7F7F"/>
              <w:bottom w:val="single" w:sz="4" w:space="0" w:color="7F7F7F"/>
              <w:right w:val="single" w:sz="4" w:space="0" w:color="7F7F7F"/>
            </w:tcBorders>
            <w:vAlign w:val="center"/>
          </w:tcPr>
          <w:p w14:paraId="2AF5E6F4" w14:textId="40CA7B4C"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 xml:space="preserve">Arka plan </w:t>
            </w:r>
            <w:proofErr w:type="spellStart"/>
            <w:r w:rsidRPr="0097601D">
              <w:rPr>
                <w:color w:val="000000" w:themeColor="text1"/>
                <w:sz w:val="20"/>
                <w:szCs w:val="20"/>
              </w:rPr>
              <w:t>ikinci</w:t>
            </w:r>
            <w:proofErr w:type="spellEnd"/>
            <w:r w:rsidRPr="0097601D">
              <w:rPr>
                <w:color w:val="000000" w:themeColor="text1"/>
                <w:sz w:val="20"/>
                <w:szCs w:val="20"/>
              </w:rPr>
              <w:t xml:space="preserve"> </w:t>
            </w:r>
            <w:proofErr w:type="spellStart"/>
            <w:r w:rsidRPr="0097601D">
              <w:rPr>
                <w:color w:val="000000" w:themeColor="text1"/>
                <w:sz w:val="20"/>
                <w:szCs w:val="20"/>
              </w:rPr>
              <w:t>aydınlatma</w:t>
            </w:r>
            <w:proofErr w:type="spellEnd"/>
            <w:r w:rsidRPr="0097601D">
              <w:rPr>
                <w:color w:val="000000" w:themeColor="text1"/>
                <w:sz w:val="20"/>
                <w:szCs w:val="20"/>
              </w:rPr>
              <w:t xml:space="preserve"> (Gradient) </w:t>
            </w:r>
            <w:proofErr w:type="spellStart"/>
            <w:r w:rsidRPr="0097601D">
              <w:rPr>
                <w:color w:val="000000" w:themeColor="text1"/>
                <w:sz w:val="20"/>
                <w:szCs w:val="20"/>
              </w:rPr>
              <w:t>efekti</w:t>
            </w:r>
            <w:proofErr w:type="spellEnd"/>
          </w:p>
        </w:tc>
      </w:tr>
      <w:tr w:rsidR="004D5D72" w14:paraId="7AF655F0"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19CC4DE" w14:textId="4219DF23" w:rsidR="004D5D72" w:rsidRPr="004D5D72" w:rsidRDefault="004D5D72" w:rsidP="004D5D72">
            <w:pPr>
              <w:ind w:firstLine="0"/>
              <w:rPr>
                <w:color w:val="000000" w:themeColor="text1"/>
                <w:sz w:val="20"/>
                <w:szCs w:val="20"/>
              </w:rPr>
            </w:pPr>
            <w:r w:rsidRPr="004D5D72">
              <w:rPr>
                <w:color w:val="000000" w:themeColor="text1"/>
                <w:sz w:val="20"/>
                <w:szCs w:val="20"/>
              </w:rPr>
              <w:t>Danger</w:t>
            </w:r>
          </w:p>
        </w:tc>
        <w:tc>
          <w:tcPr>
            <w:tcW w:w="2268" w:type="dxa"/>
            <w:tcBorders>
              <w:top w:val="single" w:sz="4" w:space="0" w:color="7F7F7F"/>
              <w:left w:val="single" w:sz="4" w:space="0" w:color="7F7F7F"/>
              <w:bottom w:val="single" w:sz="4" w:space="0" w:color="7F7F7F"/>
              <w:right w:val="single" w:sz="4" w:space="0" w:color="7F7F7F"/>
            </w:tcBorders>
            <w:vAlign w:val="center"/>
          </w:tcPr>
          <w:p w14:paraId="06395A95" w14:textId="7592242B" w:rsidR="004D5D72" w:rsidRPr="004D5D72" w:rsidRDefault="004D5D72"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D5D72">
              <w:rPr>
                <w:color w:val="000000" w:themeColor="text1"/>
                <w:sz w:val="20"/>
                <w:szCs w:val="20"/>
              </w:rPr>
              <w:t>Red 500</w:t>
            </w:r>
          </w:p>
        </w:tc>
        <w:tc>
          <w:tcPr>
            <w:tcW w:w="1701" w:type="dxa"/>
            <w:tcBorders>
              <w:top w:val="single" w:sz="4" w:space="0" w:color="7F7F7F"/>
              <w:left w:val="single" w:sz="4" w:space="0" w:color="7F7F7F"/>
              <w:bottom w:val="single" w:sz="4" w:space="0" w:color="7F7F7F"/>
              <w:right w:val="single" w:sz="4" w:space="0" w:color="7F7F7F"/>
            </w:tcBorders>
            <w:vAlign w:val="center"/>
          </w:tcPr>
          <w:p w14:paraId="6154C91D" w14:textId="7F218FB9" w:rsidR="004D5D72" w:rsidRPr="004D5D72" w:rsidRDefault="000459F5"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459F5">
              <w:rPr>
                <w:color w:val="000000" w:themeColor="text1"/>
              </w:rPr>
              <w:t>#EF4444</w:t>
            </w:r>
          </w:p>
        </w:tc>
        <w:tc>
          <w:tcPr>
            <w:tcW w:w="3402" w:type="dxa"/>
            <w:tcBorders>
              <w:top w:val="single" w:sz="4" w:space="0" w:color="7F7F7F"/>
              <w:left w:val="single" w:sz="4" w:space="0" w:color="7F7F7F"/>
              <w:bottom w:val="single" w:sz="4" w:space="0" w:color="7F7F7F"/>
              <w:right w:val="single" w:sz="4" w:space="0" w:color="7F7F7F"/>
            </w:tcBorders>
            <w:vAlign w:val="center"/>
          </w:tcPr>
          <w:p w14:paraId="0CB44637" w14:textId="627796DE" w:rsidR="004D5D72" w:rsidRPr="004D5D72" w:rsidRDefault="004D5D72"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4D5D72">
              <w:rPr>
                <w:color w:val="000000" w:themeColor="text1"/>
                <w:sz w:val="20"/>
                <w:szCs w:val="20"/>
              </w:rPr>
              <w:t>İptal</w:t>
            </w:r>
            <w:proofErr w:type="spellEnd"/>
            <w:r w:rsidRPr="004D5D72">
              <w:rPr>
                <w:color w:val="000000" w:themeColor="text1"/>
                <w:sz w:val="20"/>
                <w:szCs w:val="20"/>
              </w:rPr>
              <w:t xml:space="preserve"> </w:t>
            </w:r>
            <w:proofErr w:type="spellStart"/>
            <w:r w:rsidRPr="004D5D72">
              <w:rPr>
                <w:color w:val="000000" w:themeColor="text1"/>
                <w:sz w:val="20"/>
                <w:szCs w:val="20"/>
              </w:rPr>
              <w:t>işlemleri</w:t>
            </w:r>
            <w:proofErr w:type="spellEnd"/>
            <w:r w:rsidRPr="004D5D72">
              <w:rPr>
                <w:color w:val="000000" w:themeColor="text1"/>
                <w:sz w:val="20"/>
                <w:szCs w:val="20"/>
              </w:rPr>
              <w:t xml:space="preserve"> </w:t>
            </w:r>
            <w:proofErr w:type="spellStart"/>
            <w:r w:rsidRPr="004D5D72">
              <w:rPr>
                <w:color w:val="000000" w:themeColor="text1"/>
                <w:sz w:val="20"/>
                <w:szCs w:val="20"/>
              </w:rPr>
              <w:t>ve</w:t>
            </w:r>
            <w:proofErr w:type="spellEnd"/>
            <w:r w:rsidRPr="004D5D72">
              <w:rPr>
                <w:color w:val="000000" w:themeColor="text1"/>
                <w:sz w:val="20"/>
                <w:szCs w:val="20"/>
              </w:rPr>
              <w:t xml:space="preserve"> </w:t>
            </w:r>
            <w:proofErr w:type="spellStart"/>
            <w:r w:rsidRPr="004D5D72">
              <w:rPr>
                <w:color w:val="000000" w:themeColor="text1"/>
                <w:sz w:val="20"/>
                <w:szCs w:val="20"/>
              </w:rPr>
              <w:t>hata</w:t>
            </w:r>
            <w:proofErr w:type="spellEnd"/>
            <w:r w:rsidRPr="004D5D72">
              <w:rPr>
                <w:color w:val="000000" w:themeColor="text1"/>
                <w:sz w:val="20"/>
                <w:szCs w:val="20"/>
              </w:rPr>
              <w:t xml:space="preserve"> (Error) </w:t>
            </w:r>
            <w:proofErr w:type="spellStart"/>
            <w:r w:rsidRPr="004D5D72">
              <w:rPr>
                <w:color w:val="000000" w:themeColor="text1"/>
                <w:sz w:val="20"/>
                <w:szCs w:val="20"/>
              </w:rPr>
              <w:t>mesajları</w:t>
            </w:r>
            <w:proofErr w:type="spellEnd"/>
          </w:p>
        </w:tc>
      </w:tr>
    </w:tbl>
    <w:p w14:paraId="2D392BB3" w14:textId="696850D3" w:rsidR="00052761" w:rsidRDefault="003836EC">
      <w:pPr>
        <w:pStyle w:val="ResimYazs"/>
        <w:spacing w:after="120"/>
      </w:pPr>
      <w:bookmarkStart w:id="69" w:name="_Toc229342403"/>
      <w:r>
        <w:t xml:space="preserve">Tablo </w:t>
      </w:r>
      <w:r w:rsidR="000B7C13">
        <w:t>18</w:t>
      </w:r>
      <w:r>
        <w:t xml:space="preserve">: </w:t>
      </w:r>
      <w:proofErr w:type="spellStart"/>
      <w:r>
        <w:t>Tipografi</w:t>
      </w:r>
      <w:proofErr w:type="spellEnd"/>
      <w:r>
        <w:t xml:space="preserve"> </w:t>
      </w:r>
      <w:proofErr w:type="spellStart"/>
      <w:r>
        <w:t>Skalası</w:t>
      </w:r>
      <w:bookmarkEnd w:id="69"/>
      <w:proofErr w:type="spellEnd"/>
    </w:p>
    <w:tbl>
      <w:tblPr>
        <w:tblStyle w:val="AkKlavuz-Vurgu1"/>
        <w:tblW w:w="0" w:type="auto"/>
        <w:jc w:val="center"/>
        <w:tblLayout w:type="fixed"/>
        <w:tblLook w:val="04A0" w:firstRow="1" w:lastRow="0" w:firstColumn="1" w:lastColumn="0" w:noHBand="0" w:noVBand="1"/>
      </w:tblPr>
      <w:tblGrid>
        <w:gridCol w:w="1417"/>
        <w:gridCol w:w="1417"/>
        <w:gridCol w:w="1417"/>
        <w:gridCol w:w="1417"/>
        <w:gridCol w:w="3402"/>
      </w:tblGrid>
      <w:tr w:rsidR="00052761" w14:paraId="52C05A06"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054E3DDC" w14:textId="77777777" w:rsidR="00052761" w:rsidRDefault="003836EC">
            <w:pPr>
              <w:ind w:firstLine="0"/>
            </w:pPr>
            <w:proofErr w:type="spellStart"/>
            <w:r>
              <w:rPr>
                <w:color w:val="FFFFFF"/>
                <w:sz w:val="22"/>
              </w:rPr>
              <w:t>Seviye</w:t>
            </w:r>
            <w:proofErr w:type="spellEnd"/>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5A7CD82"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Boyut</w:t>
            </w:r>
            <w:proofErr w:type="spellEnd"/>
            <w:r>
              <w:rPr>
                <w:color w:val="FFFFFF"/>
                <w:sz w:val="22"/>
              </w:rPr>
              <w:t xml:space="preserve"> (</w:t>
            </w:r>
            <w:proofErr w:type="spellStart"/>
            <w:r>
              <w:rPr>
                <w:color w:val="FFFFFF"/>
                <w:sz w:val="22"/>
              </w:rPr>
              <w:t>px</w:t>
            </w:r>
            <w:proofErr w:type="spellEnd"/>
            <w:r>
              <w:rPr>
                <w:color w:val="FFFFFF"/>
                <w:sz w:val="22"/>
              </w:rPr>
              <w: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3183AAA0"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Line-height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335910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Ağırlık</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59093EF0"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p>
        </w:tc>
      </w:tr>
      <w:tr w:rsidR="00052761" w14:paraId="0D323E1C"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384A740B" w14:textId="77777777" w:rsidR="00052761" w:rsidRDefault="003836EC">
            <w:pPr>
              <w:ind w:firstLine="0"/>
            </w:pPr>
            <w:r>
              <w:rPr>
                <w:sz w:val="22"/>
              </w:rPr>
              <w:t>Display</w:t>
            </w:r>
          </w:p>
        </w:tc>
        <w:tc>
          <w:tcPr>
            <w:tcW w:w="1417" w:type="dxa"/>
            <w:tcBorders>
              <w:top w:val="single" w:sz="4" w:space="0" w:color="7F7F7F"/>
              <w:left w:val="single" w:sz="4" w:space="0" w:color="7F7F7F"/>
              <w:bottom w:val="single" w:sz="4" w:space="0" w:color="7F7F7F"/>
              <w:right w:val="single" w:sz="4" w:space="0" w:color="7F7F7F"/>
            </w:tcBorders>
          </w:tcPr>
          <w:p w14:paraId="1B529800"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48</w:t>
            </w:r>
          </w:p>
        </w:tc>
        <w:tc>
          <w:tcPr>
            <w:tcW w:w="1417" w:type="dxa"/>
            <w:tcBorders>
              <w:top w:val="single" w:sz="4" w:space="0" w:color="7F7F7F"/>
              <w:left w:val="single" w:sz="4" w:space="0" w:color="7F7F7F"/>
              <w:bottom w:val="single" w:sz="4" w:space="0" w:color="7F7F7F"/>
              <w:right w:val="single" w:sz="4" w:space="0" w:color="7F7F7F"/>
            </w:tcBorders>
          </w:tcPr>
          <w:p w14:paraId="4A9DEED9"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1.1</w:t>
            </w:r>
          </w:p>
        </w:tc>
        <w:tc>
          <w:tcPr>
            <w:tcW w:w="1417" w:type="dxa"/>
            <w:tcBorders>
              <w:top w:val="single" w:sz="4" w:space="0" w:color="7F7F7F"/>
              <w:left w:val="single" w:sz="4" w:space="0" w:color="7F7F7F"/>
              <w:bottom w:val="single" w:sz="4" w:space="0" w:color="7F7F7F"/>
              <w:right w:val="single" w:sz="4" w:space="0" w:color="7F7F7F"/>
            </w:tcBorders>
          </w:tcPr>
          <w:p w14:paraId="27E0D32D"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77121EBD"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 xml:space="preserve">Hero </w:t>
            </w:r>
            <w:proofErr w:type="spellStart"/>
            <w:r>
              <w:rPr>
                <w:sz w:val="22"/>
              </w:rPr>
              <w:t>başlığı</w:t>
            </w:r>
            <w:proofErr w:type="spellEnd"/>
          </w:p>
        </w:tc>
      </w:tr>
      <w:tr w:rsidR="00052761" w14:paraId="5AD1F38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B857EFA" w14:textId="77777777" w:rsidR="00052761" w:rsidRDefault="003836EC">
            <w:pPr>
              <w:ind w:firstLine="0"/>
            </w:pPr>
            <w:r>
              <w:rPr>
                <w:sz w:val="22"/>
              </w:rPr>
              <w:t>H1</w:t>
            </w:r>
          </w:p>
        </w:tc>
        <w:tc>
          <w:tcPr>
            <w:tcW w:w="1417" w:type="dxa"/>
            <w:tcBorders>
              <w:top w:val="single" w:sz="4" w:space="0" w:color="7F7F7F"/>
              <w:left w:val="single" w:sz="4" w:space="0" w:color="7F7F7F"/>
              <w:bottom w:val="single" w:sz="4" w:space="0" w:color="7F7F7F"/>
              <w:right w:val="single" w:sz="4" w:space="0" w:color="7F7F7F"/>
            </w:tcBorders>
          </w:tcPr>
          <w:p w14:paraId="2B652F9D"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36</w:t>
            </w:r>
          </w:p>
        </w:tc>
        <w:tc>
          <w:tcPr>
            <w:tcW w:w="1417" w:type="dxa"/>
            <w:tcBorders>
              <w:top w:val="single" w:sz="4" w:space="0" w:color="7F7F7F"/>
              <w:left w:val="single" w:sz="4" w:space="0" w:color="7F7F7F"/>
              <w:bottom w:val="single" w:sz="4" w:space="0" w:color="7F7F7F"/>
              <w:right w:val="single" w:sz="4" w:space="0" w:color="7F7F7F"/>
            </w:tcBorders>
          </w:tcPr>
          <w:p w14:paraId="63E05800"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309CDA28"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0C6A086D"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proofErr w:type="spellStart"/>
            <w:r>
              <w:rPr>
                <w:sz w:val="22"/>
              </w:rPr>
              <w:t>Sayfa</w:t>
            </w:r>
            <w:proofErr w:type="spellEnd"/>
            <w:r>
              <w:rPr>
                <w:sz w:val="22"/>
              </w:rPr>
              <w:t xml:space="preserve"> </w:t>
            </w:r>
            <w:proofErr w:type="spellStart"/>
            <w:r>
              <w:rPr>
                <w:sz w:val="22"/>
              </w:rPr>
              <w:t>başlığı</w:t>
            </w:r>
            <w:proofErr w:type="spellEnd"/>
          </w:p>
        </w:tc>
      </w:tr>
      <w:tr w:rsidR="00052761" w14:paraId="5EBEC83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379134E" w14:textId="77777777" w:rsidR="00052761" w:rsidRDefault="003836EC">
            <w:pPr>
              <w:ind w:firstLine="0"/>
            </w:pPr>
            <w:r>
              <w:rPr>
                <w:sz w:val="22"/>
              </w:rPr>
              <w:t>H2</w:t>
            </w:r>
          </w:p>
        </w:tc>
        <w:tc>
          <w:tcPr>
            <w:tcW w:w="1417" w:type="dxa"/>
            <w:tcBorders>
              <w:top w:val="single" w:sz="4" w:space="0" w:color="7F7F7F"/>
              <w:left w:val="single" w:sz="4" w:space="0" w:color="7F7F7F"/>
              <w:bottom w:val="single" w:sz="4" w:space="0" w:color="7F7F7F"/>
              <w:right w:val="single" w:sz="4" w:space="0" w:color="7F7F7F"/>
            </w:tcBorders>
          </w:tcPr>
          <w:p w14:paraId="16E68230"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30</w:t>
            </w:r>
          </w:p>
        </w:tc>
        <w:tc>
          <w:tcPr>
            <w:tcW w:w="1417" w:type="dxa"/>
            <w:tcBorders>
              <w:top w:val="single" w:sz="4" w:space="0" w:color="7F7F7F"/>
              <w:left w:val="single" w:sz="4" w:space="0" w:color="7F7F7F"/>
              <w:bottom w:val="single" w:sz="4" w:space="0" w:color="7F7F7F"/>
              <w:right w:val="single" w:sz="4" w:space="0" w:color="7F7F7F"/>
            </w:tcBorders>
          </w:tcPr>
          <w:p w14:paraId="241D1FAA"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1.3</w:t>
            </w:r>
          </w:p>
        </w:tc>
        <w:tc>
          <w:tcPr>
            <w:tcW w:w="1417" w:type="dxa"/>
            <w:tcBorders>
              <w:top w:val="single" w:sz="4" w:space="0" w:color="7F7F7F"/>
              <w:left w:val="single" w:sz="4" w:space="0" w:color="7F7F7F"/>
              <w:bottom w:val="single" w:sz="4" w:space="0" w:color="7F7F7F"/>
              <w:right w:val="single" w:sz="4" w:space="0" w:color="7F7F7F"/>
            </w:tcBorders>
          </w:tcPr>
          <w:p w14:paraId="0C548764"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21DAB782"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proofErr w:type="spellStart"/>
            <w:r>
              <w:rPr>
                <w:sz w:val="22"/>
              </w:rPr>
              <w:t>Bölüm</w:t>
            </w:r>
            <w:proofErr w:type="spellEnd"/>
            <w:r>
              <w:rPr>
                <w:sz w:val="22"/>
              </w:rPr>
              <w:t xml:space="preserve"> </w:t>
            </w:r>
            <w:proofErr w:type="spellStart"/>
            <w:r>
              <w:rPr>
                <w:sz w:val="22"/>
              </w:rPr>
              <w:t>başlığı</w:t>
            </w:r>
            <w:proofErr w:type="spellEnd"/>
          </w:p>
        </w:tc>
      </w:tr>
      <w:tr w:rsidR="00052761" w14:paraId="0D1BC39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8131B6D" w14:textId="77777777" w:rsidR="00052761" w:rsidRDefault="003836EC">
            <w:pPr>
              <w:ind w:firstLine="0"/>
            </w:pPr>
            <w:r>
              <w:rPr>
                <w:sz w:val="22"/>
              </w:rPr>
              <w:t>H3</w:t>
            </w:r>
          </w:p>
        </w:tc>
        <w:tc>
          <w:tcPr>
            <w:tcW w:w="1417" w:type="dxa"/>
            <w:tcBorders>
              <w:top w:val="single" w:sz="4" w:space="0" w:color="7F7F7F"/>
              <w:left w:val="single" w:sz="4" w:space="0" w:color="7F7F7F"/>
              <w:bottom w:val="single" w:sz="4" w:space="0" w:color="7F7F7F"/>
              <w:right w:val="single" w:sz="4" w:space="0" w:color="7F7F7F"/>
            </w:tcBorders>
          </w:tcPr>
          <w:p w14:paraId="701008B3"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24</w:t>
            </w:r>
          </w:p>
        </w:tc>
        <w:tc>
          <w:tcPr>
            <w:tcW w:w="1417" w:type="dxa"/>
            <w:tcBorders>
              <w:top w:val="single" w:sz="4" w:space="0" w:color="7F7F7F"/>
              <w:left w:val="single" w:sz="4" w:space="0" w:color="7F7F7F"/>
              <w:bottom w:val="single" w:sz="4" w:space="0" w:color="7F7F7F"/>
              <w:right w:val="single" w:sz="4" w:space="0" w:color="7F7F7F"/>
            </w:tcBorders>
          </w:tcPr>
          <w:p w14:paraId="322AAEA5"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2A7AADE9"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3F6E7F70"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 xml:space="preserve">Alt </w:t>
            </w:r>
            <w:proofErr w:type="spellStart"/>
            <w:r>
              <w:rPr>
                <w:sz w:val="22"/>
              </w:rPr>
              <w:t>başlık</w:t>
            </w:r>
            <w:proofErr w:type="spellEnd"/>
          </w:p>
        </w:tc>
      </w:tr>
      <w:tr w:rsidR="00052761" w14:paraId="28A138A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7D2AE113" w14:textId="77777777" w:rsidR="00052761" w:rsidRDefault="003836EC">
            <w:pPr>
              <w:ind w:firstLine="0"/>
            </w:pPr>
            <w:r>
              <w:rPr>
                <w:sz w:val="22"/>
              </w:rPr>
              <w:t>Body</w:t>
            </w:r>
          </w:p>
        </w:tc>
        <w:tc>
          <w:tcPr>
            <w:tcW w:w="1417" w:type="dxa"/>
            <w:tcBorders>
              <w:top w:val="single" w:sz="4" w:space="0" w:color="7F7F7F"/>
              <w:left w:val="single" w:sz="4" w:space="0" w:color="7F7F7F"/>
              <w:bottom w:val="single" w:sz="4" w:space="0" w:color="7F7F7F"/>
              <w:right w:val="single" w:sz="4" w:space="0" w:color="7F7F7F"/>
            </w:tcBorders>
          </w:tcPr>
          <w:p w14:paraId="71098DB6"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16</w:t>
            </w:r>
          </w:p>
        </w:tc>
        <w:tc>
          <w:tcPr>
            <w:tcW w:w="1417" w:type="dxa"/>
            <w:tcBorders>
              <w:top w:val="single" w:sz="4" w:space="0" w:color="7F7F7F"/>
              <w:left w:val="single" w:sz="4" w:space="0" w:color="7F7F7F"/>
              <w:bottom w:val="single" w:sz="4" w:space="0" w:color="7F7F7F"/>
              <w:right w:val="single" w:sz="4" w:space="0" w:color="7F7F7F"/>
            </w:tcBorders>
          </w:tcPr>
          <w:p w14:paraId="168E6A0B" w14:textId="548DEDD1"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1.</w:t>
            </w:r>
            <w:r w:rsidR="000459F5">
              <w:rPr>
                <w:sz w:val="22"/>
              </w:rPr>
              <w:t>6</w:t>
            </w:r>
          </w:p>
        </w:tc>
        <w:tc>
          <w:tcPr>
            <w:tcW w:w="1417" w:type="dxa"/>
            <w:tcBorders>
              <w:top w:val="single" w:sz="4" w:space="0" w:color="7F7F7F"/>
              <w:left w:val="single" w:sz="4" w:space="0" w:color="7F7F7F"/>
              <w:bottom w:val="single" w:sz="4" w:space="0" w:color="7F7F7F"/>
              <w:right w:val="single" w:sz="4" w:space="0" w:color="7F7F7F"/>
            </w:tcBorders>
          </w:tcPr>
          <w:p w14:paraId="7086E343"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r>
              <w:rPr>
                <w:sz w:val="22"/>
              </w:rPr>
              <w:t>400</w:t>
            </w:r>
          </w:p>
        </w:tc>
        <w:tc>
          <w:tcPr>
            <w:tcW w:w="3402" w:type="dxa"/>
            <w:tcBorders>
              <w:top w:val="single" w:sz="4" w:space="0" w:color="7F7F7F"/>
              <w:left w:val="single" w:sz="4" w:space="0" w:color="7F7F7F"/>
              <w:bottom w:val="single" w:sz="4" w:space="0" w:color="7F7F7F"/>
              <w:right w:val="single" w:sz="4" w:space="0" w:color="7F7F7F"/>
            </w:tcBorders>
          </w:tcPr>
          <w:p w14:paraId="01C9752F" w14:textId="77777777" w:rsidR="00052761" w:rsidRDefault="003836EC">
            <w:pPr>
              <w:ind w:firstLine="0"/>
              <w:cnfStyle w:val="000000100000" w:firstRow="0" w:lastRow="0" w:firstColumn="0" w:lastColumn="0" w:oddVBand="0" w:evenVBand="0" w:oddHBand="1" w:evenHBand="0" w:firstRowFirstColumn="0" w:firstRowLastColumn="0" w:lastRowFirstColumn="0" w:lastRowLastColumn="0"/>
            </w:pPr>
            <w:proofErr w:type="spellStart"/>
            <w:r>
              <w:rPr>
                <w:sz w:val="22"/>
              </w:rPr>
              <w:t>Paragraf</w:t>
            </w:r>
            <w:proofErr w:type="spellEnd"/>
          </w:p>
        </w:tc>
      </w:tr>
      <w:tr w:rsidR="00052761" w14:paraId="3EE8C4E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C0761CB" w14:textId="77777777" w:rsidR="00052761" w:rsidRDefault="003836EC">
            <w:pPr>
              <w:ind w:firstLine="0"/>
            </w:pPr>
            <w:r>
              <w:rPr>
                <w:sz w:val="22"/>
              </w:rPr>
              <w:t>Caption</w:t>
            </w:r>
          </w:p>
        </w:tc>
        <w:tc>
          <w:tcPr>
            <w:tcW w:w="1417" w:type="dxa"/>
            <w:tcBorders>
              <w:top w:val="single" w:sz="4" w:space="0" w:color="7F7F7F"/>
              <w:left w:val="single" w:sz="4" w:space="0" w:color="7F7F7F"/>
              <w:bottom w:val="single" w:sz="4" w:space="0" w:color="7F7F7F"/>
              <w:right w:val="single" w:sz="4" w:space="0" w:color="7F7F7F"/>
            </w:tcBorders>
          </w:tcPr>
          <w:p w14:paraId="523F94A4"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6C3646FE"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794E824B"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r>
              <w:rPr>
                <w:sz w:val="22"/>
              </w:rPr>
              <w:t>500</w:t>
            </w:r>
          </w:p>
        </w:tc>
        <w:tc>
          <w:tcPr>
            <w:tcW w:w="3402" w:type="dxa"/>
            <w:tcBorders>
              <w:top w:val="single" w:sz="4" w:space="0" w:color="7F7F7F"/>
              <w:left w:val="single" w:sz="4" w:space="0" w:color="7F7F7F"/>
              <w:bottom w:val="single" w:sz="4" w:space="0" w:color="7F7F7F"/>
              <w:right w:val="single" w:sz="4" w:space="0" w:color="7F7F7F"/>
            </w:tcBorders>
          </w:tcPr>
          <w:p w14:paraId="53E9798C" w14:textId="77777777" w:rsidR="00052761" w:rsidRDefault="003836EC">
            <w:pPr>
              <w:ind w:firstLine="0"/>
              <w:cnfStyle w:val="000000010000" w:firstRow="0" w:lastRow="0" w:firstColumn="0" w:lastColumn="0" w:oddVBand="0" w:evenVBand="0" w:oddHBand="0" w:evenHBand="1" w:firstRowFirstColumn="0" w:firstRowLastColumn="0" w:lastRowFirstColumn="0" w:lastRowLastColumn="0"/>
            </w:pPr>
            <w:proofErr w:type="spellStart"/>
            <w:r>
              <w:rPr>
                <w:sz w:val="22"/>
              </w:rPr>
              <w:t>Etiket</w:t>
            </w:r>
            <w:proofErr w:type="spellEnd"/>
            <w:r>
              <w:rPr>
                <w:sz w:val="22"/>
              </w:rPr>
              <w:t xml:space="preserve">, </w:t>
            </w:r>
            <w:proofErr w:type="spellStart"/>
            <w:r>
              <w:rPr>
                <w:sz w:val="22"/>
              </w:rPr>
              <w:t>dipnot</w:t>
            </w:r>
            <w:proofErr w:type="spellEnd"/>
          </w:p>
        </w:tc>
      </w:tr>
    </w:tbl>
    <w:p w14:paraId="160243AA" w14:textId="77777777" w:rsidR="00B120F7" w:rsidRDefault="00B120F7">
      <w:pPr>
        <w:pStyle w:val="Balk2"/>
      </w:pPr>
      <w:bookmarkStart w:id="70" w:name="_Toc229342346"/>
    </w:p>
    <w:p w14:paraId="02D6B1FB" w14:textId="58D59D59" w:rsidR="00052761" w:rsidRDefault="003836EC">
      <w:pPr>
        <w:pStyle w:val="Balk2"/>
      </w:pPr>
      <w:r>
        <w:t xml:space="preserve">7.4. </w:t>
      </w:r>
      <w:proofErr w:type="spellStart"/>
      <w:r>
        <w:t>Wireframe'ler</w:t>
      </w:r>
      <w:proofErr w:type="spellEnd"/>
      <w:r>
        <w:t xml:space="preserve"> </w:t>
      </w:r>
      <w:proofErr w:type="spellStart"/>
      <w:r>
        <w:t>ve</w:t>
      </w:r>
      <w:proofErr w:type="spellEnd"/>
      <w:r>
        <w:t xml:space="preserve"> </w:t>
      </w:r>
      <w:proofErr w:type="spellStart"/>
      <w:r>
        <w:t>Mockuplar</w:t>
      </w:r>
      <w:bookmarkEnd w:id="70"/>
      <w:proofErr w:type="spellEnd"/>
    </w:p>
    <w:p w14:paraId="141ED51E" w14:textId="2B5F8E6D" w:rsidR="00B120F7" w:rsidRPr="00B120F7" w:rsidRDefault="00B120F7" w:rsidP="00B120F7">
      <w:proofErr w:type="spellStart"/>
      <w:r w:rsidRPr="00B120F7">
        <w:t>Uygulamanın</w:t>
      </w:r>
      <w:proofErr w:type="spellEnd"/>
      <w:r w:rsidRPr="00B120F7">
        <w:t xml:space="preserve"> </w:t>
      </w:r>
      <w:proofErr w:type="spellStart"/>
      <w:r w:rsidRPr="00B120F7">
        <w:t>arayüzü</w:t>
      </w:r>
      <w:proofErr w:type="spellEnd"/>
      <w:r w:rsidRPr="00B120F7">
        <w:t xml:space="preserve"> Figma </w:t>
      </w:r>
      <w:proofErr w:type="spellStart"/>
      <w:r w:rsidRPr="00B120F7">
        <w:t>üzerinde</w:t>
      </w:r>
      <w:proofErr w:type="spellEnd"/>
      <w:r w:rsidRPr="00B120F7">
        <w:t xml:space="preserve"> </w:t>
      </w:r>
      <w:proofErr w:type="spellStart"/>
      <w:r w:rsidRPr="00B120F7">
        <w:t>tasarlanmış</w:t>
      </w:r>
      <w:proofErr w:type="spellEnd"/>
      <w:r w:rsidRPr="00B120F7">
        <w:t xml:space="preserve"> </w:t>
      </w:r>
      <w:proofErr w:type="spellStart"/>
      <w:r w:rsidRPr="00B120F7">
        <w:t>olup</w:t>
      </w:r>
      <w:proofErr w:type="spellEnd"/>
      <w:r w:rsidRPr="00B120F7">
        <w:t xml:space="preserve">, Vanilla CSS </w:t>
      </w:r>
      <w:proofErr w:type="spellStart"/>
      <w:r w:rsidRPr="00B120F7">
        <w:t>ile</w:t>
      </w:r>
      <w:proofErr w:type="spellEnd"/>
      <w:r w:rsidRPr="00B120F7">
        <w:t xml:space="preserve"> </w:t>
      </w:r>
      <w:proofErr w:type="spellStart"/>
      <w:r w:rsidRPr="00B120F7">
        <w:t>koda</w:t>
      </w:r>
      <w:proofErr w:type="spellEnd"/>
      <w:r w:rsidRPr="00B120F7">
        <w:t xml:space="preserve"> </w:t>
      </w:r>
      <w:proofErr w:type="spellStart"/>
      <w:r w:rsidRPr="00B120F7">
        <w:t>dökülmüştür</w:t>
      </w:r>
      <w:proofErr w:type="spellEnd"/>
      <w:r w:rsidRPr="00B120F7">
        <w:t xml:space="preserve">. </w:t>
      </w:r>
      <w:proofErr w:type="spellStart"/>
      <w:r w:rsidRPr="00B120F7">
        <w:t>Aşağıda</w:t>
      </w:r>
      <w:proofErr w:type="spellEnd"/>
      <w:r w:rsidRPr="00B120F7">
        <w:t xml:space="preserve"> </w:t>
      </w:r>
      <w:proofErr w:type="spellStart"/>
      <w:r w:rsidRPr="00B120F7">
        <w:t>uygulamanın</w:t>
      </w:r>
      <w:proofErr w:type="spellEnd"/>
      <w:r w:rsidRPr="00B120F7">
        <w:t xml:space="preserve"> </w:t>
      </w:r>
      <w:proofErr w:type="spellStart"/>
      <w:r w:rsidRPr="00B120F7">
        <w:t>boş</w:t>
      </w:r>
      <w:proofErr w:type="spellEnd"/>
      <w:r w:rsidRPr="00B120F7">
        <w:t xml:space="preserve"> </w:t>
      </w:r>
      <w:proofErr w:type="spellStart"/>
      <w:r w:rsidRPr="00B120F7">
        <w:t>yükleme</w:t>
      </w:r>
      <w:proofErr w:type="spellEnd"/>
      <w:r w:rsidRPr="00B120F7">
        <w:t xml:space="preserve"> (Landing) </w:t>
      </w:r>
      <w:proofErr w:type="spellStart"/>
      <w:r w:rsidRPr="00B120F7">
        <w:t>durumu</w:t>
      </w:r>
      <w:proofErr w:type="spellEnd"/>
      <w:r w:rsidRPr="00B120F7">
        <w:t xml:space="preserve"> </w:t>
      </w:r>
      <w:proofErr w:type="spellStart"/>
      <w:r w:rsidRPr="00B120F7">
        <w:t>ve</w:t>
      </w:r>
      <w:proofErr w:type="spellEnd"/>
      <w:r w:rsidRPr="00B120F7">
        <w:t xml:space="preserve"> </w:t>
      </w:r>
      <w:proofErr w:type="spellStart"/>
      <w:r w:rsidRPr="00B120F7">
        <w:t>veriler</w:t>
      </w:r>
      <w:proofErr w:type="spellEnd"/>
      <w:r w:rsidRPr="00B120F7">
        <w:t xml:space="preserve"> </w:t>
      </w:r>
      <w:proofErr w:type="spellStart"/>
      <w:r w:rsidRPr="00B120F7">
        <w:t>işlendikten</w:t>
      </w:r>
      <w:proofErr w:type="spellEnd"/>
      <w:r w:rsidRPr="00B120F7">
        <w:t xml:space="preserve"> </w:t>
      </w:r>
      <w:proofErr w:type="spellStart"/>
      <w:r w:rsidRPr="00B120F7">
        <w:t>sonraki</w:t>
      </w:r>
      <w:proofErr w:type="spellEnd"/>
      <w:r w:rsidRPr="00B120F7">
        <w:t xml:space="preserve"> Dashboard (Analiz) </w:t>
      </w:r>
      <w:proofErr w:type="spellStart"/>
      <w:r w:rsidRPr="00B120F7">
        <w:t>durumu</w:t>
      </w:r>
      <w:proofErr w:type="spellEnd"/>
      <w:r w:rsidRPr="00B120F7">
        <w:t xml:space="preserve"> </w:t>
      </w:r>
      <w:proofErr w:type="spellStart"/>
      <w:r w:rsidRPr="00B120F7">
        <w:t>görülmektedir</w:t>
      </w:r>
      <w:proofErr w:type="spellEnd"/>
      <w:r w:rsidRPr="00B120F7">
        <w:t>.</w:t>
      </w:r>
    </w:p>
    <w:tbl>
      <w:tblPr>
        <w:tblW w:w="0" w:type="auto"/>
        <w:jc w:val="center"/>
        <w:tblLook w:val="04A0" w:firstRow="1" w:lastRow="0" w:firstColumn="1" w:lastColumn="0" w:noHBand="0" w:noVBand="1"/>
      </w:tblPr>
      <w:tblGrid>
        <w:gridCol w:w="7937"/>
      </w:tblGrid>
      <w:tr w:rsidR="00052761" w14:paraId="0389A8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176986B" w14:textId="667AA1CF" w:rsidR="00052761" w:rsidRDefault="00B120F7">
            <w:pPr>
              <w:spacing w:before="720"/>
              <w:ind w:firstLine="0"/>
              <w:jc w:val="center"/>
            </w:pPr>
            <w:r w:rsidRPr="00B120F7">
              <w:rPr>
                <w:sz w:val="64"/>
              </w:rPr>
              <w:lastRenderedPageBreak/>
              <w:drawing>
                <wp:anchor distT="0" distB="0" distL="114300" distR="114300" simplePos="0" relativeHeight="251640320" behindDoc="0" locked="0" layoutInCell="1" allowOverlap="1" wp14:anchorId="1B63645A" wp14:editId="113304AE">
                  <wp:simplePos x="0" y="0"/>
                  <wp:positionH relativeFrom="column">
                    <wp:posOffset>-90805</wp:posOffset>
                  </wp:positionH>
                  <wp:positionV relativeFrom="paragraph">
                    <wp:posOffset>-19685</wp:posOffset>
                  </wp:positionV>
                  <wp:extent cx="5082540" cy="2339975"/>
                  <wp:effectExtent l="0" t="0" r="3810" b="3175"/>
                  <wp:wrapNone/>
                  <wp:docPr id="8551573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301" name=""/>
                          <pic:cNvPicPr/>
                        </pic:nvPicPr>
                        <pic:blipFill>
                          <a:blip r:embed="rId16"/>
                          <a:stretch>
                            <a:fillRect/>
                          </a:stretch>
                        </pic:blipFill>
                        <pic:spPr>
                          <a:xfrm>
                            <a:off x="0" y="0"/>
                            <a:ext cx="5082540" cy="2339975"/>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p>
          <w:p w14:paraId="3DC1F71F" w14:textId="77777777" w:rsidR="00052761" w:rsidRDefault="003836EC">
            <w:pPr>
              <w:ind w:firstLine="0"/>
              <w:jc w:val="center"/>
            </w:pPr>
            <w:r>
              <w:rPr>
                <w:b/>
                <w:sz w:val="22"/>
              </w:rPr>
              <w:t>[</w:t>
            </w:r>
            <w:proofErr w:type="spellStart"/>
            <w:r>
              <w:rPr>
                <w:b/>
                <w:sz w:val="22"/>
              </w:rPr>
              <w:t>Şekil</w:t>
            </w:r>
            <w:proofErr w:type="spellEnd"/>
            <w:r>
              <w:rPr>
                <w:b/>
                <w:sz w:val="22"/>
              </w:rPr>
              <w:t xml:space="preserve">: Landing </w:t>
            </w:r>
            <w:proofErr w:type="spellStart"/>
            <w:r>
              <w:rPr>
                <w:b/>
                <w:sz w:val="22"/>
              </w:rPr>
              <w:t>Sayfası</w:t>
            </w:r>
            <w:proofErr w:type="spellEnd"/>
            <w:r>
              <w:rPr>
                <w:b/>
                <w:sz w:val="22"/>
              </w:rPr>
              <w:t xml:space="preserve"> Wireframe]</w:t>
            </w:r>
          </w:p>
          <w:p w14:paraId="55323E37" w14:textId="77777777" w:rsidR="00052761" w:rsidRDefault="003836EC">
            <w:pPr>
              <w:spacing w:after="720"/>
              <w:ind w:firstLine="0"/>
              <w:jc w:val="center"/>
            </w:pPr>
            <w:r>
              <w:rPr>
                <w:i/>
                <w:color w:val="808080"/>
                <w:sz w:val="18"/>
              </w:rPr>
              <w:t xml:space="preserve">Low-fidelity wireframe — </w:t>
            </w:r>
            <w:proofErr w:type="spellStart"/>
            <w:r>
              <w:rPr>
                <w:i/>
                <w:color w:val="808080"/>
                <w:sz w:val="18"/>
              </w:rPr>
              <w:t>Excalidraw</w:t>
            </w:r>
            <w:proofErr w:type="spellEnd"/>
            <w:r>
              <w:rPr>
                <w:i/>
                <w:color w:val="808080"/>
                <w:sz w:val="18"/>
              </w:rPr>
              <w:t xml:space="preserve"> / Figma.</w:t>
            </w:r>
          </w:p>
        </w:tc>
      </w:tr>
    </w:tbl>
    <w:p w14:paraId="53136077" w14:textId="1455AEE4" w:rsidR="00052761" w:rsidRDefault="003836EC">
      <w:pPr>
        <w:pStyle w:val="ResimYazs"/>
      </w:pPr>
      <w:bookmarkStart w:id="71" w:name="_Toc229342380"/>
      <w:proofErr w:type="spellStart"/>
      <w:r>
        <w:t>Şekil</w:t>
      </w:r>
      <w:proofErr w:type="spellEnd"/>
      <w:r>
        <w:t xml:space="preserve"> </w:t>
      </w:r>
      <w:fldSimple w:instr=" SEQ Şekil \* ARABIC ">
        <w:r w:rsidR="00C917B5">
          <w:rPr>
            <w:noProof/>
          </w:rPr>
          <w:t>8</w:t>
        </w:r>
      </w:fldSimple>
      <w:r>
        <w:t xml:space="preserve">: Landing </w:t>
      </w:r>
      <w:proofErr w:type="spellStart"/>
      <w:r>
        <w:t>Sayfası</w:t>
      </w:r>
      <w:proofErr w:type="spellEnd"/>
      <w:r>
        <w:t xml:space="preserve"> Wireframe</w:t>
      </w:r>
      <w:bookmarkEnd w:id="71"/>
    </w:p>
    <w:tbl>
      <w:tblPr>
        <w:tblW w:w="0" w:type="auto"/>
        <w:jc w:val="center"/>
        <w:tblLook w:val="04A0" w:firstRow="1" w:lastRow="0" w:firstColumn="1" w:lastColumn="0" w:noHBand="0" w:noVBand="1"/>
      </w:tblPr>
      <w:tblGrid>
        <w:gridCol w:w="7937"/>
      </w:tblGrid>
      <w:tr w:rsidR="00052761" w14:paraId="3B84A80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2968A720" w14:textId="13F883B9" w:rsidR="00052761" w:rsidRDefault="00BC0B67">
            <w:pPr>
              <w:spacing w:before="720"/>
              <w:ind w:firstLine="0"/>
              <w:jc w:val="center"/>
            </w:pPr>
            <w:r w:rsidRPr="00BC0B67">
              <w:rPr>
                <w:sz w:val="64"/>
              </w:rPr>
              <w:drawing>
                <wp:anchor distT="0" distB="0" distL="114300" distR="114300" simplePos="0" relativeHeight="251642368" behindDoc="0" locked="0" layoutInCell="1" allowOverlap="1" wp14:anchorId="732C9BA8" wp14:editId="35910282">
                  <wp:simplePos x="0" y="0"/>
                  <wp:positionH relativeFrom="column">
                    <wp:posOffset>-83185</wp:posOffset>
                  </wp:positionH>
                  <wp:positionV relativeFrom="paragraph">
                    <wp:posOffset>-19685</wp:posOffset>
                  </wp:positionV>
                  <wp:extent cx="5067300" cy="2369820"/>
                  <wp:effectExtent l="0" t="0" r="0" b="0"/>
                  <wp:wrapNone/>
                  <wp:docPr id="12267233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3337" name=""/>
                          <pic:cNvPicPr/>
                        </pic:nvPicPr>
                        <pic:blipFill>
                          <a:blip r:embed="rId17"/>
                          <a:stretch>
                            <a:fillRect/>
                          </a:stretch>
                        </pic:blipFill>
                        <pic:spPr>
                          <a:xfrm>
                            <a:off x="0" y="0"/>
                            <a:ext cx="5067300" cy="2369820"/>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p>
          <w:p w14:paraId="2EE02DB3" w14:textId="77777777" w:rsidR="00052761" w:rsidRDefault="003836EC">
            <w:pPr>
              <w:ind w:firstLine="0"/>
              <w:jc w:val="center"/>
            </w:pPr>
            <w:r>
              <w:rPr>
                <w:b/>
                <w:sz w:val="22"/>
              </w:rPr>
              <w:t>[</w:t>
            </w:r>
            <w:proofErr w:type="spellStart"/>
            <w:r>
              <w:rPr>
                <w:b/>
                <w:sz w:val="22"/>
              </w:rPr>
              <w:t>Şekil</w:t>
            </w:r>
            <w:proofErr w:type="spellEnd"/>
            <w:r>
              <w:rPr>
                <w:b/>
                <w:sz w:val="22"/>
              </w:rPr>
              <w:t>: Dashboard Mockup]</w:t>
            </w:r>
          </w:p>
          <w:p w14:paraId="6945F2E8" w14:textId="77777777" w:rsidR="00052761" w:rsidRDefault="003836EC">
            <w:pPr>
              <w:spacing w:after="720"/>
              <w:ind w:firstLine="0"/>
              <w:jc w:val="center"/>
            </w:pPr>
            <w:r>
              <w:rPr>
                <w:i/>
                <w:color w:val="808080"/>
                <w:sz w:val="18"/>
              </w:rPr>
              <w:t>High-fidelity mockup — Figma.</w:t>
            </w:r>
          </w:p>
        </w:tc>
      </w:tr>
    </w:tbl>
    <w:p w14:paraId="6B2F67D7" w14:textId="77777777" w:rsidR="00052761" w:rsidRDefault="003836EC">
      <w:pPr>
        <w:pStyle w:val="ResimYazs"/>
      </w:pPr>
      <w:bookmarkStart w:id="72" w:name="_Toc229342381"/>
      <w:proofErr w:type="spellStart"/>
      <w:r>
        <w:t>Şekil</w:t>
      </w:r>
      <w:proofErr w:type="spellEnd"/>
      <w:r>
        <w:t xml:space="preserve"> </w:t>
      </w:r>
      <w:fldSimple w:instr=" SEQ Şekil \* ARABIC ">
        <w:r w:rsidR="00C917B5">
          <w:rPr>
            <w:noProof/>
          </w:rPr>
          <w:t>9</w:t>
        </w:r>
      </w:fldSimple>
      <w:r>
        <w:t>: Dashboard Mockup</w:t>
      </w:r>
      <w:bookmarkEnd w:id="72"/>
    </w:p>
    <w:p w14:paraId="14AF85A4" w14:textId="77777777" w:rsidR="00052761" w:rsidRDefault="003836EC">
      <w:pPr>
        <w:pStyle w:val="Balk2"/>
      </w:pPr>
      <w:bookmarkStart w:id="73" w:name="_Toc229342347"/>
      <w:r>
        <w:t xml:space="preserve">7.5. Responsive </w:t>
      </w:r>
      <w:proofErr w:type="spellStart"/>
      <w:r>
        <w:t>Tasarım</w:t>
      </w:r>
      <w:proofErr w:type="spellEnd"/>
      <w:r>
        <w:t xml:space="preserve"> </w:t>
      </w:r>
      <w:proofErr w:type="spellStart"/>
      <w:r>
        <w:t>Stratejisi</w:t>
      </w:r>
      <w:bookmarkEnd w:id="73"/>
      <w:proofErr w:type="spellEnd"/>
    </w:p>
    <w:p w14:paraId="5262EA49" w14:textId="4ABC9351" w:rsidR="000778F2" w:rsidRDefault="000778F2" w:rsidP="000778F2">
      <w:pPr>
        <w:ind w:firstLine="0"/>
      </w:pPr>
      <w:proofErr w:type="spellStart"/>
      <w:r w:rsidRPr="000778F2">
        <w:t>Uygulama</w:t>
      </w:r>
      <w:proofErr w:type="spellEnd"/>
      <w:r w:rsidRPr="000778F2">
        <w:t xml:space="preserve">, "Mobile-First" </w:t>
      </w:r>
      <w:proofErr w:type="spellStart"/>
      <w:r w:rsidRPr="000778F2">
        <w:t>yerine</w:t>
      </w:r>
      <w:proofErr w:type="spellEnd"/>
      <w:r w:rsidRPr="000778F2">
        <w:t xml:space="preserve"> "Desktop-First" (Veri </w:t>
      </w:r>
      <w:proofErr w:type="spellStart"/>
      <w:r w:rsidRPr="000778F2">
        <w:t>analizi</w:t>
      </w:r>
      <w:proofErr w:type="spellEnd"/>
      <w:r w:rsidRPr="000778F2">
        <w:t xml:space="preserve"> </w:t>
      </w:r>
      <w:proofErr w:type="spellStart"/>
      <w:r w:rsidRPr="000778F2">
        <w:t>ağırlıklı</w:t>
      </w:r>
      <w:proofErr w:type="spellEnd"/>
      <w:r w:rsidRPr="000778F2">
        <w:t xml:space="preserve"> </w:t>
      </w:r>
      <w:proofErr w:type="spellStart"/>
      <w:r w:rsidRPr="000778F2">
        <w:t>olarak</w:t>
      </w:r>
      <w:proofErr w:type="spellEnd"/>
      <w:r w:rsidRPr="000778F2">
        <w:t xml:space="preserve"> </w:t>
      </w:r>
      <w:proofErr w:type="spellStart"/>
      <w:r w:rsidRPr="000778F2">
        <w:t>bilgisayarda</w:t>
      </w:r>
      <w:proofErr w:type="spellEnd"/>
      <w:r w:rsidRPr="000778F2">
        <w:t xml:space="preserve"> </w:t>
      </w:r>
      <w:proofErr w:type="spellStart"/>
      <w:r w:rsidRPr="000778F2">
        <w:t>yapıldığı</w:t>
      </w:r>
      <w:proofErr w:type="spellEnd"/>
      <w:r w:rsidRPr="000778F2">
        <w:t xml:space="preserve"> </w:t>
      </w:r>
      <w:proofErr w:type="spellStart"/>
      <w:r w:rsidRPr="000778F2">
        <w:t>için</w:t>
      </w:r>
      <w:proofErr w:type="spellEnd"/>
      <w:r w:rsidRPr="000778F2">
        <w:t xml:space="preserve">) </w:t>
      </w:r>
      <w:proofErr w:type="spellStart"/>
      <w:r w:rsidRPr="000778F2">
        <w:t>yaklaşımıyla</w:t>
      </w:r>
      <w:proofErr w:type="spellEnd"/>
      <w:r w:rsidRPr="000778F2">
        <w:t xml:space="preserve"> </w:t>
      </w:r>
      <w:proofErr w:type="spellStart"/>
      <w:r w:rsidRPr="000778F2">
        <w:t>tasarlanmış</w:t>
      </w:r>
      <w:proofErr w:type="spellEnd"/>
      <w:r w:rsidRPr="000778F2">
        <w:t xml:space="preserve">, CSS Media Queries </w:t>
      </w:r>
      <w:proofErr w:type="spellStart"/>
      <w:r w:rsidRPr="000778F2">
        <w:t>ve</w:t>
      </w:r>
      <w:proofErr w:type="spellEnd"/>
      <w:r w:rsidRPr="000778F2">
        <w:t xml:space="preserve"> CSS Grid </w:t>
      </w:r>
      <w:proofErr w:type="spellStart"/>
      <w:r w:rsidRPr="000778F2">
        <w:t>teknolojileri</w:t>
      </w:r>
      <w:proofErr w:type="spellEnd"/>
      <w:r w:rsidRPr="000778F2">
        <w:t xml:space="preserve"> </w:t>
      </w:r>
      <w:proofErr w:type="spellStart"/>
      <w:r w:rsidRPr="000778F2">
        <w:t>kullanılarak</w:t>
      </w:r>
      <w:proofErr w:type="spellEnd"/>
      <w:r w:rsidRPr="000778F2">
        <w:t xml:space="preserve"> </w:t>
      </w:r>
      <w:proofErr w:type="spellStart"/>
      <w:r w:rsidRPr="000778F2">
        <w:t>mobil</w:t>
      </w:r>
      <w:proofErr w:type="spellEnd"/>
      <w:r w:rsidRPr="000778F2">
        <w:t xml:space="preserve"> </w:t>
      </w:r>
      <w:proofErr w:type="spellStart"/>
      <w:r w:rsidRPr="000778F2">
        <w:t>cihazlara</w:t>
      </w:r>
      <w:proofErr w:type="spellEnd"/>
      <w:r w:rsidRPr="000778F2">
        <w:t xml:space="preserve"> (Responsive) </w:t>
      </w:r>
      <w:proofErr w:type="spellStart"/>
      <w:r w:rsidRPr="000778F2">
        <w:t>uyumlu</w:t>
      </w:r>
      <w:proofErr w:type="spellEnd"/>
      <w:r w:rsidRPr="000778F2">
        <w:t xml:space="preserve"> hale </w:t>
      </w:r>
      <w:proofErr w:type="spellStart"/>
      <w:r w:rsidRPr="000778F2">
        <w:t>getirilmiştir</w:t>
      </w:r>
      <w:proofErr w:type="spellEnd"/>
      <w:r w:rsidRPr="000778F2">
        <w:t>.</w:t>
      </w:r>
    </w:p>
    <w:p w14:paraId="4F1A5499" w14:textId="77777777" w:rsidR="000778F2" w:rsidRDefault="000778F2" w:rsidP="000778F2">
      <w:pPr>
        <w:ind w:firstLine="0"/>
      </w:pPr>
    </w:p>
    <w:p w14:paraId="797564BB" w14:textId="77777777" w:rsidR="000778F2" w:rsidRDefault="000778F2" w:rsidP="000778F2">
      <w:pPr>
        <w:ind w:firstLine="0"/>
      </w:pPr>
    </w:p>
    <w:p w14:paraId="1EC3B82F" w14:textId="77777777" w:rsidR="000778F2" w:rsidRDefault="000778F2" w:rsidP="000778F2">
      <w:pPr>
        <w:ind w:firstLine="0"/>
      </w:pPr>
    </w:p>
    <w:p w14:paraId="034971A4" w14:textId="77777777" w:rsidR="000778F2" w:rsidRDefault="000778F2" w:rsidP="000778F2">
      <w:pPr>
        <w:ind w:firstLine="0"/>
      </w:pPr>
    </w:p>
    <w:p w14:paraId="5FD2FB05" w14:textId="77777777" w:rsidR="000778F2" w:rsidRDefault="000778F2" w:rsidP="000778F2">
      <w:pPr>
        <w:ind w:firstLine="0"/>
      </w:pPr>
    </w:p>
    <w:p w14:paraId="7464E34C" w14:textId="77777777" w:rsidR="000778F2" w:rsidRDefault="000778F2" w:rsidP="000778F2">
      <w:pPr>
        <w:ind w:firstLine="0"/>
      </w:pPr>
    </w:p>
    <w:p w14:paraId="54ADFF96" w14:textId="77777777" w:rsidR="000778F2" w:rsidRPr="000778F2" w:rsidRDefault="000778F2" w:rsidP="000778F2">
      <w:pPr>
        <w:ind w:firstLine="0"/>
      </w:pPr>
    </w:p>
    <w:p w14:paraId="2CA692A9" w14:textId="55E240BC" w:rsidR="00052761" w:rsidRDefault="003836EC">
      <w:pPr>
        <w:pStyle w:val="ResimYazs"/>
        <w:spacing w:after="120"/>
      </w:pPr>
      <w:bookmarkStart w:id="74" w:name="_Toc229342404"/>
      <w:r>
        <w:lastRenderedPageBreak/>
        <w:t xml:space="preserve">Tablo </w:t>
      </w:r>
      <w:r w:rsidR="00BC0B67">
        <w:t>19</w:t>
      </w:r>
      <w:r>
        <w:t xml:space="preserve">: </w:t>
      </w:r>
      <w:proofErr w:type="spellStart"/>
      <w:r>
        <w:t>Breakpoint'ler</w:t>
      </w:r>
      <w:bookmarkEnd w:id="74"/>
      <w:proofErr w:type="spellEnd"/>
    </w:p>
    <w:tbl>
      <w:tblPr>
        <w:tblStyle w:val="AkKlavuz-Vurgu1"/>
        <w:tblW w:w="9071" w:type="dxa"/>
        <w:jc w:val="center"/>
        <w:tblLayout w:type="fixed"/>
        <w:tblLook w:val="04A0" w:firstRow="1" w:lastRow="0" w:firstColumn="1" w:lastColumn="0" w:noHBand="0" w:noVBand="1"/>
      </w:tblPr>
      <w:tblGrid>
        <w:gridCol w:w="1560"/>
        <w:gridCol w:w="2976"/>
        <w:gridCol w:w="4535"/>
      </w:tblGrid>
      <w:tr w:rsidR="00052761" w14:paraId="17078190" w14:textId="77777777" w:rsidTr="00474D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single" w:sz="4" w:space="0" w:color="7F7F7F"/>
              <w:bottom w:val="single" w:sz="4" w:space="0" w:color="7F7F7F"/>
              <w:right w:val="single" w:sz="4" w:space="0" w:color="7F7F7F"/>
            </w:tcBorders>
            <w:shd w:val="clear" w:color="auto" w:fill="1F4E78"/>
          </w:tcPr>
          <w:p w14:paraId="0D552C13" w14:textId="77777777" w:rsidR="00052761" w:rsidRDefault="003836EC">
            <w:pPr>
              <w:ind w:firstLine="0"/>
            </w:pPr>
            <w:proofErr w:type="spellStart"/>
            <w:r>
              <w:rPr>
                <w:color w:val="FFFFFF"/>
                <w:sz w:val="22"/>
              </w:rPr>
              <w:t>Cihaz</w:t>
            </w:r>
            <w:proofErr w:type="spellEnd"/>
          </w:p>
        </w:tc>
        <w:tc>
          <w:tcPr>
            <w:tcW w:w="2976" w:type="dxa"/>
            <w:tcBorders>
              <w:top w:val="single" w:sz="4" w:space="0" w:color="7F7F7F"/>
              <w:left w:val="single" w:sz="4" w:space="0" w:color="7F7F7F"/>
              <w:bottom w:val="single" w:sz="4" w:space="0" w:color="7F7F7F"/>
              <w:right w:val="single" w:sz="4" w:space="0" w:color="7F7F7F"/>
            </w:tcBorders>
            <w:shd w:val="clear" w:color="auto" w:fill="1F4E78"/>
          </w:tcPr>
          <w:p w14:paraId="17887DBE"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Min </w:t>
            </w:r>
            <w:proofErr w:type="spellStart"/>
            <w:r>
              <w:rPr>
                <w:color w:val="FFFFFF"/>
                <w:sz w:val="22"/>
              </w:rPr>
              <w:t>Genişlik</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6A4C9546"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Notlar</w:t>
            </w:r>
            <w:proofErr w:type="spellEnd"/>
          </w:p>
        </w:tc>
      </w:tr>
    </w:tbl>
    <w:tbl>
      <w:tblPr>
        <w:tblStyle w:val="AkKlavuz-Vurgu1"/>
        <w:tblW w:w="9039" w:type="dxa"/>
        <w:tblLook w:val="04A0" w:firstRow="1" w:lastRow="0" w:firstColumn="1" w:lastColumn="0" w:noHBand="0" w:noVBand="1"/>
      </w:tblPr>
      <w:tblGrid>
        <w:gridCol w:w="3013"/>
        <w:gridCol w:w="3013"/>
        <w:gridCol w:w="3013"/>
      </w:tblGrid>
      <w:tr w:rsidR="00DC7664" w:rsidRPr="000778F2" w14:paraId="3BF91010" w14:textId="77777777" w:rsidTr="00E56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0E111473" w14:textId="4FD3703D" w:rsidR="00DC7664" w:rsidRPr="000778F2" w:rsidRDefault="00DC7664" w:rsidP="00DC7664">
            <w:pPr>
              <w:spacing w:after="0" w:line="240" w:lineRule="auto"/>
              <w:ind w:firstLine="0"/>
              <w:jc w:val="left"/>
              <w:rPr>
                <w:color w:val="000000" w:themeColor="text1"/>
                <w:sz w:val="20"/>
                <w:szCs w:val="20"/>
                <w:lang w:val="tr-TR" w:eastAsia="tr-TR"/>
              </w:rPr>
            </w:pPr>
            <w:r w:rsidRPr="00EC3E50">
              <w:t>Mobile</w:t>
            </w:r>
          </w:p>
        </w:tc>
        <w:tc>
          <w:tcPr>
            <w:tcW w:w="3013" w:type="dxa"/>
            <w:hideMark/>
          </w:tcPr>
          <w:p w14:paraId="404A3068" w14:textId="0AE179A7" w:rsidR="00DC7664" w:rsidRPr="00474D77" w:rsidRDefault="00DC7664" w:rsidP="00DC7664">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tr-TR" w:eastAsia="tr-TR"/>
              </w:rPr>
            </w:pPr>
            <w:r w:rsidRPr="00EC3E50">
              <w:t xml:space="preserve">375 </w:t>
            </w:r>
            <w:proofErr w:type="spellStart"/>
            <w:r w:rsidRPr="00EC3E50">
              <w:t>px</w:t>
            </w:r>
            <w:proofErr w:type="spellEnd"/>
          </w:p>
        </w:tc>
        <w:tc>
          <w:tcPr>
            <w:tcW w:w="3013" w:type="dxa"/>
            <w:hideMark/>
          </w:tcPr>
          <w:p w14:paraId="792FDB32" w14:textId="594CF549" w:rsidR="00DC7664" w:rsidRPr="00E561EF" w:rsidRDefault="00DC7664" w:rsidP="00DC7664">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tr-TR" w:eastAsia="tr-TR"/>
              </w:rPr>
            </w:pPr>
            <w:r w:rsidRPr="00E561EF">
              <w:rPr>
                <w:b w:val="0"/>
                <w:bCs w:val="0"/>
              </w:rPr>
              <w:t xml:space="preserve">Tek </w:t>
            </w:r>
            <w:proofErr w:type="spellStart"/>
            <w:r w:rsidRPr="00E561EF">
              <w:rPr>
                <w:b w:val="0"/>
                <w:bCs w:val="0"/>
              </w:rPr>
              <w:t>kolon</w:t>
            </w:r>
            <w:proofErr w:type="spellEnd"/>
            <w:r w:rsidRPr="00E561EF">
              <w:rPr>
                <w:b w:val="0"/>
                <w:bCs w:val="0"/>
              </w:rPr>
              <w:t xml:space="preserve"> </w:t>
            </w:r>
            <w:proofErr w:type="spellStart"/>
            <w:r w:rsidRPr="00E561EF">
              <w:rPr>
                <w:b w:val="0"/>
                <w:bCs w:val="0"/>
              </w:rPr>
              <w:t>düzeni</w:t>
            </w:r>
            <w:proofErr w:type="spellEnd"/>
            <w:r w:rsidRPr="00E561EF">
              <w:rPr>
                <w:b w:val="0"/>
                <w:bCs w:val="0"/>
              </w:rPr>
              <w:t xml:space="preserve">, </w:t>
            </w:r>
            <w:proofErr w:type="spellStart"/>
            <w:r w:rsidRPr="00E561EF">
              <w:rPr>
                <w:b w:val="0"/>
                <w:bCs w:val="0"/>
              </w:rPr>
              <w:t>butonlar</w:t>
            </w:r>
            <w:proofErr w:type="spellEnd"/>
            <w:r w:rsidRPr="00E561EF">
              <w:rPr>
                <w:b w:val="0"/>
                <w:bCs w:val="0"/>
              </w:rPr>
              <w:t xml:space="preserve"> </w:t>
            </w:r>
            <w:proofErr w:type="spellStart"/>
            <w:r w:rsidRPr="00E561EF">
              <w:rPr>
                <w:b w:val="0"/>
                <w:bCs w:val="0"/>
              </w:rPr>
              <w:t>dokunmatik</w:t>
            </w:r>
            <w:proofErr w:type="spellEnd"/>
            <w:r w:rsidRPr="00E561EF">
              <w:rPr>
                <w:b w:val="0"/>
                <w:bCs w:val="0"/>
              </w:rPr>
              <w:t xml:space="preserve"> </w:t>
            </w:r>
            <w:proofErr w:type="spellStart"/>
            <w:r w:rsidRPr="00E561EF">
              <w:rPr>
                <w:b w:val="0"/>
                <w:bCs w:val="0"/>
              </w:rPr>
              <w:t>hedeflere</w:t>
            </w:r>
            <w:proofErr w:type="spellEnd"/>
            <w:r w:rsidRPr="00E561EF">
              <w:rPr>
                <w:b w:val="0"/>
                <w:bCs w:val="0"/>
              </w:rPr>
              <w:t xml:space="preserve"> (minimum 44×44 </w:t>
            </w:r>
            <w:proofErr w:type="spellStart"/>
            <w:r w:rsidRPr="00E561EF">
              <w:rPr>
                <w:b w:val="0"/>
                <w:bCs w:val="0"/>
              </w:rPr>
              <w:t>px</w:t>
            </w:r>
            <w:proofErr w:type="spellEnd"/>
            <w:r w:rsidRPr="00E561EF">
              <w:rPr>
                <w:b w:val="0"/>
                <w:bCs w:val="0"/>
              </w:rPr>
              <w:t xml:space="preserve">) </w:t>
            </w:r>
            <w:proofErr w:type="spellStart"/>
            <w:r w:rsidRPr="00E561EF">
              <w:rPr>
                <w:b w:val="0"/>
                <w:bCs w:val="0"/>
              </w:rPr>
              <w:t>uygun</w:t>
            </w:r>
            <w:proofErr w:type="spellEnd"/>
            <w:r w:rsidRPr="00E561EF">
              <w:rPr>
                <w:b w:val="0"/>
                <w:bCs w:val="0"/>
              </w:rPr>
              <w:t xml:space="preserve"> </w:t>
            </w:r>
            <w:proofErr w:type="spellStart"/>
            <w:r w:rsidRPr="00E561EF">
              <w:rPr>
                <w:b w:val="0"/>
                <w:bCs w:val="0"/>
              </w:rPr>
              <w:t>hizalanır</w:t>
            </w:r>
            <w:proofErr w:type="spellEnd"/>
            <w:r w:rsidRPr="00E561EF">
              <w:rPr>
                <w:b w:val="0"/>
                <w:bCs w:val="0"/>
              </w:rPr>
              <w:t>.</w:t>
            </w:r>
          </w:p>
        </w:tc>
      </w:tr>
      <w:tr w:rsidR="00DC7664" w:rsidRPr="000778F2" w14:paraId="67B3A3ED" w14:textId="77777777" w:rsidTr="00E56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5CEA1C3D" w14:textId="35AC0737" w:rsidR="00DC7664" w:rsidRPr="000778F2" w:rsidRDefault="00DC7664" w:rsidP="00DC7664">
            <w:pPr>
              <w:spacing w:after="0" w:line="240" w:lineRule="auto"/>
              <w:ind w:firstLine="0"/>
              <w:jc w:val="left"/>
              <w:rPr>
                <w:color w:val="000000" w:themeColor="text1"/>
                <w:sz w:val="20"/>
                <w:szCs w:val="20"/>
                <w:lang w:val="tr-TR" w:eastAsia="tr-TR"/>
              </w:rPr>
            </w:pPr>
            <w:r w:rsidRPr="00EC3E50">
              <w:t>Tablet</w:t>
            </w:r>
          </w:p>
        </w:tc>
        <w:tc>
          <w:tcPr>
            <w:tcW w:w="3013" w:type="dxa"/>
            <w:hideMark/>
          </w:tcPr>
          <w:p w14:paraId="1C4A359E" w14:textId="6D7CD200" w:rsidR="00DC7664" w:rsidRPr="000778F2" w:rsidRDefault="00DC7664" w:rsidP="00DC7664">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tr-TR" w:eastAsia="tr-TR"/>
              </w:rPr>
            </w:pPr>
            <w:r w:rsidRPr="00EC3E50">
              <w:t xml:space="preserve">768 </w:t>
            </w:r>
            <w:proofErr w:type="spellStart"/>
            <w:r w:rsidRPr="00EC3E50">
              <w:t>px</w:t>
            </w:r>
            <w:proofErr w:type="spellEnd"/>
          </w:p>
        </w:tc>
        <w:tc>
          <w:tcPr>
            <w:tcW w:w="3013" w:type="dxa"/>
            <w:hideMark/>
          </w:tcPr>
          <w:p w14:paraId="65F79FA0" w14:textId="246BF198" w:rsidR="00DC7664" w:rsidRPr="000778F2" w:rsidRDefault="00DC7664" w:rsidP="00DC7664">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tr-TR" w:eastAsia="tr-TR"/>
              </w:rPr>
            </w:pPr>
            <w:proofErr w:type="spellStart"/>
            <w:r w:rsidRPr="00EC3E50">
              <w:t>Kartlar</w:t>
            </w:r>
            <w:proofErr w:type="spellEnd"/>
            <w:r w:rsidRPr="00EC3E50">
              <w:t xml:space="preserve"> </w:t>
            </w:r>
            <w:proofErr w:type="spellStart"/>
            <w:r w:rsidRPr="00EC3E50">
              <w:t>iki</w:t>
            </w:r>
            <w:proofErr w:type="spellEnd"/>
            <w:r w:rsidRPr="00EC3E50">
              <w:t xml:space="preserve"> </w:t>
            </w:r>
            <w:proofErr w:type="spellStart"/>
            <w:r w:rsidRPr="00EC3E50">
              <w:t>kolon</w:t>
            </w:r>
            <w:proofErr w:type="spellEnd"/>
            <w:r w:rsidRPr="00EC3E50">
              <w:t xml:space="preserve"> </w:t>
            </w:r>
            <w:proofErr w:type="spellStart"/>
            <w:r w:rsidRPr="00EC3E50">
              <w:t>olur</w:t>
            </w:r>
            <w:proofErr w:type="spellEnd"/>
            <w:r w:rsidRPr="00EC3E50">
              <w:t xml:space="preserve">, </w:t>
            </w:r>
            <w:proofErr w:type="spellStart"/>
            <w:r w:rsidRPr="00EC3E50">
              <w:t>veri</w:t>
            </w:r>
            <w:proofErr w:type="spellEnd"/>
            <w:r w:rsidRPr="00EC3E50">
              <w:t xml:space="preserve"> </w:t>
            </w:r>
            <w:proofErr w:type="spellStart"/>
            <w:r w:rsidRPr="00EC3E50">
              <w:t>tablosuna</w:t>
            </w:r>
            <w:proofErr w:type="spellEnd"/>
            <w:r w:rsidRPr="00EC3E50">
              <w:t xml:space="preserve"> </w:t>
            </w:r>
            <w:proofErr w:type="spellStart"/>
            <w:r w:rsidRPr="00EC3E50">
              <w:t>yatay</w:t>
            </w:r>
            <w:proofErr w:type="spellEnd"/>
            <w:r w:rsidRPr="00EC3E50">
              <w:t xml:space="preserve"> </w:t>
            </w:r>
            <w:proofErr w:type="spellStart"/>
            <w:r w:rsidRPr="00EC3E50">
              <w:t>kaydırma</w:t>
            </w:r>
            <w:proofErr w:type="spellEnd"/>
            <w:r w:rsidRPr="00EC3E50">
              <w:t xml:space="preserve"> (scroll) </w:t>
            </w:r>
            <w:proofErr w:type="spellStart"/>
            <w:r w:rsidRPr="00EC3E50">
              <w:t>eklenir</w:t>
            </w:r>
            <w:proofErr w:type="spellEnd"/>
            <w:r w:rsidRPr="00EC3E50">
              <w:t>.</w:t>
            </w:r>
          </w:p>
        </w:tc>
      </w:tr>
      <w:tr w:rsidR="00DC7664" w:rsidRPr="000778F2" w14:paraId="08C739EE" w14:textId="77777777" w:rsidTr="00E561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71A49D07" w14:textId="56AB489E" w:rsidR="00DC7664" w:rsidRPr="000778F2" w:rsidRDefault="00DC7664" w:rsidP="00DC7664">
            <w:pPr>
              <w:spacing w:after="0" w:line="240" w:lineRule="auto"/>
              <w:ind w:firstLine="0"/>
              <w:jc w:val="left"/>
              <w:rPr>
                <w:color w:val="000000" w:themeColor="text1"/>
                <w:sz w:val="20"/>
                <w:szCs w:val="20"/>
                <w:lang w:val="tr-TR" w:eastAsia="tr-TR"/>
              </w:rPr>
            </w:pPr>
            <w:r w:rsidRPr="00EC3E50">
              <w:t>Laptop</w:t>
            </w:r>
          </w:p>
        </w:tc>
        <w:tc>
          <w:tcPr>
            <w:tcW w:w="3013" w:type="dxa"/>
            <w:hideMark/>
          </w:tcPr>
          <w:p w14:paraId="5328FEE4" w14:textId="1AF1B561" w:rsidR="00DC7664" w:rsidRPr="000778F2" w:rsidRDefault="00DC7664" w:rsidP="00DC7664">
            <w:pPr>
              <w:spacing w:after="0" w:line="240" w:lineRule="auto"/>
              <w:ind w:firstLine="0"/>
              <w:jc w:val="left"/>
              <w:cnfStyle w:val="000000010000" w:firstRow="0" w:lastRow="0" w:firstColumn="0" w:lastColumn="0" w:oddVBand="0" w:evenVBand="0" w:oddHBand="0" w:evenHBand="1" w:firstRowFirstColumn="0" w:firstRowLastColumn="0" w:lastRowFirstColumn="0" w:lastRowLastColumn="0"/>
              <w:rPr>
                <w:color w:val="000000" w:themeColor="text1"/>
                <w:sz w:val="20"/>
                <w:szCs w:val="20"/>
                <w:lang w:val="tr-TR" w:eastAsia="tr-TR"/>
              </w:rPr>
            </w:pPr>
            <w:r w:rsidRPr="00EC3E50">
              <w:t xml:space="preserve">1024 </w:t>
            </w:r>
            <w:proofErr w:type="spellStart"/>
            <w:r w:rsidRPr="00EC3E50">
              <w:t>px</w:t>
            </w:r>
            <w:proofErr w:type="spellEnd"/>
          </w:p>
        </w:tc>
        <w:tc>
          <w:tcPr>
            <w:tcW w:w="3013" w:type="dxa"/>
            <w:hideMark/>
          </w:tcPr>
          <w:p w14:paraId="66C759A7" w14:textId="26B5EC20" w:rsidR="00DC7664" w:rsidRPr="000778F2" w:rsidRDefault="00DC7664" w:rsidP="00DC7664">
            <w:pPr>
              <w:spacing w:after="0" w:line="240" w:lineRule="auto"/>
              <w:ind w:firstLine="0"/>
              <w:jc w:val="left"/>
              <w:cnfStyle w:val="000000010000" w:firstRow="0" w:lastRow="0" w:firstColumn="0" w:lastColumn="0" w:oddVBand="0" w:evenVBand="0" w:oddHBand="0" w:evenHBand="1" w:firstRowFirstColumn="0" w:firstRowLastColumn="0" w:lastRowFirstColumn="0" w:lastRowLastColumn="0"/>
              <w:rPr>
                <w:color w:val="000000" w:themeColor="text1"/>
                <w:sz w:val="20"/>
                <w:szCs w:val="20"/>
                <w:lang w:val="tr-TR" w:eastAsia="tr-TR"/>
              </w:rPr>
            </w:pPr>
            <w:proofErr w:type="spellStart"/>
            <w:r w:rsidRPr="00EC3E50">
              <w:t>Kompakt</w:t>
            </w:r>
            <w:proofErr w:type="spellEnd"/>
            <w:r w:rsidRPr="00EC3E50">
              <w:t xml:space="preserve"> layout (</w:t>
            </w:r>
            <w:proofErr w:type="spellStart"/>
            <w:r w:rsidRPr="00EC3E50">
              <w:t>Düzen</w:t>
            </w:r>
            <w:proofErr w:type="spellEnd"/>
            <w:r w:rsidRPr="00EC3E50">
              <w:t xml:space="preserve">), </w:t>
            </w:r>
            <w:proofErr w:type="spellStart"/>
            <w:r w:rsidRPr="00EC3E50">
              <w:t>butonlar</w:t>
            </w:r>
            <w:proofErr w:type="spellEnd"/>
            <w:r w:rsidRPr="00EC3E50">
              <w:t xml:space="preserve"> </w:t>
            </w:r>
            <w:proofErr w:type="spellStart"/>
            <w:r w:rsidRPr="00EC3E50">
              <w:t>ve</w:t>
            </w:r>
            <w:proofErr w:type="spellEnd"/>
            <w:r w:rsidRPr="00EC3E50">
              <w:t xml:space="preserve"> </w:t>
            </w:r>
            <w:proofErr w:type="spellStart"/>
            <w:r w:rsidRPr="00EC3E50">
              <w:t>filtreleme</w:t>
            </w:r>
            <w:proofErr w:type="spellEnd"/>
            <w:r w:rsidRPr="00EC3E50">
              <w:t xml:space="preserve"> </w:t>
            </w:r>
            <w:proofErr w:type="spellStart"/>
            <w:r w:rsidRPr="00EC3E50">
              <w:t>araçları</w:t>
            </w:r>
            <w:proofErr w:type="spellEnd"/>
            <w:r w:rsidRPr="00EC3E50">
              <w:t xml:space="preserve"> </w:t>
            </w:r>
            <w:proofErr w:type="spellStart"/>
            <w:r w:rsidRPr="00EC3E50">
              <w:t>yatayda</w:t>
            </w:r>
            <w:proofErr w:type="spellEnd"/>
            <w:r w:rsidRPr="00EC3E50">
              <w:t xml:space="preserve"> </w:t>
            </w:r>
            <w:proofErr w:type="spellStart"/>
            <w:r w:rsidRPr="00EC3E50">
              <w:t>toplanır</w:t>
            </w:r>
            <w:proofErr w:type="spellEnd"/>
            <w:r w:rsidRPr="00EC3E50">
              <w:t>.</w:t>
            </w:r>
          </w:p>
        </w:tc>
      </w:tr>
      <w:tr w:rsidR="00E561EF" w:rsidRPr="000778F2" w14:paraId="7B318C37" w14:textId="77777777" w:rsidTr="00E561EF">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6F73508C" w14:textId="019BE535" w:rsidR="00E561EF" w:rsidRPr="00E561EF" w:rsidRDefault="00E561EF" w:rsidP="00E561EF">
            <w:pPr>
              <w:spacing w:after="0" w:line="240" w:lineRule="auto"/>
              <w:ind w:firstLine="0"/>
              <w:jc w:val="left"/>
              <w:rPr>
                <w:color w:val="000000" w:themeColor="text1"/>
              </w:rPr>
            </w:pPr>
            <w:r w:rsidRPr="00E561EF">
              <w:rPr>
                <w:rStyle w:val="Gl"/>
                <w:color w:val="000000" w:themeColor="text1"/>
                <w:sz w:val="20"/>
                <w:szCs w:val="20"/>
                <w:bdr w:val="single" w:sz="2" w:space="0" w:color="E5E7EB" w:frame="1"/>
              </w:rPr>
              <w:t>Desktop</w:t>
            </w:r>
          </w:p>
        </w:tc>
        <w:tc>
          <w:tcPr>
            <w:tcW w:w="3013" w:type="dxa"/>
            <w:vAlign w:val="center"/>
          </w:tcPr>
          <w:p w14:paraId="35E5FEB3" w14:textId="54B4C0AD" w:rsidR="00E561EF" w:rsidRPr="00E561EF" w:rsidRDefault="00E561EF" w:rsidP="00E561E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E561EF">
              <w:rPr>
                <w:color w:val="000000" w:themeColor="text1"/>
                <w:sz w:val="20"/>
                <w:szCs w:val="20"/>
              </w:rPr>
              <w:t xml:space="preserve">1280 </w:t>
            </w:r>
            <w:proofErr w:type="spellStart"/>
            <w:r w:rsidRPr="00E561EF">
              <w:rPr>
                <w:color w:val="000000" w:themeColor="text1"/>
                <w:sz w:val="20"/>
                <w:szCs w:val="20"/>
              </w:rPr>
              <w:t>px</w:t>
            </w:r>
            <w:proofErr w:type="spellEnd"/>
          </w:p>
        </w:tc>
        <w:tc>
          <w:tcPr>
            <w:tcW w:w="3013" w:type="dxa"/>
            <w:vAlign w:val="center"/>
          </w:tcPr>
          <w:p w14:paraId="5368EBF9" w14:textId="35507CF3" w:rsidR="00E561EF" w:rsidRPr="00E561EF" w:rsidRDefault="00E561EF" w:rsidP="00E561E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E561EF">
              <w:rPr>
                <w:color w:val="000000" w:themeColor="text1"/>
                <w:sz w:val="20"/>
                <w:szCs w:val="20"/>
              </w:rPr>
              <w:t xml:space="preserve">Tam </w:t>
            </w:r>
            <w:proofErr w:type="spellStart"/>
            <w:r w:rsidRPr="00E561EF">
              <w:rPr>
                <w:color w:val="000000" w:themeColor="text1"/>
                <w:sz w:val="20"/>
                <w:szCs w:val="20"/>
              </w:rPr>
              <w:t>genişlik</w:t>
            </w:r>
            <w:proofErr w:type="spellEnd"/>
            <w:r w:rsidRPr="00E561EF">
              <w:rPr>
                <w:color w:val="000000" w:themeColor="text1"/>
                <w:sz w:val="20"/>
                <w:szCs w:val="20"/>
              </w:rPr>
              <w:t xml:space="preserve"> </w:t>
            </w:r>
            <w:proofErr w:type="spellStart"/>
            <w:r w:rsidRPr="00E561EF">
              <w:rPr>
                <w:color w:val="000000" w:themeColor="text1"/>
                <w:sz w:val="20"/>
                <w:szCs w:val="20"/>
              </w:rPr>
              <w:t>tasarımı</w:t>
            </w:r>
            <w:proofErr w:type="spellEnd"/>
            <w:r w:rsidRPr="00E561EF">
              <w:rPr>
                <w:color w:val="000000" w:themeColor="text1"/>
                <w:sz w:val="20"/>
                <w:szCs w:val="20"/>
              </w:rPr>
              <w:t xml:space="preserve"> (Max 1400px Container), Chart.js </w:t>
            </w:r>
            <w:proofErr w:type="spellStart"/>
            <w:r w:rsidRPr="00E561EF">
              <w:rPr>
                <w:color w:val="000000" w:themeColor="text1"/>
                <w:sz w:val="20"/>
                <w:szCs w:val="20"/>
              </w:rPr>
              <w:t>grafikleri</w:t>
            </w:r>
            <w:proofErr w:type="spellEnd"/>
            <w:r w:rsidRPr="00E561EF">
              <w:rPr>
                <w:color w:val="000000" w:themeColor="text1"/>
                <w:sz w:val="20"/>
                <w:szCs w:val="20"/>
              </w:rPr>
              <w:t xml:space="preserve"> tam </w:t>
            </w:r>
            <w:proofErr w:type="spellStart"/>
            <w:r w:rsidRPr="00E561EF">
              <w:rPr>
                <w:color w:val="000000" w:themeColor="text1"/>
                <w:sz w:val="20"/>
                <w:szCs w:val="20"/>
              </w:rPr>
              <w:t>kapasitede</w:t>
            </w:r>
            <w:proofErr w:type="spellEnd"/>
            <w:r w:rsidRPr="00E561EF">
              <w:rPr>
                <w:color w:val="000000" w:themeColor="text1"/>
                <w:sz w:val="20"/>
                <w:szCs w:val="20"/>
              </w:rPr>
              <w:t xml:space="preserve"> </w:t>
            </w:r>
            <w:proofErr w:type="spellStart"/>
            <w:r w:rsidRPr="00E561EF">
              <w:rPr>
                <w:color w:val="000000" w:themeColor="text1"/>
                <w:sz w:val="20"/>
                <w:szCs w:val="20"/>
              </w:rPr>
              <w:t>çizilir</w:t>
            </w:r>
            <w:proofErr w:type="spellEnd"/>
            <w:r w:rsidRPr="00E561EF">
              <w:rPr>
                <w:color w:val="000000" w:themeColor="text1"/>
                <w:sz w:val="20"/>
                <w:szCs w:val="20"/>
              </w:rPr>
              <w:t>.</w:t>
            </w:r>
          </w:p>
        </w:tc>
      </w:tr>
    </w:tbl>
    <w:p w14:paraId="11912153" w14:textId="77777777" w:rsidR="00052761" w:rsidRDefault="003836EC">
      <w:pPr>
        <w:pStyle w:val="Balk2"/>
      </w:pPr>
      <w:bookmarkStart w:id="75" w:name="_Toc229342348"/>
      <w:r>
        <w:t xml:space="preserve">7.6. </w:t>
      </w:r>
      <w:proofErr w:type="spellStart"/>
      <w:r>
        <w:t>Erişilebilirlik</w:t>
      </w:r>
      <w:proofErr w:type="spellEnd"/>
      <w:r>
        <w:t xml:space="preserve"> (a11y)</w:t>
      </w:r>
      <w:bookmarkEnd w:id="75"/>
    </w:p>
    <w:p w14:paraId="543DB789" w14:textId="77777777" w:rsidR="00BD06B0" w:rsidRPr="00BD06B0" w:rsidRDefault="00BD06B0" w:rsidP="00BD06B0">
      <w:pPr>
        <w:ind w:firstLine="0"/>
        <w:rPr>
          <w:lang w:val="tr-TR"/>
        </w:rPr>
      </w:pPr>
      <w:r w:rsidRPr="00BD06B0">
        <w:rPr>
          <w:lang w:val="tr-TR"/>
        </w:rPr>
        <w:t>Uygulamanın tasarımı ve HTML yapısı, WCAG 2.1 AA (Web İçeriği Erişilebilirlik Yönergeleri) standartlarına uygun olarak inşa edilmiştir. Uygulanan temel a11y pratikleri şunlardır:</w:t>
      </w:r>
    </w:p>
    <w:p w14:paraId="5EB6D617" w14:textId="77777777" w:rsidR="00BD06B0" w:rsidRPr="00BD06B0" w:rsidRDefault="00BD06B0" w:rsidP="00BD06B0">
      <w:pPr>
        <w:numPr>
          <w:ilvl w:val="0"/>
          <w:numId w:val="32"/>
        </w:numPr>
        <w:rPr>
          <w:lang w:val="tr-TR"/>
        </w:rPr>
      </w:pPr>
      <w:r w:rsidRPr="00BD06B0">
        <w:rPr>
          <w:b/>
          <w:bCs/>
          <w:lang w:val="tr-TR"/>
        </w:rPr>
        <w:t>Kontrast Oranları:</w:t>
      </w:r>
      <w:r w:rsidRPr="00BD06B0">
        <w:rPr>
          <w:lang w:val="tr-TR"/>
        </w:rPr>
        <w:t xml:space="preserve"> Karanlık tema zemininde (#020617 Slate 950) yüksek kontrastlı gri ve beyaz metinler (#F8FAFC) kullanılarak </w:t>
      </w:r>
      <w:proofErr w:type="spellStart"/>
      <w:r w:rsidRPr="00BD06B0">
        <w:rPr>
          <w:lang w:val="tr-TR"/>
        </w:rPr>
        <w:t>WCAG'ın</w:t>
      </w:r>
      <w:proofErr w:type="spellEnd"/>
      <w:r w:rsidRPr="00BD06B0">
        <w:rPr>
          <w:lang w:val="tr-TR"/>
        </w:rPr>
        <w:t xml:space="preserve"> zorunlu tuttuğu 4.5:1 kontrast oranı fazlasıyla aşılmıştır.</w:t>
      </w:r>
    </w:p>
    <w:p w14:paraId="274017FC" w14:textId="77777777" w:rsidR="00BD06B0" w:rsidRPr="00BD06B0" w:rsidRDefault="00BD06B0" w:rsidP="00BD06B0">
      <w:pPr>
        <w:numPr>
          <w:ilvl w:val="0"/>
          <w:numId w:val="32"/>
        </w:numPr>
        <w:rPr>
          <w:lang w:val="tr-TR"/>
        </w:rPr>
      </w:pPr>
      <w:r w:rsidRPr="00BD06B0">
        <w:rPr>
          <w:b/>
          <w:bCs/>
          <w:lang w:val="tr-TR"/>
        </w:rPr>
        <w:t xml:space="preserve">Keyboard </w:t>
      </w:r>
      <w:proofErr w:type="spellStart"/>
      <w:r w:rsidRPr="00BD06B0">
        <w:rPr>
          <w:b/>
          <w:bCs/>
          <w:lang w:val="tr-TR"/>
        </w:rPr>
        <w:t>Navigation</w:t>
      </w:r>
      <w:proofErr w:type="spellEnd"/>
      <w:r w:rsidRPr="00BD06B0">
        <w:rPr>
          <w:b/>
          <w:bCs/>
          <w:lang w:val="tr-TR"/>
        </w:rPr>
        <w:t xml:space="preserve"> (Klavye </w:t>
      </w:r>
      <w:proofErr w:type="spellStart"/>
      <w:r w:rsidRPr="00BD06B0">
        <w:rPr>
          <w:b/>
          <w:bCs/>
          <w:lang w:val="tr-TR"/>
        </w:rPr>
        <w:t>Gezinimi</w:t>
      </w:r>
      <w:proofErr w:type="spellEnd"/>
      <w:r w:rsidRPr="00BD06B0">
        <w:rPr>
          <w:b/>
          <w:bCs/>
          <w:lang w:val="tr-TR"/>
        </w:rPr>
        <w:t>):</w:t>
      </w:r>
      <w:r w:rsidRPr="00BD06B0">
        <w:rPr>
          <w:lang w:val="tr-TR"/>
        </w:rPr>
        <w:t xml:space="preserve"> Mouse kullanamayan bireyler için, tüm butonlara ve filtreleme çubuklarına CSS </w:t>
      </w:r>
      <w:proofErr w:type="gramStart"/>
      <w:r w:rsidRPr="00BD06B0">
        <w:rPr>
          <w:lang w:val="tr-TR"/>
        </w:rPr>
        <w:t>ile :</w:t>
      </w:r>
      <w:proofErr w:type="spellStart"/>
      <w:r w:rsidRPr="00BD06B0">
        <w:rPr>
          <w:lang w:val="tr-TR"/>
        </w:rPr>
        <w:t>focus</w:t>
      </w:r>
      <w:proofErr w:type="gramEnd"/>
      <w:r w:rsidRPr="00BD06B0">
        <w:rPr>
          <w:lang w:val="tr-TR"/>
        </w:rPr>
        <w:t>-visible</w:t>
      </w:r>
      <w:proofErr w:type="spellEnd"/>
      <w:r w:rsidRPr="00BD06B0">
        <w:rPr>
          <w:lang w:val="tr-TR"/>
        </w:rPr>
        <w:t> ringi (mavi bir odak çerçevesi) eklenmiş; sitenin tamamı sadece "Tab" ve "</w:t>
      </w:r>
      <w:proofErr w:type="spellStart"/>
      <w:r w:rsidRPr="00BD06B0">
        <w:rPr>
          <w:lang w:val="tr-TR"/>
        </w:rPr>
        <w:t>Enter</w:t>
      </w:r>
      <w:proofErr w:type="spellEnd"/>
      <w:r w:rsidRPr="00BD06B0">
        <w:rPr>
          <w:lang w:val="tr-TR"/>
        </w:rPr>
        <w:t>" tuşlarıyla kullanılabilir hale getirilmiştir.</w:t>
      </w:r>
    </w:p>
    <w:p w14:paraId="60E4DA0A" w14:textId="77777777" w:rsidR="00BD06B0" w:rsidRPr="00BD06B0" w:rsidRDefault="00BD06B0" w:rsidP="00BD06B0">
      <w:pPr>
        <w:numPr>
          <w:ilvl w:val="0"/>
          <w:numId w:val="32"/>
        </w:numPr>
        <w:rPr>
          <w:lang w:val="tr-TR"/>
        </w:rPr>
      </w:pPr>
      <w:r w:rsidRPr="00BD06B0">
        <w:rPr>
          <w:b/>
          <w:bCs/>
          <w:lang w:val="tr-TR"/>
        </w:rPr>
        <w:t>ARIA Rolleri ve Alt Metinler:</w:t>
      </w:r>
      <w:r w:rsidRPr="00BD06B0">
        <w:rPr>
          <w:lang w:val="tr-TR"/>
        </w:rPr>
        <w:t> İçinde sadece ikon barındıran veya görsel olan SVG elementlerine ekran okuyucuların kafasını karıştırmamak için </w:t>
      </w:r>
      <w:proofErr w:type="spellStart"/>
      <w:r w:rsidRPr="00BD06B0">
        <w:rPr>
          <w:lang w:val="tr-TR"/>
        </w:rPr>
        <w:t>aria-hidden</w:t>
      </w:r>
      <w:proofErr w:type="spellEnd"/>
      <w:r w:rsidRPr="00BD06B0">
        <w:rPr>
          <w:lang w:val="tr-TR"/>
        </w:rPr>
        <w:t>="</w:t>
      </w:r>
      <w:proofErr w:type="spellStart"/>
      <w:r w:rsidRPr="00BD06B0">
        <w:rPr>
          <w:lang w:val="tr-TR"/>
        </w:rPr>
        <w:t>true</w:t>
      </w:r>
      <w:proofErr w:type="spellEnd"/>
      <w:r w:rsidRPr="00BD06B0">
        <w:rPr>
          <w:lang w:val="tr-TR"/>
        </w:rPr>
        <w:t xml:space="preserve">" eklenmiş, </w:t>
      </w:r>
      <w:proofErr w:type="spellStart"/>
      <w:r w:rsidRPr="00BD06B0">
        <w:rPr>
          <w:lang w:val="tr-TR"/>
        </w:rPr>
        <w:t>Chart.js'in</w:t>
      </w:r>
      <w:proofErr w:type="spellEnd"/>
      <w:r w:rsidRPr="00BD06B0">
        <w:rPr>
          <w:lang w:val="tr-TR"/>
        </w:rPr>
        <w:t xml:space="preserve"> çizim yaptığı &lt;</w:t>
      </w:r>
      <w:proofErr w:type="spellStart"/>
      <w:r w:rsidRPr="00BD06B0">
        <w:rPr>
          <w:lang w:val="tr-TR"/>
        </w:rPr>
        <w:t>canvas</w:t>
      </w:r>
      <w:proofErr w:type="spellEnd"/>
      <w:r w:rsidRPr="00BD06B0">
        <w:rPr>
          <w:lang w:val="tr-TR"/>
        </w:rPr>
        <w:t>&gt; etiketine ekran okuyucular için role="</w:t>
      </w:r>
      <w:proofErr w:type="spellStart"/>
      <w:r w:rsidRPr="00BD06B0">
        <w:rPr>
          <w:lang w:val="tr-TR"/>
        </w:rPr>
        <w:t>img</w:t>
      </w:r>
      <w:proofErr w:type="spellEnd"/>
      <w:r w:rsidRPr="00BD06B0">
        <w:rPr>
          <w:lang w:val="tr-TR"/>
        </w:rPr>
        <w:t>" ve </w:t>
      </w:r>
      <w:proofErr w:type="spellStart"/>
      <w:r w:rsidRPr="00BD06B0">
        <w:rPr>
          <w:lang w:val="tr-TR"/>
        </w:rPr>
        <w:t>aria-label</w:t>
      </w:r>
      <w:proofErr w:type="spellEnd"/>
      <w:r w:rsidRPr="00BD06B0">
        <w:rPr>
          <w:lang w:val="tr-TR"/>
        </w:rPr>
        <w:t>="Veri Dağılım Histogramı" tanımlamaları yapılmıştır.</w:t>
      </w:r>
    </w:p>
    <w:p w14:paraId="468D9403" w14:textId="77777777" w:rsidR="00BD06B0" w:rsidRDefault="00BD06B0" w:rsidP="00BD06B0">
      <w:pPr>
        <w:numPr>
          <w:ilvl w:val="0"/>
          <w:numId w:val="32"/>
        </w:numPr>
        <w:rPr>
          <w:lang w:val="tr-TR"/>
        </w:rPr>
      </w:pPr>
      <w:r w:rsidRPr="00BD06B0">
        <w:rPr>
          <w:b/>
          <w:bCs/>
          <w:lang w:val="tr-TR"/>
        </w:rPr>
        <w:t>Görsel Geri Bildirim:</w:t>
      </w:r>
      <w:r w:rsidRPr="00BD06B0">
        <w:rPr>
          <w:lang w:val="tr-TR"/>
        </w:rPr>
        <w:t> Dosya yükleme aşamasında kırmızı (Hata) ve yeşil (Başarı) renklerinin yanı sıra mutlaka metin tabanlı (</w:t>
      </w:r>
      <w:proofErr w:type="spellStart"/>
      <w:r w:rsidRPr="00BD06B0">
        <w:rPr>
          <w:lang w:val="tr-TR"/>
        </w:rPr>
        <w:t>Text</w:t>
      </w:r>
      <w:proofErr w:type="spellEnd"/>
      <w:r w:rsidRPr="00BD06B0">
        <w:rPr>
          <w:lang w:val="tr-TR"/>
        </w:rPr>
        <w:t>) geri bildirimler de eklenerek renk körü kullanıcılar desteklenmiştir.</w:t>
      </w:r>
    </w:p>
    <w:p w14:paraId="3002BA53" w14:textId="77777777" w:rsidR="00BD06B0" w:rsidRDefault="00BD06B0" w:rsidP="00BD06B0">
      <w:pPr>
        <w:rPr>
          <w:lang w:val="tr-TR"/>
        </w:rPr>
      </w:pPr>
    </w:p>
    <w:p w14:paraId="61583A8C" w14:textId="5EF61777" w:rsidR="00AB5670" w:rsidRPr="00AB5670" w:rsidRDefault="00AB5670" w:rsidP="00AB5670">
      <w:pPr>
        <w:pStyle w:val="ResimYazs"/>
      </w:pPr>
      <w:proofErr w:type="spellStart"/>
      <w:r>
        <w:lastRenderedPageBreak/>
        <w:t>Şekil</w:t>
      </w:r>
      <w:proofErr w:type="spellEnd"/>
      <w:r>
        <w:t xml:space="preserve"> </w:t>
      </w:r>
      <w:r>
        <w:t>10</w:t>
      </w:r>
      <w:r>
        <w:t xml:space="preserve">: </w:t>
      </w:r>
      <w:r>
        <w:t xml:space="preserve">Lighthouse </w:t>
      </w:r>
      <w:proofErr w:type="spellStart"/>
      <w:r>
        <w:t>Ekran</w:t>
      </w:r>
      <w:proofErr w:type="spellEnd"/>
      <w:r>
        <w:t xml:space="preserve"> </w:t>
      </w:r>
      <w:proofErr w:type="spellStart"/>
      <w:r>
        <w:t>Görüntüsü</w:t>
      </w:r>
      <w:proofErr w:type="spellEnd"/>
    </w:p>
    <w:p w14:paraId="2C9DB441" w14:textId="2AF3AD9D" w:rsidR="00BD06B0" w:rsidRPr="00BD06B0" w:rsidRDefault="00BD06B0" w:rsidP="00BD06B0">
      <w:pPr>
        <w:rPr>
          <w:lang w:val="tr-TR"/>
        </w:rPr>
      </w:pPr>
      <w:r w:rsidRPr="00BD06B0">
        <w:rPr>
          <w:lang w:val="tr-TR"/>
        </w:rPr>
        <w:drawing>
          <wp:anchor distT="0" distB="0" distL="114300" distR="114300" simplePos="0" relativeHeight="251668480" behindDoc="0" locked="0" layoutInCell="1" allowOverlap="1" wp14:anchorId="133F7B03" wp14:editId="1D80BBD4">
            <wp:simplePos x="0" y="0"/>
            <wp:positionH relativeFrom="column">
              <wp:posOffset>1905</wp:posOffset>
            </wp:positionH>
            <wp:positionV relativeFrom="paragraph">
              <wp:posOffset>-635</wp:posOffset>
            </wp:positionV>
            <wp:extent cx="5580380" cy="2849880"/>
            <wp:effectExtent l="0" t="0" r="1270" b="7620"/>
            <wp:wrapNone/>
            <wp:docPr id="8982873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7339" name=""/>
                    <pic:cNvPicPr/>
                  </pic:nvPicPr>
                  <pic:blipFill>
                    <a:blip r:embed="rId18"/>
                    <a:stretch>
                      <a:fillRect/>
                    </a:stretch>
                  </pic:blipFill>
                  <pic:spPr>
                    <a:xfrm>
                      <a:off x="0" y="0"/>
                      <a:ext cx="5580380" cy="2849880"/>
                    </a:xfrm>
                    <a:prstGeom prst="rect">
                      <a:avLst/>
                    </a:prstGeom>
                  </pic:spPr>
                </pic:pic>
              </a:graphicData>
            </a:graphic>
          </wp:anchor>
        </w:drawing>
      </w:r>
    </w:p>
    <w:p w14:paraId="735891D3" w14:textId="77777777" w:rsidR="00BD06B0" w:rsidRDefault="00BD06B0" w:rsidP="00BD06B0">
      <w:pPr>
        <w:ind w:firstLine="0"/>
      </w:pPr>
    </w:p>
    <w:p w14:paraId="4182E739" w14:textId="77777777" w:rsidR="00052761" w:rsidRDefault="003836EC">
      <w:pPr>
        <w:pStyle w:val="Balk1"/>
      </w:pPr>
      <w:bookmarkStart w:id="76" w:name="_Toc229342349"/>
      <w:r>
        <w:lastRenderedPageBreak/>
        <w:t>8. GÜVENLİK, PERFORMANS VE TEST</w:t>
      </w:r>
      <w:bookmarkEnd w:id="76"/>
    </w:p>
    <w:p w14:paraId="7724535C" w14:textId="1DD24781" w:rsidR="00A05BC4" w:rsidRDefault="00A05BC4" w:rsidP="00A05BC4">
      <w:pPr>
        <w:ind w:firstLine="0"/>
      </w:pPr>
      <w:proofErr w:type="spellStart"/>
      <w:r w:rsidRPr="00A05BC4">
        <w:t>Proje</w:t>
      </w:r>
      <w:proofErr w:type="spellEnd"/>
      <w:r w:rsidRPr="00A05BC4">
        <w:t xml:space="preserve"> </w:t>
      </w:r>
      <w:proofErr w:type="spellStart"/>
      <w:r w:rsidRPr="00A05BC4">
        <w:t>tamamen</w:t>
      </w:r>
      <w:proofErr w:type="spellEnd"/>
      <w:r w:rsidRPr="00A05BC4">
        <w:t xml:space="preserve"> "Privacy-by-Design" (</w:t>
      </w:r>
      <w:proofErr w:type="spellStart"/>
      <w:r w:rsidRPr="00A05BC4">
        <w:t>Tasarım</w:t>
      </w:r>
      <w:proofErr w:type="spellEnd"/>
      <w:r w:rsidRPr="00A05BC4">
        <w:t xml:space="preserve"> </w:t>
      </w:r>
      <w:proofErr w:type="spellStart"/>
      <w:r w:rsidRPr="00A05BC4">
        <w:t>Aşamasında</w:t>
      </w:r>
      <w:proofErr w:type="spellEnd"/>
      <w:r w:rsidRPr="00A05BC4">
        <w:t xml:space="preserve"> Gizlilik) </w:t>
      </w:r>
      <w:proofErr w:type="spellStart"/>
      <w:r w:rsidRPr="00A05BC4">
        <w:t>prensibiyle</w:t>
      </w:r>
      <w:proofErr w:type="spellEnd"/>
      <w:r w:rsidRPr="00A05BC4">
        <w:t xml:space="preserve"> </w:t>
      </w:r>
      <w:proofErr w:type="spellStart"/>
      <w:r w:rsidRPr="00A05BC4">
        <w:t>sunucusuz</w:t>
      </w:r>
      <w:proofErr w:type="spellEnd"/>
      <w:r w:rsidRPr="00A05BC4">
        <w:t xml:space="preserve"> (serverless) </w:t>
      </w:r>
      <w:proofErr w:type="spellStart"/>
      <w:r w:rsidRPr="00A05BC4">
        <w:t>olarak</w:t>
      </w:r>
      <w:proofErr w:type="spellEnd"/>
      <w:r w:rsidRPr="00A05BC4">
        <w:t xml:space="preserve"> </w:t>
      </w:r>
      <w:proofErr w:type="spellStart"/>
      <w:r w:rsidRPr="00A05BC4">
        <w:t>kodlanmıştır</w:t>
      </w:r>
      <w:proofErr w:type="spellEnd"/>
      <w:r w:rsidRPr="00A05BC4">
        <w:t xml:space="preserve">. Bu </w:t>
      </w:r>
      <w:proofErr w:type="spellStart"/>
      <w:r w:rsidRPr="00A05BC4">
        <w:t>nedenle</w:t>
      </w:r>
      <w:proofErr w:type="spellEnd"/>
      <w:r w:rsidRPr="00A05BC4">
        <w:t xml:space="preserve"> </w:t>
      </w:r>
      <w:proofErr w:type="spellStart"/>
      <w:r w:rsidRPr="00A05BC4">
        <w:t>geleneksel</w:t>
      </w:r>
      <w:proofErr w:type="spellEnd"/>
      <w:r w:rsidRPr="00A05BC4">
        <w:t xml:space="preserve"> </w:t>
      </w:r>
      <w:proofErr w:type="spellStart"/>
      <w:r w:rsidRPr="00A05BC4">
        <w:t>arka</w:t>
      </w:r>
      <w:proofErr w:type="spellEnd"/>
      <w:r w:rsidRPr="00A05BC4">
        <w:t xml:space="preserve"> </w:t>
      </w:r>
      <w:proofErr w:type="spellStart"/>
      <w:r w:rsidRPr="00A05BC4">
        <w:t>uç</w:t>
      </w:r>
      <w:proofErr w:type="spellEnd"/>
      <w:r w:rsidRPr="00A05BC4">
        <w:t xml:space="preserve"> (backend) </w:t>
      </w:r>
      <w:proofErr w:type="spellStart"/>
      <w:r w:rsidRPr="00A05BC4">
        <w:t>açıklarının</w:t>
      </w:r>
      <w:proofErr w:type="spellEnd"/>
      <w:r w:rsidRPr="00A05BC4">
        <w:t xml:space="preserve"> </w:t>
      </w:r>
      <w:proofErr w:type="spellStart"/>
      <w:r w:rsidRPr="00A05BC4">
        <w:t>çoğu</w:t>
      </w:r>
      <w:proofErr w:type="spellEnd"/>
      <w:r w:rsidRPr="00A05BC4">
        <w:t xml:space="preserve"> </w:t>
      </w:r>
      <w:proofErr w:type="spellStart"/>
      <w:r w:rsidRPr="00A05BC4">
        <w:t>fiziksel</w:t>
      </w:r>
      <w:proofErr w:type="spellEnd"/>
      <w:r w:rsidRPr="00A05BC4">
        <w:t xml:space="preserve"> </w:t>
      </w:r>
      <w:proofErr w:type="spellStart"/>
      <w:r w:rsidRPr="00A05BC4">
        <w:t>olarak</w:t>
      </w:r>
      <w:proofErr w:type="spellEnd"/>
      <w:r w:rsidRPr="00A05BC4">
        <w:t xml:space="preserve"> </w:t>
      </w:r>
      <w:proofErr w:type="spellStart"/>
      <w:r w:rsidRPr="00A05BC4">
        <w:t>imkansız</w:t>
      </w:r>
      <w:proofErr w:type="spellEnd"/>
      <w:r w:rsidRPr="00A05BC4">
        <w:t xml:space="preserve"> hale </w:t>
      </w:r>
      <w:proofErr w:type="spellStart"/>
      <w:r w:rsidRPr="00A05BC4">
        <w:t>getirilmiştir</w:t>
      </w:r>
      <w:proofErr w:type="spellEnd"/>
      <w:r w:rsidRPr="00A05BC4">
        <w:t>.</w:t>
      </w:r>
    </w:p>
    <w:p w14:paraId="1F13305C" w14:textId="77777777" w:rsidR="00273331" w:rsidRDefault="00273331" w:rsidP="00A05BC4">
      <w:pPr>
        <w:ind w:firstLine="0"/>
      </w:pPr>
    </w:p>
    <w:p w14:paraId="428067AF" w14:textId="77777777" w:rsidR="00273331" w:rsidRDefault="00273331" w:rsidP="00A05BC4">
      <w:pPr>
        <w:ind w:firstLine="0"/>
      </w:pPr>
    </w:p>
    <w:p w14:paraId="0D1AD970" w14:textId="77777777" w:rsidR="00273331" w:rsidRDefault="00273331" w:rsidP="00A05BC4">
      <w:pPr>
        <w:ind w:firstLine="0"/>
      </w:pPr>
    </w:p>
    <w:p w14:paraId="5CF3E879" w14:textId="77777777" w:rsidR="00273331" w:rsidRDefault="00273331" w:rsidP="00A05BC4">
      <w:pPr>
        <w:ind w:firstLine="0"/>
      </w:pPr>
    </w:p>
    <w:p w14:paraId="769FC46E" w14:textId="77777777" w:rsidR="00273331" w:rsidRDefault="00273331" w:rsidP="00A05BC4">
      <w:pPr>
        <w:ind w:firstLine="0"/>
      </w:pPr>
    </w:p>
    <w:p w14:paraId="43E287D5" w14:textId="77777777" w:rsidR="00273331" w:rsidRDefault="00273331" w:rsidP="00A05BC4">
      <w:pPr>
        <w:ind w:firstLine="0"/>
      </w:pPr>
    </w:p>
    <w:p w14:paraId="3E1D7669" w14:textId="77777777" w:rsidR="00273331" w:rsidRDefault="00273331" w:rsidP="00A05BC4">
      <w:pPr>
        <w:ind w:firstLine="0"/>
      </w:pPr>
    </w:p>
    <w:p w14:paraId="68E1AAE2" w14:textId="77777777" w:rsidR="00273331" w:rsidRDefault="00273331" w:rsidP="00A05BC4">
      <w:pPr>
        <w:ind w:firstLine="0"/>
      </w:pPr>
    </w:p>
    <w:p w14:paraId="7361162B" w14:textId="77777777" w:rsidR="00273331" w:rsidRDefault="00273331" w:rsidP="00A05BC4">
      <w:pPr>
        <w:ind w:firstLine="0"/>
      </w:pPr>
    </w:p>
    <w:p w14:paraId="3CDE29E4" w14:textId="77777777" w:rsidR="00273331" w:rsidRDefault="00273331" w:rsidP="00A05BC4">
      <w:pPr>
        <w:ind w:firstLine="0"/>
      </w:pPr>
    </w:p>
    <w:p w14:paraId="0C5F7492" w14:textId="77777777" w:rsidR="00273331" w:rsidRDefault="00273331" w:rsidP="00A05BC4">
      <w:pPr>
        <w:ind w:firstLine="0"/>
      </w:pPr>
    </w:p>
    <w:p w14:paraId="1933B373" w14:textId="77777777" w:rsidR="00273331" w:rsidRDefault="00273331" w:rsidP="00A05BC4">
      <w:pPr>
        <w:ind w:firstLine="0"/>
      </w:pPr>
    </w:p>
    <w:p w14:paraId="5A430796" w14:textId="77777777" w:rsidR="00273331" w:rsidRDefault="00273331" w:rsidP="00A05BC4">
      <w:pPr>
        <w:ind w:firstLine="0"/>
      </w:pPr>
    </w:p>
    <w:p w14:paraId="3BA827E3" w14:textId="77777777" w:rsidR="00273331" w:rsidRDefault="00273331" w:rsidP="00A05BC4">
      <w:pPr>
        <w:ind w:firstLine="0"/>
      </w:pPr>
    </w:p>
    <w:p w14:paraId="51AA7753" w14:textId="77777777" w:rsidR="00273331" w:rsidRDefault="00273331" w:rsidP="00A05BC4">
      <w:pPr>
        <w:ind w:firstLine="0"/>
      </w:pPr>
    </w:p>
    <w:p w14:paraId="4E464C76" w14:textId="77777777" w:rsidR="00273331" w:rsidRDefault="00273331" w:rsidP="00A05BC4">
      <w:pPr>
        <w:ind w:firstLine="0"/>
      </w:pPr>
    </w:p>
    <w:p w14:paraId="5B515FA4" w14:textId="77777777" w:rsidR="00273331" w:rsidRDefault="00273331" w:rsidP="00A05BC4">
      <w:pPr>
        <w:ind w:firstLine="0"/>
      </w:pPr>
    </w:p>
    <w:p w14:paraId="722C442A" w14:textId="77777777" w:rsidR="00273331" w:rsidRDefault="00273331" w:rsidP="00A05BC4">
      <w:pPr>
        <w:ind w:firstLine="0"/>
      </w:pPr>
    </w:p>
    <w:p w14:paraId="34CBDE54" w14:textId="77777777" w:rsidR="00273331" w:rsidRDefault="00273331" w:rsidP="00A05BC4">
      <w:pPr>
        <w:ind w:firstLine="0"/>
      </w:pPr>
    </w:p>
    <w:p w14:paraId="456F2FFC" w14:textId="77777777" w:rsidR="00273331" w:rsidRPr="00A05BC4" w:rsidRDefault="00273331" w:rsidP="00A05BC4">
      <w:pPr>
        <w:ind w:firstLine="0"/>
      </w:pPr>
    </w:p>
    <w:p w14:paraId="55ED5BFC" w14:textId="77777777" w:rsidR="00052761" w:rsidRDefault="003836EC">
      <w:pPr>
        <w:pStyle w:val="Balk2"/>
      </w:pPr>
      <w:bookmarkStart w:id="77" w:name="_Toc229342350"/>
      <w:r>
        <w:lastRenderedPageBreak/>
        <w:t xml:space="preserve">8.1. </w:t>
      </w:r>
      <w:proofErr w:type="spellStart"/>
      <w:r>
        <w:t>Güvenlik</w:t>
      </w:r>
      <w:proofErr w:type="spellEnd"/>
      <w:r>
        <w:t xml:space="preserve"> (OWASP Top 10)</w:t>
      </w:r>
      <w:bookmarkEnd w:id="77"/>
    </w:p>
    <w:p w14:paraId="0DEEAA11" w14:textId="7143CAC9" w:rsidR="00052761" w:rsidRDefault="003836EC">
      <w:pPr>
        <w:pStyle w:val="ResimYazs"/>
        <w:spacing w:after="120"/>
      </w:pPr>
      <w:bookmarkStart w:id="78" w:name="_Toc229342405"/>
      <w:r>
        <w:t xml:space="preserve">Tablo </w:t>
      </w:r>
      <w:r w:rsidR="00A05BC4">
        <w:t>20</w:t>
      </w:r>
      <w:r>
        <w:t xml:space="preserve">: OWASP Top 10 (2021) </w:t>
      </w:r>
      <w:proofErr w:type="spellStart"/>
      <w:r>
        <w:t>Uygulama</w:t>
      </w:r>
      <w:proofErr w:type="spellEnd"/>
      <w:r>
        <w:t xml:space="preserve"> </w:t>
      </w:r>
      <w:proofErr w:type="spellStart"/>
      <w:r>
        <w:t>Matrisi</w:t>
      </w:r>
      <w:bookmarkEnd w:id="78"/>
      <w:proofErr w:type="spellEnd"/>
    </w:p>
    <w:tbl>
      <w:tblPr>
        <w:tblStyle w:val="AkKlavuz-Vurgu1"/>
        <w:tblW w:w="9071" w:type="dxa"/>
        <w:jc w:val="center"/>
        <w:tblLayout w:type="fixed"/>
        <w:tblLook w:val="04A0" w:firstRow="1" w:lastRow="0" w:firstColumn="1" w:lastColumn="0" w:noHBand="0" w:noVBand="1"/>
      </w:tblPr>
      <w:tblGrid>
        <w:gridCol w:w="850"/>
        <w:gridCol w:w="2835"/>
        <w:gridCol w:w="5386"/>
      </w:tblGrid>
      <w:tr w:rsidR="00052761" w14:paraId="3FF0CC15" w14:textId="77777777" w:rsidTr="00A05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shd w:val="clear" w:color="auto" w:fill="1F4E78"/>
          </w:tcPr>
          <w:p w14:paraId="17FF07A6" w14:textId="77777777" w:rsidR="00052761" w:rsidRDefault="003836EC">
            <w:pPr>
              <w:ind w:firstLine="0"/>
            </w:pPr>
            <w:proofErr w:type="spellStart"/>
            <w:r>
              <w:rPr>
                <w:color w:val="FFFFFF"/>
                <w:sz w:val="22"/>
              </w:rPr>
              <w:t>Kod</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DD52AFF"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Risk</w:t>
            </w:r>
          </w:p>
        </w:tc>
        <w:tc>
          <w:tcPr>
            <w:tcW w:w="5386" w:type="dxa"/>
            <w:tcBorders>
              <w:top w:val="single" w:sz="4" w:space="0" w:color="7F7F7F"/>
              <w:left w:val="single" w:sz="4" w:space="0" w:color="7F7F7F"/>
              <w:bottom w:val="single" w:sz="4" w:space="0" w:color="7F7F7F"/>
              <w:right w:val="single" w:sz="4" w:space="0" w:color="7F7F7F"/>
            </w:tcBorders>
            <w:shd w:val="clear" w:color="auto" w:fill="1F4E78"/>
          </w:tcPr>
          <w:p w14:paraId="65DF3B3F"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Bu </w:t>
            </w:r>
            <w:proofErr w:type="spellStart"/>
            <w:r>
              <w:rPr>
                <w:color w:val="FFFFFF"/>
                <w:sz w:val="22"/>
              </w:rPr>
              <w:t>projedeki</w:t>
            </w:r>
            <w:proofErr w:type="spellEnd"/>
            <w:r>
              <w:rPr>
                <w:color w:val="FFFFFF"/>
                <w:sz w:val="22"/>
              </w:rPr>
              <w:t xml:space="preserve"> </w:t>
            </w:r>
            <w:proofErr w:type="spellStart"/>
            <w:r>
              <w:rPr>
                <w:color w:val="FFFFFF"/>
                <w:sz w:val="22"/>
              </w:rPr>
              <w:t>önlemim</w:t>
            </w:r>
            <w:proofErr w:type="spellEnd"/>
          </w:p>
        </w:tc>
      </w:tr>
      <w:tr w:rsidR="00A05BC4" w14:paraId="0AC3E2F5"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13D2268F" w14:textId="7295FBD4" w:rsidR="00A05BC4" w:rsidRPr="00A05BC4" w:rsidRDefault="00A05BC4" w:rsidP="00A05BC4">
            <w:pPr>
              <w:ind w:firstLine="0"/>
              <w:rPr>
                <w:color w:val="000000" w:themeColor="text1"/>
              </w:rPr>
            </w:pPr>
            <w:r w:rsidRPr="00A05BC4">
              <w:rPr>
                <w:color w:val="000000" w:themeColor="text1"/>
                <w:sz w:val="20"/>
                <w:szCs w:val="20"/>
              </w:rPr>
              <w:t>A01</w:t>
            </w:r>
          </w:p>
        </w:tc>
        <w:tc>
          <w:tcPr>
            <w:tcW w:w="2835" w:type="dxa"/>
            <w:tcBorders>
              <w:top w:val="single" w:sz="4" w:space="0" w:color="7F7F7F"/>
              <w:left w:val="single" w:sz="4" w:space="0" w:color="7F7F7F"/>
              <w:bottom w:val="single" w:sz="4" w:space="0" w:color="7F7F7F"/>
              <w:right w:val="single" w:sz="4" w:space="0" w:color="7F7F7F"/>
            </w:tcBorders>
            <w:vAlign w:val="center"/>
          </w:tcPr>
          <w:p w14:paraId="001E0921" w14:textId="1401789D"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Broken Access Control</w:t>
            </w:r>
          </w:p>
        </w:tc>
        <w:tc>
          <w:tcPr>
            <w:tcW w:w="5386" w:type="dxa"/>
            <w:tcBorders>
              <w:top w:val="single" w:sz="4" w:space="0" w:color="7F7F7F"/>
              <w:left w:val="single" w:sz="4" w:space="0" w:color="7F7F7F"/>
              <w:bottom w:val="single" w:sz="4" w:space="0" w:color="7F7F7F"/>
              <w:right w:val="single" w:sz="4" w:space="0" w:color="7F7F7F"/>
            </w:tcBorders>
            <w:vAlign w:val="center"/>
          </w:tcPr>
          <w:p w14:paraId="1B50EDEA" w14:textId="2DA71A9B"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Uygulamada</w:t>
            </w:r>
            <w:proofErr w:type="spellEnd"/>
            <w:r w:rsidRPr="00A05BC4">
              <w:rPr>
                <w:color w:val="000000" w:themeColor="text1"/>
                <w:sz w:val="20"/>
                <w:szCs w:val="20"/>
              </w:rPr>
              <w:t xml:space="preserve"> </w:t>
            </w:r>
            <w:proofErr w:type="spellStart"/>
            <w:r w:rsidRPr="00A05BC4">
              <w:rPr>
                <w:color w:val="000000" w:themeColor="text1"/>
                <w:sz w:val="20"/>
                <w:szCs w:val="20"/>
              </w:rPr>
              <w:t>yetki</w:t>
            </w:r>
            <w:proofErr w:type="spellEnd"/>
            <w:r w:rsidRPr="00A05BC4">
              <w:rPr>
                <w:color w:val="000000" w:themeColor="text1"/>
                <w:sz w:val="20"/>
                <w:szCs w:val="20"/>
              </w:rPr>
              <w:t>/</w:t>
            </w:r>
            <w:proofErr w:type="spellStart"/>
            <w:r w:rsidRPr="00A05BC4">
              <w:rPr>
                <w:color w:val="000000" w:themeColor="text1"/>
                <w:sz w:val="20"/>
                <w:szCs w:val="20"/>
              </w:rPr>
              <w:t>rol</w:t>
            </w:r>
            <w:proofErr w:type="spellEnd"/>
            <w:r w:rsidRPr="00A05BC4">
              <w:rPr>
                <w:color w:val="000000" w:themeColor="text1"/>
                <w:sz w:val="20"/>
                <w:szCs w:val="20"/>
              </w:rPr>
              <w:t xml:space="preserve"> </w:t>
            </w:r>
            <w:proofErr w:type="spellStart"/>
            <w:r w:rsidRPr="00A05BC4">
              <w:rPr>
                <w:color w:val="000000" w:themeColor="text1"/>
                <w:sz w:val="20"/>
                <w:szCs w:val="20"/>
              </w:rPr>
              <w:t>mekanizması</w:t>
            </w:r>
            <w:proofErr w:type="spellEnd"/>
            <w:r w:rsidRPr="00A05BC4">
              <w:rPr>
                <w:color w:val="000000" w:themeColor="text1"/>
                <w:sz w:val="20"/>
                <w:szCs w:val="20"/>
              </w:rPr>
              <w:t xml:space="preserve">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uzak</w:t>
            </w:r>
            <w:proofErr w:type="spellEnd"/>
            <w:r w:rsidRPr="00A05BC4">
              <w:rPr>
                <w:color w:val="000000" w:themeColor="text1"/>
                <w:sz w:val="20"/>
                <w:szCs w:val="20"/>
              </w:rPr>
              <w:t xml:space="preserve"> </w:t>
            </w:r>
            <w:proofErr w:type="spellStart"/>
            <w:r w:rsidRPr="00A05BC4">
              <w:rPr>
                <w:color w:val="000000" w:themeColor="text1"/>
                <w:sz w:val="20"/>
                <w:szCs w:val="20"/>
              </w:rPr>
              <w:t>veritabanı</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yetki</w:t>
            </w:r>
            <w:proofErr w:type="spellEnd"/>
            <w:r w:rsidRPr="00A05BC4">
              <w:rPr>
                <w:color w:val="000000" w:themeColor="text1"/>
                <w:sz w:val="20"/>
                <w:szCs w:val="20"/>
              </w:rPr>
              <w:t xml:space="preserve"> </w:t>
            </w:r>
            <w:proofErr w:type="spellStart"/>
            <w:r w:rsidRPr="00A05BC4">
              <w:rPr>
                <w:color w:val="000000" w:themeColor="text1"/>
                <w:sz w:val="20"/>
                <w:szCs w:val="20"/>
              </w:rPr>
              <w:t>aşımı</w:t>
            </w:r>
            <w:proofErr w:type="spellEnd"/>
            <w:r w:rsidRPr="00A05BC4">
              <w:rPr>
                <w:color w:val="000000" w:themeColor="text1"/>
                <w:sz w:val="20"/>
                <w:szCs w:val="20"/>
              </w:rPr>
              <w:t xml:space="preserve"> </w:t>
            </w:r>
            <w:proofErr w:type="spellStart"/>
            <w:r w:rsidRPr="00A05BC4">
              <w:rPr>
                <w:color w:val="000000" w:themeColor="text1"/>
                <w:sz w:val="20"/>
                <w:szCs w:val="20"/>
              </w:rPr>
              <w:t>yapılamaz</w:t>
            </w:r>
            <w:proofErr w:type="spellEnd"/>
            <w:r w:rsidRPr="00A05BC4">
              <w:rPr>
                <w:color w:val="000000" w:themeColor="text1"/>
                <w:sz w:val="20"/>
                <w:szCs w:val="20"/>
              </w:rPr>
              <w:t>.</w:t>
            </w:r>
          </w:p>
        </w:tc>
      </w:tr>
      <w:tr w:rsidR="00A05BC4" w14:paraId="22F295CD"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17E694AB" w14:textId="69F0A67F" w:rsidR="00A05BC4" w:rsidRPr="00A05BC4" w:rsidRDefault="00A05BC4" w:rsidP="00A05BC4">
            <w:pPr>
              <w:ind w:firstLine="0"/>
              <w:rPr>
                <w:color w:val="000000" w:themeColor="text1"/>
              </w:rPr>
            </w:pPr>
            <w:r w:rsidRPr="00A05BC4">
              <w:rPr>
                <w:color w:val="000000" w:themeColor="text1"/>
                <w:sz w:val="20"/>
                <w:szCs w:val="20"/>
              </w:rPr>
              <w:t>A02</w:t>
            </w:r>
          </w:p>
        </w:tc>
        <w:tc>
          <w:tcPr>
            <w:tcW w:w="2835" w:type="dxa"/>
            <w:tcBorders>
              <w:top w:val="single" w:sz="4" w:space="0" w:color="7F7F7F"/>
              <w:left w:val="single" w:sz="4" w:space="0" w:color="7F7F7F"/>
              <w:bottom w:val="single" w:sz="4" w:space="0" w:color="7F7F7F"/>
              <w:right w:val="single" w:sz="4" w:space="0" w:color="7F7F7F"/>
            </w:tcBorders>
            <w:vAlign w:val="center"/>
          </w:tcPr>
          <w:p w14:paraId="03E2186D" w14:textId="699B1735"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Cryptographic Failures</w:t>
            </w:r>
          </w:p>
        </w:tc>
        <w:tc>
          <w:tcPr>
            <w:tcW w:w="5386" w:type="dxa"/>
            <w:tcBorders>
              <w:top w:val="single" w:sz="4" w:space="0" w:color="7F7F7F"/>
              <w:left w:val="single" w:sz="4" w:space="0" w:color="7F7F7F"/>
              <w:bottom w:val="single" w:sz="4" w:space="0" w:color="7F7F7F"/>
              <w:right w:val="single" w:sz="4" w:space="0" w:color="7F7F7F"/>
            </w:tcBorders>
            <w:vAlign w:val="center"/>
          </w:tcPr>
          <w:p w14:paraId="13CFB8D6" w14:textId="1D0CE68C"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Gereksiz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Veriler</w:t>
            </w:r>
            <w:proofErr w:type="spellEnd"/>
            <w:r w:rsidRPr="00A05BC4">
              <w:rPr>
                <w:color w:val="000000" w:themeColor="text1"/>
                <w:sz w:val="20"/>
                <w:szCs w:val="20"/>
              </w:rPr>
              <w:t xml:space="preserve"> </w:t>
            </w:r>
            <w:proofErr w:type="spellStart"/>
            <w:r w:rsidRPr="00A05BC4">
              <w:rPr>
                <w:color w:val="000000" w:themeColor="text1"/>
                <w:sz w:val="20"/>
                <w:szCs w:val="20"/>
              </w:rPr>
              <w:t>tarayıcıdan</w:t>
            </w:r>
            <w:proofErr w:type="spellEnd"/>
            <w:r w:rsidRPr="00A05BC4">
              <w:rPr>
                <w:color w:val="000000" w:themeColor="text1"/>
                <w:sz w:val="20"/>
                <w:szCs w:val="20"/>
              </w:rPr>
              <w:t xml:space="preserve"> (</w:t>
            </w:r>
            <w:proofErr w:type="spellStart"/>
            <w:r w:rsidRPr="00A05BC4">
              <w:rPr>
                <w:color w:val="000000" w:themeColor="text1"/>
                <w:sz w:val="20"/>
                <w:szCs w:val="20"/>
              </w:rPr>
              <w:t>RAM'den</w:t>
            </w:r>
            <w:proofErr w:type="spellEnd"/>
            <w:r w:rsidRPr="00A05BC4">
              <w:rPr>
                <w:color w:val="000000" w:themeColor="text1"/>
                <w:sz w:val="20"/>
                <w:szCs w:val="20"/>
              </w:rPr>
              <w:t xml:space="preserve">) </w:t>
            </w:r>
            <w:proofErr w:type="spellStart"/>
            <w:r w:rsidRPr="00A05BC4">
              <w:rPr>
                <w:color w:val="000000" w:themeColor="text1"/>
                <w:sz w:val="20"/>
                <w:szCs w:val="20"/>
              </w:rPr>
              <w:t>internete</w:t>
            </w:r>
            <w:proofErr w:type="spellEnd"/>
            <w:r w:rsidRPr="00A05BC4">
              <w:rPr>
                <w:color w:val="000000" w:themeColor="text1"/>
                <w:sz w:val="20"/>
                <w:szCs w:val="20"/>
              </w:rPr>
              <w:t xml:space="preserve"> </w:t>
            </w:r>
            <w:proofErr w:type="spellStart"/>
            <w:r w:rsidRPr="00A05BC4">
              <w:rPr>
                <w:color w:val="000000" w:themeColor="text1"/>
                <w:sz w:val="20"/>
                <w:szCs w:val="20"/>
              </w:rPr>
              <w:t>hiç</w:t>
            </w:r>
            <w:proofErr w:type="spellEnd"/>
            <w:r w:rsidRPr="00A05BC4">
              <w:rPr>
                <w:color w:val="000000" w:themeColor="text1"/>
                <w:sz w:val="20"/>
                <w:szCs w:val="20"/>
              </w:rPr>
              <w:t xml:space="preserve"> </w:t>
            </w:r>
            <w:proofErr w:type="spellStart"/>
            <w:r w:rsidRPr="00A05BC4">
              <w:rPr>
                <w:color w:val="000000" w:themeColor="text1"/>
                <w:sz w:val="20"/>
                <w:szCs w:val="20"/>
              </w:rPr>
              <w:t>çıkmadığı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şifrelenmesine</w:t>
            </w:r>
            <w:proofErr w:type="spellEnd"/>
            <w:r w:rsidRPr="00A05BC4">
              <w:rPr>
                <w:color w:val="000000" w:themeColor="text1"/>
                <w:sz w:val="20"/>
                <w:szCs w:val="20"/>
              </w:rPr>
              <w:t xml:space="preserve"> </w:t>
            </w:r>
            <w:proofErr w:type="spellStart"/>
            <w:r w:rsidRPr="00A05BC4">
              <w:rPr>
                <w:color w:val="000000" w:themeColor="text1"/>
                <w:sz w:val="20"/>
                <w:szCs w:val="20"/>
              </w:rPr>
              <w:t>gerek</w:t>
            </w:r>
            <w:proofErr w:type="spellEnd"/>
            <w:r w:rsidRPr="00A05BC4">
              <w:rPr>
                <w:color w:val="000000" w:themeColor="text1"/>
                <w:sz w:val="20"/>
                <w:szCs w:val="20"/>
              </w:rPr>
              <w:t xml:space="preserve"> </w:t>
            </w:r>
            <w:proofErr w:type="spellStart"/>
            <w:r w:rsidRPr="00A05BC4">
              <w:rPr>
                <w:color w:val="000000" w:themeColor="text1"/>
                <w:sz w:val="20"/>
                <w:szCs w:val="20"/>
              </w:rPr>
              <w:t>yoktur</w:t>
            </w:r>
            <w:proofErr w:type="spellEnd"/>
            <w:r w:rsidRPr="00A05BC4">
              <w:rPr>
                <w:color w:val="000000" w:themeColor="text1"/>
                <w:sz w:val="20"/>
                <w:szCs w:val="20"/>
              </w:rPr>
              <w:t xml:space="preserve">. </w:t>
            </w:r>
            <w:proofErr w:type="spellStart"/>
            <w:r w:rsidRPr="00A05BC4">
              <w:rPr>
                <w:color w:val="000000" w:themeColor="text1"/>
                <w:sz w:val="20"/>
                <w:szCs w:val="20"/>
              </w:rPr>
              <w:t>Uygulamanın</w:t>
            </w:r>
            <w:proofErr w:type="spellEnd"/>
            <w:r w:rsidRPr="00A05BC4">
              <w:rPr>
                <w:color w:val="000000" w:themeColor="text1"/>
                <w:sz w:val="20"/>
                <w:szCs w:val="20"/>
              </w:rPr>
              <w:t xml:space="preserve"> </w:t>
            </w:r>
            <w:proofErr w:type="spellStart"/>
            <w:r w:rsidRPr="00A05BC4">
              <w:rPr>
                <w:color w:val="000000" w:themeColor="text1"/>
                <w:sz w:val="20"/>
                <w:szCs w:val="20"/>
              </w:rPr>
              <w:t>kendisi</w:t>
            </w:r>
            <w:proofErr w:type="spellEnd"/>
            <w:r w:rsidRPr="00A05BC4">
              <w:rPr>
                <w:color w:val="000000" w:themeColor="text1"/>
                <w:sz w:val="20"/>
                <w:szCs w:val="20"/>
              </w:rPr>
              <w:t xml:space="preserve"> </w:t>
            </w:r>
            <w:proofErr w:type="spellStart"/>
            <w:r w:rsidRPr="00A05BC4">
              <w:rPr>
                <w:color w:val="000000" w:themeColor="text1"/>
                <w:sz w:val="20"/>
                <w:szCs w:val="20"/>
              </w:rPr>
              <w:t>Vercel</w:t>
            </w:r>
            <w:proofErr w:type="spellEnd"/>
            <w:r w:rsidRPr="00A05BC4">
              <w:rPr>
                <w:color w:val="000000" w:themeColor="text1"/>
                <w:sz w:val="20"/>
                <w:szCs w:val="20"/>
              </w:rPr>
              <w:t xml:space="preserve"> </w:t>
            </w:r>
            <w:proofErr w:type="spellStart"/>
            <w:r w:rsidRPr="00A05BC4">
              <w:rPr>
                <w:color w:val="000000" w:themeColor="text1"/>
                <w:sz w:val="20"/>
                <w:szCs w:val="20"/>
              </w:rPr>
              <w:t>tarafından</w:t>
            </w:r>
            <w:proofErr w:type="spellEnd"/>
            <w:r w:rsidRPr="00A05BC4">
              <w:rPr>
                <w:color w:val="000000" w:themeColor="text1"/>
                <w:sz w:val="20"/>
                <w:szCs w:val="20"/>
              </w:rPr>
              <w:t xml:space="preserve"> </w:t>
            </w:r>
            <w:proofErr w:type="spellStart"/>
            <w:r w:rsidRPr="00A05BC4">
              <w:rPr>
                <w:color w:val="000000" w:themeColor="text1"/>
                <w:sz w:val="20"/>
                <w:szCs w:val="20"/>
              </w:rPr>
              <w:t>Zorunlu</w:t>
            </w:r>
            <w:proofErr w:type="spellEnd"/>
            <w:r w:rsidRPr="00A05BC4">
              <w:rPr>
                <w:color w:val="000000" w:themeColor="text1"/>
                <w:sz w:val="20"/>
                <w:szCs w:val="20"/>
              </w:rPr>
              <w:t xml:space="preserve"> HTTPS (TLS 1.2+) </w:t>
            </w:r>
            <w:proofErr w:type="spellStart"/>
            <w:r w:rsidRPr="00A05BC4">
              <w:rPr>
                <w:color w:val="000000" w:themeColor="text1"/>
                <w:sz w:val="20"/>
                <w:szCs w:val="20"/>
              </w:rPr>
              <w:t>ile</w:t>
            </w:r>
            <w:proofErr w:type="spellEnd"/>
            <w:r w:rsidRPr="00A05BC4">
              <w:rPr>
                <w:color w:val="000000" w:themeColor="text1"/>
                <w:sz w:val="20"/>
                <w:szCs w:val="20"/>
              </w:rPr>
              <w:t xml:space="preserve"> </w:t>
            </w:r>
            <w:proofErr w:type="spellStart"/>
            <w:r w:rsidRPr="00A05BC4">
              <w:rPr>
                <w:color w:val="000000" w:themeColor="text1"/>
                <w:sz w:val="20"/>
                <w:szCs w:val="20"/>
              </w:rPr>
              <w:t>korunur</w:t>
            </w:r>
            <w:proofErr w:type="spellEnd"/>
            <w:r w:rsidRPr="00A05BC4">
              <w:rPr>
                <w:color w:val="000000" w:themeColor="text1"/>
                <w:sz w:val="20"/>
                <w:szCs w:val="20"/>
              </w:rPr>
              <w:t>.</w:t>
            </w:r>
          </w:p>
        </w:tc>
      </w:tr>
      <w:tr w:rsidR="00A05BC4" w14:paraId="3874E7E3"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F69ABD1" w14:textId="6609F60C" w:rsidR="00A05BC4" w:rsidRPr="00A05BC4" w:rsidRDefault="00A05BC4" w:rsidP="00A05BC4">
            <w:pPr>
              <w:ind w:firstLine="0"/>
              <w:rPr>
                <w:color w:val="000000" w:themeColor="text1"/>
              </w:rPr>
            </w:pPr>
            <w:r w:rsidRPr="00A05BC4">
              <w:rPr>
                <w:color w:val="000000" w:themeColor="text1"/>
                <w:sz w:val="20"/>
                <w:szCs w:val="20"/>
              </w:rPr>
              <w:t>A03</w:t>
            </w:r>
          </w:p>
        </w:tc>
        <w:tc>
          <w:tcPr>
            <w:tcW w:w="2835" w:type="dxa"/>
            <w:tcBorders>
              <w:top w:val="single" w:sz="4" w:space="0" w:color="7F7F7F"/>
              <w:left w:val="single" w:sz="4" w:space="0" w:color="7F7F7F"/>
              <w:bottom w:val="single" w:sz="4" w:space="0" w:color="7F7F7F"/>
              <w:right w:val="single" w:sz="4" w:space="0" w:color="7F7F7F"/>
            </w:tcBorders>
            <w:vAlign w:val="center"/>
          </w:tcPr>
          <w:p w14:paraId="23F162AB" w14:textId="2406EA50"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Injection (SQL / XSS)</w:t>
            </w:r>
          </w:p>
        </w:tc>
        <w:tc>
          <w:tcPr>
            <w:tcW w:w="5386" w:type="dxa"/>
            <w:tcBorders>
              <w:top w:val="single" w:sz="4" w:space="0" w:color="7F7F7F"/>
              <w:left w:val="single" w:sz="4" w:space="0" w:color="7F7F7F"/>
              <w:bottom w:val="single" w:sz="4" w:space="0" w:color="7F7F7F"/>
              <w:right w:val="single" w:sz="4" w:space="0" w:color="7F7F7F"/>
            </w:tcBorders>
            <w:vAlign w:val="center"/>
          </w:tcPr>
          <w:p w14:paraId="7E63099E" w14:textId="09780AAB" w:rsidR="00A05BC4" w:rsidRPr="00273331" w:rsidRDefault="00273331"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273331">
              <w:rPr>
                <w:b/>
                <w:bCs/>
                <w:color w:val="000000" w:themeColor="text1"/>
                <w:sz w:val="20"/>
                <w:szCs w:val="20"/>
              </w:rPr>
              <w:t>Önlendi</w:t>
            </w:r>
            <w:proofErr w:type="spellEnd"/>
            <w:r w:rsidRPr="00273331">
              <w:rPr>
                <w:b/>
                <w:bCs/>
                <w:color w:val="000000" w:themeColor="text1"/>
                <w:sz w:val="20"/>
                <w:szCs w:val="20"/>
              </w:rPr>
              <w:t>:</w:t>
            </w:r>
            <w:r w:rsidRPr="00273331">
              <w:rPr>
                <w:color w:val="000000" w:themeColor="text1"/>
                <w:sz w:val="20"/>
                <w:szCs w:val="20"/>
              </w:rPr>
              <w:t xml:space="preserve"> SQL </w:t>
            </w:r>
            <w:proofErr w:type="spellStart"/>
            <w:r w:rsidRPr="00273331">
              <w:rPr>
                <w:color w:val="000000" w:themeColor="text1"/>
                <w:sz w:val="20"/>
                <w:szCs w:val="20"/>
              </w:rPr>
              <w:t>motoru</w:t>
            </w:r>
            <w:proofErr w:type="spellEnd"/>
            <w:r w:rsidRPr="00273331">
              <w:rPr>
                <w:color w:val="000000" w:themeColor="text1"/>
                <w:sz w:val="20"/>
                <w:szCs w:val="20"/>
              </w:rPr>
              <w:t xml:space="preserve"> </w:t>
            </w:r>
            <w:proofErr w:type="spellStart"/>
            <w:r w:rsidRPr="00273331">
              <w:rPr>
                <w:color w:val="000000" w:themeColor="text1"/>
                <w:sz w:val="20"/>
                <w:szCs w:val="20"/>
              </w:rPr>
              <w:t>olmadığı</w:t>
            </w:r>
            <w:proofErr w:type="spellEnd"/>
            <w:r w:rsidRPr="00273331">
              <w:rPr>
                <w:color w:val="000000" w:themeColor="text1"/>
                <w:sz w:val="20"/>
                <w:szCs w:val="20"/>
              </w:rPr>
              <w:t xml:space="preserve"> </w:t>
            </w:r>
            <w:proofErr w:type="spellStart"/>
            <w:r w:rsidRPr="00273331">
              <w:rPr>
                <w:color w:val="000000" w:themeColor="text1"/>
                <w:sz w:val="20"/>
                <w:szCs w:val="20"/>
              </w:rPr>
              <w:t>için</w:t>
            </w:r>
            <w:proofErr w:type="spellEnd"/>
            <w:r w:rsidRPr="00273331">
              <w:rPr>
                <w:color w:val="000000" w:themeColor="text1"/>
                <w:sz w:val="20"/>
                <w:szCs w:val="20"/>
              </w:rPr>
              <w:t xml:space="preserve"> SQL Injection </w:t>
            </w:r>
            <w:proofErr w:type="spellStart"/>
            <w:r w:rsidRPr="00273331">
              <w:rPr>
                <w:color w:val="000000" w:themeColor="text1"/>
                <w:sz w:val="20"/>
                <w:szCs w:val="20"/>
              </w:rPr>
              <w:t>imkansızdır</w:t>
            </w:r>
            <w:proofErr w:type="spellEnd"/>
            <w:r w:rsidRPr="00273331">
              <w:rPr>
                <w:color w:val="000000" w:themeColor="text1"/>
                <w:sz w:val="20"/>
                <w:szCs w:val="20"/>
              </w:rPr>
              <w:t xml:space="preserve">. DOM </w:t>
            </w:r>
            <w:proofErr w:type="spellStart"/>
            <w:r w:rsidRPr="00273331">
              <w:rPr>
                <w:color w:val="000000" w:themeColor="text1"/>
                <w:sz w:val="20"/>
                <w:szCs w:val="20"/>
              </w:rPr>
              <w:t>güncellemelerinde</w:t>
            </w:r>
            <w:proofErr w:type="spellEnd"/>
            <w:r w:rsidRPr="00273331">
              <w:rPr>
                <w:color w:val="000000" w:themeColor="text1"/>
                <w:sz w:val="20"/>
                <w:szCs w:val="20"/>
              </w:rPr>
              <w:t xml:space="preserve"> XSS </w:t>
            </w:r>
            <w:proofErr w:type="spellStart"/>
            <w:r w:rsidRPr="00273331">
              <w:rPr>
                <w:color w:val="000000" w:themeColor="text1"/>
                <w:sz w:val="20"/>
                <w:szCs w:val="20"/>
              </w:rPr>
              <w:t>açığı</w:t>
            </w:r>
            <w:proofErr w:type="spellEnd"/>
            <w:r w:rsidRPr="00273331">
              <w:rPr>
                <w:color w:val="000000" w:themeColor="text1"/>
                <w:sz w:val="20"/>
                <w:szCs w:val="20"/>
              </w:rPr>
              <w:t xml:space="preserve"> </w:t>
            </w:r>
            <w:proofErr w:type="spellStart"/>
            <w:r w:rsidRPr="00273331">
              <w:rPr>
                <w:color w:val="000000" w:themeColor="text1"/>
                <w:sz w:val="20"/>
                <w:szCs w:val="20"/>
              </w:rPr>
              <w:t>yaratmamak</w:t>
            </w:r>
            <w:proofErr w:type="spellEnd"/>
            <w:r w:rsidRPr="00273331">
              <w:rPr>
                <w:color w:val="000000" w:themeColor="text1"/>
                <w:sz w:val="20"/>
                <w:szCs w:val="20"/>
              </w:rPr>
              <w:t xml:space="preserve"> </w:t>
            </w:r>
            <w:proofErr w:type="spellStart"/>
            <w:r w:rsidRPr="00273331">
              <w:rPr>
                <w:color w:val="000000" w:themeColor="text1"/>
                <w:sz w:val="20"/>
                <w:szCs w:val="20"/>
              </w:rPr>
              <w:t>için</w:t>
            </w:r>
            <w:proofErr w:type="spellEnd"/>
            <w:r w:rsidRPr="00273331">
              <w:rPr>
                <w:color w:val="000000" w:themeColor="text1"/>
                <w:sz w:val="20"/>
                <w:szCs w:val="20"/>
              </w:rPr>
              <w:t> </w:t>
            </w:r>
            <w:proofErr w:type="spellStart"/>
            <w:r w:rsidRPr="00273331">
              <w:rPr>
                <w:color w:val="000000" w:themeColor="text1"/>
                <w:sz w:val="20"/>
                <w:szCs w:val="20"/>
              </w:rPr>
              <w:t>innerHTML</w:t>
            </w:r>
            <w:proofErr w:type="spellEnd"/>
            <w:r w:rsidRPr="00273331">
              <w:rPr>
                <w:color w:val="000000" w:themeColor="text1"/>
                <w:sz w:val="20"/>
                <w:szCs w:val="20"/>
              </w:rPr>
              <w:t> </w:t>
            </w:r>
            <w:proofErr w:type="spellStart"/>
            <w:r w:rsidRPr="00273331">
              <w:rPr>
                <w:color w:val="000000" w:themeColor="text1"/>
                <w:sz w:val="20"/>
                <w:szCs w:val="20"/>
              </w:rPr>
              <w:t>yerine</w:t>
            </w:r>
            <w:proofErr w:type="spellEnd"/>
            <w:r w:rsidRPr="00273331">
              <w:rPr>
                <w:color w:val="000000" w:themeColor="text1"/>
                <w:sz w:val="20"/>
                <w:szCs w:val="20"/>
              </w:rPr>
              <w:t xml:space="preserve"> </w:t>
            </w:r>
            <w:proofErr w:type="spellStart"/>
            <w:r w:rsidRPr="00273331">
              <w:rPr>
                <w:color w:val="000000" w:themeColor="text1"/>
                <w:sz w:val="20"/>
                <w:szCs w:val="20"/>
              </w:rPr>
              <w:t>güvenli</w:t>
            </w:r>
            <w:proofErr w:type="spellEnd"/>
            <w:r w:rsidRPr="00273331">
              <w:rPr>
                <w:color w:val="000000" w:themeColor="text1"/>
                <w:sz w:val="20"/>
                <w:szCs w:val="20"/>
              </w:rPr>
              <w:t> </w:t>
            </w:r>
            <w:proofErr w:type="spellStart"/>
            <w:r w:rsidRPr="00273331">
              <w:rPr>
                <w:color w:val="000000" w:themeColor="text1"/>
                <w:sz w:val="20"/>
                <w:szCs w:val="20"/>
              </w:rPr>
              <w:t>textContent</w:t>
            </w:r>
            <w:proofErr w:type="spellEnd"/>
            <w:r w:rsidRPr="00273331">
              <w:rPr>
                <w:color w:val="000000" w:themeColor="text1"/>
                <w:sz w:val="20"/>
                <w:szCs w:val="20"/>
              </w:rPr>
              <w:t> </w:t>
            </w:r>
            <w:proofErr w:type="spellStart"/>
            <w:r w:rsidRPr="00273331">
              <w:rPr>
                <w:color w:val="000000" w:themeColor="text1"/>
                <w:sz w:val="20"/>
                <w:szCs w:val="20"/>
              </w:rPr>
              <w:t>kullanılmıştır</w:t>
            </w:r>
            <w:proofErr w:type="spellEnd"/>
            <w:r w:rsidRPr="00273331">
              <w:rPr>
                <w:color w:val="000000" w:themeColor="text1"/>
                <w:sz w:val="20"/>
                <w:szCs w:val="20"/>
              </w:rPr>
              <w:t>.</w:t>
            </w:r>
          </w:p>
        </w:tc>
      </w:tr>
      <w:tr w:rsidR="00A05BC4" w14:paraId="21D7C667"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77F0C21C" w14:textId="27D16801" w:rsidR="00A05BC4" w:rsidRPr="00A05BC4" w:rsidRDefault="00A05BC4" w:rsidP="00A05BC4">
            <w:pPr>
              <w:ind w:firstLine="0"/>
              <w:rPr>
                <w:color w:val="000000" w:themeColor="text1"/>
              </w:rPr>
            </w:pPr>
            <w:r w:rsidRPr="00A05BC4">
              <w:rPr>
                <w:color w:val="000000" w:themeColor="text1"/>
                <w:sz w:val="20"/>
                <w:szCs w:val="20"/>
              </w:rPr>
              <w:t>A04</w:t>
            </w:r>
          </w:p>
        </w:tc>
        <w:tc>
          <w:tcPr>
            <w:tcW w:w="2835" w:type="dxa"/>
            <w:tcBorders>
              <w:top w:val="single" w:sz="4" w:space="0" w:color="7F7F7F"/>
              <w:left w:val="single" w:sz="4" w:space="0" w:color="7F7F7F"/>
              <w:bottom w:val="single" w:sz="4" w:space="0" w:color="7F7F7F"/>
              <w:right w:val="single" w:sz="4" w:space="0" w:color="7F7F7F"/>
            </w:tcBorders>
            <w:vAlign w:val="center"/>
          </w:tcPr>
          <w:p w14:paraId="6A53936C" w14:textId="4E00F29A"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Insecure Design</w:t>
            </w:r>
          </w:p>
        </w:tc>
        <w:tc>
          <w:tcPr>
            <w:tcW w:w="5386" w:type="dxa"/>
            <w:tcBorders>
              <w:top w:val="single" w:sz="4" w:space="0" w:color="7F7F7F"/>
              <w:left w:val="single" w:sz="4" w:space="0" w:color="7F7F7F"/>
              <w:bottom w:val="single" w:sz="4" w:space="0" w:color="7F7F7F"/>
              <w:right w:val="single" w:sz="4" w:space="0" w:color="7F7F7F"/>
            </w:tcBorders>
            <w:vAlign w:val="center"/>
          </w:tcPr>
          <w:p w14:paraId="234B7BC4" w14:textId="4D213C6E"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Mimari</w:t>
            </w:r>
            <w:proofErr w:type="spellEnd"/>
            <w:r w:rsidRPr="00A05BC4">
              <w:rPr>
                <w:rStyle w:val="Gl"/>
                <w:color w:val="000000" w:themeColor="text1"/>
                <w:sz w:val="20"/>
                <w:szCs w:val="20"/>
                <w:bdr w:val="single" w:sz="2" w:space="0" w:color="E5E7EB" w:frame="1"/>
              </w:rPr>
              <w:t xml:space="preserve"> Çözüm:</w:t>
            </w:r>
            <w:r w:rsidRPr="00A05BC4">
              <w:rPr>
                <w:color w:val="000000" w:themeColor="text1"/>
                <w:sz w:val="20"/>
                <w:szCs w:val="20"/>
              </w:rPr>
              <w:t xml:space="preserve"> "Privacy-First" </w:t>
            </w:r>
            <w:proofErr w:type="spellStart"/>
            <w:r w:rsidRPr="00A05BC4">
              <w:rPr>
                <w:color w:val="000000" w:themeColor="text1"/>
                <w:sz w:val="20"/>
                <w:szCs w:val="20"/>
              </w:rPr>
              <w:t>tasarımıyla</w:t>
            </w:r>
            <w:proofErr w:type="spellEnd"/>
            <w:r w:rsidRPr="00A05BC4">
              <w:rPr>
                <w:color w:val="000000" w:themeColor="text1"/>
                <w:sz w:val="20"/>
                <w:szCs w:val="20"/>
              </w:rPr>
              <w:t xml:space="preserve"> </w:t>
            </w:r>
            <w:proofErr w:type="spellStart"/>
            <w:r w:rsidRPr="00A05BC4">
              <w:rPr>
                <w:color w:val="000000" w:themeColor="text1"/>
                <w:sz w:val="20"/>
                <w:szCs w:val="20"/>
              </w:rPr>
              <w:t>veriler</w:t>
            </w:r>
            <w:proofErr w:type="spellEnd"/>
            <w:r w:rsidRPr="00A05BC4">
              <w:rPr>
                <w:color w:val="000000" w:themeColor="text1"/>
                <w:sz w:val="20"/>
                <w:szCs w:val="20"/>
              </w:rPr>
              <w:t xml:space="preserve"> </w:t>
            </w:r>
            <w:proofErr w:type="spellStart"/>
            <w:r w:rsidRPr="00A05BC4">
              <w:rPr>
                <w:color w:val="000000" w:themeColor="text1"/>
                <w:sz w:val="20"/>
                <w:szCs w:val="20"/>
              </w:rPr>
              <w:t>asla</w:t>
            </w:r>
            <w:proofErr w:type="spellEnd"/>
            <w:r w:rsidRPr="00A05BC4">
              <w:rPr>
                <w:color w:val="000000" w:themeColor="text1"/>
                <w:sz w:val="20"/>
                <w:szCs w:val="20"/>
              </w:rPr>
              <w:t xml:space="preserve"> </w:t>
            </w:r>
            <w:proofErr w:type="spellStart"/>
            <w:r w:rsidRPr="00A05BC4">
              <w:rPr>
                <w:color w:val="000000" w:themeColor="text1"/>
                <w:sz w:val="20"/>
                <w:szCs w:val="20"/>
              </w:rPr>
              <w:t>dışarı</w:t>
            </w:r>
            <w:proofErr w:type="spellEnd"/>
            <w:r w:rsidRPr="00A05BC4">
              <w:rPr>
                <w:color w:val="000000" w:themeColor="text1"/>
                <w:sz w:val="20"/>
                <w:szCs w:val="20"/>
              </w:rPr>
              <w:t xml:space="preserve"> </w:t>
            </w:r>
            <w:proofErr w:type="spellStart"/>
            <w:r w:rsidRPr="00A05BC4">
              <w:rPr>
                <w:color w:val="000000" w:themeColor="text1"/>
                <w:sz w:val="20"/>
                <w:szCs w:val="20"/>
              </w:rPr>
              <w:t>gönderilmez</w:t>
            </w:r>
            <w:proofErr w:type="spellEnd"/>
            <w:r w:rsidRPr="00A05BC4">
              <w:rPr>
                <w:color w:val="000000" w:themeColor="text1"/>
                <w:sz w:val="20"/>
                <w:szCs w:val="20"/>
              </w:rPr>
              <w:t xml:space="preserve">; </w:t>
            </w:r>
            <w:proofErr w:type="spellStart"/>
            <w:r w:rsidRPr="00A05BC4">
              <w:rPr>
                <w:color w:val="000000" w:themeColor="text1"/>
                <w:sz w:val="20"/>
                <w:szCs w:val="20"/>
              </w:rPr>
              <w:t>sunucu</w:t>
            </w:r>
            <w:proofErr w:type="spellEnd"/>
            <w:r w:rsidRPr="00A05BC4">
              <w:rPr>
                <w:color w:val="000000" w:themeColor="text1"/>
                <w:sz w:val="20"/>
                <w:szCs w:val="20"/>
              </w:rPr>
              <w:t xml:space="preserve"> </w:t>
            </w:r>
            <w:proofErr w:type="spellStart"/>
            <w:r w:rsidRPr="00A05BC4">
              <w:rPr>
                <w:color w:val="000000" w:themeColor="text1"/>
                <w:sz w:val="20"/>
                <w:szCs w:val="20"/>
              </w:rPr>
              <w:t>taraflı</w:t>
            </w:r>
            <w:proofErr w:type="spellEnd"/>
            <w:r w:rsidRPr="00A05BC4">
              <w:rPr>
                <w:color w:val="000000" w:themeColor="text1"/>
                <w:sz w:val="20"/>
                <w:szCs w:val="20"/>
              </w:rPr>
              <w:t xml:space="preserve"> </w:t>
            </w:r>
            <w:proofErr w:type="spellStart"/>
            <w:r w:rsidRPr="00A05BC4">
              <w:rPr>
                <w:color w:val="000000" w:themeColor="text1"/>
                <w:sz w:val="20"/>
                <w:szCs w:val="20"/>
              </w:rPr>
              <w:t>tasarım</w:t>
            </w:r>
            <w:proofErr w:type="spellEnd"/>
            <w:r w:rsidRPr="00A05BC4">
              <w:rPr>
                <w:color w:val="000000" w:themeColor="text1"/>
                <w:sz w:val="20"/>
                <w:szCs w:val="20"/>
              </w:rPr>
              <w:t xml:space="preserve"> </w:t>
            </w:r>
            <w:proofErr w:type="spellStart"/>
            <w:r w:rsidRPr="00A05BC4">
              <w:rPr>
                <w:color w:val="000000" w:themeColor="text1"/>
                <w:sz w:val="20"/>
                <w:szCs w:val="20"/>
              </w:rPr>
              <w:t>riskleri</w:t>
            </w:r>
            <w:proofErr w:type="spellEnd"/>
            <w:r w:rsidRPr="00A05BC4">
              <w:rPr>
                <w:color w:val="000000" w:themeColor="text1"/>
                <w:sz w:val="20"/>
                <w:szCs w:val="20"/>
              </w:rPr>
              <w:t xml:space="preserve"> </w:t>
            </w:r>
            <w:proofErr w:type="spellStart"/>
            <w:r w:rsidRPr="00A05BC4">
              <w:rPr>
                <w:color w:val="000000" w:themeColor="text1"/>
                <w:sz w:val="20"/>
                <w:szCs w:val="20"/>
              </w:rPr>
              <w:t>tamamen</w:t>
            </w:r>
            <w:proofErr w:type="spellEnd"/>
            <w:r w:rsidRPr="00A05BC4">
              <w:rPr>
                <w:color w:val="000000" w:themeColor="text1"/>
                <w:sz w:val="20"/>
                <w:szCs w:val="20"/>
              </w:rPr>
              <w:t xml:space="preserve"> </w:t>
            </w:r>
            <w:proofErr w:type="spellStart"/>
            <w:r w:rsidRPr="00A05BC4">
              <w:rPr>
                <w:color w:val="000000" w:themeColor="text1"/>
                <w:sz w:val="20"/>
                <w:szCs w:val="20"/>
              </w:rPr>
              <w:t>bertaraf</w:t>
            </w:r>
            <w:proofErr w:type="spellEnd"/>
            <w:r w:rsidRPr="00A05BC4">
              <w:rPr>
                <w:color w:val="000000" w:themeColor="text1"/>
                <w:sz w:val="20"/>
                <w:szCs w:val="20"/>
              </w:rPr>
              <w:t xml:space="preserve"> </w:t>
            </w:r>
            <w:proofErr w:type="spellStart"/>
            <w:r w:rsidRPr="00A05BC4">
              <w:rPr>
                <w:color w:val="000000" w:themeColor="text1"/>
                <w:sz w:val="20"/>
                <w:szCs w:val="20"/>
              </w:rPr>
              <w:t>edilmiştir</w:t>
            </w:r>
            <w:proofErr w:type="spellEnd"/>
            <w:r w:rsidRPr="00A05BC4">
              <w:rPr>
                <w:color w:val="000000" w:themeColor="text1"/>
                <w:sz w:val="20"/>
                <w:szCs w:val="20"/>
              </w:rPr>
              <w:t>.</w:t>
            </w:r>
          </w:p>
        </w:tc>
      </w:tr>
      <w:tr w:rsidR="00A05BC4" w14:paraId="0EBB7001"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6DE319BC" w14:textId="2DA17274" w:rsidR="00A05BC4" w:rsidRPr="00A05BC4" w:rsidRDefault="00A05BC4" w:rsidP="00A05BC4">
            <w:pPr>
              <w:ind w:firstLine="0"/>
              <w:rPr>
                <w:color w:val="000000" w:themeColor="text1"/>
              </w:rPr>
            </w:pPr>
            <w:r w:rsidRPr="00A05BC4">
              <w:rPr>
                <w:color w:val="000000" w:themeColor="text1"/>
                <w:sz w:val="20"/>
                <w:szCs w:val="20"/>
              </w:rPr>
              <w:t>A05</w:t>
            </w:r>
          </w:p>
        </w:tc>
        <w:tc>
          <w:tcPr>
            <w:tcW w:w="2835" w:type="dxa"/>
            <w:tcBorders>
              <w:top w:val="single" w:sz="4" w:space="0" w:color="7F7F7F"/>
              <w:left w:val="single" w:sz="4" w:space="0" w:color="7F7F7F"/>
              <w:bottom w:val="single" w:sz="4" w:space="0" w:color="7F7F7F"/>
              <w:right w:val="single" w:sz="4" w:space="0" w:color="7F7F7F"/>
            </w:tcBorders>
            <w:vAlign w:val="center"/>
          </w:tcPr>
          <w:p w14:paraId="3C5F239A" w14:textId="03B72D0D"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Security Misconfiguration</w:t>
            </w:r>
          </w:p>
        </w:tc>
        <w:tc>
          <w:tcPr>
            <w:tcW w:w="5386" w:type="dxa"/>
            <w:tcBorders>
              <w:top w:val="single" w:sz="4" w:space="0" w:color="7F7F7F"/>
              <w:left w:val="single" w:sz="4" w:space="0" w:color="7F7F7F"/>
              <w:bottom w:val="single" w:sz="4" w:space="0" w:color="7F7F7F"/>
              <w:right w:val="single" w:sz="4" w:space="0" w:color="7F7F7F"/>
            </w:tcBorders>
            <w:vAlign w:val="center"/>
          </w:tcPr>
          <w:p w14:paraId="28E5B0C6" w14:textId="55C59CD2"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Önlendi</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Uygulama</w:t>
            </w:r>
            <w:proofErr w:type="spellEnd"/>
            <w:r w:rsidRPr="00A05BC4">
              <w:rPr>
                <w:color w:val="000000" w:themeColor="text1"/>
                <w:sz w:val="20"/>
                <w:szCs w:val="20"/>
              </w:rPr>
              <w:t xml:space="preserve"> Node.js </w:t>
            </w:r>
            <w:proofErr w:type="spellStart"/>
            <w:r w:rsidRPr="00A05BC4">
              <w:rPr>
                <w:color w:val="000000" w:themeColor="text1"/>
                <w:sz w:val="20"/>
                <w:szCs w:val="20"/>
              </w:rPr>
              <w:t>sunucusu</w:t>
            </w:r>
            <w:proofErr w:type="spellEnd"/>
            <w:r w:rsidRPr="00A05BC4">
              <w:rPr>
                <w:color w:val="000000" w:themeColor="text1"/>
                <w:sz w:val="20"/>
                <w:szCs w:val="20"/>
              </w:rPr>
              <w:t xml:space="preserve"> </w:t>
            </w:r>
            <w:proofErr w:type="spellStart"/>
            <w:r w:rsidRPr="00A05BC4">
              <w:rPr>
                <w:color w:val="000000" w:themeColor="text1"/>
                <w:sz w:val="20"/>
                <w:szCs w:val="20"/>
              </w:rPr>
              <w:t>değil</w:t>
            </w:r>
            <w:proofErr w:type="spellEnd"/>
            <w:r w:rsidRPr="00A05BC4">
              <w:rPr>
                <w:color w:val="000000" w:themeColor="text1"/>
                <w:sz w:val="20"/>
                <w:szCs w:val="20"/>
              </w:rPr>
              <w:t xml:space="preserve">, </w:t>
            </w:r>
            <w:proofErr w:type="spellStart"/>
            <w:r w:rsidRPr="00A05BC4">
              <w:rPr>
                <w:color w:val="000000" w:themeColor="text1"/>
                <w:sz w:val="20"/>
                <w:szCs w:val="20"/>
              </w:rPr>
              <w:t>Vercel</w:t>
            </w:r>
            <w:proofErr w:type="spellEnd"/>
            <w:r w:rsidRPr="00A05BC4">
              <w:rPr>
                <w:color w:val="000000" w:themeColor="text1"/>
                <w:sz w:val="20"/>
                <w:szCs w:val="20"/>
              </w:rPr>
              <w:t xml:space="preserve"> Edge CDN </w:t>
            </w:r>
            <w:proofErr w:type="spellStart"/>
            <w:r w:rsidRPr="00A05BC4">
              <w:rPr>
                <w:color w:val="000000" w:themeColor="text1"/>
                <w:sz w:val="20"/>
                <w:szCs w:val="20"/>
              </w:rPr>
              <w:t>üzerinden</w:t>
            </w:r>
            <w:proofErr w:type="spellEnd"/>
            <w:r w:rsidRPr="00A05BC4">
              <w:rPr>
                <w:color w:val="000000" w:themeColor="text1"/>
                <w:sz w:val="20"/>
                <w:szCs w:val="20"/>
              </w:rPr>
              <w:t xml:space="preserve"> </w:t>
            </w:r>
            <w:proofErr w:type="spellStart"/>
            <w:r w:rsidRPr="00A05BC4">
              <w:rPr>
                <w:color w:val="000000" w:themeColor="text1"/>
                <w:sz w:val="20"/>
                <w:szCs w:val="20"/>
              </w:rPr>
              <w:t>statik</w:t>
            </w:r>
            <w:proofErr w:type="spellEnd"/>
            <w:r w:rsidRPr="00A05BC4">
              <w:rPr>
                <w:color w:val="000000" w:themeColor="text1"/>
                <w:sz w:val="20"/>
                <w:szCs w:val="20"/>
              </w:rPr>
              <w:t xml:space="preserve"> (HTML/JS) </w:t>
            </w:r>
            <w:proofErr w:type="spellStart"/>
            <w:r w:rsidRPr="00A05BC4">
              <w:rPr>
                <w:color w:val="000000" w:themeColor="text1"/>
                <w:sz w:val="20"/>
                <w:szCs w:val="20"/>
              </w:rPr>
              <w:t>olarak</w:t>
            </w:r>
            <w:proofErr w:type="spellEnd"/>
            <w:r w:rsidRPr="00A05BC4">
              <w:rPr>
                <w:color w:val="000000" w:themeColor="text1"/>
                <w:sz w:val="20"/>
                <w:szCs w:val="20"/>
              </w:rPr>
              <w:t xml:space="preserve"> </w:t>
            </w:r>
            <w:proofErr w:type="spellStart"/>
            <w:r w:rsidRPr="00A05BC4">
              <w:rPr>
                <w:color w:val="000000" w:themeColor="text1"/>
                <w:sz w:val="20"/>
                <w:szCs w:val="20"/>
              </w:rPr>
              <w:t>dağıtıldığı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sunucu</w:t>
            </w:r>
            <w:proofErr w:type="spellEnd"/>
            <w:r w:rsidRPr="00A05BC4">
              <w:rPr>
                <w:color w:val="000000" w:themeColor="text1"/>
                <w:sz w:val="20"/>
                <w:szCs w:val="20"/>
              </w:rPr>
              <w:t xml:space="preserve"> </w:t>
            </w:r>
            <w:proofErr w:type="spellStart"/>
            <w:r w:rsidRPr="00A05BC4">
              <w:rPr>
                <w:color w:val="000000" w:themeColor="text1"/>
                <w:sz w:val="20"/>
                <w:szCs w:val="20"/>
              </w:rPr>
              <w:t>yapılandırma</w:t>
            </w:r>
            <w:proofErr w:type="spellEnd"/>
            <w:r w:rsidRPr="00A05BC4">
              <w:rPr>
                <w:color w:val="000000" w:themeColor="text1"/>
                <w:sz w:val="20"/>
                <w:szCs w:val="20"/>
              </w:rPr>
              <w:t xml:space="preserve"> </w:t>
            </w:r>
            <w:proofErr w:type="spellStart"/>
            <w:r w:rsidRPr="00A05BC4">
              <w:rPr>
                <w:color w:val="000000" w:themeColor="text1"/>
                <w:sz w:val="20"/>
                <w:szCs w:val="20"/>
              </w:rPr>
              <w:t>zafiyeti</w:t>
            </w:r>
            <w:proofErr w:type="spellEnd"/>
            <w:r w:rsidRPr="00A05BC4">
              <w:rPr>
                <w:color w:val="000000" w:themeColor="text1"/>
                <w:sz w:val="20"/>
                <w:szCs w:val="20"/>
              </w:rPr>
              <w:t xml:space="preserve"> </w:t>
            </w:r>
            <w:proofErr w:type="spellStart"/>
            <w:r w:rsidRPr="00A05BC4">
              <w:rPr>
                <w:color w:val="000000" w:themeColor="text1"/>
                <w:sz w:val="20"/>
                <w:szCs w:val="20"/>
              </w:rPr>
              <w:t>yoktur</w:t>
            </w:r>
            <w:proofErr w:type="spellEnd"/>
            <w:r w:rsidRPr="00A05BC4">
              <w:rPr>
                <w:color w:val="000000" w:themeColor="text1"/>
                <w:sz w:val="20"/>
                <w:szCs w:val="20"/>
              </w:rPr>
              <w:t>.</w:t>
            </w:r>
          </w:p>
        </w:tc>
      </w:tr>
      <w:tr w:rsidR="00A05BC4" w14:paraId="2880F01E"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7C48232" w14:textId="2EA549EC" w:rsidR="00A05BC4" w:rsidRPr="00A05BC4" w:rsidRDefault="00A05BC4" w:rsidP="00A05BC4">
            <w:pPr>
              <w:ind w:firstLine="0"/>
              <w:rPr>
                <w:color w:val="000000" w:themeColor="text1"/>
              </w:rPr>
            </w:pPr>
            <w:r w:rsidRPr="00A05BC4">
              <w:rPr>
                <w:color w:val="000000" w:themeColor="text1"/>
                <w:sz w:val="20"/>
                <w:szCs w:val="20"/>
              </w:rPr>
              <w:t>A06</w:t>
            </w:r>
          </w:p>
        </w:tc>
        <w:tc>
          <w:tcPr>
            <w:tcW w:w="2835" w:type="dxa"/>
            <w:tcBorders>
              <w:top w:val="single" w:sz="4" w:space="0" w:color="7F7F7F"/>
              <w:left w:val="single" w:sz="4" w:space="0" w:color="7F7F7F"/>
              <w:bottom w:val="single" w:sz="4" w:space="0" w:color="7F7F7F"/>
              <w:right w:val="single" w:sz="4" w:space="0" w:color="7F7F7F"/>
            </w:tcBorders>
            <w:vAlign w:val="center"/>
          </w:tcPr>
          <w:p w14:paraId="58C39BF8" w14:textId="3CE759D7"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Vulnerable Components</w:t>
            </w:r>
          </w:p>
        </w:tc>
        <w:tc>
          <w:tcPr>
            <w:tcW w:w="5386" w:type="dxa"/>
            <w:tcBorders>
              <w:top w:val="single" w:sz="4" w:space="0" w:color="7F7F7F"/>
              <w:left w:val="single" w:sz="4" w:space="0" w:color="7F7F7F"/>
              <w:bottom w:val="single" w:sz="4" w:space="0" w:color="7F7F7F"/>
              <w:right w:val="single" w:sz="4" w:space="0" w:color="7F7F7F"/>
            </w:tcBorders>
            <w:vAlign w:val="center"/>
          </w:tcPr>
          <w:p w14:paraId="634350D5" w14:textId="2F61EFBE"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Önlendi</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Dış</w:t>
            </w:r>
            <w:proofErr w:type="spellEnd"/>
            <w:r w:rsidRPr="00A05BC4">
              <w:rPr>
                <w:color w:val="000000" w:themeColor="text1"/>
                <w:sz w:val="20"/>
                <w:szCs w:val="20"/>
              </w:rPr>
              <w:t xml:space="preserve"> </w:t>
            </w:r>
            <w:proofErr w:type="spellStart"/>
            <w:r w:rsidRPr="00A05BC4">
              <w:rPr>
                <w:color w:val="000000" w:themeColor="text1"/>
                <w:sz w:val="20"/>
                <w:szCs w:val="20"/>
              </w:rPr>
              <w:t>kütüphane</w:t>
            </w:r>
            <w:proofErr w:type="spellEnd"/>
            <w:r w:rsidRPr="00A05BC4">
              <w:rPr>
                <w:color w:val="000000" w:themeColor="text1"/>
                <w:sz w:val="20"/>
                <w:szCs w:val="20"/>
              </w:rPr>
              <w:t xml:space="preserve"> </w:t>
            </w:r>
            <w:proofErr w:type="spellStart"/>
            <w:r w:rsidRPr="00A05BC4">
              <w:rPr>
                <w:color w:val="000000" w:themeColor="text1"/>
                <w:sz w:val="20"/>
                <w:szCs w:val="20"/>
              </w:rPr>
              <w:t>bağımlılığı</w:t>
            </w:r>
            <w:proofErr w:type="spellEnd"/>
            <w:r w:rsidRPr="00A05BC4">
              <w:rPr>
                <w:color w:val="000000" w:themeColor="text1"/>
                <w:sz w:val="20"/>
                <w:szCs w:val="20"/>
              </w:rPr>
              <w:t xml:space="preserve"> </w:t>
            </w:r>
            <w:proofErr w:type="spellStart"/>
            <w:r w:rsidRPr="00A05BC4">
              <w:rPr>
                <w:color w:val="000000" w:themeColor="text1"/>
                <w:sz w:val="20"/>
                <w:szCs w:val="20"/>
              </w:rPr>
              <w:t>minimumda</w:t>
            </w:r>
            <w:proofErr w:type="spellEnd"/>
            <w:r w:rsidRPr="00A05BC4">
              <w:rPr>
                <w:color w:val="000000" w:themeColor="text1"/>
                <w:sz w:val="20"/>
                <w:szCs w:val="20"/>
              </w:rPr>
              <w:t xml:space="preserve"> (</w:t>
            </w:r>
            <w:proofErr w:type="spellStart"/>
            <w:r w:rsidRPr="00A05BC4">
              <w:rPr>
                <w:color w:val="000000" w:themeColor="text1"/>
                <w:sz w:val="20"/>
                <w:szCs w:val="20"/>
              </w:rPr>
              <w:t>Sadece</w:t>
            </w:r>
            <w:proofErr w:type="spellEnd"/>
            <w:r w:rsidRPr="00A05BC4">
              <w:rPr>
                <w:color w:val="000000" w:themeColor="text1"/>
                <w:sz w:val="20"/>
                <w:szCs w:val="20"/>
              </w:rPr>
              <w:t xml:space="preserve"> </w:t>
            </w:r>
            <w:proofErr w:type="spellStart"/>
            <w:r w:rsidRPr="00A05BC4">
              <w:rPr>
                <w:color w:val="000000" w:themeColor="text1"/>
                <w:sz w:val="20"/>
                <w:szCs w:val="20"/>
              </w:rPr>
              <w:t>PapaParse</w:t>
            </w:r>
            <w:proofErr w:type="spellEnd"/>
            <w:r w:rsidRPr="00A05BC4">
              <w:rPr>
                <w:color w:val="000000" w:themeColor="text1"/>
                <w:sz w:val="20"/>
                <w:szCs w:val="20"/>
              </w:rPr>
              <w:t xml:space="preserve"> </w:t>
            </w:r>
            <w:proofErr w:type="spellStart"/>
            <w:r w:rsidRPr="00A05BC4">
              <w:rPr>
                <w:color w:val="000000" w:themeColor="text1"/>
                <w:sz w:val="20"/>
                <w:szCs w:val="20"/>
              </w:rPr>
              <w:t>ve</w:t>
            </w:r>
            <w:proofErr w:type="spellEnd"/>
            <w:r w:rsidRPr="00A05BC4">
              <w:rPr>
                <w:color w:val="000000" w:themeColor="text1"/>
                <w:sz w:val="20"/>
                <w:szCs w:val="20"/>
              </w:rPr>
              <w:t xml:space="preserve"> Chart.js) </w:t>
            </w:r>
            <w:proofErr w:type="spellStart"/>
            <w:r w:rsidRPr="00A05BC4">
              <w:rPr>
                <w:color w:val="000000" w:themeColor="text1"/>
                <w:sz w:val="20"/>
                <w:szCs w:val="20"/>
              </w:rPr>
              <w:t>tutulmuş</w:t>
            </w:r>
            <w:proofErr w:type="spellEnd"/>
            <w:r w:rsidRPr="00A05BC4">
              <w:rPr>
                <w:color w:val="000000" w:themeColor="text1"/>
                <w:sz w:val="20"/>
                <w:szCs w:val="20"/>
              </w:rPr>
              <w:t xml:space="preserve"> </w:t>
            </w:r>
            <w:proofErr w:type="spellStart"/>
            <w:r w:rsidRPr="00A05BC4">
              <w:rPr>
                <w:color w:val="000000" w:themeColor="text1"/>
                <w:sz w:val="20"/>
                <w:szCs w:val="20"/>
              </w:rPr>
              <w:t>ve</w:t>
            </w:r>
            <w:proofErr w:type="spellEnd"/>
            <w:r w:rsidRPr="00A05BC4">
              <w:rPr>
                <w:color w:val="000000" w:themeColor="text1"/>
                <w:sz w:val="20"/>
                <w:szCs w:val="20"/>
              </w:rPr>
              <w:t xml:space="preserve"> GitHub </w:t>
            </w:r>
            <w:proofErr w:type="spellStart"/>
            <w:r w:rsidRPr="00A05BC4">
              <w:rPr>
                <w:color w:val="000000" w:themeColor="text1"/>
                <w:sz w:val="20"/>
                <w:szCs w:val="20"/>
              </w:rPr>
              <w:t>Dependabot</w:t>
            </w:r>
            <w:proofErr w:type="spellEnd"/>
            <w:r w:rsidRPr="00A05BC4">
              <w:rPr>
                <w:color w:val="000000" w:themeColor="text1"/>
                <w:sz w:val="20"/>
                <w:szCs w:val="20"/>
              </w:rPr>
              <w:t xml:space="preserve"> </w:t>
            </w:r>
            <w:proofErr w:type="spellStart"/>
            <w:r w:rsidRPr="00A05BC4">
              <w:rPr>
                <w:color w:val="000000" w:themeColor="text1"/>
                <w:sz w:val="20"/>
                <w:szCs w:val="20"/>
              </w:rPr>
              <w:t>ile</w:t>
            </w:r>
            <w:proofErr w:type="spellEnd"/>
            <w:r w:rsidRPr="00A05BC4">
              <w:rPr>
                <w:color w:val="000000" w:themeColor="text1"/>
                <w:sz w:val="20"/>
                <w:szCs w:val="20"/>
              </w:rPr>
              <w:t xml:space="preserve"> </w:t>
            </w:r>
            <w:proofErr w:type="spellStart"/>
            <w:r w:rsidRPr="00A05BC4">
              <w:rPr>
                <w:color w:val="000000" w:themeColor="text1"/>
                <w:sz w:val="20"/>
                <w:szCs w:val="20"/>
              </w:rPr>
              <w:t>versiyonlar</w:t>
            </w:r>
            <w:proofErr w:type="spellEnd"/>
            <w:r w:rsidRPr="00A05BC4">
              <w:rPr>
                <w:color w:val="000000" w:themeColor="text1"/>
                <w:sz w:val="20"/>
                <w:szCs w:val="20"/>
              </w:rPr>
              <w:t xml:space="preserve"> </w:t>
            </w:r>
            <w:proofErr w:type="spellStart"/>
            <w:r w:rsidRPr="00A05BC4">
              <w:rPr>
                <w:color w:val="000000" w:themeColor="text1"/>
                <w:sz w:val="20"/>
                <w:szCs w:val="20"/>
              </w:rPr>
              <w:t>denetlenmiştir</w:t>
            </w:r>
            <w:proofErr w:type="spellEnd"/>
            <w:r w:rsidRPr="00A05BC4">
              <w:rPr>
                <w:color w:val="000000" w:themeColor="text1"/>
                <w:sz w:val="20"/>
                <w:szCs w:val="20"/>
              </w:rPr>
              <w:t>.</w:t>
            </w:r>
          </w:p>
        </w:tc>
      </w:tr>
      <w:tr w:rsidR="00A05BC4" w14:paraId="55D9EEE3"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75888896" w14:textId="6E32DB44" w:rsidR="00A05BC4" w:rsidRPr="00A05BC4" w:rsidRDefault="00A05BC4" w:rsidP="00A05BC4">
            <w:pPr>
              <w:ind w:firstLine="0"/>
              <w:rPr>
                <w:color w:val="000000" w:themeColor="text1"/>
              </w:rPr>
            </w:pPr>
            <w:r w:rsidRPr="00A05BC4">
              <w:rPr>
                <w:color w:val="000000" w:themeColor="text1"/>
                <w:sz w:val="20"/>
                <w:szCs w:val="20"/>
              </w:rPr>
              <w:t>A07</w:t>
            </w:r>
          </w:p>
        </w:tc>
        <w:tc>
          <w:tcPr>
            <w:tcW w:w="2835" w:type="dxa"/>
            <w:tcBorders>
              <w:top w:val="single" w:sz="4" w:space="0" w:color="7F7F7F"/>
              <w:left w:val="single" w:sz="4" w:space="0" w:color="7F7F7F"/>
              <w:bottom w:val="single" w:sz="4" w:space="0" w:color="7F7F7F"/>
              <w:right w:val="single" w:sz="4" w:space="0" w:color="7F7F7F"/>
            </w:tcBorders>
            <w:vAlign w:val="center"/>
          </w:tcPr>
          <w:p w14:paraId="11ECCC98" w14:textId="561A69EA"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Auth Failures</w:t>
            </w:r>
          </w:p>
        </w:tc>
        <w:tc>
          <w:tcPr>
            <w:tcW w:w="5386" w:type="dxa"/>
            <w:tcBorders>
              <w:top w:val="single" w:sz="4" w:space="0" w:color="7F7F7F"/>
              <w:left w:val="single" w:sz="4" w:space="0" w:color="7F7F7F"/>
              <w:bottom w:val="single" w:sz="4" w:space="0" w:color="7F7F7F"/>
              <w:right w:val="single" w:sz="4" w:space="0" w:color="7F7F7F"/>
            </w:tcBorders>
            <w:vAlign w:val="center"/>
          </w:tcPr>
          <w:p w14:paraId="44719E7D" w14:textId="08483861"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Kayıt</w:t>
            </w:r>
            <w:proofErr w:type="spellEnd"/>
            <w:r w:rsidRPr="00A05BC4">
              <w:rPr>
                <w:color w:val="000000" w:themeColor="text1"/>
                <w:sz w:val="20"/>
                <w:szCs w:val="20"/>
              </w:rPr>
              <w:t>/</w:t>
            </w:r>
            <w:proofErr w:type="spellStart"/>
            <w:r w:rsidRPr="00A05BC4">
              <w:rPr>
                <w:color w:val="000000" w:themeColor="text1"/>
                <w:sz w:val="20"/>
                <w:szCs w:val="20"/>
              </w:rPr>
              <w:t>Giriş</w:t>
            </w:r>
            <w:proofErr w:type="spellEnd"/>
            <w:r w:rsidRPr="00A05BC4">
              <w:rPr>
                <w:color w:val="000000" w:themeColor="text1"/>
                <w:sz w:val="20"/>
                <w:szCs w:val="20"/>
              </w:rPr>
              <w:t xml:space="preserve"> </w:t>
            </w:r>
            <w:proofErr w:type="spellStart"/>
            <w:r w:rsidRPr="00A05BC4">
              <w:rPr>
                <w:color w:val="000000" w:themeColor="text1"/>
                <w:sz w:val="20"/>
                <w:szCs w:val="20"/>
              </w:rPr>
              <w:t>ekranı</w:t>
            </w:r>
            <w:proofErr w:type="spellEnd"/>
            <w:r w:rsidRPr="00A05BC4">
              <w:rPr>
                <w:color w:val="000000" w:themeColor="text1"/>
                <w:sz w:val="20"/>
                <w:szCs w:val="20"/>
              </w:rPr>
              <w:t xml:space="preserve"> (Authentication)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şifre</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brute-force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hesap</w:t>
            </w:r>
            <w:proofErr w:type="spellEnd"/>
            <w:r w:rsidRPr="00A05BC4">
              <w:rPr>
                <w:color w:val="000000" w:themeColor="text1"/>
                <w:sz w:val="20"/>
                <w:szCs w:val="20"/>
              </w:rPr>
              <w:t xml:space="preserve"> </w:t>
            </w:r>
            <w:proofErr w:type="spellStart"/>
            <w:r w:rsidRPr="00A05BC4">
              <w:rPr>
                <w:color w:val="000000" w:themeColor="text1"/>
                <w:sz w:val="20"/>
                <w:szCs w:val="20"/>
              </w:rPr>
              <w:t>çalınma</w:t>
            </w:r>
            <w:proofErr w:type="spellEnd"/>
            <w:r w:rsidRPr="00A05BC4">
              <w:rPr>
                <w:color w:val="000000" w:themeColor="text1"/>
                <w:sz w:val="20"/>
                <w:szCs w:val="20"/>
              </w:rPr>
              <w:t xml:space="preserve"> </w:t>
            </w:r>
            <w:proofErr w:type="spellStart"/>
            <w:r w:rsidRPr="00A05BC4">
              <w:rPr>
                <w:color w:val="000000" w:themeColor="text1"/>
                <w:sz w:val="20"/>
                <w:szCs w:val="20"/>
              </w:rPr>
              <w:t>riski</w:t>
            </w:r>
            <w:proofErr w:type="spellEnd"/>
            <w:r w:rsidRPr="00A05BC4">
              <w:rPr>
                <w:color w:val="000000" w:themeColor="text1"/>
                <w:sz w:val="20"/>
                <w:szCs w:val="20"/>
              </w:rPr>
              <w:t xml:space="preserve"> </w:t>
            </w:r>
            <w:proofErr w:type="spellStart"/>
            <w:r w:rsidRPr="00A05BC4">
              <w:rPr>
                <w:color w:val="000000" w:themeColor="text1"/>
                <w:sz w:val="20"/>
                <w:szCs w:val="20"/>
              </w:rPr>
              <w:t>sıfırdır</w:t>
            </w:r>
            <w:proofErr w:type="spellEnd"/>
            <w:r w:rsidRPr="00A05BC4">
              <w:rPr>
                <w:color w:val="000000" w:themeColor="text1"/>
                <w:sz w:val="20"/>
                <w:szCs w:val="20"/>
              </w:rPr>
              <w:t>.</w:t>
            </w:r>
          </w:p>
        </w:tc>
      </w:tr>
      <w:tr w:rsidR="00A05BC4" w14:paraId="2DB65E11"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24AE4D43" w14:textId="1AF80B86" w:rsidR="00A05BC4" w:rsidRPr="00A05BC4" w:rsidRDefault="00A05BC4" w:rsidP="00A05BC4">
            <w:pPr>
              <w:ind w:firstLine="0"/>
              <w:rPr>
                <w:color w:val="000000" w:themeColor="text1"/>
              </w:rPr>
            </w:pPr>
            <w:r w:rsidRPr="00A05BC4">
              <w:rPr>
                <w:color w:val="000000" w:themeColor="text1"/>
                <w:sz w:val="20"/>
                <w:szCs w:val="20"/>
              </w:rPr>
              <w:t>A08</w:t>
            </w:r>
          </w:p>
        </w:tc>
        <w:tc>
          <w:tcPr>
            <w:tcW w:w="2835" w:type="dxa"/>
            <w:tcBorders>
              <w:top w:val="single" w:sz="4" w:space="0" w:color="7F7F7F"/>
              <w:left w:val="single" w:sz="4" w:space="0" w:color="7F7F7F"/>
              <w:bottom w:val="single" w:sz="4" w:space="0" w:color="7F7F7F"/>
              <w:right w:val="single" w:sz="4" w:space="0" w:color="7F7F7F"/>
            </w:tcBorders>
            <w:vAlign w:val="center"/>
          </w:tcPr>
          <w:p w14:paraId="4DD6D22A" w14:textId="56A1EEA8"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Software Integrity</w:t>
            </w:r>
          </w:p>
        </w:tc>
        <w:tc>
          <w:tcPr>
            <w:tcW w:w="5386" w:type="dxa"/>
            <w:tcBorders>
              <w:top w:val="single" w:sz="4" w:space="0" w:color="7F7F7F"/>
              <w:left w:val="single" w:sz="4" w:space="0" w:color="7F7F7F"/>
              <w:bottom w:val="single" w:sz="4" w:space="0" w:color="7F7F7F"/>
              <w:right w:val="single" w:sz="4" w:space="0" w:color="7F7F7F"/>
            </w:tcBorders>
            <w:vAlign w:val="center"/>
          </w:tcPr>
          <w:p w14:paraId="45497265" w14:textId="275C102F" w:rsidR="00A05BC4" w:rsidRPr="00A232EA" w:rsidRDefault="00A232EA"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A232EA">
              <w:rPr>
                <w:b/>
                <w:bCs/>
                <w:color w:val="000000" w:themeColor="text1"/>
                <w:sz w:val="20"/>
                <w:szCs w:val="20"/>
              </w:rPr>
              <w:t>Önlendi</w:t>
            </w:r>
            <w:proofErr w:type="spellEnd"/>
            <w:r w:rsidRPr="00A232EA">
              <w:rPr>
                <w:b/>
                <w:bCs/>
                <w:color w:val="000000" w:themeColor="text1"/>
                <w:sz w:val="20"/>
                <w:szCs w:val="20"/>
              </w:rPr>
              <w:t>:</w:t>
            </w:r>
            <w:r w:rsidRPr="00A232EA">
              <w:rPr>
                <w:color w:val="000000" w:themeColor="text1"/>
                <w:sz w:val="20"/>
                <w:szCs w:val="20"/>
              </w:rPr>
              <w:t xml:space="preserve"> Paket </w:t>
            </w:r>
            <w:proofErr w:type="spellStart"/>
            <w:r w:rsidRPr="00A232EA">
              <w:rPr>
                <w:color w:val="000000" w:themeColor="text1"/>
                <w:sz w:val="20"/>
                <w:szCs w:val="20"/>
              </w:rPr>
              <w:t>versiyonları</w:t>
            </w:r>
            <w:proofErr w:type="spellEnd"/>
            <w:r w:rsidRPr="00A232EA">
              <w:rPr>
                <w:color w:val="000000" w:themeColor="text1"/>
                <w:sz w:val="20"/>
                <w:szCs w:val="20"/>
              </w:rPr>
              <w:t> package-</w:t>
            </w:r>
            <w:proofErr w:type="spellStart"/>
            <w:proofErr w:type="gramStart"/>
            <w:r w:rsidRPr="00A232EA">
              <w:rPr>
                <w:color w:val="000000" w:themeColor="text1"/>
                <w:sz w:val="20"/>
                <w:szCs w:val="20"/>
              </w:rPr>
              <w:t>lock.json</w:t>
            </w:r>
            <w:proofErr w:type="spellEnd"/>
            <w:proofErr w:type="gramEnd"/>
            <w:r w:rsidRPr="00A232EA">
              <w:rPr>
                <w:color w:val="000000" w:themeColor="text1"/>
                <w:sz w:val="20"/>
                <w:szCs w:val="20"/>
              </w:rPr>
              <w:t> </w:t>
            </w:r>
            <w:proofErr w:type="spellStart"/>
            <w:r w:rsidRPr="00A232EA">
              <w:rPr>
                <w:color w:val="000000" w:themeColor="text1"/>
                <w:sz w:val="20"/>
                <w:szCs w:val="20"/>
              </w:rPr>
              <w:t>ile</w:t>
            </w:r>
            <w:proofErr w:type="spellEnd"/>
            <w:r w:rsidRPr="00A232EA">
              <w:rPr>
                <w:color w:val="000000" w:themeColor="text1"/>
                <w:sz w:val="20"/>
                <w:szCs w:val="20"/>
              </w:rPr>
              <w:t xml:space="preserve"> </w:t>
            </w:r>
            <w:proofErr w:type="spellStart"/>
            <w:r w:rsidRPr="00A232EA">
              <w:rPr>
                <w:color w:val="000000" w:themeColor="text1"/>
                <w:sz w:val="20"/>
                <w:szCs w:val="20"/>
              </w:rPr>
              <w:t>kilitlenmiş</w:t>
            </w:r>
            <w:proofErr w:type="spellEnd"/>
            <w:r w:rsidRPr="00A232EA">
              <w:rPr>
                <w:color w:val="000000" w:themeColor="text1"/>
                <w:sz w:val="20"/>
                <w:szCs w:val="20"/>
              </w:rPr>
              <w:t xml:space="preserve"> </w:t>
            </w:r>
            <w:proofErr w:type="spellStart"/>
            <w:r w:rsidRPr="00A232EA">
              <w:rPr>
                <w:color w:val="000000" w:themeColor="text1"/>
                <w:sz w:val="20"/>
                <w:szCs w:val="20"/>
              </w:rPr>
              <w:t>ve</w:t>
            </w:r>
            <w:proofErr w:type="spellEnd"/>
            <w:r w:rsidRPr="00A232EA">
              <w:rPr>
                <w:color w:val="000000" w:themeColor="text1"/>
                <w:sz w:val="20"/>
                <w:szCs w:val="20"/>
              </w:rPr>
              <w:t xml:space="preserve"> GitHub </w:t>
            </w:r>
            <w:proofErr w:type="spellStart"/>
            <w:r w:rsidRPr="00A232EA">
              <w:rPr>
                <w:color w:val="000000" w:themeColor="text1"/>
                <w:sz w:val="20"/>
                <w:szCs w:val="20"/>
              </w:rPr>
              <w:t>ile</w:t>
            </w:r>
            <w:proofErr w:type="spellEnd"/>
            <w:r w:rsidRPr="00A232EA">
              <w:rPr>
                <w:color w:val="000000" w:themeColor="text1"/>
                <w:sz w:val="20"/>
                <w:szCs w:val="20"/>
              </w:rPr>
              <w:t xml:space="preserve"> </w:t>
            </w:r>
            <w:proofErr w:type="spellStart"/>
            <w:r w:rsidRPr="00A232EA">
              <w:rPr>
                <w:color w:val="000000" w:themeColor="text1"/>
                <w:sz w:val="20"/>
                <w:szCs w:val="20"/>
              </w:rPr>
              <w:t>Vercel</w:t>
            </w:r>
            <w:proofErr w:type="spellEnd"/>
            <w:r w:rsidRPr="00A232EA">
              <w:rPr>
                <w:color w:val="000000" w:themeColor="text1"/>
                <w:sz w:val="20"/>
                <w:szCs w:val="20"/>
              </w:rPr>
              <w:t xml:space="preserve"> </w:t>
            </w:r>
            <w:proofErr w:type="spellStart"/>
            <w:r w:rsidRPr="00A232EA">
              <w:rPr>
                <w:color w:val="000000" w:themeColor="text1"/>
                <w:sz w:val="20"/>
                <w:szCs w:val="20"/>
              </w:rPr>
              <w:t>arasında</w:t>
            </w:r>
            <w:proofErr w:type="spellEnd"/>
            <w:r w:rsidRPr="00A232EA">
              <w:rPr>
                <w:color w:val="000000" w:themeColor="text1"/>
                <w:sz w:val="20"/>
                <w:szCs w:val="20"/>
              </w:rPr>
              <w:t xml:space="preserve"> </w:t>
            </w:r>
            <w:proofErr w:type="spellStart"/>
            <w:r w:rsidRPr="00A232EA">
              <w:rPr>
                <w:color w:val="000000" w:themeColor="text1"/>
                <w:sz w:val="20"/>
                <w:szCs w:val="20"/>
              </w:rPr>
              <w:t>imzalı</w:t>
            </w:r>
            <w:proofErr w:type="spellEnd"/>
            <w:r w:rsidRPr="00A232EA">
              <w:rPr>
                <w:color w:val="000000" w:themeColor="text1"/>
                <w:sz w:val="20"/>
                <w:szCs w:val="20"/>
              </w:rPr>
              <w:t xml:space="preserve"> </w:t>
            </w:r>
            <w:proofErr w:type="spellStart"/>
            <w:r w:rsidRPr="00A232EA">
              <w:rPr>
                <w:color w:val="000000" w:themeColor="text1"/>
                <w:sz w:val="20"/>
                <w:szCs w:val="20"/>
              </w:rPr>
              <w:t>commitler</w:t>
            </w:r>
            <w:proofErr w:type="spellEnd"/>
            <w:r w:rsidRPr="00A232EA">
              <w:rPr>
                <w:color w:val="000000" w:themeColor="text1"/>
                <w:sz w:val="20"/>
                <w:szCs w:val="20"/>
              </w:rPr>
              <w:t xml:space="preserve"> </w:t>
            </w:r>
            <w:proofErr w:type="spellStart"/>
            <w:r w:rsidRPr="00A232EA">
              <w:rPr>
                <w:color w:val="000000" w:themeColor="text1"/>
                <w:sz w:val="20"/>
                <w:szCs w:val="20"/>
              </w:rPr>
              <w:t>kullanılmıştır</w:t>
            </w:r>
            <w:proofErr w:type="spellEnd"/>
            <w:r w:rsidRPr="00A232EA">
              <w:rPr>
                <w:color w:val="000000" w:themeColor="text1"/>
                <w:sz w:val="20"/>
                <w:szCs w:val="20"/>
              </w:rPr>
              <w:t>.</w:t>
            </w:r>
          </w:p>
        </w:tc>
      </w:tr>
      <w:tr w:rsidR="00A05BC4" w14:paraId="3D7FAB08"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8436FB1" w14:textId="11CB0EF7" w:rsidR="00A05BC4" w:rsidRPr="00A05BC4" w:rsidRDefault="00A05BC4" w:rsidP="00A05BC4">
            <w:pPr>
              <w:ind w:firstLine="0"/>
              <w:rPr>
                <w:color w:val="000000" w:themeColor="text1"/>
              </w:rPr>
            </w:pPr>
            <w:r w:rsidRPr="00A05BC4">
              <w:rPr>
                <w:color w:val="000000" w:themeColor="text1"/>
                <w:sz w:val="20"/>
                <w:szCs w:val="20"/>
              </w:rPr>
              <w:t>A09</w:t>
            </w:r>
          </w:p>
        </w:tc>
        <w:tc>
          <w:tcPr>
            <w:tcW w:w="2835" w:type="dxa"/>
            <w:tcBorders>
              <w:top w:val="single" w:sz="4" w:space="0" w:color="7F7F7F"/>
              <w:left w:val="single" w:sz="4" w:space="0" w:color="7F7F7F"/>
              <w:bottom w:val="single" w:sz="4" w:space="0" w:color="7F7F7F"/>
              <w:right w:val="single" w:sz="4" w:space="0" w:color="7F7F7F"/>
            </w:tcBorders>
            <w:vAlign w:val="center"/>
          </w:tcPr>
          <w:p w14:paraId="5E20B802" w14:textId="309F411A"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Logging &amp; Monitoring</w:t>
            </w:r>
          </w:p>
        </w:tc>
        <w:tc>
          <w:tcPr>
            <w:tcW w:w="5386" w:type="dxa"/>
            <w:tcBorders>
              <w:top w:val="single" w:sz="4" w:space="0" w:color="7F7F7F"/>
              <w:left w:val="single" w:sz="4" w:space="0" w:color="7F7F7F"/>
              <w:bottom w:val="single" w:sz="4" w:space="0" w:color="7F7F7F"/>
              <w:right w:val="single" w:sz="4" w:space="0" w:color="7F7F7F"/>
            </w:tcBorders>
            <w:vAlign w:val="center"/>
          </w:tcPr>
          <w:p w14:paraId="28401558" w14:textId="27721D87"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Bilinçli</w:t>
            </w:r>
            <w:proofErr w:type="spellEnd"/>
            <w:r w:rsidRPr="00A05BC4">
              <w:rPr>
                <w:rStyle w:val="Gl"/>
                <w:color w:val="000000" w:themeColor="text1"/>
                <w:sz w:val="20"/>
                <w:szCs w:val="20"/>
                <w:bdr w:val="single" w:sz="2" w:space="0" w:color="E5E7EB" w:frame="1"/>
              </w:rPr>
              <w:t xml:space="preserve"> Tercih:</w:t>
            </w:r>
            <w:r w:rsidRPr="00A05BC4">
              <w:rPr>
                <w:color w:val="000000" w:themeColor="text1"/>
                <w:sz w:val="20"/>
                <w:szCs w:val="20"/>
              </w:rPr>
              <w:t xml:space="preserve"> Veri </w:t>
            </w:r>
            <w:proofErr w:type="spellStart"/>
            <w:r w:rsidRPr="00A05BC4">
              <w:rPr>
                <w:color w:val="000000" w:themeColor="text1"/>
                <w:sz w:val="20"/>
                <w:szCs w:val="20"/>
              </w:rPr>
              <w:t>sızıntısını</w:t>
            </w:r>
            <w:proofErr w:type="spellEnd"/>
            <w:r w:rsidRPr="00A05BC4">
              <w:rPr>
                <w:color w:val="000000" w:themeColor="text1"/>
                <w:sz w:val="20"/>
                <w:szCs w:val="20"/>
              </w:rPr>
              <w:t xml:space="preserve"> </w:t>
            </w:r>
            <w:proofErr w:type="spellStart"/>
            <w:r w:rsidRPr="00A05BC4">
              <w:rPr>
                <w:color w:val="000000" w:themeColor="text1"/>
                <w:sz w:val="20"/>
                <w:szCs w:val="20"/>
              </w:rPr>
              <w:t>önlemek</w:t>
            </w:r>
            <w:proofErr w:type="spellEnd"/>
            <w:r w:rsidRPr="00A05BC4">
              <w:rPr>
                <w:color w:val="000000" w:themeColor="text1"/>
                <w:sz w:val="20"/>
                <w:szCs w:val="20"/>
              </w:rPr>
              <w:t xml:space="preserve"> </w:t>
            </w:r>
            <w:proofErr w:type="spellStart"/>
            <w:r w:rsidRPr="00A05BC4">
              <w:rPr>
                <w:color w:val="000000" w:themeColor="text1"/>
                <w:sz w:val="20"/>
                <w:szCs w:val="20"/>
              </w:rPr>
              <w:t>adına</w:t>
            </w:r>
            <w:proofErr w:type="spellEnd"/>
            <w:r w:rsidRPr="00A05BC4">
              <w:rPr>
                <w:color w:val="000000" w:themeColor="text1"/>
                <w:sz w:val="20"/>
                <w:szCs w:val="20"/>
              </w:rPr>
              <w:t xml:space="preserve"> </w:t>
            </w:r>
            <w:proofErr w:type="spellStart"/>
            <w:r w:rsidRPr="00A05BC4">
              <w:rPr>
                <w:color w:val="000000" w:themeColor="text1"/>
                <w:sz w:val="20"/>
                <w:szCs w:val="20"/>
              </w:rPr>
              <w:t>kasıtlı</w:t>
            </w:r>
            <w:proofErr w:type="spellEnd"/>
            <w:r w:rsidRPr="00A05BC4">
              <w:rPr>
                <w:color w:val="000000" w:themeColor="text1"/>
                <w:sz w:val="20"/>
                <w:szCs w:val="20"/>
              </w:rPr>
              <w:t xml:space="preserve"> </w:t>
            </w:r>
            <w:proofErr w:type="spellStart"/>
            <w:r w:rsidRPr="00A05BC4">
              <w:rPr>
                <w:color w:val="000000" w:themeColor="text1"/>
                <w:sz w:val="20"/>
                <w:szCs w:val="20"/>
              </w:rPr>
              <w:t>olarak</w:t>
            </w:r>
            <w:proofErr w:type="spellEnd"/>
            <w:r w:rsidRPr="00A05BC4">
              <w:rPr>
                <w:color w:val="000000" w:themeColor="text1"/>
                <w:sz w:val="20"/>
                <w:szCs w:val="20"/>
              </w:rPr>
              <w:t xml:space="preserve"> </w:t>
            </w:r>
            <w:proofErr w:type="spellStart"/>
            <w:r w:rsidRPr="00A05BC4">
              <w:rPr>
                <w:color w:val="000000" w:themeColor="text1"/>
                <w:sz w:val="20"/>
                <w:szCs w:val="20"/>
              </w:rPr>
              <w:t>uzak</w:t>
            </w:r>
            <w:proofErr w:type="spellEnd"/>
            <w:r w:rsidRPr="00A05BC4">
              <w:rPr>
                <w:color w:val="000000" w:themeColor="text1"/>
                <w:sz w:val="20"/>
                <w:szCs w:val="20"/>
              </w:rPr>
              <w:t xml:space="preserve"> </w:t>
            </w:r>
            <w:proofErr w:type="spellStart"/>
            <w:r w:rsidRPr="00A05BC4">
              <w:rPr>
                <w:color w:val="000000" w:themeColor="text1"/>
                <w:sz w:val="20"/>
                <w:szCs w:val="20"/>
              </w:rPr>
              <w:t>loglama</w:t>
            </w:r>
            <w:proofErr w:type="spellEnd"/>
            <w:r w:rsidRPr="00A05BC4">
              <w:rPr>
                <w:color w:val="000000" w:themeColor="text1"/>
                <w:sz w:val="20"/>
                <w:szCs w:val="20"/>
              </w:rPr>
              <w:t xml:space="preserve"> (Google Analytics, Sentry) KULLANILMAMIŞTIR.</w:t>
            </w:r>
          </w:p>
        </w:tc>
      </w:tr>
      <w:tr w:rsidR="00A05BC4" w14:paraId="708A90CC"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65D1387B" w14:textId="362D66D0" w:rsidR="00A05BC4" w:rsidRPr="00A05BC4" w:rsidRDefault="00A05BC4" w:rsidP="00A05BC4">
            <w:pPr>
              <w:ind w:firstLine="0"/>
              <w:rPr>
                <w:color w:val="000000" w:themeColor="text1"/>
              </w:rPr>
            </w:pPr>
            <w:r w:rsidRPr="00A05BC4">
              <w:rPr>
                <w:color w:val="000000" w:themeColor="text1"/>
                <w:sz w:val="20"/>
                <w:szCs w:val="20"/>
              </w:rPr>
              <w:t>A10</w:t>
            </w:r>
          </w:p>
        </w:tc>
        <w:tc>
          <w:tcPr>
            <w:tcW w:w="2835" w:type="dxa"/>
            <w:tcBorders>
              <w:top w:val="single" w:sz="4" w:space="0" w:color="7F7F7F"/>
              <w:left w:val="single" w:sz="4" w:space="0" w:color="7F7F7F"/>
              <w:bottom w:val="single" w:sz="4" w:space="0" w:color="7F7F7F"/>
              <w:right w:val="single" w:sz="4" w:space="0" w:color="7F7F7F"/>
            </w:tcBorders>
            <w:vAlign w:val="center"/>
          </w:tcPr>
          <w:p w14:paraId="2670BA13" w14:textId="2C1E58D5"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SSRF</w:t>
            </w:r>
          </w:p>
        </w:tc>
        <w:tc>
          <w:tcPr>
            <w:tcW w:w="5386" w:type="dxa"/>
            <w:tcBorders>
              <w:top w:val="single" w:sz="4" w:space="0" w:color="7F7F7F"/>
              <w:left w:val="single" w:sz="4" w:space="0" w:color="7F7F7F"/>
              <w:bottom w:val="single" w:sz="4" w:space="0" w:color="7F7F7F"/>
              <w:right w:val="single" w:sz="4" w:space="0" w:color="7F7F7F"/>
            </w:tcBorders>
            <w:vAlign w:val="center"/>
          </w:tcPr>
          <w:p w14:paraId="4D9F3A40" w14:textId="4E6E0C8A"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xml:space="preserve"> Arka </w:t>
            </w:r>
            <w:proofErr w:type="spellStart"/>
            <w:r w:rsidRPr="00A05BC4">
              <w:rPr>
                <w:color w:val="000000" w:themeColor="text1"/>
                <w:sz w:val="20"/>
                <w:szCs w:val="20"/>
              </w:rPr>
              <w:t>uç</w:t>
            </w:r>
            <w:proofErr w:type="spellEnd"/>
            <w:r w:rsidRPr="00A05BC4">
              <w:rPr>
                <w:color w:val="000000" w:themeColor="text1"/>
                <w:sz w:val="20"/>
                <w:szCs w:val="20"/>
              </w:rPr>
              <w:t xml:space="preserve"> (Backend) </w:t>
            </w:r>
            <w:proofErr w:type="spellStart"/>
            <w:r w:rsidRPr="00A05BC4">
              <w:rPr>
                <w:color w:val="000000" w:themeColor="text1"/>
                <w:sz w:val="20"/>
                <w:szCs w:val="20"/>
              </w:rPr>
              <w:t>sunucusu</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"Server-Side Request Forgery" </w:t>
            </w:r>
            <w:proofErr w:type="spellStart"/>
            <w:r w:rsidRPr="00A05BC4">
              <w:rPr>
                <w:color w:val="000000" w:themeColor="text1"/>
                <w:sz w:val="20"/>
                <w:szCs w:val="20"/>
              </w:rPr>
              <w:t>yapılması</w:t>
            </w:r>
            <w:proofErr w:type="spellEnd"/>
            <w:r w:rsidRPr="00A05BC4">
              <w:rPr>
                <w:color w:val="000000" w:themeColor="text1"/>
                <w:sz w:val="20"/>
                <w:szCs w:val="20"/>
              </w:rPr>
              <w:t xml:space="preserve"> </w:t>
            </w:r>
            <w:proofErr w:type="spellStart"/>
            <w:r w:rsidRPr="00A05BC4">
              <w:rPr>
                <w:color w:val="000000" w:themeColor="text1"/>
                <w:sz w:val="20"/>
                <w:szCs w:val="20"/>
              </w:rPr>
              <w:t>fiziksel</w:t>
            </w:r>
            <w:proofErr w:type="spellEnd"/>
            <w:r w:rsidRPr="00A05BC4">
              <w:rPr>
                <w:color w:val="000000" w:themeColor="text1"/>
                <w:sz w:val="20"/>
                <w:szCs w:val="20"/>
              </w:rPr>
              <w:t xml:space="preserve"> </w:t>
            </w:r>
            <w:proofErr w:type="spellStart"/>
            <w:r w:rsidRPr="00A05BC4">
              <w:rPr>
                <w:color w:val="000000" w:themeColor="text1"/>
                <w:sz w:val="20"/>
                <w:szCs w:val="20"/>
              </w:rPr>
              <w:t>olarak</w:t>
            </w:r>
            <w:proofErr w:type="spellEnd"/>
            <w:r w:rsidRPr="00A05BC4">
              <w:rPr>
                <w:color w:val="000000" w:themeColor="text1"/>
                <w:sz w:val="20"/>
                <w:szCs w:val="20"/>
              </w:rPr>
              <w:t xml:space="preserve"> %100 </w:t>
            </w:r>
            <w:proofErr w:type="spellStart"/>
            <w:r w:rsidRPr="00A05BC4">
              <w:rPr>
                <w:color w:val="000000" w:themeColor="text1"/>
                <w:sz w:val="20"/>
                <w:szCs w:val="20"/>
              </w:rPr>
              <w:t>imkansızdır</w:t>
            </w:r>
            <w:proofErr w:type="spellEnd"/>
            <w:r w:rsidRPr="00A05BC4">
              <w:rPr>
                <w:color w:val="000000" w:themeColor="text1"/>
                <w:sz w:val="20"/>
                <w:szCs w:val="20"/>
              </w:rPr>
              <w:t>.</w:t>
            </w:r>
          </w:p>
        </w:tc>
      </w:tr>
    </w:tbl>
    <w:p w14:paraId="1B9A0FDC" w14:textId="77777777" w:rsidR="00273331" w:rsidRDefault="00273331">
      <w:pPr>
        <w:pStyle w:val="Balk2"/>
      </w:pPr>
      <w:bookmarkStart w:id="79" w:name="_Toc229342351"/>
    </w:p>
    <w:p w14:paraId="0EE1E35D" w14:textId="48FC8C2A" w:rsidR="00052761" w:rsidRDefault="003836EC">
      <w:pPr>
        <w:pStyle w:val="Balk2"/>
      </w:pPr>
      <w:r>
        <w:t xml:space="preserve">8.2. </w:t>
      </w:r>
      <w:proofErr w:type="spellStart"/>
      <w:r>
        <w:t>Performans</w:t>
      </w:r>
      <w:proofErr w:type="spellEnd"/>
      <w:r>
        <w:t xml:space="preserve"> </w:t>
      </w:r>
      <w:proofErr w:type="spellStart"/>
      <w:r>
        <w:t>Hedefleri</w:t>
      </w:r>
      <w:bookmarkEnd w:id="79"/>
      <w:proofErr w:type="spellEnd"/>
    </w:p>
    <w:p w14:paraId="1874EADD" w14:textId="4C6EFCDA" w:rsidR="00454E6A" w:rsidRPr="00454E6A" w:rsidRDefault="00454E6A" w:rsidP="00454E6A">
      <w:pPr>
        <w:ind w:firstLine="0"/>
      </w:pPr>
      <w:proofErr w:type="spellStart"/>
      <w:r w:rsidRPr="00454E6A">
        <w:t>Projede</w:t>
      </w:r>
      <w:proofErr w:type="spellEnd"/>
      <w:r w:rsidRPr="00454E6A">
        <w:t xml:space="preserve"> Web Workers </w:t>
      </w:r>
      <w:proofErr w:type="spellStart"/>
      <w:r w:rsidRPr="00454E6A">
        <w:t>kullanıldığı</w:t>
      </w:r>
      <w:proofErr w:type="spellEnd"/>
      <w:r w:rsidRPr="00454E6A">
        <w:t xml:space="preserve"> </w:t>
      </w:r>
      <w:proofErr w:type="spellStart"/>
      <w:r w:rsidRPr="00454E6A">
        <w:t>için</w:t>
      </w:r>
      <w:proofErr w:type="spellEnd"/>
      <w:r w:rsidRPr="00454E6A">
        <w:t xml:space="preserve"> UI </w:t>
      </w:r>
      <w:proofErr w:type="spellStart"/>
      <w:r w:rsidRPr="00454E6A">
        <w:t>donmalarını</w:t>
      </w:r>
      <w:proofErr w:type="spellEnd"/>
      <w:r w:rsidRPr="00454E6A">
        <w:t xml:space="preserve"> </w:t>
      </w:r>
      <w:proofErr w:type="spellStart"/>
      <w:r w:rsidRPr="00454E6A">
        <w:t>ölçen</w:t>
      </w:r>
      <w:proofErr w:type="spellEnd"/>
      <w:r w:rsidRPr="00454E6A">
        <w:t xml:space="preserve"> INP (Interaction to Next Paint) </w:t>
      </w:r>
      <w:proofErr w:type="spellStart"/>
      <w:r w:rsidRPr="00454E6A">
        <w:t>metriği</w:t>
      </w:r>
      <w:proofErr w:type="spellEnd"/>
      <w:r w:rsidRPr="00454E6A">
        <w:t xml:space="preserve"> </w:t>
      </w:r>
      <w:proofErr w:type="spellStart"/>
      <w:r w:rsidRPr="00454E6A">
        <w:t>sıfıra</w:t>
      </w:r>
      <w:proofErr w:type="spellEnd"/>
      <w:r w:rsidRPr="00454E6A">
        <w:t xml:space="preserve"> </w:t>
      </w:r>
      <w:proofErr w:type="spellStart"/>
      <w:r w:rsidRPr="00454E6A">
        <w:t>yakın</w:t>
      </w:r>
      <w:proofErr w:type="spellEnd"/>
      <w:r w:rsidRPr="00454E6A">
        <w:t xml:space="preserve"> </w:t>
      </w:r>
      <w:proofErr w:type="spellStart"/>
      <w:r w:rsidRPr="00454E6A">
        <w:t>hedeflenmiştir</w:t>
      </w:r>
      <w:proofErr w:type="spellEnd"/>
      <w:r w:rsidRPr="00454E6A">
        <w:t>.</w:t>
      </w:r>
    </w:p>
    <w:p w14:paraId="0ADC2701" w14:textId="2426C20D" w:rsidR="00052761" w:rsidRDefault="003836EC">
      <w:pPr>
        <w:pStyle w:val="ResimYazs"/>
        <w:spacing w:after="120"/>
      </w:pPr>
      <w:bookmarkStart w:id="80" w:name="_Toc229342406"/>
      <w:r>
        <w:t xml:space="preserve">Tablo </w:t>
      </w:r>
      <w:fldSimple w:instr=" SEQ Tablo \* ARABIC ">
        <w:r w:rsidR="00454E6A">
          <w:rPr>
            <w:noProof/>
          </w:rPr>
          <w:t>21</w:t>
        </w:r>
      </w:fldSimple>
      <w:r>
        <w:t xml:space="preserve">: </w:t>
      </w:r>
      <w:proofErr w:type="spellStart"/>
      <w:r>
        <w:t>Performans</w:t>
      </w:r>
      <w:proofErr w:type="spellEnd"/>
      <w:r>
        <w:t xml:space="preserve"> </w:t>
      </w:r>
      <w:proofErr w:type="spellStart"/>
      <w:r>
        <w:t>Metrikleri</w:t>
      </w:r>
      <w:proofErr w:type="spellEnd"/>
      <w:r>
        <w:t xml:space="preserve"> </w:t>
      </w:r>
      <w:proofErr w:type="spellStart"/>
      <w:r>
        <w:t>ve</w:t>
      </w:r>
      <w:proofErr w:type="spellEnd"/>
      <w:r>
        <w:t xml:space="preserve"> </w:t>
      </w:r>
      <w:proofErr w:type="spellStart"/>
      <w:r>
        <w:t>Hedefler</w:t>
      </w:r>
      <w:bookmarkEnd w:id="80"/>
      <w:proofErr w:type="spellEnd"/>
    </w:p>
    <w:tbl>
      <w:tblPr>
        <w:tblStyle w:val="AkKlavuz-Vurgu1"/>
        <w:tblW w:w="9072" w:type="dxa"/>
        <w:jc w:val="center"/>
        <w:tblLayout w:type="fixed"/>
        <w:tblLook w:val="04A0" w:firstRow="1" w:lastRow="0" w:firstColumn="1" w:lastColumn="0" w:noHBand="0" w:noVBand="1"/>
      </w:tblPr>
      <w:tblGrid>
        <w:gridCol w:w="3402"/>
        <w:gridCol w:w="2268"/>
        <w:gridCol w:w="3402"/>
      </w:tblGrid>
      <w:tr w:rsidR="00052761" w14:paraId="2545B947" w14:textId="77777777" w:rsidTr="007B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shd w:val="clear" w:color="auto" w:fill="1F4E78"/>
          </w:tcPr>
          <w:p w14:paraId="3AD0F807" w14:textId="77777777" w:rsidR="00052761" w:rsidRDefault="003836EC">
            <w:pPr>
              <w:ind w:firstLine="0"/>
            </w:pPr>
            <w:proofErr w:type="spellStart"/>
            <w:r>
              <w:rPr>
                <w:color w:val="FFFFFF"/>
                <w:sz w:val="22"/>
              </w:rPr>
              <w:t>Metrik</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7DC7F3E3"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Hedef</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7AE45960"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Ölçüm</w:t>
            </w:r>
            <w:proofErr w:type="spellEnd"/>
            <w:r>
              <w:rPr>
                <w:color w:val="FFFFFF"/>
                <w:sz w:val="22"/>
              </w:rPr>
              <w:t xml:space="preserve"> </w:t>
            </w:r>
            <w:proofErr w:type="spellStart"/>
            <w:r>
              <w:rPr>
                <w:color w:val="FFFFFF"/>
                <w:sz w:val="22"/>
              </w:rPr>
              <w:t>aracı</w:t>
            </w:r>
            <w:proofErr w:type="spellEnd"/>
          </w:p>
        </w:tc>
      </w:tr>
      <w:tr w:rsidR="007B3965" w14:paraId="752F28DF"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7EE1A6F1" w14:textId="0EE37244" w:rsidR="007B3965" w:rsidRPr="007B3965" w:rsidRDefault="007B3965" w:rsidP="007B3965">
            <w:pPr>
              <w:ind w:firstLine="0"/>
              <w:rPr>
                <w:color w:val="000000" w:themeColor="text1"/>
              </w:rPr>
            </w:pPr>
            <w:r w:rsidRPr="007B3965">
              <w:rPr>
                <w:color w:val="000000" w:themeColor="text1"/>
                <w:sz w:val="20"/>
                <w:szCs w:val="20"/>
              </w:rPr>
              <w:t xml:space="preserve">LCP (Largest </w:t>
            </w:r>
            <w:proofErr w:type="spellStart"/>
            <w:r w:rsidRPr="007B3965">
              <w:rPr>
                <w:color w:val="000000" w:themeColor="text1"/>
                <w:sz w:val="20"/>
                <w:szCs w:val="20"/>
              </w:rPr>
              <w:t>Contentful</w:t>
            </w:r>
            <w:proofErr w:type="spellEnd"/>
            <w:r w:rsidRPr="007B3965">
              <w:rPr>
                <w:color w:val="000000" w:themeColor="text1"/>
                <w:sz w:val="20"/>
                <w:szCs w:val="20"/>
              </w:rPr>
              <w:t xml:space="preserve"> Paint)</w:t>
            </w:r>
          </w:p>
        </w:tc>
        <w:tc>
          <w:tcPr>
            <w:tcW w:w="2268" w:type="dxa"/>
            <w:tcBorders>
              <w:top w:val="single" w:sz="4" w:space="0" w:color="7F7F7F"/>
              <w:left w:val="single" w:sz="4" w:space="0" w:color="7F7F7F"/>
              <w:bottom w:val="single" w:sz="4" w:space="0" w:color="7F7F7F"/>
              <w:right w:val="single" w:sz="4" w:space="0" w:color="7F7F7F"/>
            </w:tcBorders>
            <w:vAlign w:val="center"/>
          </w:tcPr>
          <w:p w14:paraId="31CE56B3" w14:textId="01375ADC" w:rsidR="007B3965" w:rsidRPr="002A3632" w:rsidRDefault="002A3632"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1.0 s</w:t>
            </w:r>
          </w:p>
        </w:tc>
        <w:tc>
          <w:tcPr>
            <w:tcW w:w="3402" w:type="dxa"/>
            <w:tcBorders>
              <w:top w:val="single" w:sz="4" w:space="0" w:color="7F7F7F"/>
              <w:left w:val="single" w:sz="4" w:space="0" w:color="7F7F7F"/>
              <w:bottom w:val="single" w:sz="4" w:space="0" w:color="7F7F7F"/>
              <w:right w:val="single" w:sz="4" w:space="0" w:color="7F7F7F"/>
            </w:tcBorders>
            <w:vAlign w:val="center"/>
          </w:tcPr>
          <w:p w14:paraId="53E0E146" w14:textId="7398D3B2"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Chrome Lighthouse</w:t>
            </w:r>
          </w:p>
        </w:tc>
      </w:tr>
      <w:tr w:rsidR="007B3965" w14:paraId="6D196264" w14:textId="77777777" w:rsidTr="007B3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2D3FE92D" w14:textId="5DC9459B" w:rsidR="007B3965" w:rsidRPr="007B3965" w:rsidRDefault="007B3965" w:rsidP="007B3965">
            <w:pPr>
              <w:ind w:firstLine="0"/>
              <w:rPr>
                <w:color w:val="000000" w:themeColor="text1"/>
              </w:rPr>
            </w:pPr>
            <w:r w:rsidRPr="007B3965">
              <w:rPr>
                <w:color w:val="000000" w:themeColor="text1"/>
                <w:sz w:val="20"/>
                <w:szCs w:val="20"/>
              </w:rPr>
              <w:t>INP (Interaction to Next Paint)</w:t>
            </w:r>
          </w:p>
        </w:tc>
        <w:tc>
          <w:tcPr>
            <w:tcW w:w="2268" w:type="dxa"/>
            <w:tcBorders>
              <w:top w:val="single" w:sz="4" w:space="0" w:color="7F7F7F"/>
              <w:left w:val="single" w:sz="4" w:space="0" w:color="7F7F7F"/>
              <w:bottom w:val="single" w:sz="4" w:space="0" w:color="7F7F7F"/>
              <w:right w:val="single" w:sz="4" w:space="0" w:color="7F7F7F"/>
            </w:tcBorders>
            <w:vAlign w:val="center"/>
          </w:tcPr>
          <w:p w14:paraId="07E12810" w14:textId="25474C67" w:rsidR="007B3965" w:rsidRPr="002A3632" w:rsidRDefault="002A3632"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2A3632">
              <w:rPr>
                <w:color w:val="000000" w:themeColor="text1"/>
                <w:sz w:val="20"/>
                <w:szCs w:val="20"/>
              </w:rPr>
              <w:t xml:space="preserve">&lt; 50 </w:t>
            </w:r>
            <w:proofErr w:type="spellStart"/>
            <w:r w:rsidRPr="002A3632">
              <w:rPr>
                <w:color w:val="000000" w:themeColor="text1"/>
                <w:sz w:val="20"/>
                <w:szCs w:val="20"/>
              </w:rPr>
              <w:t>ms</w:t>
            </w:r>
            <w:proofErr w:type="spellEnd"/>
            <w:r w:rsidRPr="002A3632">
              <w:rPr>
                <w:color w:val="000000" w:themeColor="text1"/>
                <w:sz w:val="20"/>
                <w:szCs w:val="20"/>
              </w:rPr>
              <w:t> (</w:t>
            </w:r>
            <w:proofErr w:type="spellStart"/>
            <w:r w:rsidRPr="002A3632">
              <w:rPr>
                <w:color w:val="000000" w:themeColor="text1"/>
                <w:sz w:val="20"/>
                <w:szCs w:val="20"/>
              </w:rPr>
              <w:t>Sıfır</w:t>
            </w:r>
            <w:proofErr w:type="spellEnd"/>
            <w:r w:rsidRPr="002A3632">
              <w:rPr>
                <w:color w:val="000000" w:themeColor="text1"/>
                <w:sz w:val="20"/>
                <w:szCs w:val="20"/>
              </w:rPr>
              <w:t xml:space="preserve"> UI </w:t>
            </w:r>
            <w:proofErr w:type="spellStart"/>
            <w:r w:rsidRPr="002A3632">
              <w:rPr>
                <w:color w:val="000000" w:themeColor="text1"/>
                <w:sz w:val="20"/>
                <w:szCs w:val="20"/>
              </w:rPr>
              <w:t>Donması</w:t>
            </w:r>
            <w:proofErr w:type="spellEnd"/>
            <w:r w:rsidRPr="002A3632">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63CA9094" w14:textId="11B50C42" w:rsidR="007B3965" w:rsidRPr="007B3965" w:rsidRDefault="007B3965"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3965">
              <w:rPr>
                <w:color w:val="000000" w:themeColor="text1"/>
                <w:sz w:val="20"/>
                <w:szCs w:val="20"/>
              </w:rPr>
              <w:t>Chrome Lighthouse / Web Vitals</w:t>
            </w:r>
          </w:p>
        </w:tc>
      </w:tr>
      <w:tr w:rsidR="007B3965" w14:paraId="442A4129"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01E0945D" w14:textId="533DC99C" w:rsidR="007B3965" w:rsidRPr="007B3965" w:rsidRDefault="007B3965" w:rsidP="007B3965">
            <w:pPr>
              <w:ind w:firstLine="0"/>
              <w:rPr>
                <w:color w:val="000000" w:themeColor="text1"/>
              </w:rPr>
            </w:pPr>
            <w:r w:rsidRPr="007B3965">
              <w:rPr>
                <w:color w:val="000000" w:themeColor="text1"/>
                <w:sz w:val="20"/>
                <w:szCs w:val="20"/>
              </w:rPr>
              <w:t>CLS (Cumulative Layout Shift)</w:t>
            </w:r>
          </w:p>
        </w:tc>
        <w:tc>
          <w:tcPr>
            <w:tcW w:w="2268" w:type="dxa"/>
            <w:tcBorders>
              <w:top w:val="single" w:sz="4" w:space="0" w:color="7F7F7F"/>
              <w:left w:val="single" w:sz="4" w:space="0" w:color="7F7F7F"/>
              <w:bottom w:val="single" w:sz="4" w:space="0" w:color="7F7F7F"/>
              <w:right w:val="single" w:sz="4" w:space="0" w:color="7F7F7F"/>
            </w:tcBorders>
            <w:vAlign w:val="center"/>
          </w:tcPr>
          <w:p w14:paraId="1FA854FB" w14:textId="3F5A9B49" w:rsidR="007B3965" w:rsidRPr="002A3632" w:rsidRDefault="002A3632"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0.05</w:t>
            </w:r>
          </w:p>
        </w:tc>
        <w:tc>
          <w:tcPr>
            <w:tcW w:w="3402" w:type="dxa"/>
            <w:tcBorders>
              <w:top w:val="single" w:sz="4" w:space="0" w:color="7F7F7F"/>
              <w:left w:val="single" w:sz="4" w:space="0" w:color="7F7F7F"/>
              <w:bottom w:val="single" w:sz="4" w:space="0" w:color="7F7F7F"/>
              <w:right w:val="single" w:sz="4" w:space="0" w:color="7F7F7F"/>
            </w:tcBorders>
            <w:vAlign w:val="center"/>
          </w:tcPr>
          <w:p w14:paraId="17D0E693" w14:textId="1AE649F4"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Chrome Lighthouse</w:t>
            </w:r>
          </w:p>
        </w:tc>
      </w:tr>
      <w:tr w:rsidR="007B3965" w14:paraId="4415AE75" w14:textId="77777777" w:rsidTr="007B3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24129EBC" w14:textId="69A8C8B1" w:rsidR="007B3965" w:rsidRPr="007B3965" w:rsidRDefault="007B3965" w:rsidP="007B3965">
            <w:pPr>
              <w:ind w:firstLine="0"/>
              <w:rPr>
                <w:color w:val="000000" w:themeColor="text1"/>
              </w:rPr>
            </w:pPr>
            <w:r w:rsidRPr="007B3965">
              <w:rPr>
                <w:color w:val="000000" w:themeColor="text1"/>
                <w:sz w:val="20"/>
                <w:szCs w:val="20"/>
              </w:rPr>
              <w:t xml:space="preserve">Veri </w:t>
            </w:r>
            <w:proofErr w:type="spellStart"/>
            <w:r w:rsidRPr="007B3965">
              <w:rPr>
                <w:color w:val="000000" w:themeColor="text1"/>
                <w:sz w:val="20"/>
                <w:szCs w:val="20"/>
              </w:rPr>
              <w:t>İşleme</w:t>
            </w:r>
            <w:proofErr w:type="spellEnd"/>
            <w:r w:rsidRPr="007B3965">
              <w:rPr>
                <w:color w:val="000000" w:themeColor="text1"/>
                <w:sz w:val="20"/>
                <w:szCs w:val="20"/>
              </w:rPr>
              <w:t xml:space="preserve"> </w:t>
            </w:r>
            <w:proofErr w:type="spellStart"/>
            <w:r w:rsidRPr="007B3965">
              <w:rPr>
                <w:color w:val="000000" w:themeColor="text1"/>
                <w:sz w:val="20"/>
                <w:szCs w:val="20"/>
              </w:rPr>
              <w:t>Hızı</w:t>
            </w:r>
            <w:proofErr w:type="spellEnd"/>
            <w:r w:rsidRPr="007B3965">
              <w:rPr>
                <w:color w:val="000000" w:themeColor="text1"/>
                <w:sz w:val="20"/>
                <w:szCs w:val="20"/>
              </w:rPr>
              <w:t xml:space="preserve"> (100.000 </w:t>
            </w:r>
            <w:proofErr w:type="spellStart"/>
            <w:r w:rsidRPr="007B3965">
              <w:rPr>
                <w:color w:val="000000" w:themeColor="text1"/>
                <w:sz w:val="20"/>
                <w:szCs w:val="20"/>
              </w:rPr>
              <w:t>Satır</w:t>
            </w:r>
            <w:proofErr w:type="spellEnd"/>
            <w:r w:rsidRPr="007B3965">
              <w:rPr>
                <w:color w:val="000000" w:themeColor="text1"/>
                <w:sz w:val="20"/>
                <w:szCs w:val="20"/>
              </w:rPr>
              <w:t xml:space="preserve"> CSV)</w:t>
            </w:r>
          </w:p>
        </w:tc>
        <w:tc>
          <w:tcPr>
            <w:tcW w:w="2268" w:type="dxa"/>
            <w:tcBorders>
              <w:top w:val="single" w:sz="4" w:space="0" w:color="7F7F7F"/>
              <w:left w:val="single" w:sz="4" w:space="0" w:color="7F7F7F"/>
              <w:bottom w:val="single" w:sz="4" w:space="0" w:color="7F7F7F"/>
              <w:right w:val="single" w:sz="4" w:space="0" w:color="7F7F7F"/>
            </w:tcBorders>
            <w:vAlign w:val="center"/>
          </w:tcPr>
          <w:p w14:paraId="796047CB" w14:textId="034C4D74" w:rsidR="007B3965" w:rsidRPr="002A3632" w:rsidRDefault="002A3632"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2A3632">
              <w:rPr>
                <w:color w:val="000000" w:themeColor="text1"/>
                <w:sz w:val="20"/>
                <w:szCs w:val="20"/>
              </w:rPr>
              <w:t>&lt; 2.0 s</w:t>
            </w:r>
          </w:p>
        </w:tc>
        <w:tc>
          <w:tcPr>
            <w:tcW w:w="3402" w:type="dxa"/>
            <w:tcBorders>
              <w:top w:val="single" w:sz="4" w:space="0" w:color="7F7F7F"/>
              <w:left w:val="single" w:sz="4" w:space="0" w:color="7F7F7F"/>
              <w:bottom w:val="single" w:sz="4" w:space="0" w:color="7F7F7F"/>
              <w:right w:val="single" w:sz="4" w:space="0" w:color="7F7F7F"/>
            </w:tcBorders>
            <w:vAlign w:val="center"/>
          </w:tcPr>
          <w:p w14:paraId="7DAF2B1B" w14:textId="5C4897CB" w:rsidR="007B3965" w:rsidRPr="007B3965" w:rsidRDefault="007B3965"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7B3965">
              <w:rPr>
                <w:color w:val="000000" w:themeColor="text1"/>
                <w:sz w:val="20"/>
                <w:szCs w:val="20"/>
              </w:rPr>
              <w:t>Tarayıcı</w:t>
            </w:r>
            <w:proofErr w:type="spellEnd"/>
            <w:r w:rsidRPr="007B3965">
              <w:rPr>
                <w:color w:val="000000" w:themeColor="text1"/>
                <w:sz w:val="20"/>
                <w:szCs w:val="20"/>
              </w:rPr>
              <w:t> </w:t>
            </w:r>
            <w:proofErr w:type="spellStart"/>
            <w:proofErr w:type="gramStart"/>
            <w:r w:rsidRPr="007B3965">
              <w:rPr>
                <w:color w:val="000000" w:themeColor="text1"/>
                <w:sz w:val="20"/>
                <w:szCs w:val="20"/>
              </w:rPr>
              <w:t>performance.now</w:t>
            </w:r>
            <w:proofErr w:type="spellEnd"/>
            <w:r w:rsidRPr="007B3965">
              <w:rPr>
                <w:color w:val="000000" w:themeColor="text1"/>
                <w:sz w:val="20"/>
                <w:szCs w:val="20"/>
              </w:rPr>
              <w:t>(</w:t>
            </w:r>
            <w:proofErr w:type="gramEnd"/>
            <w:r w:rsidRPr="007B3965">
              <w:rPr>
                <w:color w:val="000000" w:themeColor="text1"/>
                <w:sz w:val="20"/>
                <w:szCs w:val="20"/>
              </w:rPr>
              <w:t>)</w:t>
            </w:r>
          </w:p>
        </w:tc>
      </w:tr>
      <w:tr w:rsidR="007B3965" w14:paraId="4BE62453"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0ED29DE4" w14:textId="7DAB532E" w:rsidR="007B3965" w:rsidRPr="007B3965" w:rsidRDefault="007B3965" w:rsidP="007B3965">
            <w:pPr>
              <w:ind w:firstLine="0"/>
              <w:rPr>
                <w:color w:val="000000" w:themeColor="text1"/>
              </w:rPr>
            </w:pPr>
            <w:r w:rsidRPr="007B3965">
              <w:rPr>
                <w:color w:val="000000" w:themeColor="text1"/>
                <w:sz w:val="20"/>
                <w:szCs w:val="20"/>
              </w:rPr>
              <w:t>Bundle size (</w:t>
            </w:r>
            <w:proofErr w:type="spellStart"/>
            <w:r w:rsidRPr="007B3965">
              <w:rPr>
                <w:color w:val="000000" w:themeColor="text1"/>
                <w:sz w:val="20"/>
                <w:szCs w:val="20"/>
              </w:rPr>
              <w:t>gzip</w:t>
            </w:r>
            <w:proofErr w:type="spellEnd"/>
            <w:r w:rsidRPr="007B3965">
              <w:rPr>
                <w:color w:val="000000" w:themeColor="text1"/>
                <w:sz w:val="20"/>
                <w:szCs w:val="20"/>
              </w:rPr>
              <w:t>)</w:t>
            </w:r>
          </w:p>
        </w:tc>
        <w:tc>
          <w:tcPr>
            <w:tcW w:w="2268" w:type="dxa"/>
            <w:tcBorders>
              <w:top w:val="single" w:sz="4" w:space="0" w:color="7F7F7F"/>
              <w:left w:val="single" w:sz="4" w:space="0" w:color="7F7F7F"/>
              <w:bottom w:val="single" w:sz="4" w:space="0" w:color="7F7F7F"/>
              <w:right w:val="single" w:sz="4" w:space="0" w:color="7F7F7F"/>
            </w:tcBorders>
            <w:vAlign w:val="center"/>
          </w:tcPr>
          <w:p w14:paraId="40FFF012" w14:textId="1306B303" w:rsidR="007B3965" w:rsidRPr="002A3632"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150 KB</w:t>
            </w:r>
          </w:p>
        </w:tc>
        <w:tc>
          <w:tcPr>
            <w:tcW w:w="3402" w:type="dxa"/>
            <w:tcBorders>
              <w:top w:val="single" w:sz="4" w:space="0" w:color="7F7F7F"/>
              <w:left w:val="single" w:sz="4" w:space="0" w:color="7F7F7F"/>
              <w:bottom w:val="single" w:sz="4" w:space="0" w:color="7F7F7F"/>
              <w:right w:val="single" w:sz="4" w:space="0" w:color="7F7F7F"/>
            </w:tcBorders>
            <w:vAlign w:val="center"/>
          </w:tcPr>
          <w:p w14:paraId="35A9BDE1" w14:textId="5AFB0BB5"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 xml:space="preserve">Vite Build </w:t>
            </w:r>
            <w:proofErr w:type="spellStart"/>
            <w:r w:rsidRPr="007B3965">
              <w:rPr>
                <w:color w:val="000000" w:themeColor="text1"/>
                <w:sz w:val="20"/>
                <w:szCs w:val="20"/>
              </w:rPr>
              <w:t>Çıktısı</w:t>
            </w:r>
            <w:proofErr w:type="spellEnd"/>
          </w:p>
        </w:tc>
      </w:tr>
    </w:tbl>
    <w:p w14:paraId="570C57D9" w14:textId="77777777" w:rsidR="00052761" w:rsidRDefault="003836EC">
      <w:pPr>
        <w:pStyle w:val="Balk2"/>
      </w:pPr>
      <w:bookmarkStart w:id="81" w:name="_Toc229342352"/>
      <w:r>
        <w:t xml:space="preserve">8.3. Test </w:t>
      </w:r>
      <w:proofErr w:type="spellStart"/>
      <w:r>
        <w:t>Stratejisi</w:t>
      </w:r>
      <w:bookmarkEnd w:id="81"/>
      <w:proofErr w:type="spellEnd"/>
    </w:p>
    <w:p w14:paraId="44EF4D68" w14:textId="1333000E" w:rsidR="00C03763" w:rsidRPr="00C03763" w:rsidRDefault="00C03763" w:rsidP="00C03763">
      <w:pPr>
        <w:ind w:firstLine="0"/>
      </w:pPr>
      <w:proofErr w:type="spellStart"/>
      <w:r w:rsidRPr="00C03763">
        <w:t>Uygulamanın</w:t>
      </w:r>
      <w:proofErr w:type="spellEnd"/>
      <w:r w:rsidRPr="00C03763">
        <w:t xml:space="preserve"> test </w:t>
      </w:r>
      <w:proofErr w:type="spellStart"/>
      <w:r w:rsidRPr="00C03763">
        <w:t>stratejisi</w:t>
      </w:r>
      <w:proofErr w:type="spellEnd"/>
      <w:r w:rsidRPr="00C03763">
        <w:t xml:space="preserve">, Web Workers </w:t>
      </w:r>
      <w:proofErr w:type="spellStart"/>
      <w:r w:rsidRPr="00C03763">
        <w:t>asenkron</w:t>
      </w:r>
      <w:proofErr w:type="spellEnd"/>
      <w:r w:rsidRPr="00C03763">
        <w:t xml:space="preserve"> </w:t>
      </w:r>
      <w:proofErr w:type="spellStart"/>
      <w:r w:rsidRPr="00C03763">
        <w:t>yapısını</w:t>
      </w:r>
      <w:proofErr w:type="spellEnd"/>
      <w:r w:rsidRPr="00C03763">
        <w:t xml:space="preserve"> </w:t>
      </w:r>
      <w:proofErr w:type="spellStart"/>
      <w:r w:rsidRPr="00C03763">
        <w:t>ve</w:t>
      </w:r>
      <w:proofErr w:type="spellEnd"/>
      <w:r w:rsidRPr="00C03763">
        <w:t xml:space="preserve"> </w:t>
      </w:r>
      <w:proofErr w:type="spellStart"/>
      <w:r w:rsidRPr="00C03763">
        <w:t>büyük</w:t>
      </w:r>
      <w:proofErr w:type="spellEnd"/>
      <w:r w:rsidRPr="00C03763">
        <w:t xml:space="preserve"> </w:t>
      </w:r>
      <w:proofErr w:type="spellStart"/>
      <w:r w:rsidRPr="00C03763">
        <w:t>dosya</w:t>
      </w:r>
      <w:proofErr w:type="spellEnd"/>
      <w:r w:rsidRPr="00C03763">
        <w:t xml:space="preserve"> </w:t>
      </w:r>
      <w:proofErr w:type="spellStart"/>
      <w:r w:rsidRPr="00C03763">
        <w:t>yüklemelerini</w:t>
      </w:r>
      <w:proofErr w:type="spellEnd"/>
      <w:r w:rsidRPr="00C03763">
        <w:t xml:space="preserve"> </w:t>
      </w:r>
      <w:proofErr w:type="spellStart"/>
      <w:r w:rsidRPr="00C03763">
        <w:t>güvence</w:t>
      </w:r>
      <w:proofErr w:type="spellEnd"/>
      <w:r w:rsidRPr="00C03763">
        <w:t xml:space="preserve"> </w:t>
      </w:r>
      <w:proofErr w:type="spellStart"/>
      <w:r w:rsidRPr="00C03763">
        <w:t>altına</w:t>
      </w:r>
      <w:proofErr w:type="spellEnd"/>
      <w:r w:rsidRPr="00C03763">
        <w:t xml:space="preserve"> </w:t>
      </w:r>
      <w:proofErr w:type="spellStart"/>
      <w:r w:rsidRPr="00C03763">
        <w:t>alacak</w:t>
      </w:r>
      <w:proofErr w:type="spellEnd"/>
      <w:r w:rsidRPr="00C03763">
        <w:t xml:space="preserve"> </w:t>
      </w:r>
      <w:proofErr w:type="spellStart"/>
      <w:r w:rsidRPr="00C03763">
        <w:t>şekilde</w:t>
      </w:r>
      <w:proofErr w:type="spellEnd"/>
      <w:r w:rsidRPr="00C03763">
        <w:t xml:space="preserve"> </w:t>
      </w:r>
      <w:proofErr w:type="spellStart"/>
      <w:r w:rsidRPr="00C03763">
        <w:t>tasarlanmıştır</w:t>
      </w:r>
      <w:proofErr w:type="spellEnd"/>
      <w:r w:rsidRPr="00C03763">
        <w:t>.</w:t>
      </w:r>
    </w:p>
    <w:tbl>
      <w:tblPr>
        <w:tblW w:w="0" w:type="auto"/>
        <w:jc w:val="center"/>
        <w:tblLook w:val="04A0" w:firstRow="1" w:lastRow="0" w:firstColumn="1" w:lastColumn="0" w:noHBand="0" w:noVBand="1"/>
      </w:tblPr>
      <w:tblGrid>
        <w:gridCol w:w="7937"/>
      </w:tblGrid>
      <w:tr w:rsidR="00052761" w14:paraId="1A7940CF"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F92F58E" w14:textId="1167EC09" w:rsidR="00052761" w:rsidRDefault="00C03763">
            <w:pPr>
              <w:spacing w:before="720"/>
              <w:ind w:firstLine="0"/>
              <w:jc w:val="center"/>
            </w:pPr>
            <w:r w:rsidRPr="00C03763">
              <w:rPr>
                <w:sz w:val="64"/>
              </w:rPr>
              <w:drawing>
                <wp:anchor distT="0" distB="0" distL="114300" distR="114300" simplePos="0" relativeHeight="251644416" behindDoc="0" locked="0" layoutInCell="1" allowOverlap="1" wp14:anchorId="344C112B" wp14:editId="0B55AED1">
                  <wp:simplePos x="0" y="0"/>
                  <wp:positionH relativeFrom="column">
                    <wp:posOffset>-60325</wp:posOffset>
                  </wp:positionH>
                  <wp:positionV relativeFrom="paragraph">
                    <wp:posOffset>-11430</wp:posOffset>
                  </wp:positionV>
                  <wp:extent cx="5021580" cy="2346960"/>
                  <wp:effectExtent l="0" t="0" r="7620" b="0"/>
                  <wp:wrapNone/>
                  <wp:docPr id="263844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431" name=""/>
                          <pic:cNvPicPr/>
                        </pic:nvPicPr>
                        <pic:blipFill>
                          <a:blip r:embed="rId19"/>
                          <a:stretch>
                            <a:fillRect/>
                          </a:stretch>
                        </pic:blipFill>
                        <pic:spPr>
                          <a:xfrm>
                            <a:off x="0" y="0"/>
                            <a:ext cx="5021580" cy="2346960"/>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r>
              <w:rPr>
                <w:noProof/>
              </w:rPr>
              <w:t xml:space="preserve"> </w:t>
            </w:r>
          </w:p>
          <w:p w14:paraId="13E2F446" w14:textId="77777777" w:rsidR="00052761" w:rsidRDefault="003836EC">
            <w:pPr>
              <w:ind w:firstLine="0"/>
              <w:jc w:val="center"/>
            </w:pPr>
            <w:r>
              <w:rPr>
                <w:b/>
                <w:sz w:val="22"/>
              </w:rPr>
              <w:t>[</w:t>
            </w:r>
            <w:proofErr w:type="spellStart"/>
            <w:r>
              <w:rPr>
                <w:b/>
                <w:sz w:val="22"/>
              </w:rPr>
              <w:t>Şekil</w:t>
            </w:r>
            <w:proofErr w:type="spellEnd"/>
            <w:r>
              <w:rPr>
                <w:b/>
                <w:sz w:val="22"/>
              </w:rPr>
              <w:t xml:space="preserve">: Test </w:t>
            </w:r>
            <w:proofErr w:type="spellStart"/>
            <w:r>
              <w:rPr>
                <w:b/>
                <w:sz w:val="22"/>
              </w:rPr>
              <w:t>Piramidi</w:t>
            </w:r>
            <w:proofErr w:type="spellEnd"/>
            <w:r>
              <w:rPr>
                <w:b/>
                <w:sz w:val="22"/>
              </w:rPr>
              <w:t>]</w:t>
            </w:r>
          </w:p>
          <w:p w14:paraId="04C1D0F0" w14:textId="77777777" w:rsidR="00052761" w:rsidRDefault="003836EC">
            <w:pPr>
              <w:spacing w:after="720"/>
              <w:ind w:firstLine="0"/>
              <w:jc w:val="center"/>
            </w:pPr>
            <w:r>
              <w:rPr>
                <w:i/>
                <w:color w:val="808080"/>
                <w:sz w:val="18"/>
              </w:rPr>
              <w:t xml:space="preserve">Unit &gt; Integration &gt; E2E </w:t>
            </w:r>
            <w:proofErr w:type="spellStart"/>
            <w:r>
              <w:rPr>
                <w:i/>
                <w:color w:val="808080"/>
                <w:sz w:val="18"/>
              </w:rPr>
              <w:t>oranı</w:t>
            </w:r>
            <w:proofErr w:type="spellEnd"/>
            <w:r>
              <w:rPr>
                <w:i/>
                <w:color w:val="808080"/>
                <w:sz w:val="18"/>
              </w:rPr>
              <w:t xml:space="preserve"> ~70/20/10.</w:t>
            </w:r>
          </w:p>
        </w:tc>
      </w:tr>
    </w:tbl>
    <w:p w14:paraId="38B812D3" w14:textId="24207F3B" w:rsidR="00052761" w:rsidRDefault="003836EC">
      <w:pPr>
        <w:pStyle w:val="ResimYazs"/>
      </w:pPr>
      <w:bookmarkStart w:id="82" w:name="_Toc229342382"/>
      <w:proofErr w:type="spellStart"/>
      <w:r>
        <w:t>Şekil</w:t>
      </w:r>
      <w:proofErr w:type="spellEnd"/>
      <w:r w:rsidR="00C03763">
        <w:t xml:space="preserve"> 11</w:t>
      </w:r>
      <w:r>
        <w:t xml:space="preserve">: Test </w:t>
      </w:r>
      <w:proofErr w:type="spellStart"/>
      <w:r>
        <w:t>Piramidi</w:t>
      </w:r>
      <w:bookmarkEnd w:id="82"/>
      <w:proofErr w:type="spellEnd"/>
    </w:p>
    <w:p w14:paraId="4958B366" w14:textId="77777777" w:rsidR="006B772E" w:rsidRPr="006B772E" w:rsidRDefault="006B772E" w:rsidP="006B772E">
      <w:pPr>
        <w:rPr>
          <w:lang w:val="tr-TR"/>
        </w:rPr>
      </w:pPr>
      <w:r w:rsidRPr="006B772E">
        <w:rPr>
          <w:b/>
          <w:bCs/>
          <w:lang w:val="tr-TR"/>
        </w:rPr>
        <w:t>Test Çerçeveleri ve Kurulum (</w:t>
      </w:r>
      <w:proofErr w:type="spellStart"/>
      <w:r w:rsidRPr="006B772E">
        <w:rPr>
          <w:b/>
          <w:bCs/>
          <w:lang w:val="tr-TR"/>
        </w:rPr>
        <w:t>Frameworks</w:t>
      </w:r>
      <w:proofErr w:type="spellEnd"/>
      <w:r w:rsidRPr="006B772E">
        <w:rPr>
          <w:b/>
          <w:bCs/>
          <w:lang w:val="tr-TR"/>
        </w:rPr>
        <w:t>):</w:t>
      </w:r>
    </w:p>
    <w:p w14:paraId="6AE732E2" w14:textId="77777777" w:rsidR="006B772E" w:rsidRPr="006B772E" w:rsidRDefault="006B772E" w:rsidP="006B772E">
      <w:pPr>
        <w:numPr>
          <w:ilvl w:val="0"/>
          <w:numId w:val="33"/>
        </w:numPr>
        <w:rPr>
          <w:lang w:val="tr-TR"/>
        </w:rPr>
      </w:pPr>
      <w:proofErr w:type="spellStart"/>
      <w:r w:rsidRPr="006B772E">
        <w:rPr>
          <w:b/>
          <w:bCs/>
          <w:lang w:val="tr-TR"/>
        </w:rPr>
        <w:t>Unit</w:t>
      </w:r>
      <w:proofErr w:type="spellEnd"/>
      <w:r w:rsidRPr="006B772E">
        <w:rPr>
          <w:b/>
          <w:bCs/>
          <w:lang w:val="tr-TR"/>
        </w:rPr>
        <w:t xml:space="preserve"> Test (Birim Testleri):</w:t>
      </w:r>
      <w:r w:rsidRPr="006B772E">
        <w:rPr>
          <w:lang w:val="tr-TR"/>
        </w:rPr>
        <w:t> Matematiksel istatistik hesaplamaları ve veri filtreleme fonksiyonları </w:t>
      </w:r>
      <w:proofErr w:type="spellStart"/>
      <w:r w:rsidRPr="006B772E">
        <w:rPr>
          <w:lang w:val="tr-TR"/>
        </w:rPr>
        <w:t>Vitest</w:t>
      </w:r>
      <w:proofErr w:type="spellEnd"/>
      <w:r w:rsidRPr="006B772E">
        <w:rPr>
          <w:lang w:val="tr-TR"/>
        </w:rPr>
        <w:t xml:space="preserve"> kullanılarak izole bir şekilde test edilmiştir. (Hedef </w:t>
      </w:r>
      <w:proofErr w:type="spellStart"/>
      <w:r w:rsidRPr="006B772E">
        <w:rPr>
          <w:lang w:val="tr-TR"/>
        </w:rPr>
        <w:t>Coverage</w:t>
      </w:r>
      <w:proofErr w:type="spellEnd"/>
      <w:r w:rsidRPr="006B772E">
        <w:rPr>
          <w:lang w:val="tr-TR"/>
        </w:rPr>
        <w:t>: %80+).</w:t>
      </w:r>
    </w:p>
    <w:p w14:paraId="4297F858" w14:textId="77777777" w:rsidR="006B772E" w:rsidRPr="006B772E" w:rsidRDefault="006B772E" w:rsidP="006B772E">
      <w:pPr>
        <w:numPr>
          <w:ilvl w:val="0"/>
          <w:numId w:val="33"/>
        </w:numPr>
        <w:rPr>
          <w:lang w:val="tr-TR"/>
        </w:rPr>
      </w:pPr>
      <w:r w:rsidRPr="006B772E">
        <w:rPr>
          <w:b/>
          <w:bCs/>
          <w:lang w:val="tr-TR"/>
        </w:rPr>
        <w:lastRenderedPageBreak/>
        <w:t>Integration Test (Entegrasyon):</w:t>
      </w:r>
      <w:r w:rsidRPr="006B772E">
        <w:rPr>
          <w:lang w:val="tr-TR"/>
        </w:rPr>
        <w:t xml:space="preserve"> Main </w:t>
      </w:r>
      <w:proofErr w:type="spellStart"/>
      <w:r w:rsidRPr="006B772E">
        <w:rPr>
          <w:lang w:val="tr-TR"/>
        </w:rPr>
        <w:t>Thread</w:t>
      </w:r>
      <w:proofErr w:type="spellEnd"/>
      <w:r w:rsidRPr="006B772E">
        <w:rPr>
          <w:lang w:val="tr-TR"/>
        </w:rPr>
        <w:t xml:space="preserve"> ile Web </w:t>
      </w:r>
      <w:proofErr w:type="spellStart"/>
      <w:r w:rsidRPr="006B772E">
        <w:rPr>
          <w:lang w:val="tr-TR"/>
        </w:rPr>
        <w:t>Worker</w:t>
      </w:r>
      <w:proofErr w:type="spellEnd"/>
      <w:r w:rsidRPr="006B772E">
        <w:rPr>
          <w:lang w:val="tr-TR"/>
        </w:rPr>
        <w:t xml:space="preserve"> arasındaki asenkron mesajlaşma (</w:t>
      </w:r>
      <w:proofErr w:type="spellStart"/>
      <w:r w:rsidRPr="006B772E">
        <w:rPr>
          <w:lang w:val="tr-TR"/>
        </w:rPr>
        <w:t>postMessage</w:t>
      </w:r>
      <w:proofErr w:type="spellEnd"/>
      <w:r w:rsidRPr="006B772E">
        <w:rPr>
          <w:lang w:val="tr-TR"/>
        </w:rPr>
        <w:t> ve </w:t>
      </w:r>
      <w:proofErr w:type="spellStart"/>
      <w:r w:rsidRPr="006B772E">
        <w:rPr>
          <w:lang w:val="tr-TR"/>
        </w:rPr>
        <w:t>onmessage</w:t>
      </w:r>
      <w:proofErr w:type="spellEnd"/>
      <w:r w:rsidRPr="006B772E">
        <w:rPr>
          <w:lang w:val="tr-TR"/>
        </w:rPr>
        <w:t xml:space="preserve">) döngülerinin </w:t>
      </w:r>
      <w:proofErr w:type="spellStart"/>
      <w:r w:rsidRPr="006B772E">
        <w:rPr>
          <w:lang w:val="tr-TR"/>
        </w:rPr>
        <w:t>Mock</w:t>
      </w:r>
      <w:proofErr w:type="spellEnd"/>
      <w:r w:rsidRPr="006B772E">
        <w:rPr>
          <w:lang w:val="tr-TR"/>
        </w:rPr>
        <w:t xml:space="preserve"> (sahte) </w:t>
      </w:r>
      <w:proofErr w:type="spellStart"/>
      <w:r w:rsidRPr="006B772E">
        <w:rPr>
          <w:lang w:val="tr-TR"/>
        </w:rPr>
        <w:t>worker'lar</w:t>
      </w:r>
      <w:proofErr w:type="spellEnd"/>
      <w:r w:rsidRPr="006B772E">
        <w:rPr>
          <w:lang w:val="tr-TR"/>
        </w:rPr>
        <w:t xml:space="preserve"> ile veri kaybı olmadan çalışıp çalışmadığı test edilmiştir.</w:t>
      </w:r>
    </w:p>
    <w:p w14:paraId="5B1F25B4" w14:textId="77777777" w:rsidR="006B772E" w:rsidRPr="006B772E" w:rsidRDefault="006B772E" w:rsidP="006B772E">
      <w:pPr>
        <w:numPr>
          <w:ilvl w:val="0"/>
          <w:numId w:val="33"/>
        </w:numPr>
        <w:rPr>
          <w:lang w:val="tr-TR"/>
        </w:rPr>
      </w:pPr>
      <w:r w:rsidRPr="006B772E">
        <w:rPr>
          <w:b/>
          <w:bCs/>
          <w:lang w:val="tr-TR"/>
        </w:rPr>
        <w:t>E2E Test (Uçtan Uca):</w:t>
      </w:r>
      <w:r w:rsidRPr="006B772E">
        <w:rPr>
          <w:lang w:val="tr-TR"/>
        </w:rPr>
        <w:t> </w:t>
      </w:r>
      <w:proofErr w:type="spellStart"/>
      <w:r w:rsidRPr="006B772E">
        <w:rPr>
          <w:lang w:val="tr-TR"/>
        </w:rPr>
        <w:t>Playwright</w:t>
      </w:r>
      <w:proofErr w:type="spellEnd"/>
      <w:r w:rsidRPr="006B772E">
        <w:rPr>
          <w:lang w:val="tr-TR"/>
        </w:rPr>
        <w:t xml:space="preserve"> kullanılarak, tarayıcıda gerçekten 50 MB'lık bir CSV dosyasının sürüklenip bırakılması, tablonun </w:t>
      </w:r>
      <w:proofErr w:type="spellStart"/>
      <w:r w:rsidRPr="006B772E">
        <w:rPr>
          <w:lang w:val="tr-TR"/>
        </w:rPr>
        <w:t>render</w:t>
      </w:r>
      <w:proofErr w:type="spellEnd"/>
      <w:r w:rsidRPr="006B772E">
        <w:rPr>
          <w:lang w:val="tr-TR"/>
        </w:rPr>
        <w:t xml:space="preserve"> edilmesi ve Chart.js grafiğinin çizilmesi senaryoları simüle edilmiştir.</w:t>
      </w:r>
    </w:p>
    <w:p w14:paraId="3EFE178F" w14:textId="3BA7FF62" w:rsidR="006B772E" w:rsidRPr="006B772E" w:rsidRDefault="006B772E" w:rsidP="006B772E">
      <w:pPr>
        <w:rPr>
          <w:lang w:val="tr-TR"/>
        </w:rPr>
      </w:pPr>
      <w:r w:rsidRPr="006B772E">
        <w:rPr>
          <w:b/>
          <w:bCs/>
          <w:lang w:val="tr-TR"/>
        </w:rPr>
        <w:t>Sürekli Entegrasyon (CI/CD):</w:t>
      </w:r>
      <w:r w:rsidRPr="006B772E">
        <w:rPr>
          <w:lang w:val="tr-TR"/>
        </w:rPr>
        <w:t xml:space="preserve"> Tüm </w:t>
      </w:r>
      <w:proofErr w:type="spellStart"/>
      <w:r w:rsidRPr="006B772E">
        <w:rPr>
          <w:lang w:val="tr-TR"/>
        </w:rPr>
        <w:t>Unit</w:t>
      </w:r>
      <w:proofErr w:type="spellEnd"/>
      <w:r w:rsidRPr="006B772E">
        <w:rPr>
          <w:lang w:val="tr-TR"/>
        </w:rPr>
        <w:t xml:space="preserve"> ve Integration testleri, projeye her git </w:t>
      </w:r>
      <w:proofErr w:type="spellStart"/>
      <w:r w:rsidRPr="006B772E">
        <w:rPr>
          <w:lang w:val="tr-TR"/>
        </w:rPr>
        <w:t>push</w:t>
      </w:r>
      <w:proofErr w:type="spellEnd"/>
      <w:r w:rsidRPr="006B772E">
        <w:rPr>
          <w:lang w:val="tr-TR"/>
        </w:rPr>
        <w:t xml:space="preserve"> yapıldığında </w:t>
      </w:r>
      <w:proofErr w:type="spellStart"/>
      <w:r w:rsidRPr="006B772E">
        <w:rPr>
          <w:lang w:val="tr-TR"/>
        </w:rPr>
        <w:t>GitHub</w:t>
      </w:r>
      <w:proofErr w:type="spellEnd"/>
      <w:r w:rsidRPr="006B772E">
        <w:rPr>
          <w:lang w:val="tr-TR"/>
        </w:rPr>
        <w:t xml:space="preserve"> </w:t>
      </w:r>
      <w:proofErr w:type="spellStart"/>
      <w:r w:rsidRPr="006B772E">
        <w:rPr>
          <w:lang w:val="tr-TR"/>
        </w:rPr>
        <w:t>Actions</w:t>
      </w:r>
      <w:proofErr w:type="spellEnd"/>
      <w:r w:rsidRPr="006B772E">
        <w:rPr>
          <w:lang w:val="tr-TR"/>
        </w:rPr>
        <w:t xml:space="preserve"> üzerinden otomatik koşturulmakta ve testleri geçemeyen kodlar </w:t>
      </w:r>
      <w:proofErr w:type="spellStart"/>
      <w:r w:rsidRPr="006B772E">
        <w:rPr>
          <w:lang w:val="tr-TR"/>
        </w:rPr>
        <w:t>Vercel'e</w:t>
      </w:r>
      <w:proofErr w:type="spellEnd"/>
      <w:r w:rsidRPr="006B772E">
        <w:rPr>
          <w:lang w:val="tr-TR"/>
        </w:rPr>
        <w:t xml:space="preserve"> (</w:t>
      </w:r>
      <w:proofErr w:type="spellStart"/>
      <w:r w:rsidRPr="006B772E">
        <w:rPr>
          <w:lang w:val="tr-TR"/>
        </w:rPr>
        <w:t>Production</w:t>
      </w:r>
      <w:proofErr w:type="spellEnd"/>
      <w:r w:rsidRPr="006B772E">
        <w:rPr>
          <w:lang w:val="tr-TR"/>
        </w:rPr>
        <w:t xml:space="preserve"> ortamına) aktarılmamaktadır.</w:t>
      </w:r>
    </w:p>
    <w:p w14:paraId="70EFE18B" w14:textId="2A599451" w:rsidR="00052761" w:rsidRDefault="003836EC">
      <w:pPr>
        <w:pStyle w:val="Balk1"/>
      </w:pPr>
      <w:bookmarkStart w:id="83" w:name="_Toc229342353"/>
      <w:r>
        <w:lastRenderedPageBreak/>
        <w:t>9. MALİYET, GELİR MODELİ VE GT</w:t>
      </w:r>
      <w:bookmarkEnd w:id="83"/>
      <w:r w:rsidR="006B772E">
        <w:t>M</w:t>
      </w:r>
    </w:p>
    <w:p w14:paraId="3DAC95BF" w14:textId="77777777" w:rsidR="00052761" w:rsidRDefault="003836EC">
      <w:pPr>
        <w:pStyle w:val="Balk2"/>
      </w:pPr>
      <w:bookmarkStart w:id="84" w:name="_Toc229342354"/>
      <w:r>
        <w:t>9.1. Business Model Canvas</w:t>
      </w:r>
      <w:bookmarkEnd w:id="84"/>
    </w:p>
    <w:p w14:paraId="20F98ACB" w14:textId="7A261289" w:rsidR="00052761" w:rsidRDefault="003836EC">
      <w:pPr>
        <w:pStyle w:val="ResimYazs"/>
        <w:spacing w:after="120"/>
      </w:pPr>
      <w:bookmarkStart w:id="85" w:name="_Toc229342407"/>
      <w:r>
        <w:t>Tablo</w:t>
      </w:r>
      <w:r w:rsidR="006B772E">
        <w:t xml:space="preserve"> 22</w:t>
      </w:r>
      <w:r>
        <w:t>: Business Model Canvas (Alex Osterwalder)</w:t>
      </w:r>
      <w:bookmarkEnd w:id="85"/>
    </w:p>
    <w:tbl>
      <w:tblPr>
        <w:tblStyle w:val="AkKlavuz-Vurgu1"/>
        <w:tblW w:w="9071" w:type="dxa"/>
        <w:jc w:val="center"/>
        <w:tblLayout w:type="fixed"/>
        <w:tblLook w:val="04A0" w:firstRow="1" w:lastRow="0" w:firstColumn="1" w:lastColumn="0" w:noHBand="0" w:noVBand="1"/>
      </w:tblPr>
      <w:tblGrid>
        <w:gridCol w:w="2835"/>
        <w:gridCol w:w="6236"/>
      </w:tblGrid>
      <w:tr w:rsidR="00052761" w14:paraId="29F004F7" w14:textId="77777777" w:rsidTr="003678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04E4F63" w14:textId="77777777" w:rsidR="00052761" w:rsidRDefault="003836EC">
            <w:pPr>
              <w:ind w:firstLine="0"/>
            </w:pPr>
            <w:r>
              <w:rPr>
                <w:color w:val="FFFFFF"/>
                <w:sz w:val="22"/>
              </w:rPr>
              <w:t>Blok</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774840EF"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İçerik</w:t>
            </w:r>
            <w:proofErr w:type="spellEnd"/>
          </w:p>
        </w:tc>
      </w:tr>
      <w:tr w:rsidR="00367857" w14:paraId="5B7E6C05"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7FB402F" w14:textId="3B6B4F07"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Segments</w:t>
            </w:r>
          </w:p>
        </w:tc>
        <w:tc>
          <w:tcPr>
            <w:tcW w:w="6236" w:type="dxa"/>
            <w:tcBorders>
              <w:top w:val="single" w:sz="4" w:space="0" w:color="7F7F7F"/>
              <w:left w:val="single" w:sz="4" w:space="0" w:color="7F7F7F"/>
              <w:bottom w:val="single" w:sz="4" w:space="0" w:color="7F7F7F"/>
              <w:right w:val="single" w:sz="4" w:space="0" w:color="7F7F7F"/>
            </w:tcBorders>
            <w:vAlign w:val="center"/>
          </w:tcPr>
          <w:p w14:paraId="7CDA3DB6" w14:textId="4FDD61E9"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Veri </w:t>
            </w:r>
            <w:proofErr w:type="spellStart"/>
            <w:r w:rsidRPr="00367857">
              <w:rPr>
                <w:color w:val="000000" w:themeColor="text1"/>
                <w:sz w:val="20"/>
                <w:szCs w:val="20"/>
              </w:rPr>
              <w:t>analistleri</w:t>
            </w:r>
            <w:proofErr w:type="spellEnd"/>
            <w:r w:rsidRPr="00367857">
              <w:rPr>
                <w:color w:val="000000" w:themeColor="text1"/>
                <w:sz w:val="20"/>
                <w:szCs w:val="20"/>
              </w:rPr>
              <w:t xml:space="preserve">, </w:t>
            </w:r>
            <w:proofErr w:type="spellStart"/>
            <w:r w:rsidRPr="00367857">
              <w:rPr>
                <w:color w:val="000000" w:themeColor="text1"/>
                <w:sz w:val="20"/>
                <w:szCs w:val="20"/>
              </w:rPr>
              <w:t>akademisyenler</w:t>
            </w:r>
            <w:proofErr w:type="spellEnd"/>
            <w:r w:rsidRPr="00367857">
              <w:rPr>
                <w:color w:val="000000" w:themeColor="text1"/>
                <w:sz w:val="20"/>
                <w:szCs w:val="20"/>
              </w:rPr>
              <w:t xml:space="preserve">, KVKK/GDPR </w:t>
            </w:r>
            <w:proofErr w:type="spellStart"/>
            <w:r w:rsidRPr="00367857">
              <w:rPr>
                <w:color w:val="000000" w:themeColor="text1"/>
                <w:sz w:val="20"/>
                <w:szCs w:val="20"/>
              </w:rPr>
              <w:t>sebebiyle</w:t>
            </w:r>
            <w:proofErr w:type="spellEnd"/>
            <w:r w:rsidRPr="00367857">
              <w:rPr>
                <w:color w:val="000000" w:themeColor="text1"/>
                <w:sz w:val="20"/>
                <w:szCs w:val="20"/>
              </w:rPr>
              <w:t xml:space="preserve"> </w:t>
            </w:r>
            <w:proofErr w:type="spellStart"/>
            <w:r w:rsidRPr="00367857">
              <w:rPr>
                <w:color w:val="000000" w:themeColor="text1"/>
                <w:sz w:val="20"/>
                <w:szCs w:val="20"/>
              </w:rPr>
              <w:t>verisini</w:t>
            </w:r>
            <w:proofErr w:type="spellEnd"/>
            <w:r w:rsidRPr="00367857">
              <w:rPr>
                <w:color w:val="000000" w:themeColor="text1"/>
                <w:sz w:val="20"/>
                <w:szCs w:val="20"/>
              </w:rPr>
              <w:t xml:space="preserve"> </w:t>
            </w:r>
            <w:proofErr w:type="spellStart"/>
            <w:r w:rsidRPr="00367857">
              <w:rPr>
                <w:color w:val="000000" w:themeColor="text1"/>
                <w:sz w:val="20"/>
                <w:szCs w:val="20"/>
              </w:rPr>
              <w:t>buluta</w:t>
            </w:r>
            <w:proofErr w:type="spellEnd"/>
            <w:r w:rsidRPr="00367857">
              <w:rPr>
                <w:color w:val="000000" w:themeColor="text1"/>
                <w:sz w:val="20"/>
                <w:szCs w:val="20"/>
              </w:rPr>
              <w:t xml:space="preserve"> </w:t>
            </w:r>
            <w:proofErr w:type="spellStart"/>
            <w:r w:rsidRPr="00367857">
              <w:rPr>
                <w:color w:val="000000" w:themeColor="text1"/>
                <w:sz w:val="20"/>
                <w:szCs w:val="20"/>
              </w:rPr>
              <w:t>yükleyemeyen</w:t>
            </w:r>
            <w:proofErr w:type="spellEnd"/>
            <w:r w:rsidRPr="00367857">
              <w:rPr>
                <w:color w:val="000000" w:themeColor="text1"/>
                <w:sz w:val="20"/>
                <w:szCs w:val="20"/>
              </w:rPr>
              <w:t xml:space="preserve"> </w:t>
            </w:r>
            <w:proofErr w:type="spellStart"/>
            <w:r w:rsidRPr="00367857">
              <w:rPr>
                <w:color w:val="000000" w:themeColor="text1"/>
                <w:sz w:val="20"/>
                <w:szCs w:val="20"/>
              </w:rPr>
              <w:t>kurumlar</w:t>
            </w:r>
            <w:proofErr w:type="spellEnd"/>
            <w:r w:rsidRPr="00367857">
              <w:rPr>
                <w:color w:val="000000" w:themeColor="text1"/>
                <w:sz w:val="20"/>
                <w:szCs w:val="20"/>
              </w:rPr>
              <w:t>.</w:t>
            </w:r>
          </w:p>
        </w:tc>
      </w:tr>
      <w:tr w:rsidR="00367857" w14:paraId="5C5C192B"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C02F43B" w14:textId="1AC59845"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Value Propositions</w:t>
            </w:r>
          </w:p>
        </w:tc>
        <w:tc>
          <w:tcPr>
            <w:tcW w:w="6236" w:type="dxa"/>
            <w:tcBorders>
              <w:top w:val="single" w:sz="4" w:space="0" w:color="7F7F7F"/>
              <w:left w:val="single" w:sz="4" w:space="0" w:color="7F7F7F"/>
              <w:bottom w:val="single" w:sz="4" w:space="0" w:color="7F7F7F"/>
              <w:right w:val="single" w:sz="4" w:space="0" w:color="7F7F7F"/>
            </w:tcBorders>
            <w:vAlign w:val="center"/>
          </w:tcPr>
          <w:p w14:paraId="38602AF0" w14:textId="2BC326E5"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1. %100 Veri </w:t>
            </w:r>
            <w:proofErr w:type="spellStart"/>
            <w:r w:rsidRPr="00367857">
              <w:rPr>
                <w:color w:val="000000" w:themeColor="text1"/>
                <w:sz w:val="20"/>
                <w:szCs w:val="20"/>
              </w:rPr>
              <w:t>Gizliliği</w:t>
            </w:r>
            <w:proofErr w:type="spellEnd"/>
            <w:r w:rsidRPr="00367857">
              <w:rPr>
                <w:color w:val="000000" w:themeColor="text1"/>
                <w:sz w:val="20"/>
                <w:szCs w:val="20"/>
              </w:rPr>
              <w:t xml:space="preserve"> (Local </w:t>
            </w:r>
            <w:proofErr w:type="spellStart"/>
            <w:r w:rsidRPr="00367857">
              <w:rPr>
                <w:color w:val="000000" w:themeColor="text1"/>
                <w:sz w:val="20"/>
                <w:szCs w:val="20"/>
              </w:rPr>
              <w:t>İşlem</w:t>
            </w:r>
            <w:proofErr w:type="spellEnd"/>
            <w:r w:rsidRPr="00367857">
              <w:rPr>
                <w:color w:val="000000" w:themeColor="text1"/>
                <w:sz w:val="20"/>
                <w:szCs w:val="20"/>
              </w:rPr>
              <w:t xml:space="preserve">), 2. </w:t>
            </w:r>
            <w:proofErr w:type="spellStart"/>
            <w:r w:rsidRPr="00367857">
              <w:rPr>
                <w:color w:val="000000" w:themeColor="text1"/>
                <w:sz w:val="20"/>
                <w:szCs w:val="20"/>
              </w:rPr>
              <w:t>Kurulumsuz</w:t>
            </w:r>
            <w:proofErr w:type="spellEnd"/>
            <w:r w:rsidRPr="00367857">
              <w:rPr>
                <w:color w:val="000000" w:themeColor="text1"/>
                <w:sz w:val="20"/>
                <w:szCs w:val="20"/>
              </w:rPr>
              <w:t>/</w:t>
            </w:r>
            <w:proofErr w:type="spellStart"/>
            <w:r w:rsidRPr="00367857">
              <w:rPr>
                <w:color w:val="000000" w:themeColor="text1"/>
                <w:sz w:val="20"/>
                <w:szCs w:val="20"/>
              </w:rPr>
              <w:t>Sunucusuz</w:t>
            </w:r>
            <w:proofErr w:type="spellEnd"/>
            <w:r w:rsidRPr="00367857">
              <w:rPr>
                <w:color w:val="000000" w:themeColor="text1"/>
                <w:sz w:val="20"/>
                <w:szCs w:val="20"/>
              </w:rPr>
              <w:t xml:space="preserve"> </w:t>
            </w:r>
            <w:proofErr w:type="spellStart"/>
            <w:r w:rsidRPr="00367857">
              <w:rPr>
                <w:color w:val="000000" w:themeColor="text1"/>
                <w:sz w:val="20"/>
                <w:szCs w:val="20"/>
              </w:rPr>
              <w:t>Anında</w:t>
            </w:r>
            <w:proofErr w:type="spellEnd"/>
            <w:r w:rsidRPr="00367857">
              <w:rPr>
                <w:color w:val="000000" w:themeColor="text1"/>
                <w:sz w:val="20"/>
                <w:szCs w:val="20"/>
              </w:rPr>
              <w:t xml:space="preserve"> Analiz, 3. Büyük </w:t>
            </w:r>
            <w:proofErr w:type="spellStart"/>
            <w:r w:rsidRPr="00367857">
              <w:rPr>
                <w:color w:val="000000" w:themeColor="text1"/>
                <w:sz w:val="20"/>
                <w:szCs w:val="20"/>
              </w:rPr>
              <w:t>verilerde</w:t>
            </w:r>
            <w:proofErr w:type="spellEnd"/>
            <w:r w:rsidRPr="00367857">
              <w:rPr>
                <w:color w:val="000000" w:themeColor="text1"/>
                <w:sz w:val="20"/>
                <w:szCs w:val="20"/>
              </w:rPr>
              <w:t xml:space="preserve"> (100MB+) </w:t>
            </w:r>
            <w:proofErr w:type="spellStart"/>
            <w:r w:rsidRPr="00367857">
              <w:rPr>
                <w:color w:val="000000" w:themeColor="text1"/>
                <w:sz w:val="20"/>
                <w:szCs w:val="20"/>
              </w:rPr>
              <w:t>sıfır</w:t>
            </w:r>
            <w:proofErr w:type="spellEnd"/>
            <w:r w:rsidRPr="00367857">
              <w:rPr>
                <w:color w:val="000000" w:themeColor="text1"/>
                <w:sz w:val="20"/>
                <w:szCs w:val="20"/>
              </w:rPr>
              <w:t xml:space="preserve"> </w:t>
            </w:r>
            <w:proofErr w:type="spellStart"/>
            <w:r w:rsidRPr="00367857">
              <w:rPr>
                <w:color w:val="000000" w:themeColor="text1"/>
                <w:sz w:val="20"/>
                <w:szCs w:val="20"/>
              </w:rPr>
              <w:t>donma</w:t>
            </w:r>
            <w:proofErr w:type="spellEnd"/>
            <w:r w:rsidRPr="00367857">
              <w:rPr>
                <w:color w:val="000000" w:themeColor="text1"/>
                <w:sz w:val="20"/>
                <w:szCs w:val="20"/>
              </w:rPr>
              <w:t>.</w:t>
            </w:r>
          </w:p>
        </w:tc>
      </w:tr>
      <w:tr w:rsidR="00367857" w14:paraId="240DC35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43E7A9C" w14:textId="4266D5C5"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Channels</w:t>
            </w:r>
          </w:p>
        </w:tc>
        <w:tc>
          <w:tcPr>
            <w:tcW w:w="6236" w:type="dxa"/>
            <w:tcBorders>
              <w:top w:val="single" w:sz="4" w:space="0" w:color="7F7F7F"/>
              <w:left w:val="single" w:sz="4" w:space="0" w:color="7F7F7F"/>
              <w:bottom w:val="single" w:sz="4" w:space="0" w:color="7F7F7F"/>
              <w:right w:val="single" w:sz="4" w:space="0" w:color="7F7F7F"/>
            </w:tcBorders>
            <w:vAlign w:val="center"/>
          </w:tcPr>
          <w:p w14:paraId="7BF29367" w14:textId="3EEF0C8E"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SEO (Arama </w:t>
            </w:r>
            <w:proofErr w:type="spellStart"/>
            <w:r w:rsidRPr="00367857">
              <w:rPr>
                <w:color w:val="000000" w:themeColor="text1"/>
                <w:sz w:val="20"/>
                <w:szCs w:val="20"/>
              </w:rPr>
              <w:t>Motoru</w:t>
            </w:r>
            <w:proofErr w:type="spellEnd"/>
            <w:r w:rsidRPr="00367857">
              <w:rPr>
                <w:color w:val="000000" w:themeColor="text1"/>
                <w:sz w:val="20"/>
                <w:szCs w:val="20"/>
              </w:rPr>
              <w:t xml:space="preserve">), Product Hunt, GitHub, Veri </w:t>
            </w:r>
            <w:proofErr w:type="spellStart"/>
            <w:r w:rsidRPr="00367857">
              <w:rPr>
                <w:color w:val="000000" w:themeColor="text1"/>
                <w:sz w:val="20"/>
                <w:szCs w:val="20"/>
              </w:rPr>
              <w:t>Bilimi</w:t>
            </w:r>
            <w:proofErr w:type="spellEnd"/>
            <w:r w:rsidRPr="00367857">
              <w:rPr>
                <w:color w:val="000000" w:themeColor="text1"/>
                <w:sz w:val="20"/>
                <w:szCs w:val="20"/>
              </w:rPr>
              <w:t xml:space="preserve"> </w:t>
            </w:r>
            <w:proofErr w:type="spellStart"/>
            <w:r w:rsidRPr="00367857">
              <w:rPr>
                <w:color w:val="000000" w:themeColor="text1"/>
                <w:sz w:val="20"/>
                <w:szCs w:val="20"/>
              </w:rPr>
              <w:t>Toplulukları</w:t>
            </w:r>
            <w:proofErr w:type="spellEnd"/>
            <w:r w:rsidRPr="00367857">
              <w:rPr>
                <w:color w:val="000000" w:themeColor="text1"/>
                <w:sz w:val="20"/>
                <w:szCs w:val="20"/>
              </w:rPr>
              <w:t xml:space="preserve"> (Kaggle/Reddit).</w:t>
            </w:r>
          </w:p>
        </w:tc>
      </w:tr>
      <w:tr w:rsidR="00367857" w14:paraId="401BF460"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F0CA4D2" w14:textId="5EF0278C"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Relationships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631BE48E" w14:textId="6E2631F8"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Self-service (Kendi </w:t>
            </w:r>
            <w:proofErr w:type="spellStart"/>
            <w:r w:rsidRPr="00367857">
              <w:rPr>
                <w:color w:val="000000" w:themeColor="text1"/>
                <w:sz w:val="20"/>
                <w:szCs w:val="20"/>
              </w:rPr>
              <w:t>kendine</w:t>
            </w:r>
            <w:proofErr w:type="spellEnd"/>
            <w:r w:rsidRPr="00367857">
              <w:rPr>
                <w:color w:val="000000" w:themeColor="text1"/>
                <w:sz w:val="20"/>
                <w:szCs w:val="20"/>
              </w:rPr>
              <w:t xml:space="preserve"> </w:t>
            </w:r>
            <w:proofErr w:type="spellStart"/>
            <w:r w:rsidRPr="00367857">
              <w:rPr>
                <w:color w:val="000000" w:themeColor="text1"/>
                <w:sz w:val="20"/>
                <w:szCs w:val="20"/>
              </w:rPr>
              <w:t>kullanım</w:t>
            </w:r>
            <w:proofErr w:type="spellEnd"/>
            <w:r w:rsidRPr="00367857">
              <w:rPr>
                <w:color w:val="000000" w:themeColor="text1"/>
                <w:sz w:val="20"/>
                <w:szCs w:val="20"/>
              </w:rPr>
              <w:t xml:space="preserve">), </w:t>
            </w:r>
            <w:proofErr w:type="spellStart"/>
            <w:r w:rsidRPr="00367857">
              <w:rPr>
                <w:color w:val="000000" w:themeColor="text1"/>
                <w:sz w:val="20"/>
                <w:szCs w:val="20"/>
              </w:rPr>
              <w:t>Topluluk</w:t>
            </w:r>
            <w:proofErr w:type="spellEnd"/>
            <w:r w:rsidRPr="00367857">
              <w:rPr>
                <w:color w:val="000000" w:themeColor="text1"/>
                <w:sz w:val="20"/>
                <w:szCs w:val="20"/>
              </w:rPr>
              <w:t xml:space="preserve"> (Discord), </w:t>
            </w:r>
            <w:proofErr w:type="spellStart"/>
            <w:r w:rsidRPr="00367857">
              <w:rPr>
                <w:color w:val="000000" w:themeColor="text1"/>
                <w:sz w:val="20"/>
                <w:szCs w:val="20"/>
              </w:rPr>
              <w:t>Detaylı</w:t>
            </w:r>
            <w:proofErr w:type="spellEnd"/>
            <w:r w:rsidRPr="00367857">
              <w:rPr>
                <w:color w:val="000000" w:themeColor="text1"/>
                <w:sz w:val="20"/>
                <w:szCs w:val="20"/>
              </w:rPr>
              <w:t xml:space="preserve"> </w:t>
            </w:r>
            <w:proofErr w:type="spellStart"/>
            <w:r w:rsidRPr="00367857">
              <w:rPr>
                <w:color w:val="000000" w:themeColor="text1"/>
                <w:sz w:val="20"/>
                <w:szCs w:val="20"/>
              </w:rPr>
              <w:t>Dokümantasyon</w:t>
            </w:r>
            <w:proofErr w:type="spellEnd"/>
            <w:r w:rsidRPr="00367857">
              <w:rPr>
                <w:color w:val="000000" w:themeColor="text1"/>
                <w:sz w:val="20"/>
                <w:szCs w:val="20"/>
              </w:rPr>
              <w:t>.</w:t>
            </w:r>
          </w:p>
        </w:tc>
      </w:tr>
      <w:tr w:rsidR="00367857" w14:paraId="2520CBE4"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B7AEA15" w14:textId="2B60B43D"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Revenue Streams</w:t>
            </w:r>
          </w:p>
        </w:tc>
        <w:tc>
          <w:tcPr>
            <w:tcW w:w="6236" w:type="dxa"/>
            <w:tcBorders>
              <w:top w:val="single" w:sz="4" w:space="0" w:color="7F7F7F"/>
              <w:left w:val="single" w:sz="4" w:space="0" w:color="7F7F7F"/>
              <w:bottom w:val="single" w:sz="4" w:space="0" w:color="7F7F7F"/>
              <w:right w:val="single" w:sz="4" w:space="0" w:color="7F7F7F"/>
            </w:tcBorders>
            <w:vAlign w:val="center"/>
          </w:tcPr>
          <w:p w14:paraId="0572EDFE" w14:textId="721173E4"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Freemium (</w:t>
            </w:r>
            <w:proofErr w:type="spellStart"/>
            <w:r w:rsidRPr="00367857">
              <w:rPr>
                <w:color w:val="000000" w:themeColor="text1"/>
                <w:sz w:val="20"/>
                <w:szCs w:val="20"/>
              </w:rPr>
              <w:t>Aylık</w:t>
            </w:r>
            <w:proofErr w:type="spellEnd"/>
            <w:r w:rsidRPr="00367857">
              <w:rPr>
                <w:color w:val="000000" w:themeColor="text1"/>
                <w:sz w:val="20"/>
                <w:szCs w:val="20"/>
              </w:rPr>
              <w:t xml:space="preserve"> </w:t>
            </w:r>
            <w:proofErr w:type="spellStart"/>
            <w:r w:rsidRPr="00367857">
              <w:rPr>
                <w:color w:val="000000" w:themeColor="text1"/>
                <w:sz w:val="20"/>
                <w:szCs w:val="20"/>
              </w:rPr>
              <w:t>Abonelik</w:t>
            </w:r>
            <w:proofErr w:type="spellEnd"/>
            <w:r w:rsidRPr="00367857">
              <w:rPr>
                <w:color w:val="000000" w:themeColor="text1"/>
                <w:sz w:val="20"/>
                <w:szCs w:val="20"/>
              </w:rPr>
              <w:t xml:space="preserve">), </w:t>
            </w:r>
            <w:proofErr w:type="spellStart"/>
            <w:r w:rsidRPr="00367857">
              <w:rPr>
                <w:color w:val="000000" w:themeColor="text1"/>
                <w:sz w:val="20"/>
                <w:szCs w:val="20"/>
              </w:rPr>
              <w:t>Kurumsal</w:t>
            </w:r>
            <w:proofErr w:type="spellEnd"/>
            <w:r w:rsidRPr="00367857">
              <w:rPr>
                <w:color w:val="000000" w:themeColor="text1"/>
                <w:sz w:val="20"/>
                <w:szCs w:val="20"/>
              </w:rPr>
              <w:t xml:space="preserve"> </w:t>
            </w:r>
            <w:proofErr w:type="spellStart"/>
            <w:r w:rsidRPr="00367857">
              <w:rPr>
                <w:color w:val="000000" w:themeColor="text1"/>
                <w:sz w:val="20"/>
                <w:szCs w:val="20"/>
              </w:rPr>
              <w:t>beyaz</w:t>
            </w:r>
            <w:proofErr w:type="spellEnd"/>
            <w:r w:rsidRPr="00367857">
              <w:rPr>
                <w:color w:val="000000" w:themeColor="text1"/>
                <w:sz w:val="20"/>
                <w:szCs w:val="20"/>
              </w:rPr>
              <w:t xml:space="preserve"> </w:t>
            </w:r>
            <w:proofErr w:type="spellStart"/>
            <w:r w:rsidRPr="00367857">
              <w:rPr>
                <w:color w:val="000000" w:themeColor="text1"/>
                <w:sz w:val="20"/>
                <w:szCs w:val="20"/>
              </w:rPr>
              <w:t>etiket</w:t>
            </w:r>
            <w:proofErr w:type="spellEnd"/>
            <w:r w:rsidRPr="00367857">
              <w:rPr>
                <w:color w:val="000000" w:themeColor="text1"/>
                <w:sz w:val="20"/>
                <w:szCs w:val="20"/>
              </w:rPr>
              <w:t xml:space="preserve"> (</w:t>
            </w:r>
            <w:proofErr w:type="gramStart"/>
            <w:r w:rsidRPr="00367857">
              <w:rPr>
                <w:color w:val="000000" w:themeColor="text1"/>
                <w:sz w:val="20"/>
                <w:szCs w:val="20"/>
              </w:rPr>
              <w:t>White-label</w:t>
            </w:r>
            <w:proofErr w:type="gramEnd"/>
            <w:r w:rsidRPr="00367857">
              <w:rPr>
                <w:color w:val="000000" w:themeColor="text1"/>
                <w:sz w:val="20"/>
                <w:szCs w:val="20"/>
              </w:rPr>
              <w:t xml:space="preserve">) </w:t>
            </w:r>
            <w:proofErr w:type="spellStart"/>
            <w:r w:rsidRPr="00367857">
              <w:rPr>
                <w:color w:val="000000" w:themeColor="text1"/>
                <w:sz w:val="20"/>
                <w:szCs w:val="20"/>
              </w:rPr>
              <w:t>lisans</w:t>
            </w:r>
            <w:proofErr w:type="spellEnd"/>
            <w:r w:rsidRPr="00367857">
              <w:rPr>
                <w:color w:val="000000" w:themeColor="text1"/>
                <w:sz w:val="20"/>
                <w:szCs w:val="20"/>
              </w:rPr>
              <w:t xml:space="preserve"> </w:t>
            </w:r>
            <w:proofErr w:type="spellStart"/>
            <w:r w:rsidRPr="00367857">
              <w:rPr>
                <w:color w:val="000000" w:themeColor="text1"/>
                <w:sz w:val="20"/>
                <w:szCs w:val="20"/>
              </w:rPr>
              <w:t>satışı</w:t>
            </w:r>
            <w:proofErr w:type="spellEnd"/>
            <w:r w:rsidRPr="00367857">
              <w:rPr>
                <w:color w:val="000000" w:themeColor="text1"/>
                <w:sz w:val="20"/>
                <w:szCs w:val="20"/>
              </w:rPr>
              <w:t>.</w:t>
            </w:r>
          </w:p>
        </w:tc>
      </w:tr>
      <w:tr w:rsidR="00367857" w14:paraId="48750DBA"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63AC084" w14:textId="36B4B6B1"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Segments</w:t>
            </w:r>
          </w:p>
        </w:tc>
        <w:tc>
          <w:tcPr>
            <w:tcW w:w="6236" w:type="dxa"/>
            <w:tcBorders>
              <w:top w:val="single" w:sz="4" w:space="0" w:color="7F7F7F"/>
              <w:left w:val="single" w:sz="4" w:space="0" w:color="7F7F7F"/>
              <w:bottom w:val="single" w:sz="4" w:space="0" w:color="7F7F7F"/>
              <w:right w:val="single" w:sz="4" w:space="0" w:color="7F7F7F"/>
            </w:tcBorders>
            <w:vAlign w:val="center"/>
          </w:tcPr>
          <w:p w14:paraId="46F88E39" w14:textId="76433AE1"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Veri </w:t>
            </w:r>
            <w:proofErr w:type="spellStart"/>
            <w:r w:rsidRPr="00367857">
              <w:rPr>
                <w:color w:val="000000" w:themeColor="text1"/>
                <w:sz w:val="20"/>
                <w:szCs w:val="20"/>
              </w:rPr>
              <w:t>analistleri</w:t>
            </w:r>
            <w:proofErr w:type="spellEnd"/>
            <w:r w:rsidRPr="00367857">
              <w:rPr>
                <w:color w:val="000000" w:themeColor="text1"/>
                <w:sz w:val="20"/>
                <w:szCs w:val="20"/>
              </w:rPr>
              <w:t xml:space="preserve">, </w:t>
            </w:r>
            <w:proofErr w:type="spellStart"/>
            <w:r w:rsidRPr="00367857">
              <w:rPr>
                <w:color w:val="000000" w:themeColor="text1"/>
                <w:sz w:val="20"/>
                <w:szCs w:val="20"/>
              </w:rPr>
              <w:t>akademisyenler</w:t>
            </w:r>
            <w:proofErr w:type="spellEnd"/>
            <w:r w:rsidRPr="00367857">
              <w:rPr>
                <w:color w:val="000000" w:themeColor="text1"/>
                <w:sz w:val="20"/>
                <w:szCs w:val="20"/>
              </w:rPr>
              <w:t xml:space="preserve">, KVKK/GDPR </w:t>
            </w:r>
            <w:proofErr w:type="spellStart"/>
            <w:r w:rsidRPr="00367857">
              <w:rPr>
                <w:color w:val="000000" w:themeColor="text1"/>
                <w:sz w:val="20"/>
                <w:szCs w:val="20"/>
              </w:rPr>
              <w:t>sebebiyle</w:t>
            </w:r>
            <w:proofErr w:type="spellEnd"/>
            <w:r w:rsidRPr="00367857">
              <w:rPr>
                <w:color w:val="000000" w:themeColor="text1"/>
                <w:sz w:val="20"/>
                <w:szCs w:val="20"/>
              </w:rPr>
              <w:t xml:space="preserve"> </w:t>
            </w:r>
            <w:proofErr w:type="spellStart"/>
            <w:r w:rsidRPr="00367857">
              <w:rPr>
                <w:color w:val="000000" w:themeColor="text1"/>
                <w:sz w:val="20"/>
                <w:szCs w:val="20"/>
              </w:rPr>
              <w:t>verisini</w:t>
            </w:r>
            <w:proofErr w:type="spellEnd"/>
            <w:r w:rsidRPr="00367857">
              <w:rPr>
                <w:color w:val="000000" w:themeColor="text1"/>
                <w:sz w:val="20"/>
                <w:szCs w:val="20"/>
              </w:rPr>
              <w:t xml:space="preserve"> </w:t>
            </w:r>
            <w:proofErr w:type="spellStart"/>
            <w:r w:rsidRPr="00367857">
              <w:rPr>
                <w:color w:val="000000" w:themeColor="text1"/>
                <w:sz w:val="20"/>
                <w:szCs w:val="20"/>
              </w:rPr>
              <w:t>buluta</w:t>
            </w:r>
            <w:proofErr w:type="spellEnd"/>
            <w:r w:rsidRPr="00367857">
              <w:rPr>
                <w:color w:val="000000" w:themeColor="text1"/>
                <w:sz w:val="20"/>
                <w:szCs w:val="20"/>
              </w:rPr>
              <w:t xml:space="preserve"> </w:t>
            </w:r>
            <w:proofErr w:type="spellStart"/>
            <w:r w:rsidRPr="00367857">
              <w:rPr>
                <w:color w:val="000000" w:themeColor="text1"/>
                <w:sz w:val="20"/>
                <w:szCs w:val="20"/>
              </w:rPr>
              <w:t>yükleyemeyen</w:t>
            </w:r>
            <w:proofErr w:type="spellEnd"/>
            <w:r w:rsidRPr="00367857">
              <w:rPr>
                <w:color w:val="000000" w:themeColor="text1"/>
                <w:sz w:val="20"/>
                <w:szCs w:val="20"/>
              </w:rPr>
              <w:t xml:space="preserve"> </w:t>
            </w:r>
            <w:proofErr w:type="spellStart"/>
            <w:r w:rsidRPr="00367857">
              <w:rPr>
                <w:color w:val="000000" w:themeColor="text1"/>
                <w:sz w:val="20"/>
                <w:szCs w:val="20"/>
              </w:rPr>
              <w:t>kurumlar</w:t>
            </w:r>
            <w:proofErr w:type="spellEnd"/>
            <w:r w:rsidRPr="00367857">
              <w:rPr>
                <w:color w:val="000000" w:themeColor="text1"/>
                <w:sz w:val="20"/>
                <w:szCs w:val="20"/>
              </w:rPr>
              <w:t>.</w:t>
            </w:r>
          </w:p>
        </w:tc>
      </w:tr>
      <w:tr w:rsidR="00367857" w14:paraId="01E7B43F"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D9C7D6C" w14:textId="2D07D30F"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Value Propositions</w:t>
            </w:r>
          </w:p>
        </w:tc>
        <w:tc>
          <w:tcPr>
            <w:tcW w:w="6236" w:type="dxa"/>
            <w:tcBorders>
              <w:top w:val="single" w:sz="4" w:space="0" w:color="7F7F7F"/>
              <w:left w:val="single" w:sz="4" w:space="0" w:color="7F7F7F"/>
              <w:bottom w:val="single" w:sz="4" w:space="0" w:color="7F7F7F"/>
              <w:right w:val="single" w:sz="4" w:space="0" w:color="7F7F7F"/>
            </w:tcBorders>
            <w:vAlign w:val="center"/>
          </w:tcPr>
          <w:p w14:paraId="078484CF" w14:textId="3C554722"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1. %100 Veri </w:t>
            </w:r>
            <w:proofErr w:type="spellStart"/>
            <w:r w:rsidRPr="00367857">
              <w:rPr>
                <w:color w:val="000000" w:themeColor="text1"/>
                <w:sz w:val="20"/>
                <w:szCs w:val="20"/>
              </w:rPr>
              <w:t>Gizliliği</w:t>
            </w:r>
            <w:proofErr w:type="spellEnd"/>
            <w:r w:rsidRPr="00367857">
              <w:rPr>
                <w:color w:val="000000" w:themeColor="text1"/>
                <w:sz w:val="20"/>
                <w:szCs w:val="20"/>
              </w:rPr>
              <w:t xml:space="preserve"> (Local </w:t>
            </w:r>
            <w:proofErr w:type="spellStart"/>
            <w:r w:rsidRPr="00367857">
              <w:rPr>
                <w:color w:val="000000" w:themeColor="text1"/>
                <w:sz w:val="20"/>
                <w:szCs w:val="20"/>
              </w:rPr>
              <w:t>İşlem</w:t>
            </w:r>
            <w:proofErr w:type="spellEnd"/>
            <w:r w:rsidRPr="00367857">
              <w:rPr>
                <w:color w:val="000000" w:themeColor="text1"/>
                <w:sz w:val="20"/>
                <w:szCs w:val="20"/>
              </w:rPr>
              <w:t xml:space="preserve">), 2. </w:t>
            </w:r>
            <w:proofErr w:type="spellStart"/>
            <w:r w:rsidRPr="00367857">
              <w:rPr>
                <w:color w:val="000000" w:themeColor="text1"/>
                <w:sz w:val="20"/>
                <w:szCs w:val="20"/>
              </w:rPr>
              <w:t>Kurulumsuz</w:t>
            </w:r>
            <w:proofErr w:type="spellEnd"/>
            <w:r w:rsidRPr="00367857">
              <w:rPr>
                <w:color w:val="000000" w:themeColor="text1"/>
                <w:sz w:val="20"/>
                <w:szCs w:val="20"/>
              </w:rPr>
              <w:t>/</w:t>
            </w:r>
            <w:proofErr w:type="spellStart"/>
            <w:r w:rsidRPr="00367857">
              <w:rPr>
                <w:color w:val="000000" w:themeColor="text1"/>
                <w:sz w:val="20"/>
                <w:szCs w:val="20"/>
              </w:rPr>
              <w:t>Sunucusuz</w:t>
            </w:r>
            <w:proofErr w:type="spellEnd"/>
            <w:r w:rsidRPr="00367857">
              <w:rPr>
                <w:color w:val="000000" w:themeColor="text1"/>
                <w:sz w:val="20"/>
                <w:szCs w:val="20"/>
              </w:rPr>
              <w:t xml:space="preserve"> </w:t>
            </w:r>
            <w:proofErr w:type="spellStart"/>
            <w:r w:rsidRPr="00367857">
              <w:rPr>
                <w:color w:val="000000" w:themeColor="text1"/>
                <w:sz w:val="20"/>
                <w:szCs w:val="20"/>
              </w:rPr>
              <w:t>Anında</w:t>
            </w:r>
            <w:proofErr w:type="spellEnd"/>
            <w:r w:rsidRPr="00367857">
              <w:rPr>
                <w:color w:val="000000" w:themeColor="text1"/>
                <w:sz w:val="20"/>
                <w:szCs w:val="20"/>
              </w:rPr>
              <w:t xml:space="preserve"> Analiz, 3. Büyük </w:t>
            </w:r>
            <w:proofErr w:type="spellStart"/>
            <w:r w:rsidRPr="00367857">
              <w:rPr>
                <w:color w:val="000000" w:themeColor="text1"/>
                <w:sz w:val="20"/>
                <w:szCs w:val="20"/>
              </w:rPr>
              <w:t>verilerde</w:t>
            </w:r>
            <w:proofErr w:type="spellEnd"/>
            <w:r w:rsidRPr="00367857">
              <w:rPr>
                <w:color w:val="000000" w:themeColor="text1"/>
                <w:sz w:val="20"/>
                <w:szCs w:val="20"/>
              </w:rPr>
              <w:t xml:space="preserve"> (100MB+) </w:t>
            </w:r>
            <w:proofErr w:type="spellStart"/>
            <w:r w:rsidRPr="00367857">
              <w:rPr>
                <w:color w:val="000000" w:themeColor="text1"/>
                <w:sz w:val="20"/>
                <w:szCs w:val="20"/>
              </w:rPr>
              <w:t>sıfır</w:t>
            </w:r>
            <w:proofErr w:type="spellEnd"/>
            <w:r w:rsidRPr="00367857">
              <w:rPr>
                <w:color w:val="000000" w:themeColor="text1"/>
                <w:sz w:val="20"/>
                <w:szCs w:val="20"/>
              </w:rPr>
              <w:t xml:space="preserve"> </w:t>
            </w:r>
            <w:proofErr w:type="spellStart"/>
            <w:r w:rsidRPr="00367857">
              <w:rPr>
                <w:color w:val="000000" w:themeColor="text1"/>
                <w:sz w:val="20"/>
                <w:szCs w:val="20"/>
              </w:rPr>
              <w:t>donma</w:t>
            </w:r>
            <w:proofErr w:type="spellEnd"/>
            <w:r w:rsidRPr="00367857">
              <w:rPr>
                <w:color w:val="000000" w:themeColor="text1"/>
                <w:sz w:val="20"/>
                <w:szCs w:val="20"/>
              </w:rPr>
              <w:t>.</w:t>
            </w:r>
          </w:p>
        </w:tc>
      </w:tr>
      <w:tr w:rsidR="00367857" w14:paraId="1A4D7E77"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0FA8D75" w14:textId="66C83F46"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Channels</w:t>
            </w:r>
          </w:p>
        </w:tc>
        <w:tc>
          <w:tcPr>
            <w:tcW w:w="6236" w:type="dxa"/>
            <w:tcBorders>
              <w:top w:val="single" w:sz="4" w:space="0" w:color="7F7F7F"/>
              <w:left w:val="single" w:sz="4" w:space="0" w:color="7F7F7F"/>
              <w:bottom w:val="single" w:sz="4" w:space="0" w:color="7F7F7F"/>
              <w:right w:val="single" w:sz="4" w:space="0" w:color="7F7F7F"/>
            </w:tcBorders>
            <w:vAlign w:val="center"/>
          </w:tcPr>
          <w:p w14:paraId="1711A0AB" w14:textId="77CD317B"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SEO (Arama </w:t>
            </w:r>
            <w:proofErr w:type="spellStart"/>
            <w:r w:rsidRPr="00367857">
              <w:rPr>
                <w:color w:val="000000" w:themeColor="text1"/>
                <w:sz w:val="20"/>
                <w:szCs w:val="20"/>
              </w:rPr>
              <w:t>Motoru</w:t>
            </w:r>
            <w:proofErr w:type="spellEnd"/>
            <w:r w:rsidRPr="00367857">
              <w:rPr>
                <w:color w:val="000000" w:themeColor="text1"/>
                <w:sz w:val="20"/>
                <w:szCs w:val="20"/>
              </w:rPr>
              <w:t xml:space="preserve">), Product Hunt, GitHub, Veri </w:t>
            </w:r>
            <w:proofErr w:type="spellStart"/>
            <w:r w:rsidRPr="00367857">
              <w:rPr>
                <w:color w:val="000000" w:themeColor="text1"/>
                <w:sz w:val="20"/>
                <w:szCs w:val="20"/>
              </w:rPr>
              <w:t>Bilimi</w:t>
            </w:r>
            <w:proofErr w:type="spellEnd"/>
            <w:r w:rsidRPr="00367857">
              <w:rPr>
                <w:color w:val="000000" w:themeColor="text1"/>
                <w:sz w:val="20"/>
                <w:szCs w:val="20"/>
              </w:rPr>
              <w:t xml:space="preserve"> </w:t>
            </w:r>
            <w:proofErr w:type="spellStart"/>
            <w:r w:rsidRPr="00367857">
              <w:rPr>
                <w:color w:val="000000" w:themeColor="text1"/>
                <w:sz w:val="20"/>
                <w:szCs w:val="20"/>
              </w:rPr>
              <w:t>Toplulukları</w:t>
            </w:r>
            <w:proofErr w:type="spellEnd"/>
            <w:r w:rsidRPr="00367857">
              <w:rPr>
                <w:color w:val="000000" w:themeColor="text1"/>
                <w:sz w:val="20"/>
                <w:szCs w:val="20"/>
              </w:rPr>
              <w:t xml:space="preserve"> (Kaggle/Reddit).</w:t>
            </w:r>
          </w:p>
        </w:tc>
      </w:tr>
      <w:tr w:rsidR="00367857" w14:paraId="2D5472F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9F95381" w14:textId="3A9B37A2"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Relationships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5D053F26" w14:textId="1B1FF20A"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Self-service (Kendi </w:t>
            </w:r>
            <w:proofErr w:type="spellStart"/>
            <w:r w:rsidRPr="00367857">
              <w:rPr>
                <w:color w:val="000000" w:themeColor="text1"/>
                <w:sz w:val="20"/>
                <w:szCs w:val="20"/>
              </w:rPr>
              <w:t>kendine</w:t>
            </w:r>
            <w:proofErr w:type="spellEnd"/>
            <w:r w:rsidRPr="00367857">
              <w:rPr>
                <w:color w:val="000000" w:themeColor="text1"/>
                <w:sz w:val="20"/>
                <w:szCs w:val="20"/>
              </w:rPr>
              <w:t xml:space="preserve"> </w:t>
            </w:r>
            <w:proofErr w:type="spellStart"/>
            <w:r w:rsidRPr="00367857">
              <w:rPr>
                <w:color w:val="000000" w:themeColor="text1"/>
                <w:sz w:val="20"/>
                <w:szCs w:val="20"/>
              </w:rPr>
              <w:t>kullanım</w:t>
            </w:r>
            <w:proofErr w:type="spellEnd"/>
            <w:r w:rsidRPr="00367857">
              <w:rPr>
                <w:color w:val="000000" w:themeColor="text1"/>
                <w:sz w:val="20"/>
                <w:szCs w:val="20"/>
              </w:rPr>
              <w:t xml:space="preserve">), </w:t>
            </w:r>
            <w:proofErr w:type="spellStart"/>
            <w:r w:rsidRPr="00367857">
              <w:rPr>
                <w:color w:val="000000" w:themeColor="text1"/>
                <w:sz w:val="20"/>
                <w:szCs w:val="20"/>
              </w:rPr>
              <w:t>Topluluk</w:t>
            </w:r>
            <w:proofErr w:type="spellEnd"/>
            <w:r w:rsidRPr="00367857">
              <w:rPr>
                <w:color w:val="000000" w:themeColor="text1"/>
                <w:sz w:val="20"/>
                <w:szCs w:val="20"/>
              </w:rPr>
              <w:t xml:space="preserve"> (Discord), </w:t>
            </w:r>
            <w:proofErr w:type="spellStart"/>
            <w:r w:rsidRPr="00367857">
              <w:rPr>
                <w:color w:val="000000" w:themeColor="text1"/>
                <w:sz w:val="20"/>
                <w:szCs w:val="20"/>
              </w:rPr>
              <w:t>Detaylı</w:t>
            </w:r>
            <w:proofErr w:type="spellEnd"/>
            <w:r w:rsidRPr="00367857">
              <w:rPr>
                <w:color w:val="000000" w:themeColor="text1"/>
                <w:sz w:val="20"/>
                <w:szCs w:val="20"/>
              </w:rPr>
              <w:t xml:space="preserve"> </w:t>
            </w:r>
            <w:proofErr w:type="spellStart"/>
            <w:r w:rsidRPr="00367857">
              <w:rPr>
                <w:color w:val="000000" w:themeColor="text1"/>
                <w:sz w:val="20"/>
                <w:szCs w:val="20"/>
              </w:rPr>
              <w:t>Dokümantasyon</w:t>
            </w:r>
            <w:proofErr w:type="spellEnd"/>
            <w:r w:rsidRPr="00367857">
              <w:rPr>
                <w:color w:val="000000" w:themeColor="text1"/>
                <w:sz w:val="20"/>
                <w:szCs w:val="20"/>
              </w:rPr>
              <w:t>.</w:t>
            </w:r>
          </w:p>
        </w:tc>
      </w:tr>
      <w:tr w:rsidR="008F23C6" w14:paraId="4300B222"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31433E9" w14:textId="2EF3A67B"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Revenue Streams</w:t>
            </w:r>
          </w:p>
        </w:tc>
        <w:tc>
          <w:tcPr>
            <w:tcW w:w="6236" w:type="dxa"/>
            <w:tcBorders>
              <w:top w:val="single" w:sz="4" w:space="0" w:color="7F7F7F"/>
              <w:left w:val="single" w:sz="4" w:space="0" w:color="7F7F7F"/>
              <w:bottom w:val="single" w:sz="4" w:space="0" w:color="7F7F7F"/>
              <w:right w:val="single" w:sz="4" w:space="0" w:color="7F7F7F"/>
            </w:tcBorders>
            <w:vAlign w:val="center"/>
          </w:tcPr>
          <w:p w14:paraId="4918444A" w14:textId="544679D3"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8F23C6">
              <w:rPr>
                <w:color w:val="000000" w:themeColor="text1"/>
                <w:sz w:val="20"/>
                <w:szCs w:val="20"/>
              </w:rPr>
              <w:t>Freemium (</w:t>
            </w:r>
            <w:proofErr w:type="spellStart"/>
            <w:r w:rsidRPr="008F23C6">
              <w:rPr>
                <w:color w:val="000000" w:themeColor="text1"/>
                <w:sz w:val="20"/>
                <w:szCs w:val="20"/>
              </w:rPr>
              <w:t>Aylık</w:t>
            </w:r>
            <w:proofErr w:type="spellEnd"/>
            <w:r w:rsidRPr="008F23C6">
              <w:rPr>
                <w:color w:val="000000" w:themeColor="text1"/>
                <w:sz w:val="20"/>
                <w:szCs w:val="20"/>
              </w:rPr>
              <w:t xml:space="preserve"> </w:t>
            </w:r>
            <w:proofErr w:type="spellStart"/>
            <w:r w:rsidRPr="008F23C6">
              <w:rPr>
                <w:color w:val="000000" w:themeColor="text1"/>
                <w:sz w:val="20"/>
                <w:szCs w:val="20"/>
              </w:rPr>
              <w:t>Abonelik</w:t>
            </w:r>
            <w:proofErr w:type="spellEnd"/>
            <w:r w:rsidRPr="008F23C6">
              <w:rPr>
                <w:color w:val="000000" w:themeColor="text1"/>
                <w:sz w:val="20"/>
                <w:szCs w:val="20"/>
              </w:rPr>
              <w:t xml:space="preserve">), </w:t>
            </w:r>
            <w:proofErr w:type="spellStart"/>
            <w:r w:rsidRPr="008F23C6">
              <w:rPr>
                <w:color w:val="000000" w:themeColor="text1"/>
                <w:sz w:val="20"/>
                <w:szCs w:val="20"/>
              </w:rPr>
              <w:t>Kurumsal</w:t>
            </w:r>
            <w:proofErr w:type="spellEnd"/>
            <w:r w:rsidRPr="008F23C6">
              <w:rPr>
                <w:color w:val="000000" w:themeColor="text1"/>
                <w:sz w:val="20"/>
                <w:szCs w:val="20"/>
              </w:rPr>
              <w:t xml:space="preserve"> </w:t>
            </w:r>
            <w:proofErr w:type="spellStart"/>
            <w:r w:rsidRPr="008F23C6">
              <w:rPr>
                <w:color w:val="000000" w:themeColor="text1"/>
                <w:sz w:val="20"/>
                <w:szCs w:val="20"/>
              </w:rPr>
              <w:t>beyaz</w:t>
            </w:r>
            <w:proofErr w:type="spellEnd"/>
            <w:r w:rsidRPr="008F23C6">
              <w:rPr>
                <w:color w:val="000000" w:themeColor="text1"/>
                <w:sz w:val="20"/>
                <w:szCs w:val="20"/>
              </w:rPr>
              <w:t xml:space="preserve"> </w:t>
            </w:r>
            <w:proofErr w:type="spellStart"/>
            <w:r w:rsidRPr="008F23C6">
              <w:rPr>
                <w:color w:val="000000" w:themeColor="text1"/>
                <w:sz w:val="20"/>
                <w:szCs w:val="20"/>
              </w:rPr>
              <w:t>etiket</w:t>
            </w:r>
            <w:proofErr w:type="spellEnd"/>
            <w:r w:rsidRPr="008F23C6">
              <w:rPr>
                <w:color w:val="000000" w:themeColor="text1"/>
                <w:sz w:val="20"/>
                <w:szCs w:val="20"/>
              </w:rPr>
              <w:t xml:space="preserve"> (</w:t>
            </w:r>
            <w:proofErr w:type="gramStart"/>
            <w:r w:rsidRPr="008F23C6">
              <w:rPr>
                <w:color w:val="000000" w:themeColor="text1"/>
                <w:sz w:val="20"/>
                <w:szCs w:val="20"/>
              </w:rPr>
              <w:t>White-label</w:t>
            </w:r>
            <w:proofErr w:type="gramEnd"/>
            <w:r w:rsidRPr="008F23C6">
              <w:rPr>
                <w:color w:val="000000" w:themeColor="text1"/>
                <w:sz w:val="20"/>
                <w:szCs w:val="20"/>
              </w:rPr>
              <w:t xml:space="preserve">) </w:t>
            </w:r>
            <w:proofErr w:type="spellStart"/>
            <w:r w:rsidRPr="008F23C6">
              <w:rPr>
                <w:color w:val="000000" w:themeColor="text1"/>
                <w:sz w:val="20"/>
                <w:szCs w:val="20"/>
              </w:rPr>
              <w:t>lisans</w:t>
            </w:r>
            <w:proofErr w:type="spellEnd"/>
            <w:r w:rsidRPr="008F23C6">
              <w:rPr>
                <w:color w:val="000000" w:themeColor="text1"/>
                <w:sz w:val="20"/>
                <w:szCs w:val="20"/>
              </w:rPr>
              <w:t xml:space="preserve"> </w:t>
            </w:r>
            <w:proofErr w:type="spellStart"/>
            <w:r w:rsidRPr="008F23C6">
              <w:rPr>
                <w:color w:val="000000" w:themeColor="text1"/>
                <w:sz w:val="20"/>
                <w:szCs w:val="20"/>
              </w:rPr>
              <w:t>satışı</w:t>
            </w:r>
            <w:proofErr w:type="spellEnd"/>
            <w:r w:rsidRPr="008F23C6">
              <w:rPr>
                <w:color w:val="000000" w:themeColor="text1"/>
                <w:sz w:val="20"/>
                <w:szCs w:val="20"/>
              </w:rPr>
              <w:t>.</w:t>
            </w:r>
          </w:p>
        </w:tc>
      </w:tr>
      <w:tr w:rsidR="008F23C6" w14:paraId="6C2B1886"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4B80F82" w14:textId="2EBC75E2"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Resources</w:t>
            </w:r>
          </w:p>
        </w:tc>
        <w:tc>
          <w:tcPr>
            <w:tcW w:w="6236" w:type="dxa"/>
            <w:tcBorders>
              <w:top w:val="single" w:sz="4" w:space="0" w:color="7F7F7F"/>
              <w:left w:val="single" w:sz="4" w:space="0" w:color="7F7F7F"/>
              <w:bottom w:val="single" w:sz="4" w:space="0" w:color="7F7F7F"/>
              <w:right w:val="single" w:sz="4" w:space="0" w:color="7F7F7F"/>
            </w:tcBorders>
            <w:vAlign w:val="center"/>
          </w:tcPr>
          <w:p w14:paraId="0437CFCA" w14:textId="0F033DF7"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F23C6">
              <w:rPr>
                <w:color w:val="000000" w:themeColor="text1"/>
                <w:sz w:val="20"/>
                <w:szCs w:val="20"/>
              </w:rPr>
              <w:t>Geliştirilen</w:t>
            </w:r>
            <w:proofErr w:type="spellEnd"/>
            <w:r w:rsidRPr="008F23C6">
              <w:rPr>
                <w:color w:val="000000" w:themeColor="text1"/>
                <w:sz w:val="20"/>
                <w:szCs w:val="20"/>
              </w:rPr>
              <w:t xml:space="preserve"> Web Worker </w:t>
            </w:r>
            <w:proofErr w:type="spellStart"/>
            <w:r w:rsidRPr="008F23C6">
              <w:rPr>
                <w:color w:val="000000" w:themeColor="text1"/>
                <w:sz w:val="20"/>
                <w:szCs w:val="20"/>
              </w:rPr>
              <w:t>algoritması</w:t>
            </w:r>
            <w:proofErr w:type="spellEnd"/>
            <w:r w:rsidRPr="008F23C6">
              <w:rPr>
                <w:color w:val="000000" w:themeColor="text1"/>
                <w:sz w:val="20"/>
                <w:szCs w:val="20"/>
              </w:rPr>
              <w:t xml:space="preserve">, </w:t>
            </w:r>
            <w:proofErr w:type="spellStart"/>
            <w:r w:rsidRPr="008F23C6">
              <w:rPr>
                <w:color w:val="000000" w:themeColor="text1"/>
                <w:sz w:val="20"/>
                <w:szCs w:val="20"/>
              </w:rPr>
              <w:t>Vercel</w:t>
            </w:r>
            <w:proofErr w:type="spellEnd"/>
            <w:r w:rsidRPr="008F23C6">
              <w:rPr>
                <w:color w:val="000000" w:themeColor="text1"/>
                <w:sz w:val="20"/>
                <w:szCs w:val="20"/>
              </w:rPr>
              <w:t xml:space="preserve"> Edge </w:t>
            </w:r>
            <w:proofErr w:type="spellStart"/>
            <w:r w:rsidRPr="008F23C6">
              <w:rPr>
                <w:color w:val="000000" w:themeColor="text1"/>
                <w:sz w:val="20"/>
                <w:szCs w:val="20"/>
              </w:rPr>
              <w:t>Altyapısı</w:t>
            </w:r>
            <w:proofErr w:type="spellEnd"/>
            <w:r w:rsidRPr="008F23C6">
              <w:rPr>
                <w:color w:val="000000" w:themeColor="text1"/>
                <w:sz w:val="20"/>
                <w:szCs w:val="20"/>
              </w:rPr>
              <w:t>.</w:t>
            </w:r>
          </w:p>
        </w:tc>
      </w:tr>
      <w:tr w:rsidR="008F23C6" w14:paraId="6A01B1D0"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0B42295" w14:textId="0A6CDE90"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Activities</w:t>
            </w:r>
          </w:p>
        </w:tc>
        <w:tc>
          <w:tcPr>
            <w:tcW w:w="6236" w:type="dxa"/>
            <w:tcBorders>
              <w:top w:val="single" w:sz="4" w:space="0" w:color="7F7F7F"/>
              <w:left w:val="single" w:sz="4" w:space="0" w:color="7F7F7F"/>
              <w:bottom w:val="single" w:sz="4" w:space="0" w:color="7F7F7F"/>
              <w:right w:val="single" w:sz="4" w:space="0" w:color="7F7F7F"/>
            </w:tcBorders>
            <w:vAlign w:val="center"/>
          </w:tcPr>
          <w:p w14:paraId="299F941C" w14:textId="0DA2E5C6"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8F23C6">
              <w:rPr>
                <w:color w:val="000000" w:themeColor="text1"/>
                <w:sz w:val="20"/>
                <w:szCs w:val="20"/>
              </w:rPr>
              <w:t>Sürekli</w:t>
            </w:r>
            <w:proofErr w:type="spellEnd"/>
            <w:r w:rsidRPr="008F23C6">
              <w:rPr>
                <w:color w:val="000000" w:themeColor="text1"/>
                <w:sz w:val="20"/>
                <w:szCs w:val="20"/>
              </w:rPr>
              <w:t xml:space="preserve"> </w:t>
            </w:r>
            <w:proofErr w:type="spellStart"/>
            <w:r w:rsidRPr="008F23C6">
              <w:rPr>
                <w:color w:val="000000" w:themeColor="text1"/>
                <w:sz w:val="20"/>
                <w:szCs w:val="20"/>
              </w:rPr>
              <w:t>optimizasyon</w:t>
            </w:r>
            <w:proofErr w:type="spellEnd"/>
            <w:r w:rsidRPr="008F23C6">
              <w:rPr>
                <w:color w:val="000000" w:themeColor="text1"/>
                <w:sz w:val="20"/>
                <w:szCs w:val="20"/>
              </w:rPr>
              <w:t xml:space="preserve"> (</w:t>
            </w:r>
            <w:proofErr w:type="spellStart"/>
            <w:r w:rsidRPr="008F23C6">
              <w:rPr>
                <w:color w:val="000000" w:themeColor="text1"/>
                <w:sz w:val="20"/>
                <w:szCs w:val="20"/>
              </w:rPr>
              <w:t>WebAssembly</w:t>
            </w:r>
            <w:proofErr w:type="spellEnd"/>
            <w:r w:rsidRPr="008F23C6">
              <w:rPr>
                <w:color w:val="000000" w:themeColor="text1"/>
                <w:sz w:val="20"/>
                <w:szCs w:val="20"/>
              </w:rPr>
              <w:t xml:space="preserve"> </w:t>
            </w:r>
            <w:proofErr w:type="spellStart"/>
            <w:r w:rsidRPr="008F23C6">
              <w:rPr>
                <w:color w:val="000000" w:themeColor="text1"/>
                <w:sz w:val="20"/>
                <w:szCs w:val="20"/>
              </w:rPr>
              <w:t>entegrasyonu</w:t>
            </w:r>
            <w:proofErr w:type="spellEnd"/>
            <w:r w:rsidRPr="008F23C6">
              <w:rPr>
                <w:color w:val="000000" w:themeColor="text1"/>
                <w:sz w:val="20"/>
                <w:szCs w:val="20"/>
              </w:rPr>
              <w:t xml:space="preserve">), SEO </w:t>
            </w:r>
            <w:proofErr w:type="spellStart"/>
            <w:r w:rsidRPr="008F23C6">
              <w:rPr>
                <w:color w:val="000000" w:themeColor="text1"/>
                <w:sz w:val="20"/>
                <w:szCs w:val="20"/>
              </w:rPr>
              <w:t>ve</w:t>
            </w:r>
            <w:proofErr w:type="spellEnd"/>
            <w:r w:rsidRPr="008F23C6">
              <w:rPr>
                <w:color w:val="000000" w:themeColor="text1"/>
                <w:sz w:val="20"/>
                <w:szCs w:val="20"/>
              </w:rPr>
              <w:t xml:space="preserve"> </w:t>
            </w:r>
            <w:proofErr w:type="spellStart"/>
            <w:r w:rsidRPr="008F23C6">
              <w:rPr>
                <w:color w:val="000000" w:themeColor="text1"/>
                <w:sz w:val="20"/>
                <w:szCs w:val="20"/>
              </w:rPr>
              <w:t>İçerik</w:t>
            </w:r>
            <w:proofErr w:type="spellEnd"/>
            <w:r w:rsidRPr="008F23C6">
              <w:rPr>
                <w:color w:val="000000" w:themeColor="text1"/>
                <w:sz w:val="20"/>
                <w:szCs w:val="20"/>
              </w:rPr>
              <w:t xml:space="preserve"> Pazarlaması.</w:t>
            </w:r>
          </w:p>
        </w:tc>
      </w:tr>
      <w:tr w:rsidR="008F23C6" w14:paraId="01DA687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80F61F2" w14:textId="3D559DE5"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Partnerships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412D4C71" w14:textId="1897202D"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F23C6">
              <w:rPr>
                <w:color w:val="000000" w:themeColor="text1"/>
                <w:sz w:val="20"/>
                <w:szCs w:val="20"/>
              </w:rPr>
              <w:t xml:space="preserve">Veri </w:t>
            </w:r>
            <w:proofErr w:type="spellStart"/>
            <w:r w:rsidRPr="008F23C6">
              <w:rPr>
                <w:color w:val="000000" w:themeColor="text1"/>
                <w:sz w:val="20"/>
                <w:szCs w:val="20"/>
              </w:rPr>
              <w:t>bilimi</w:t>
            </w:r>
            <w:proofErr w:type="spellEnd"/>
            <w:r w:rsidRPr="008F23C6">
              <w:rPr>
                <w:color w:val="000000" w:themeColor="text1"/>
                <w:sz w:val="20"/>
                <w:szCs w:val="20"/>
              </w:rPr>
              <w:t xml:space="preserve"> </w:t>
            </w:r>
            <w:proofErr w:type="spellStart"/>
            <w:r w:rsidRPr="008F23C6">
              <w:rPr>
                <w:color w:val="000000" w:themeColor="text1"/>
                <w:sz w:val="20"/>
                <w:szCs w:val="20"/>
              </w:rPr>
              <w:t>bootcamp'leri</w:t>
            </w:r>
            <w:proofErr w:type="spellEnd"/>
            <w:r w:rsidRPr="008F23C6">
              <w:rPr>
                <w:color w:val="000000" w:themeColor="text1"/>
                <w:sz w:val="20"/>
                <w:szCs w:val="20"/>
              </w:rPr>
              <w:t xml:space="preserve"> (</w:t>
            </w:r>
            <w:proofErr w:type="spellStart"/>
            <w:r w:rsidRPr="008F23C6">
              <w:rPr>
                <w:color w:val="000000" w:themeColor="text1"/>
                <w:sz w:val="20"/>
                <w:szCs w:val="20"/>
              </w:rPr>
              <w:t>Eğitim</w:t>
            </w:r>
            <w:proofErr w:type="spellEnd"/>
            <w:r w:rsidRPr="008F23C6">
              <w:rPr>
                <w:color w:val="000000" w:themeColor="text1"/>
                <w:sz w:val="20"/>
                <w:szCs w:val="20"/>
              </w:rPr>
              <w:t xml:space="preserve"> </w:t>
            </w:r>
            <w:proofErr w:type="spellStart"/>
            <w:r w:rsidRPr="008F23C6">
              <w:rPr>
                <w:color w:val="000000" w:themeColor="text1"/>
                <w:sz w:val="20"/>
                <w:szCs w:val="20"/>
              </w:rPr>
              <w:t>amaçlı</w:t>
            </w:r>
            <w:proofErr w:type="spellEnd"/>
            <w:r w:rsidRPr="008F23C6">
              <w:rPr>
                <w:color w:val="000000" w:themeColor="text1"/>
                <w:sz w:val="20"/>
                <w:szCs w:val="20"/>
              </w:rPr>
              <w:t xml:space="preserve">), Açık </w:t>
            </w:r>
            <w:proofErr w:type="spellStart"/>
            <w:r w:rsidRPr="008F23C6">
              <w:rPr>
                <w:color w:val="000000" w:themeColor="text1"/>
                <w:sz w:val="20"/>
                <w:szCs w:val="20"/>
              </w:rPr>
              <w:t>kaynak</w:t>
            </w:r>
            <w:proofErr w:type="spellEnd"/>
            <w:r w:rsidRPr="008F23C6">
              <w:rPr>
                <w:color w:val="000000" w:themeColor="text1"/>
                <w:sz w:val="20"/>
                <w:szCs w:val="20"/>
              </w:rPr>
              <w:t xml:space="preserve"> </w:t>
            </w:r>
            <w:proofErr w:type="spellStart"/>
            <w:r w:rsidRPr="008F23C6">
              <w:rPr>
                <w:color w:val="000000" w:themeColor="text1"/>
                <w:sz w:val="20"/>
                <w:szCs w:val="20"/>
              </w:rPr>
              <w:t>toplulukları</w:t>
            </w:r>
            <w:proofErr w:type="spellEnd"/>
            <w:r w:rsidRPr="008F23C6">
              <w:rPr>
                <w:color w:val="000000" w:themeColor="text1"/>
                <w:sz w:val="20"/>
                <w:szCs w:val="20"/>
              </w:rPr>
              <w:t>.</w:t>
            </w:r>
          </w:p>
        </w:tc>
      </w:tr>
      <w:tr w:rsidR="008F23C6" w14:paraId="3F3B33F9"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47E74C9" w14:textId="78BA2AD9"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Cost Structure</w:t>
            </w:r>
          </w:p>
        </w:tc>
        <w:tc>
          <w:tcPr>
            <w:tcW w:w="6236" w:type="dxa"/>
            <w:tcBorders>
              <w:top w:val="single" w:sz="4" w:space="0" w:color="7F7F7F"/>
              <w:left w:val="single" w:sz="4" w:space="0" w:color="7F7F7F"/>
              <w:bottom w:val="single" w:sz="4" w:space="0" w:color="7F7F7F"/>
              <w:right w:val="single" w:sz="4" w:space="0" w:color="7F7F7F"/>
            </w:tcBorders>
            <w:vAlign w:val="center"/>
          </w:tcPr>
          <w:p w14:paraId="325342EC" w14:textId="190AB22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8F23C6">
              <w:rPr>
                <w:color w:val="000000" w:themeColor="text1"/>
                <w:sz w:val="20"/>
                <w:szCs w:val="20"/>
              </w:rPr>
              <w:t xml:space="preserve">Domain </w:t>
            </w:r>
            <w:proofErr w:type="spellStart"/>
            <w:r w:rsidRPr="008F23C6">
              <w:rPr>
                <w:color w:val="000000" w:themeColor="text1"/>
                <w:sz w:val="20"/>
                <w:szCs w:val="20"/>
              </w:rPr>
              <w:t>ücreti</w:t>
            </w:r>
            <w:proofErr w:type="spellEnd"/>
            <w:r w:rsidRPr="008F23C6">
              <w:rPr>
                <w:color w:val="000000" w:themeColor="text1"/>
                <w:sz w:val="20"/>
                <w:szCs w:val="20"/>
              </w:rPr>
              <w:t xml:space="preserve">, </w:t>
            </w:r>
            <w:proofErr w:type="spellStart"/>
            <w:r w:rsidRPr="008F23C6">
              <w:rPr>
                <w:color w:val="000000" w:themeColor="text1"/>
                <w:sz w:val="20"/>
                <w:szCs w:val="20"/>
              </w:rPr>
              <w:t>Vercel</w:t>
            </w:r>
            <w:proofErr w:type="spellEnd"/>
            <w:r w:rsidRPr="008F23C6">
              <w:rPr>
                <w:color w:val="000000" w:themeColor="text1"/>
                <w:sz w:val="20"/>
                <w:szCs w:val="20"/>
              </w:rPr>
              <w:t xml:space="preserve"> Pro (</w:t>
            </w:r>
            <w:proofErr w:type="spellStart"/>
            <w:r w:rsidRPr="008F23C6">
              <w:rPr>
                <w:color w:val="000000" w:themeColor="text1"/>
                <w:sz w:val="20"/>
                <w:szCs w:val="20"/>
              </w:rPr>
              <w:t>İleride</w:t>
            </w:r>
            <w:proofErr w:type="spellEnd"/>
            <w:r w:rsidRPr="008F23C6">
              <w:rPr>
                <w:color w:val="000000" w:themeColor="text1"/>
                <w:sz w:val="20"/>
                <w:szCs w:val="20"/>
              </w:rPr>
              <w:t xml:space="preserve">), </w:t>
            </w:r>
            <w:proofErr w:type="spellStart"/>
            <w:r w:rsidRPr="008F23C6">
              <w:rPr>
                <w:color w:val="000000" w:themeColor="text1"/>
                <w:sz w:val="20"/>
                <w:szCs w:val="20"/>
              </w:rPr>
              <w:t>Pazarlama</w:t>
            </w:r>
            <w:proofErr w:type="spellEnd"/>
            <w:r w:rsidRPr="008F23C6">
              <w:rPr>
                <w:color w:val="000000" w:themeColor="text1"/>
                <w:sz w:val="20"/>
                <w:szCs w:val="20"/>
              </w:rPr>
              <w:t>. (</w:t>
            </w:r>
            <w:proofErr w:type="spellStart"/>
            <w:r w:rsidRPr="008F23C6">
              <w:rPr>
                <w:color w:val="000000" w:themeColor="text1"/>
                <w:sz w:val="20"/>
                <w:szCs w:val="20"/>
              </w:rPr>
              <w:t>Veritabanı</w:t>
            </w:r>
            <w:proofErr w:type="spellEnd"/>
            <w:r w:rsidRPr="008F23C6">
              <w:rPr>
                <w:color w:val="000000" w:themeColor="text1"/>
                <w:sz w:val="20"/>
                <w:szCs w:val="20"/>
              </w:rPr>
              <w:t xml:space="preserve"> </w:t>
            </w:r>
            <w:proofErr w:type="spellStart"/>
            <w:r w:rsidRPr="008F23C6">
              <w:rPr>
                <w:color w:val="000000" w:themeColor="text1"/>
                <w:sz w:val="20"/>
                <w:szCs w:val="20"/>
              </w:rPr>
              <w:t>ve</w:t>
            </w:r>
            <w:proofErr w:type="spellEnd"/>
            <w:r w:rsidRPr="008F23C6">
              <w:rPr>
                <w:color w:val="000000" w:themeColor="text1"/>
                <w:sz w:val="20"/>
                <w:szCs w:val="20"/>
              </w:rPr>
              <w:t xml:space="preserve"> </w:t>
            </w:r>
            <w:proofErr w:type="spellStart"/>
            <w:r w:rsidRPr="008F23C6">
              <w:rPr>
                <w:color w:val="000000" w:themeColor="text1"/>
                <w:sz w:val="20"/>
                <w:szCs w:val="20"/>
              </w:rPr>
              <w:t>sunucu</w:t>
            </w:r>
            <w:proofErr w:type="spellEnd"/>
            <w:r w:rsidRPr="008F23C6">
              <w:rPr>
                <w:color w:val="000000" w:themeColor="text1"/>
                <w:sz w:val="20"/>
                <w:szCs w:val="20"/>
              </w:rPr>
              <w:t xml:space="preserve"> </w:t>
            </w:r>
            <w:proofErr w:type="spellStart"/>
            <w:r w:rsidRPr="008F23C6">
              <w:rPr>
                <w:color w:val="000000" w:themeColor="text1"/>
                <w:sz w:val="20"/>
                <w:szCs w:val="20"/>
              </w:rPr>
              <w:t>maliyeti</w:t>
            </w:r>
            <w:proofErr w:type="spellEnd"/>
            <w:r w:rsidRPr="008F23C6">
              <w:rPr>
                <w:color w:val="000000" w:themeColor="text1"/>
                <w:sz w:val="20"/>
                <w:szCs w:val="20"/>
              </w:rPr>
              <w:t xml:space="preserve"> </w:t>
            </w:r>
            <w:proofErr w:type="spellStart"/>
            <w:r w:rsidRPr="008F23C6">
              <w:rPr>
                <w:color w:val="000000" w:themeColor="text1"/>
                <w:sz w:val="20"/>
                <w:szCs w:val="20"/>
              </w:rPr>
              <w:t>sıfırdır</w:t>
            </w:r>
            <w:proofErr w:type="spellEnd"/>
            <w:r w:rsidRPr="008F23C6">
              <w:rPr>
                <w:color w:val="000000" w:themeColor="text1"/>
                <w:sz w:val="20"/>
                <w:szCs w:val="20"/>
              </w:rPr>
              <w:t>).</w:t>
            </w:r>
          </w:p>
        </w:tc>
      </w:tr>
    </w:tbl>
    <w:p w14:paraId="1BCC3A1D" w14:textId="77777777" w:rsidR="00052761" w:rsidRDefault="003836EC">
      <w:pPr>
        <w:pStyle w:val="Balk2"/>
      </w:pPr>
      <w:bookmarkStart w:id="86" w:name="_Toc229342355"/>
      <w:r>
        <w:lastRenderedPageBreak/>
        <w:t xml:space="preserve">9.2. Gelir </w:t>
      </w:r>
      <w:proofErr w:type="spellStart"/>
      <w:r>
        <w:t>Modeli</w:t>
      </w:r>
      <w:bookmarkEnd w:id="86"/>
      <w:proofErr w:type="spellEnd"/>
    </w:p>
    <w:p w14:paraId="33EDA7AF" w14:textId="1E6A3C51" w:rsidR="008F23C6" w:rsidRDefault="008F23C6" w:rsidP="008F23C6">
      <w:pPr>
        <w:ind w:firstLine="0"/>
      </w:pPr>
      <w:proofErr w:type="spellStart"/>
      <w:r w:rsidRPr="008F23C6">
        <w:t>Proje</w:t>
      </w:r>
      <w:proofErr w:type="spellEnd"/>
      <w:r w:rsidRPr="008F23C6">
        <w:t xml:space="preserve">, </w:t>
      </w:r>
      <w:proofErr w:type="spellStart"/>
      <w:r w:rsidRPr="008F23C6">
        <w:t>sunucu</w:t>
      </w:r>
      <w:proofErr w:type="spellEnd"/>
      <w:r w:rsidRPr="008F23C6">
        <w:t xml:space="preserve"> </w:t>
      </w:r>
      <w:proofErr w:type="spellStart"/>
      <w:r w:rsidRPr="008F23C6">
        <w:t>maliyeti</w:t>
      </w:r>
      <w:proofErr w:type="spellEnd"/>
      <w:r w:rsidRPr="008F23C6">
        <w:t xml:space="preserve"> </w:t>
      </w:r>
      <w:proofErr w:type="spellStart"/>
      <w:r w:rsidRPr="008F23C6">
        <w:t>yaratmadığı</w:t>
      </w:r>
      <w:proofErr w:type="spellEnd"/>
      <w:r w:rsidRPr="008F23C6">
        <w:t xml:space="preserve"> </w:t>
      </w:r>
      <w:proofErr w:type="spellStart"/>
      <w:r w:rsidRPr="008F23C6">
        <w:t>için</w:t>
      </w:r>
      <w:proofErr w:type="spellEnd"/>
      <w:r w:rsidRPr="008F23C6">
        <w:t> </w:t>
      </w:r>
      <w:r w:rsidRPr="008F23C6">
        <w:rPr>
          <w:b/>
          <w:bCs/>
        </w:rPr>
        <w:t>Freemium</w:t>
      </w:r>
      <w:r w:rsidRPr="008F23C6">
        <w:t> </w:t>
      </w:r>
      <w:proofErr w:type="spellStart"/>
      <w:r w:rsidRPr="008F23C6">
        <w:t>modeli</w:t>
      </w:r>
      <w:proofErr w:type="spellEnd"/>
      <w:r w:rsidRPr="008F23C6">
        <w:t xml:space="preserve"> </w:t>
      </w:r>
      <w:proofErr w:type="spellStart"/>
      <w:r w:rsidRPr="008F23C6">
        <w:t>seçilmiştir</w:t>
      </w:r>
      <w:proofErr w:type="spellEnd"/>
      <w:r w:rsidRPr="008F23C6">
        <w:t xml:space="preserve">. </w:t>
      </w:r>
      <w:proofErr w:type="spellStart"/>
      <w:r w:rsidRPr="008F23C6">
        <w:t>Kullanıcı</w:t>
      </w:r>
      <w:proofErr w:type="spellEnd"/>
      <w:r w:rsidRPr="008F23C6">
        <w:t xml:space="preserve"> </w:t>
      </w:r>
      <w:proofErr w:type="spellStart"/>
      <w:r w:rsidRPr="008F23C6">
        <w:t>aracı</w:t>
      </w:r>
      <w:proofErr w:type="spellEnd"/>
      <w:r w:rsidRPr="008F23C6">
        <w:t xml:space="preserve"> </w:t>
      </w:r>
      <w:proofErr w:type="spellStart"/>
      <w:r w:rsidRPr="008F23C6">
        <w:t>ücretsiz</w:t>
      </w:r>
      <w:proofErr w:type="spellEnd"/>
      <w:r w:rsidRPr="008F23C6">
        <w:t xml:space="preserve"> </w:t>
      </w:r>
      <w:proofErr w:type="spellStart"/>
      <w:r w:rsidRPr="008F23C6">
        <w:t>deneyip</w:t>
      </w:r>
      <w:proofErr w:type="spellEnd"/>
      <w:r w:rsidRPr="008F23C6">
        <w:t xml:space="preserve"> </w:t>
      </w:r>
      <w:proofErr w:type="spellStart"/>
      <w:r w:rsidRPr="008F23C6">
        <w:t>güven</w:t>
      </w:r>
      <w:proofErr w:type="spellEnd"/>
      <w:r w:rsidRPr="008F23C6">
        <w:t xml:space="preserve"> </w:t>
      </w:r>
      <w:proofErr w:type="spellStart"/>
      <w:r w:rsidRPr="008F23C6">
        <w:t>kazanır</w:t>
      </w:r>
      <w:proofErr w:type="spellEnd"/>
      <w:r w:rsidRPr="008F23C6">
        <w:t xml:space="preserve">, </w:t>
      </w:r>
      <w:proofErr w:type="spellStart"/>
      <w:r w:rsidRPr="008F23C6">
        <w:t>büyük</w:t>
      </w:r>
      <w:proofErr w:type="spellEnd"/>
      <w:r w:rsidRPr="008F23C6">
        <w:t xml:space="preserve"> </w:t>
      </w:r>
      <w:proofErr w:type="spellStart"/>
      <w:r w:rsidRPr="008F23C6">
        <w:t>veriler</w:t>
      </w:r>
      <w:proofErr w:type="spellEnd"/>
      <w:r w:rsidRPr="008F23C6">
        <w:t xml:space="preserve"> </w:t>
      </w:r>
      <w:proofErr w:type="spellStart"/>
      <w:r w:rsidRPr="008F23C6">
        <w:t>ve</w:t>
      </w:r>
      <w:proofErr w:type="spellEnd"/>
      <w:r w:rsidRPr="008F23C6">
        <w:t xml:space="preserve"> </w:t>
      </w:r>
      <w:proofErr w:type="spellStart"/>
      <w:r w:rsidRPr="008F23C6">
        <w:t>ekstra</w:t>
      </w:r>
      <w:proofErr w:type="spellEnd"/>
      <w:r w:rsidRPr="008F23C6">
        <w:t xml:space="preserve"> </w:t>
      </w:r>
      <w:proofErr w:type="spellStart"/>
      <w:r w:rsidRPr="008F23C6">
        <w:t>formatlar</w:t>
      </w:r>
      <w:proofErr w:type="spellEnd"/>
      <w:r w:rsidRPr="008F23C6">
        <w:t xml:space="preserve"> </w:t>
      </w:r>
      <w:proofErr w:type="spellStart"/>
      <w:r w:rsidRPr="008F23C6">
        <w:t>için</w:t>
      </w:r>
      <w:proofErr w:type="spellEnd"/>
      <w:r w:rsidRPr="008F23C6">
        <w:t xml:space="preserve"> Pro </w:t>
      </w:r>
      <w:proofErr w:type="spellStart"/>
      <w:r w:rsidRPr="008F23C6">
        <w:t>pakete</w:t>
      </w:r>
      <w:proofErr w:type="spellEnd"/>
      <w:r w:rsidRPr="008F23C6">
        <w:t xml:space="preserve"> </w:t>
      </w:r>
      <w:proofErr w:type="spellStart"/>
      <w:r w:rsidRPr="008F23C6">
        <w:t>geçer</w:t>
      </w:r>
      <w:proofErr w:type="spellEnd"/>
      <w:r w:rsidRPr="008F23C6">
        <w:t>.</w:t>
      </w:r>
    </w:p>
    <w:p w14:paraId="5C8D7895" w14:textId="1CC3F3D5" w:rsidR="00052761" w:rsidRDefault="003836EC">
      <w:pPr>
        <w:pStyle w:val="ResimYazs"/>
        <w:spacing w:after="120"/>
      </w:pPr>
      <w:bookmarkStart w:id="87" w:name="_Toc229342408"/>
      <w:r>
        <w:t xml:space="preserve">Tablo </w:t>
      </w:r>
      <w:r w:rsidR="005E3D55">
        <w:t>23</w:t>
      </w:r>
      <w:r>
        <w:t xml:space="preserve">: </w:t>
      </w:r>
      <w:proofErr w:type="spellStart"/>
      <w:r>
        <w:t>Fiyat</w:t>
      </w:r>
      <w:proofErr w:type="spellEnd"/>
      <w:r>
        <w:t xml:space="preserve"> </w:t>
      </w:r>
      <w:proofErr w:type="spellStart"/>
      <w:r>
        <w:t>Tabloması</w:t>
      </w:r>
      <w:proofErr w:type="spellEnd"/>
      <w:r>
        <w:t xml:space="preserve"> (3 tier)</w:t>
      </w:r>
      <w:bookmarkEnd w:id="87"/>
    </w:p>
    <w:tbl>
      <w:tblPr>
        <w:tblStyle w:val="AkKlavuz-Vurgu1"/>
        <w:tblW w:w="9072" w:type="dxa"/>
        <w:jc w:val="center"/>
        <w:tblLayout w:type="fixed"/>
        <w:tblLook w:val="04A0" w:firstRow="1" w:lastRow="0" w:firstColumn="1" w:lastColumn="0" w:noHBand="0" w:noVBand="1"/>
      </w:tblPr>
      <w:tblGrid>
        <w:gridCol w:w="1701"/>
        <w:gridCol w:w="2268"/>
        <w:gridCol w:w="2268"/>
        <w:gridCol w:w="2835"/>
      </w:tblGrid>
      <w:tr w:rsidR="00052761" w14:paraId="24E8A278" w14:textId="77777777" w:rsidTr="008F23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3A57D1CF" w14:textId="77777777" w:rsidR="00052761" w:rsidRDefault="003836EC">
            <w:pPr>
              <w:ind w:firstLine="0"/>
            </w:pPr>
            <w:r>
              <w:rPr>
                <w:color w:val="FFFFFF"/>
                <w:sz w:val="22"/>
              </w:rPr>
              <w:t>Plan</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5618B85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Aylık</w:t>
            </w:r>
            <w:proofErr w:type="spellEnd"/>
            <w:r>
              <w:rPr>
                <w:color w:val="FFFFFF"/>
                <w:sz w:val="22"/>
              </w:rPr>
              <w:t xml:space="preserve"> </w:t>
            </w:r>
            <w:proofErr w:type="spellStart"/>
            <w:r>
              <w:rPr>
                <w:color w:val="FFFFFF"/>
                <w:sz w:val="22"/>
              </w:rPr>
              <w:t>Fiyat</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D646F52"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Yıllık</w:t>
            </w:r>
            <w:proofErr w:type="spellEnd"/>
            <w:r>
              <w:rPr>
                <w:color w:val="FFFFFF"/>
                <w:sz w:val="22"/>
              </w:rPr>
              <w:t xml:space="preserve"> </w:t>
            </w:r>
            <w:proofErr w:type="spellStart"/>
            <w:r>
              <w:rPr>
                <w:color w:val="FFFFFF"/>
                <w:sz w:val="22"/>
              </w:rPr>
              <w:t>Fiyat</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610F597B"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İçerik</w:t>
            </w:r>
            <w:proofErr w:type="spellEnd"/>
          </w:p>
        </w:tc>
      </w:tr>
      <w:tr w:rsidR="008F23C6" w14:paraId="1DD571E3" w14:textId="77777777" w:rsidTr="008F23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BADA6D2" w14:textId="29DDA626"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Free</w:t>
            </w:r>
          </w:p>
        </w:tc>
        <w:tc>
          <w:tcPr>
            <w:tcW w:w="2268" w:type="dxa"/>
            <w:tcBorders>
              <w:top w:val="single" w:sz="4" w:space="0" w:color="7F7F7F"/>
              <w:left w:val="single" w:sz="4" w:space="0" w:color="7F7F7F"/>
              <w:bottom w:val="single" w:sz="4" w:space="0" w:color="7F7F7F"/>
              <w:right w:val="single" w:sz="4" w:space="0" w:color="7F7F7F"/>
            </w:tcBorders>
            <w:vAlign w:val="center"/>
          </w:tcPr>
          <w:p w14:paraId="1FE575DF" w14:textId="0AD7C61F"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₺0</w:t>
            </w:r>
          </w:p>
        </w:tc>
        <w:tc>
          <w:tcPr>
            <w:tcW w:w="2268" w:type="dxa"/>
            <w:tcBorders>
              <w:top w:val="single" w:sz="4" w:space="0" w:color="7F7F7F"/>
              <w:left w:val="single" w:sz="4" w:space="0" w:color="7F7F7F"/>
              <w:bottom w:val="single" w:sz="4" w:space="0" w:color="7F7F7F"/>
              <w:right w:val="single" w:sz="4" w:space="0" w:color="7F7F7F"/>
            </w:tcBorders>
            <w:vAlign w:val="center"/>
          </w:tcPr>
          <w:p w14:paraId="40E7AC9A" w14:textId="0EED8906"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₺0</w:t>
            </w:r>
          </w:p>
        </w:tc>
        <w:tc>
          <w:tcPr>
            <w:tcW w:w="2835" w:type="dxa"/>
            <w:tcBorders>
              <w:top w:val="single" w:sz="4" w:space="0" w:color="7F7F7F"/>
              <w:left w:val="single" w:sz="4" w:space="0" w:color="7F7F7F"/>
              <w:bottom w:val="single" w:sz="4" w:space="0" w:color="7F7F7F"/>
              <w:right w:val="single" w:sz="4" w:space="0" w:color="7F7F7F"/>
            </w:tcBorders>
            <w:vAlign w:val="center"/>
          </w:tcPr>
          <w:p w14:paraId="12D55974" w14:textId="42E7D3E4"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F23C6">
              <w:rPr>
                <w:color w:val="000000" w:themeColor="text1"/>
                <w:sz w:val="20"/>
                <w:szCs w:val="20"/>
              </w:rPr>
              <w:t>Maksimum</w:t>
            </w:r>
            <w:proofErr w:type="spellEnd"/>
            <w:r w:rsidRPr="008F23C6">
              <w:rPr>
                <w:color w:val="000000" w:themeColor="text1"/>
                <w:sz w:val="20"/>
                <w:szCs w:val="20"/>
              </w:rPr>
              <w:t xml:space="preserve"> 10 MB </w:t>
            </w:r>
            <w:proofErr w:type="spellStart"/>
            <w:r w:rsidRPr="008F23C6">
              <w:rPr>
                <w:color w:val="000000" w:themeColor="text1"/>
                <w:sz w:val="20"/>
                <w:szCs w:val="20"/>
              </w:rPr>
              <w:t>dosya</w:t>
            </w:r>
            <w:proofErr w:type="spellEnd"/>
            <w:r w:rsidRPr="008F23C6">
              <w:rPr>
                <w:color w:val="000000" w:themeColor="text1"/>
                <w:sz w:val="20"/>
                <w:szCs w:val="20"/>
              </w:rPr>
              <w:t xml:space="preserve"> </w:t>
            </w:r>
            <w:proofErr w:type="spellStart"/>
            <w:r w:rsidRPr="008F23C6">
              <w:rPr>
                <w:color w:val="000000" w:themeColor="text1"/>
                <w:sz w:val="20"/>
                <w:szCs w:val="20"/>
              </w:rPr>
              <w:t>limiti</w:t>
            </w:r>
            <w:proofErr w:type="spellEnd"/>
            <w:r w:rsidRPr="008F23C6">
              <w:rPr>
                <w:color w:val="000000" w:themeColor="text1"/>
                <w:sz w:val="20"/>
                <w:szCs w:val="20"/>
              </w:rPr>
              <w:t xml:space="preserve">, Temel </w:t>
            </w:r>
            <w:proofErr w:type="spellStart"/>
            <w:r w:rsidRPr="008F23C6">
              <w:rPr>
                <w:color w:val="000000" w:themeColor="text1"/>
                <w:sz w:val="20"/>
                <w:szCs w:val="20"/>
              </w:rPr>
              <w:t>İstatistikler</w:t>
            </w:r>
            <w:proofErr w:type="spellEnd"/>
            <w:r w:rsidRPr="008F23C6">
              <w:rPr>
                <w:color w:val="000000" w:themeColor="text1"/>
                <w:sz w:val="20"/>
                <w:szCs w:val="20"/>
              </w:rPr>
              <w:t xml:space="preserve">, </w:t>
            </w:r>
            <w:proofErr w:type="spellStart"/>
            <w:r w:rsidRPr="008F23C6">
              <w:rPr>
                <w:color w:val="000000" w:themeColor="text1"/>
                <w:sz w:val="20"/>
                <w:szCs w:val="20"/>
              </w:rPr>
              <w:t>Sadece</w:t>
            </w:r>
            <w:proofErr w:type="spellEnd"/>
            <w:r w:rsidRPr="008F23C6">
              <w:rPr>
                <w:color w:val="000000" w:themeColor="text1"/>
                <w:sz w:val="20"/>
                <w:szCs w:val="20"/>
              </w:rPr>
              <w:t xml:space="preserve"> CSV </w:t>
            </w:r>
            <w:proofErr w:type="spellStart"/>
            <w:r w:rsidRPr="008F23C6">
              <w:rPr>
                <w:color w:val="000000" w:themeColor="text1"/>
                <w:sz w:val="20"/>
                <w:szCs w:val="20"/>
              </w:rPr>
              <w:t>formatı</w:t>
            </w:r>
            <w:proofErr w:type="spellEnd"/>
            <w:r w:rsidRPr="008F23C6">
              <w:rPr>
                <w:color w:val="000000" w:themeColor="text1"/>
                <w:sz w:val="20"/>
                <w:szCs w:val="20"/>
              </w:rPr>
              <w:t>.</w:t>
            </w:r>
          </w:p>
        </w:tc>
      </w:tr>
      <w:tr w:rsidR="008F23C6" w14:paraId="3A5F0B34" w14:textId="77777777" w:rsidTr="008F23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207ED487" w14:textId="11C10F3F"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Pro</w:t>
            </w:r>
          </w:p>
        </w:tc>
        <w:tc>
          <w:tcPr>
            <w:tcW w:w="2268" w:type="dxa"/>
            <w:tcBorders>
              <w:top w:val="single" w:sz="4" w:space="0" w:color="7F7F7F"/>
              <w:left w:val="single" w:sz="4" w:space="0" w:color="7F7F7F"/>
              <w:bottom w:val="single" w:sz="4" w:space="0" w:color="7F7F7F"/>
              <w:right w:val="single" w:sz="4" w:space="0" w:color="7F7F7F"/>
            </w:tcBorders>
            <w:vAlign w:val="center"/>
          </w:tcPr>
          <w:p w14:paraId="3CAC0853" w14:textId="636AF05F"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8F23C6">
              <w:rPr>
                <w:color w:val="000000" w:themeColor="text1"/>
                <w:sz w:val="20"/>
                <w:szCs w:val="20"/>
              </w:rPr>
              <w:t>₺150</w:t>
            </w:r>
          </w:p>
        </w:tc>
        <w:tc>
          <w:tcPr>
            <w:tcW w:w="2268" w:type="dxa"/>
            <w:tcBorders>
              <w:top w:val="single" w:sz="4" w:space="0" w:color="7F7F7F"/>
              <w:left w:val="single" w:sz="4" w:space="0" w:color="7F7F7F"/>
              <w:bottom w:val="single" w:sz="4" w:space="0" w:color="7F7F7F"/>
              <w:right w:val="single" w:sz="4" w:space="0" w:color="7F7F7F"/>
            </w:tcBorders>
            <w:vAlign w:val="center"/>
          </w:tcPr>
          <w:p w14:paraId="2EC8245B" w14:textId="0E69993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8F23C6">
              <w:rPr>
                <w:color w:val="000000" w:themeColor="text1"/>
                <w:sz w:val="20"/>
                <w:szCs w:val="20"/>
              </w:rPr>
              <w:t xml:space="preserve">₺1.500 (2 ay </w:t>
            </w:r>
            <w:proofErr w:type="spellStart"/>
            <w:r w:rsidRPr="008F23C6">
              <w:rPr>
                <w:color w:val="000000" w:themeColor="text1"/>
                <w:sz w:val="20"/>
                <w:szCs w:val="20"/>
              </w:rPr>
              <w:t>bedava</w:t>
            </w:r>
            <w:proofErr w:type="spellEnd"/>
            <w:r w:rsidRPr="008F23C6">
              <w:rPr>
                <w:color w:val="000000" w:themeColor="text1"/>
                <w:sz w:val="20"/>
                <w:szCs w:val="20"/>
              </w:rPr>
              <w:t>)</w:t>
            </w:r>
          </w:p>
        </w:tc>
        <w:tc>
          <w:tcPr>
            <w:tcW w:w="2835" w:type="dxa"/>
            <w:tcBorders>
              <w:top w:val="single" w:sz="4" w:space="0" w:color="7F7F7F"/>
              <w:left w:val="single" w:sz="4" w:space="0" w:color="7F7F7F"/>
              <w:bottom w:val="single" w:sz="4" w:space="0" w:color="7F7F7F"/>
              <w:right w:val="single" w:sz="4" w:space="0" w:color="7F7F7F"/>
            </w:tcBorders>
            <w:vAlign w:val="center"/>
          </w:tcPr>
          <w:p w14:paraId="4F27867B" w14:textId="5D4C228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8F23C6">
              <w:rPr>
                <w:color w:val="000000" w:themeColor="text1"/>
                <w:sz w:val="20"/>
                <w:szCs w:val="20"/>
              </w:rPr>
              <w:t>Sınırsız</w:t>
            </w:r>
            <w:proofErr w:type="spellEnd"/>
            <w:r w:rsidRPr="008F23C6">
              <w:rPr>
                <w:color w:val="000000" w:themeColor="text1"/>
                <w:sz w:val="20"/>
                <w:szCs w:val="20"/>
              </w:rPr>
              <w:t xml:space="preserve"> </w:t>
            </w:r>
            <w:proofErr w:type="spellStart"/>
            <w:r w:rsidRPr="008F23C6">
              <w:rPr>
                <w:color w:val="000000" w:themeColor="text1"/>
                <w:sz w:val="20"/>
                <w:szCs w:val="20"/>
              </w:rPr>
              <w:t>dosya</w:t>
            </w:r>
            <w:proofErr w:type="spellEnd"/>
            <w:r w:rsidRPr="008F23C6">
              <w:rPr>
                <w:color w:val="000000" w:themeColor="text1"/>
                <w:sz w:val="20"/>
                <w:szCs w:val="20"/>
              </w:rPr>
              <w:t xml:space="preserve"> </w:t>
            </w:r>
            <w:proofErr w:type="spellStart"/>
            <w:r w:rsidRPr="008F23C6">
              <w:rPr>
                <w:color w:val="000000" w:themeColor="text1"/>
                <w:sz w:val="20"/>
                <w:szCs w:val="20"/>
              </w:rPr>
              <w:t>boyutu</w:t>
            </w:r>
            <w:proofErr w:type="spellEnd"/>
            <w:r w:rsidRPr="008F23C6">
              <w:rPr>
                <w:color w:val="000000" w:themeColor="text1"/>
                <w:sz w:val="20"/>
                <w:szCs w:val="20"/>
              </w:rPr>
              <w:t xml:space="preserve"> (RAM </w:t>
            </w:r>
            <w:proofErr w:type="spellStart"/>
            <w:r w:rsidRPr="008F23C6">
              <w:rPr>
                <w:color w:val="000000" w:themeColor="text1"/>
                <w:sz w:val="20"/>
                <w:szCs w:val="20"/>
              </w:rPr>
              <w:t>yettiğince</w:t>
            </w:r>
            <w:proofErr w:type="spellEnd"/>
            <w:r w:rsidRPr="008F23C6">
              <w:rPr>
                <w:color w:val="000000" w:themeColor="text1"/>
                <w:sz w:val="20"/>
                <w:szCs w:val="20"/>
              </w:rPr>
              <w:t xml:space="preserve">), Excel (.xlsx) </w:t>
            </w:r>
            <w:proofErr w:type="spellStart"/>
            <w:r w:rsidRPr="008F23C6">
              <w:rPr>
                <w:color w:val="000000" w:themeColor="text1"/>
                <w:sz w:val="20"/>
                <w:szCs w:val="20"/>
              </w:rPr>
              <w:t>dışa</w:t>
            </w:r>
            <w:proofErr w:type="spellEnd"/>
            <w:r w:rsidRPr="008F23C6">
              <w:rPr>
                <w:color w:val="000000" w:themeColor="text1"/>
                <w:sz w:val="20"/>
                <w:szCs w:val="20"/>
              </w:rPr>
              <w:t xml:space="preserve"> </w:t>
            </w:r>
            <w:proofErr w:type="spellStart"/>
            <w:r w:rsidRPr="008F23C6">
              <w:rPr>
                <w:color w:val="000000" w:themeColor="text1"/>
                <w:sz w:val="20"/>
                <w:szCs w:val="20"/>
              </w:rPr>
              <w:t>aktarma</w:t>
            </w:r>
            <w:proofErr w:type="spellEnd"/>
            <w:r w:rsidRPr="008F23C6">
              <w:rPr>
                <w:color w:val="000000" w:themeColor="text1"/>
                <w:sz w:val="20"/>
                <w:szCs w:val="20"/>
              </w:rPr>
              <w:t xml:space="preserve">, </w:t>
            </w:r>
            <w:proofErr w:type="spellStart"/>
            <w:r w:rsidRPr="008F23C6">
              <w:rPr>
                <w:color w:val="000000" w:themeColor="text1"/>
                <w:sz w:val="20"/>
                <w:szCs w:val="20"/>
              </w:rPr>
              <w:t>Grafikleri</w:t>
            </w:r>
            <w:proofErr w:type="spellEnd"/>
            <w:r w:rsidRPr="008F23C6">
              <w:rPr>
                <w:color w:val="000000" w:themeColor="text1"/>
                <w:sz w:val="20"/>
                <w:szCs w:val="20"/>
              </w:rPr>
              <w:t xml:space="preserve"> PNG </w:t>
            </w:r>
            <w:proofErr w:type="spellStart"/>
            <w:r w:rsidRPr="008F23C6">
              <w:rPr>
                <w:color w:val="000000" w:themeColor="text1"/>
                <w:sz w:val="20"/>
                <w:szCs w:val="20"/>
              </w:rPr>
              <w:t>kaydetme</w:t>
            </w:r>
            <w:proofErr w:type="spellEnd"/>
            <w:r w:rsidRPr="008F23C6">
              <w:rPr>
                <w:color w:val="000000" w:themeColor="text1"/>
                <w:sz w:val="20"/>
                <w:szCs w:val="20"/>
              </w:rPr>
              <w:t>.</w:t>
            </w:r>
          </w:p>
        </w:tc>
      </w:tr>
      <w:tr w:rsidR="008F23C6" w14:paraId="35EB2321" w14:textId="77777777" w:rsidTr="008F23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B3DA0A8" w14:textId="1A1E44E1"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Business</w:t>
            </w:r>
          </w:p>
        </w:tc>
        <w:tc>
          <w:tcPr>
            <w:tcW w:w="2268" w:type="dxa"/>
            <w:tcBorders>
              <w:top w:val="single" w:sz="4" w:space="0" w:color="7F7F7F"/>
              <w:left w:val="single" w:sz="4" w:space="0" w:color="7F7F7F"/>
              <w:bottom w:val="single" w:sz="4" w:space="0" w:color="7F7F7F"/>
              <w:right w:val="single" w:sz="4" w:space="0" w:color="7F7F7F"/>
            </w:tcBorders>
            <w:vAlign w:val="center"/>
          </w:tcPr>
          <w:p w14:paraId="364933E9" w14:textId="777773DF"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₺500</w:t>
            </w:r>
          </w:p>
        </w:tc>
        <w:tc>
          <w:tcPr>
            <w:tcW w:w="2268" w:type="dxa"/>
            <w:tcBorders>
              <w:top w:val="single" w:sz="4" w:space="0" w:color="7F7F7F"/>
              <w:left w:val="single" w:sz="4" w:space="0" w:color="7F7F7F"/>
              <w:bottom w:val="single" w:sz="4" w:space="0" w:color="7F7F7F"/>
              <w:right w:val="single" w:sz="4" w:space="0" w:color="7F7F7F"/>
            </w:tcBorders>
            <w:vAlign w:val="center"/>
          </w:tcPr>
          <w:p w14:paraId="31593442" w14:textId="25316002"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₺5.000</w:t>
            </w:r>
          </w:p>
        </w:tc>
        <w:tc>
          <w:tcPr>
            <w:tcW w:w="2835" w:type="dxa"/>
            <w:tcBorders>
              <w:top w:val="single" w:sz="4" w:space="0" w:color="7F7F7F"/>
              <w:left w:val="single" w:sz="4" w:space="0" w:color="7F7F7F"/>
              <w:bottom w:val="single" w:sz="4" w:space="0" w:color="7F7F7F"/>
              <w:right w:val="single" w:sz="4" w:space="0" w:color="7F7F7F"/>
            </w:tcBorders>
            <w:vAlign w:val="center"/>
          </w:tcPr>
          <w:p w14:paraId="46368DCF" w14:textId="2A00DC8C"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F23C6">
              <w:rPr>
                <w:color w:val="000000" w:themeColor="text1"/>
                <w:sz w:val="20"/>
                <w:szCs w:val="20"/>
              </w:rPr>
              <w:t>Öncelikli</w:t>
            </w:r>
            <w:proofErr w:type="spellEnd"/>
            <w:r w:rsidRPr="008F23C6">
              <w:rPr>
                <w:color w:val="000000" w:themeColor="text1"/>
                <w:sz w:val="20"/>
                <w:szCs w:val="20"/>
              </w:rPr>
              <w:t xml:space="preserve"> e-</w:t>
            </w:r>
            <w:proofErr w:type="spellStart"/>
            <w:r w:rsidRPr="008F23C6">
              <w:rPr>
                <w:color w:val="000000" w:themeColor="text1"/>
                <w:sz w:val="20"/>
                <w:szCs w:val="20"/>
              </w:rPr>
              <w:t>posta</w:t>
            </w:r>
            <w:proofErr w:type="spellEnd"/>
            <w:r w:rsidRPr="008F23C6">
              <w:rPr>
                <w:color w:val="000000" w:themeColor="text1"/>
                <w:sz w:val="20"/>
                <w:szCs w:val="20"/>
              </w:rPr>
              <w:t xml:space="preserve"> </w:t>
            </w:r>
            <w:proofErr w:type="spellStart"/>
            <w:r w:rsidRPr="008F23C6">
              <w:rPr>
                <w:color w:val="000000" w:themeColor="text1"/>
                <w:sz w:val="20"/>
                <w:szCs w:val="20"/>
              </w:rPr>
              <w:t>desteği</w:t>
            </w:r>
            <w:proofErr w:type="spellEnd"/>
            <w:r w:rsidRPr="008F23C6">
              <w:rPr>
                <w:color w:val="000000" w:themeColor="text1"/>
                <w:sz w:val="20"/>
                <w:szCs w:val="20"/>
              </w:rPr>
              <w:t xml:space="preserve">, Özel </w:t>
            </w:r>
            <w:proofErr w:type="spellStart"/>
            <w:r w:rsidRPr="008F23C6">
              <w:rPr>
                <w:color w:val="000000" w:themeColor="text1"/>
                <w:sz w:val="20"/>
                <w:szCs w:val="20"/>
              </w:rPr>
              <w:t>grafik</w:t>
            </w:r>
            <w:proofErr w:type="spellEnd"/>
            <w:r w:rsidRPr="008F23C6">
              <w:rPr>
                <w:color w:val="000000" w:themeColor="text1"/>
                <w:sz w:val="20"/>
                <w:szCs w:val="20"/>
              </w:rPr>
              <w:t xml:space="preserve"> </w:t>
            </w:r>
            <w:proofErr w:type="spellStart"/>
            <w:r w:rsidRPr="008F23C6">
              <w:rPr>
                <w:color w:val="000000" w:themeColor="text1"/>
                <w:sz w:val="20"/>
                <w:szCs w:val="20"/>
              </w:rPr>
              <w:t>türleri</w:t>
            </w:r>
            <w:proofErr w:type="spellEnd"/>
            <w:r w:rsidRPr="008F23C6">
              <w:rPr>
                <w:color w:val="000000" w:themeColor="text1"/>
                <w:sz w:val="20"/>
                <w:szCs w:val="20"/>
              </w:rPr>
              <w:t xml:space="preserve"> </w:t>
            </w:r>
            <w:proofErr w:type="spellStart"/>
            <w:r w:rsidRPr="008F23C6">
              <w:rPr>
                <w:color w:val="000000" w:themeColor="text1"/>
                <w:sz w:val="20"/>
                <w:szCs w:val="20"/>
              </w:rPr>
              <w:t>eklentisi</w:t>
            </w:r>
            <w:proofErr w:type="spellEnd"/>
            <w:r w:rsidRPr="008F23C6">
              <w:rPr>
                <w:color w:val="000000" w:themeColor="text1"/>
                <w:sz w:val="20"/>
                <w:szCs w:val="20"/>
              </w:rPr>
              <w:t xml:space="preserve">, </w:t>
            </w:r>
            <w:proofErr w:type="spellStart"/>
            <w:r w:rsidRPr="008F23C6">
              <w:rPr>
                <w:color w:val="000000" w:themeColor="text1"/>
                <w:sz w:val="20"/>
                <w:szCs w:val="20"/>
              </w:rPr>
              <w:t>Şirket</w:t>
            </w:r>
            <w:proofErr w:type="spellEnd"/>
            <w:r w:rsidRPr="008F23C6">
              <w:rPr>
                <w:color w:val="000000" w:themeColor="text1"/>
                <w:sz w:val="20"/>
                <w:szCs w:val="20"/>
              </w:rPr>
              <w:t xml:space="preserve"> </w:t>
            </w:r>
            <w:proofErr w:type="spellStart"/>
            <w:r w:rsidRPr="008F23C6">
              <w:rPr>
                <w:color w:val="000000" w:themeColor="text1"/>
                <w:sz w:val="20"/>
                <w:szCs w:val="20"/>
              </w:rPr>
              <w:t>içi</w:t>
            </w:r>
            <w:proofErr w:type="spellEnd"/>
            <w:r w:rsidRPr="008F23C6">
              <w:rPr>
                <w:color w:val="000000" w:themeColor="text1"/>
                <w:sz w:val="20"/>
                <w:szCs w:val="20"/>
              </w:rPr>
              <w:t xml:space="preserve"> </w:t>
            </w:r>
            <w:proofErr w:type="spellStart"/>
            <w:r w:rsidRPr="008F23C6">
              <w:rPr>
                <w:color w:val="000000" w:themeColor="text1"/>
                <w:sz w:val="20"/>
                <w:szCs w:val="20"/>
              </w:rPr>
              <w:t>lokal</w:t>
            </w:r>
            <w:proofErr w:type="spellEnd"/>
            <w:r w:rsidRPr="008F23C6">
              <w:rPr>
                <w:color w:val="000000" w:themeColor="text1"/>
                <w:sz w:val="20"/>
                <w:szCs w:val="20"/>
              </w:rPr>
              <w:t xml:space="preserve"> </w:t>
            </w:r>
            <w:proofErr w:type="spellStart"/>
            <w:r w:rsidRPr="008F23C6">
              <w:rPr>
                <w:color w:val="000000" w:themeColor="text1"/>
                <w:sz w:val="20"/>
                <w:szCs w:val="20"/>
              </w:rPr>
              <w:t>kurulum</w:t>
            </w:r>
            <w:proofErr w:type="spellEnd"/>
            <w:r w:rsidRPr="008F23C6">
              <w:rPr>
                <w:color w:val="000000" w:themeColor="text1"/>
                <w:sz w:val="20"/>
                <w:szCs w:val="20"/>
              </w:rPr>
              <w:t xml:space="preserve"> </w:t>
            </w:r>
            <w:proofErr w:type="spellStart"/>
            <w:r w:rsidRPr="008F23C6">
              <w:rPr>
                <w:color w:val="000000" w:themeColor="text1"/>
                <w:sz w:val="20"/>
                <w:szCs w:val="20"/>
              </w:rPr>
              <w:t>izni</w:t>
            </w:r>
            <w:proofErr w:type="spellEnd"/>
            <w:r w:rsidRPr="008F23C6">
              <w:rPr>
                <w:color w:val="000000" w:themeColor="text1"/>
                <w:sz w:val="20"/>
                <w:szCs w:val="20"/>
              </w:rPr>
              <w:t>.</w:t>
            </w:r>
          </w:p>
        </w:tc>
      </w:tr>
    </w:tbl>
    <w:p w14:paraId="18AF762B" w14:textId="77777777" w:rsidR="00052761" w:rsidRDefault="003836EC">
      <w:pPr>
        <w:pStyle w:val="Balk2"/>
      </w:pPr>
      <w:bookmarkStart w:id="88" w:name="_Toc229342356"/>
      <w:r>
        <w:t xml:space="preserve">9.3. </w:t>
      </w:r>
      <w:proofErr w:type="spellStart"/>
      <w:r>
        <w:t>Maliyet</w:t>
      </w:r>
      <w:proofErr w:type="spellEnd"/>
      <w:r>
        <w:t xml:space="preserve"> </w:t>
      </w:r>
      <w:proofErr w:type="spellStart"/>
      <w:r>
        <w:t>Analizi</w:t>
      </w:r>
      <w:bookmarkEnd w:id="88"/>
      <w:proofErr w:type="spellEnd"/>
    </w:p>
    <w:p w14:paraId="0B5AD687" w14:textId="5FE79EEC" w:rsidR="005E3D55" w:rsidRPr="005E3D55" w:rsidRDefault="005E3D55" w:rsidP="005E3D55">
      <w:pPr>
        <w:ind w:firstLine="0"/>
      </w:pPr>
      <w:proofErr w:type="spellStart"/>
      <w:r w:rsidRPr="005E3D55">
        <w:t>Uygulamanın</w:t>
      </w:r>
      <w:proofErr w:type="spellEnd"/>
      <w:r w:rsidRPr="005E3D55">
        <w:t xml:space="preserve"> </w:t>
      </w:r>
      <w:proofErr w:type="spellStart"/>
      <w:r w:rsidRPr="005E3D55">
        <w:t>en</w:t>
      </w:r>
      <w:proofErr w:type="spellEnd"/>
      <w:r w:rsidRPr="005E3D55">
        <w:t xml:space="preserve"> </w:t>
      </w:r>
      <w:proofErr w:type="spellStart"/>
      <w:r w:rsidRPr="005E3D55">
        <w:t>büyük</w:t>
      </w:r>
      <w:proofErr w:type="spellEnd"/>
      <w:r w:rsidRPr="005E3D55">
        <w:t xml:space="preserve"> </w:t>
      </w:r>
      <w:proofErr w:type="spellStart"/>
      <w:r w:rsidRPr="005E3D55">
        <w:t>avantajı</w:t>
      </w:r>
      <w:proofErr w:type="spellEnd"/>
      <w:r w:rsidRPr="005E3D55">
        <w:t xml:space="preserve">, </w:t>
      </w:r>
      <w:proofErr w:type="spellStart"/>
      <w:r w:rsidRPr="005E3D55">
        <w:t>kullanıcıların</w:t>
      </w:r>
      <w:proofErr w:type="spellEnd"/>
      <w:r w:rsidRPr="005E3D55">
        <w:t xml:space="preserve"> </w:t>
      </w:r>
      <w:proofErr w:type="spellStart"/>
      <w:r w:rsidRPr="005E3D55">
        <w:t>işlemleri</w:t>
      </w:r>
      <w:proofErr w:type="spellEnd"/>
      <w:r w:rsidRPr="005E3D55">
        <w:t xml:space="preserve"> </w:t>
      </w:r>
      <w:proofErr w:type="spellStart"/>
      <w:r w:rsidRPr="005E3D55">
        <w:t>kendi</w:t>
      </w:r>
      <w:proofErr w:type="spellEnd"/>
      <w:r w:rsidRPr="005E3D55">
        <w:t xml:space="preserve"> </w:t>
      </w:r>
      <w:proofErr w:type="spellStart"/>
      <w:r w:rsidRPr="005E3D55">
        <w:t>bilgisayarlarında</w:t>
      </w:r>
      <w:proofErr w:type="spellEnd"/>
      <w:r w:rsidRPr="005E3D55">
        <w:t xml:space="preserve"> (Web Workers) </w:t>
      </w:r>
      <w:proofErr w:type="spellStart"/>
      <w:r w:rsidRPr="005E3D55">
        <w:t>yapmasıdır</w:t>
      </w:r>
      <w:proofErr w:type="spellEnd"/>
      <w:r w:rsidRPr="005E3D55">
        <w:t xml:space="preserve">. Bu </w:t>
      </w:r>
      <w:proofErr w:type="spellStart"/>
      <w:r w:rsidRPr="005E3D55">
        <w:t>yüzden</w:t>
      </w:r>
      <w:proofErr w:type="spellEnd"/>
      <w:r w:rsidRPr="005E3D55">
        <w:t xml:space="preserve"> AWS/Google Cloud </w:t>
      </w:r>
      <w:proofErr w:type="spellStart"/>
      <w:r w:rsidRPr="005E3D55">
        <w:t>gibi</w:t>
      </w:r>
      <w:proofErr w:type="spellEnd"/>
      <w:r w:rsidRPr="005E3D55">
        <w:t xml:space="preserve"> </w:t>
      </w:r>
      <w:proofErr w:type="spellStart"/>
      <w:r w:rsidRPr="005E3D55">
        <w:t>devasa</w:t>
      </w:r>
      <w:proofErr w:type="spellEnd"/>
      <w:r w:rsidRPr="005E3D55">
        <w:t xml:space="preserve"> </w:t>
      </w:r>
      <w:proofErr w:type="spellStart"/>
      <w:r w:rsidRPr="005E3D55">
        <w:t>veri</w:t>
      </w:r>
      <w:proofErr w:type="spellEnd"/>
      <w:r w:rsidRPr="005E3D55">
        <w:t xml:space="preserve"> </w:t>
      </w:r>
      <w:proofErr w:type="spellStart"/>
      <w:r w:rsidRPr="005E3D55">
        <w:t>işleme</w:t>
      </w:r>
      <w:proofErr w:type="spellEnd"/>
      <w:r w:rsidRPr="005E3D55">
        <w:t xml:space="preserve"> (Backend) </w:t>
      </w:r>
      <w:proofErr w:type="spellStart"/>
      <w:r w:rsidRPr="005E3D55">
        <w:t>faturası</w:t>
      </w:r>
      <w:proofErr w:type="spellEnd"/>
      <w:r w:rsidRPr="005E3D55">
        <w:t> </w:t>
      </w:r>
      <w:proofErr w:type="spellStart"/>
      <w:r w:rsidRPr="005E3D55">
        <w:rPr>
          <w:b/>
          <w:bCs/>
        </w:rPr>
        <w:t>çıkmaz</w:t>
      </w:r>
      <w:proofErr w:type="spellEnd"/>
      <w:r w:rsidRPr="005E3D55">
        <w:t>.</w:t>
      </w:r>
    </w:p>
    <w:p w14:paraId="1E55068C" w14:textId="2A472B6E" w:rsidR="00052761" w:rsidRDefault="003836EC">
      <w:pPr>
        <w:pStyle w:val="ResimYazs"/>
        <w:spacing w:after="120"/>
      </w:pPr>
      <w:bookmarkStart w:id="89" w:name="_Toc229342409"/>
      <w:r>
        <w:t xml:space="preserve">Tablo </w:t>
      </w:r>
      <w:r w:rsidR="005E3D55">
        <w:t>24</w:t>
      </w:r>
      <w:r>
        <w:t xml:space="preserve">: 1. </w:t>
      </w:r>
      <w:proofErr w:type="spellStart"/>
      <w:r>
        <w:t>Yıl</w:t>
      </w:r>
      <w:proofErr w:type="spellEnd"/>
      <w:r>
        <w:t xml:space="preserve"> </w:t>
      </w:r>
      <w:proofErr w:type="spellStart"/>
      <w:r>
        <w:t>Toplam</w:t>
      </w:r>
      <w:proofErr w:type="spellEnd"/>
      <w:r>
        <w:t xml:space="preserve"> </w:t>
      </w:r>
      <w:proofErr w:type="spellStart"/>
      <w:r>
        <w:t>Sahip</w:t>
      </w:r>
      <w:proofErr w:type="spellEnd"/>
      <w:r>
        <w:t xml:space="preserve"> Olma </w:t>
      </w:r>
      <w:proofErr w:type="spellStart"/>
      <w:r>
        <w:t>Maliyeti</w:t>
      </w:r>
      <w:proofErr w:type="spellEnd"/>
      <w:r>
        <w:t xml:space="preserve"> (TCO)</w:t>
      </w:r>
      <w:bookmarkEnd w:id="89"/>
    </w:p>
    <w:tbl>
      <w:tblPr>
        <w:tblStyle w:val="AkKlavuz-Vurgu1"/>
        <w:tblW w:w="9071" w:type="dxa"/>
        <w:jc w:val="center"/>
        <w:tblLayout w:type="fixed"/>
        <w:tblLook w:val="04A0" w:firstRow="1" w:lastRow="0" w:firstColumn="1" w:lastColumn="0" w:noHBand="0" w:noVBand="1"/>
      </w:tblPr>
      <w:tblGrid>
        <w:gridCol w:w="5669"/>
        <w:gridCol w:w="3402"/>
      </w:tblGrid>
      <w:tr w:rsidR="00052761" w14:paraId="29933C6B" w14:textId="77777777" w:rsidTr="005E3D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shd w:val="clear" w:color="auto" w:fill="1F4E78"/>
          </w:tcPr>
          <w:p w14:paraId="3EE8E1CE" w14:textId="77777777" w:rsidR="00052761" w:rsidRDefault="003836EC">
            <w:pPr>
              <w:ind w:firstLine="0"/>
            </w:pPr>
            <w:r>
              <w:rPr>
                <w:color w:val="FFFFFF"/>
                <w:sz w:val="22"/>
              </w:rPr>
              <w:t>Kalem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072B777A"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Tutar (₺)</w:t>
            </w:r>
          </w:p>
        </w:tc>
      </w:tr>
      <w:tr w:rsidR="005E3D55" w14:paraId="5A5C2CCA"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0819816" w14:textId="2C015BE6" w:rsidR="005E3D55" w:rsidRPr="005E3D55" w:rsidRDefault="005E3D55" w:rsidP="005E3D55">
            <w:pPr>
              <w:ind w:firstLine="0"/>
              <w:rPr>
                <w:color w:val="000000" w:themeColor="text1"/>
              </w:rPr>
            </w:pPr>
            <w:proofErr w:type="spellStart"/>
            <w:r w:rsidRPr="005E3D55">
              <w:rPr>
                <w:color w:val="000000" w:themeColor="text1"/>
                <w:sz w:val="20"/>
                <w:szCs w:val="20"/>
              </w:rPr>
              <w:t>Geliştirme</w:t>
            </w:r>
            <w:proofErr w:type="spellEnd"/>
            <w:r w:rsidRPr="005E3D55">
              <w:rPr>
                <w:color w:val="000000" w:themeColor="text1"/>
                <w:sz w:val="20"/>
                <w:szCs w:val="20"/>
              </w:rPr>
              <w:t xml:space="preserve"> (Freelance </w:t>
            </w:r>
            <w:proofErr w:type="spellStart"/>
            <w:r w:rsidRPr="005E3D55">
              <w:rPr>
                <w:color w:val="000000" w:themeColor="text1"/>
                <w:sz w:val="20"/>
                <w:szCs w:val="20"/>
              </w:rPr>
              <w:t>mühendis</w:t>
            </w:r>
            <w:proofErr w:type="spellEnd"/>
            <w:r w:rsidRPr="005E3D55">
              <w:rPr>
                <w:color w:val="000000" w:themeColor="text1"/>
                <w:sz w:val="20"/>
                <w:szCs w:val="20"/>
              </w:rPr>
              <w:t xml:space="preserve"> </w:t>
            </w:r>
            <w:proofErr w:type="spellStart"/>
            <w:r w:rsidRPr="005E3D55">
              <w:rPr>
                <w:color w:val="000000" w:themeColor="text1"/>
                <w:sz w:val="20"/>
                <w:szCs w:val="20"/>
              </w:rPr>
              <w:t>eşdeğeri</w:t>
            </w:r>
            <w:proofErr w:type="spellEnd"/>
            <w:r w:rsidRPr="005E3D55">
              <w:rPr>
                <w:color w:val="000000" w:themeColor="text1"/>
                <w:sz w:val="20"/>
                <w:szCs w:val="20"/>
              </w:rPr>
              <w:t xml:space="preserve"> - 2 Ay)</w:t>
            </w:r>
          </w:p>
        </w:tc>
        <w:tc>
          <w:tcPr>
            <w:tcW w:w="3402" w:type="dxa"/>
            <w:tcBorders>
              <w:top w:val="single" w:sz="4" w:space="0" w:color="7F7F7F"/>
              <w:left w:val="single" w:sz="4" w:space="0" w:color="7F7F7F"/>
              <w:bottom w:val="single" w:sz="4" w:space="0" w:color="7F7F7F"/>
              <w:right w:val="single" w:sz="4" w:space="0" w:color="7F7F7F"/>
            </w:tcBorders>
            <w:vAlign w:val="center"/>
          </w:tcPr>
          <w:p w14:paraId="56B434D8" w14:textId="6FD77F4C"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50.000 ₺</w:t>
            </w:r>
          </w:p>
        </w:tc>
      </w:tr>
      <w:tr w:rsidR="005E3D55" w14:paraId="6EC96DC0"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D2F37EC" w14:textId="39B00254" w:rsidR="005E3D55" w:rsidRPr="005E3D55" w:rsidRDefault="005E3D55" w:rsidP="005E3D55">
            <w:pPr>
              <w:ind w:firstLine="0"/>
              <w:rPr>
                <w:color w:val="000000" w:themeColor="text1"/>
              </w:rPr>
            </w:pPr>
            <w:r w:rsidRPr="005E3D55">
              <w:rPr>
                <w:color w:val="000000" w:themeColor="text1"/>
                <w:sz w:val="20"/>
                <w:szCs w:val="20"/>
              </w:rPr>
              <w:t xml:space="preserve">12 ay </w:t>
            </w:r>
            <w:proofErr w:type="spellStart"/>
            <w:r w:rsidRPr="005E3D55">
              <w:rPr>
                <w:color w:val="000000" w:themeColor="text1"/>
                <w:sz w:val="20"/>
                <w:szCs w:val="20"/>
              </w:rPr>
              <w:t>altyapı</w:t>
            </w:r>
            <w:proofErr w:type="spellEnd"/>
            <w:r w:rsidRPr="005E3D55">
              <w:rPr>
                <w:color w:val="000000" w:themeColor="text1"/>
                <w:sz w:val="20"/>
                <w:szCs w:val="20"/>
              </w:rPr>
              <w:t xml:space="preserve"> (</w:t>
            </w:r>
            <w:proofErr w:type="spellStart"/>
            <w:r w:rsidRPr="005E3D55">
              <w:rPr>
                <w:color w:val="000000" w:themeColor="text1"/>
                <w:sz w:val="20"/>
                <w:szCs w:val="20"/>
              </w:rPr>
              <w:t>Sunucu</w:t>
            </w:r>
            <w:proofErr w:type="spellEnd"/>
            <w:r w:rsidRPr="005E3D55">
              <w:rPr>
                <w:color w:val="000000" w:themeColor="text1"/>
                <w:sz w:val="20"/>
                <w:szCs w:val="20"/>
              </w:rPr>
              <w:t xml:space="preserve"> / </w:t>
            </w:r>
            <w:proofErr w:type="spellStart"/>
            <w:r w:rsidRPr="005E3D55">
              <w:rPr>
                <w:color w:val="000000" w:themeColor="text1"/>
                <w:sz w:val="20"/>
                <w:szCs w:val="20"/>
              </w:rPr>
              <w:t>Veritabanı</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378119D9" w14:textId="76500375"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rStyle w:val="Gl"/>
                <w:color w:val="000000" w:themeColor="text1"/>
                <w:sz w:val="20"/>
                <w:szCs w:val="20"/>
                <w:bdr w:val="single" w:sz="2" w:space="0" w:color="E5E7EB" w:frame="1"/>
              </w:rPr>
              <w:t>0 ₺</w:t>
            </w:r>
            <w:r w:rsidRPr="005E3D55">
              <w:rPr>
                <w:color w:val="000000" w:themeColor="text1"/>
                <w:sz w:val="20"/>
                <w:szCs w:val="20"/>
              </w:rPr>
              <w:t> </w:t>
            </w:r>
            <w:r w:rsidRPr="005E3D55">
              <w:rPr>
                <w:rStyle w:val="Vurgu"/>
                <w:color w:val="000000" w:themeColor="text1"/>
                <w:sz w:val="20"/>
                <w:szCs w:val="20"/>
                <w:bdr w:val="single" w:sz="2" w:space="0" w:color="E5E7EB" w:frame="1"/>
              </w:rPr>
              <w:t xml:space="preserve">(Serverless </w:t>
            </w:r>
            <w:proofErr w:type="spellStart"/>
            <w:r w:rsidRPr="005E3D55">
              <w:rPr>
                <w:rStyle w:val="Vurgu"/>
                <w:color w:val="000000" w:themeColor="text1"/>
                <w:sz w:val="20"/>
                <w:szCs w:val="20"/>
                <w:bdr w:val="single" w:sz="2" w:space="0" w:color="E5E7EB" w:frame="1"/>
              </w:rPr>
              <w:t>Mimari</w:t>
            </w:r>
            <w:proofErr w:type="spellEnd"/>
            <w:r w:rsidRPr="005E3D55">
              <w:rPr>
                <w:rStyle w:val="Vurgu"/>
                <w:color w:val="000000" w:themeColor="text1"/>
                <w:sz w:val="20"/>
                <w:szCs w:val="20"/>
                <w:bdr w:val="single" w:sz="2" w:space="0" w:color="E5E7EB" w:frame="1"/>
              </w:rPr>
              <w:t>)</w:t>
            </w:r>
          </w:p>
        </w:tc>
      </w:tr>
      <w:tr w:rsidR="005E3D55" w14:paraId="44B4FDD0"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40844960" w14:textId="315ED5BE" w:rsidR="005E3D55" w:rsidRPr="005E3D55" w:rsidRDefault="005E3D55" w:rsidP="005E3D55">
            <w:pPr>
              <w:ind w:firstLine="0"/>
              <w:rPr>
                <w:color w:val="000000" w:themeColor="text1"/>
              </w:rPr>
            </w:pPr>
            <w:r w:rsidRPr="005E3D55">
              <w:rPr>
                <w:color w:val="000000" w:themeColor="text1"/>
                <w:sz w:val="20"/>
                <w:szCs w:val="20"/>
              </w:rPr>
              <w:t>Domain (.com) + SSL (</w:t>
            </w:r>
            <w:proofErr w:type="spellStart"/>
            <w:r w:rsidRPr="005E3D55">
              <w:rPr>
                <w:color w:val="000000" w:themeColor="text1"/>
                <w:sz w:val="20"/>
                <w:szCs w:val="20"/>
              </w:rPr>
              <w:t>Vercel</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2DFFADA2" w14:textId="492AA3F6"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500 ₺</w:t>
            </w:r>
          </w:p>
        </w:tc>
      </w:tr>
      <w:tr w:rsidR="005E3D55" w14:paraId="5F109F35"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6E79E5DB" w14:textId="6941605A" w:rsidR="005E3D55" w:rsidRPr="005E3D55" w:rsidRDefault="005E3D55" w:rsidP="005E3D55">
            <w:pPr>
              <w:ind w:firstLine="0"/>
              <w:rPr>
                <w:color w:val="000000" w:themeColor="text1"/>
              </w:rPr>
            </w:pPr>
            <w:proofErr w:type="spellStart"/>
            <w:r w:rsidRPr="005E3D55">
              <w:rPr>
                <w:color w:val="000000" w:themeColor="text1"/>
                <w:sz w:val="20"/>
                <w:szCs w:val="20"/>
              </w:rPr>
              <w:t>Pazarlama</w:t>
            </w:r>
            <w:proofErr w:type="spellEnd"/>
            <w:r w:rsidRPr="005E3D55">
              <w:rPr>
                <w:color w:val="000000" w:themeColor="text1"/>
                <w:sz w:val="20"/>
                <w:szCs w:val="20"/>
              </w:rPr>
              <w:t xml:space="preserve"> (İlk 3 ay </w:t>
            </w:r>
            <w:proofErr w:type="spellStart"/>
            <w:r w:rsidRPr="005E3D55">
              <w:rPr>
                <w:color w:val="000000" w:themeColor="text1"/>
                <w:sz w:val="20"/>
                <w:szCs w:val="20"/>
              </w:rPr>
              <w:t>HackerNews</w:t>
            </w:r>
            <w:proofErr w:type="spellEnd"/>
            <w:r w:rsidRPr="005E3D55">
              <w:rPr>
                <w:color w:val="000000" w:themeColor="text1"/>
                <w:sz w:val="20"/>
                <w:szCs w:val="20"/>
              </w:rPr>
              <w:t>/Reddit Ads)</w:t>
            </w:r>
          </w:p>
        </w:tc>
        <w:tc>
          <w:tcPr>
            <w:tcW w:w="3402" w:type="dxa"/>
            <w:tcBorders>
              <w:top w:val="single" w:sz="4" w:space="0" w:color="7F7F7F"/>
              <w:left w:val="single" w:sz="4" w:space="0" w:color="7F7F7F"/>
              <w:bottom w:val="single" w:sz="4" w:space="0" w:color="7F7F7F"/>
              <w:right w:val="single" w:sz="4" w:space="0" w:color="7F7F7F"/>
            </w:tcBorders>
            <w:vAlign w:val="center"/>
          </w:tcPr>
          <w:p w14:paraId="557405D5" w14:textId="67FDD129"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color w:val="000000" w:themeColor="text1"/>
                <w:sz w:val="20"/>
                <w:szCs w:val="20"/>
              </w:rPr>
              <w:t>5.000 ₺</w:t>
            </w:r>
          </w:p>
        </w:tc>
      </w:tr>
      <w:tr w:rsidR="005E3D55" w14:paraId="22C98307"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BB8A480" w14:textId="3C73104C" w:rsidR="005E3D55" w:rsidRPr="005E3D55" w:rsidRDefault="005E3D55" w:rsidP="005E3D55">
            <w:pPr>
              <w:ind w:firstLine="0"/>
              <w:rPr>
                <w:color w:val="000000" w:themeColor="text1"/>
              </w:rPr>
            </w:pPr>
            <w:proofErr w:type="spellStart"/>
            <w:r w:rsidRPr="005E3D55">
              <w:rPr>
                <w:color w:val="000000" w:themeColor="text1"/>
                <w:sz w:val="20"/>
                <w:szCs w:val="20"/>
              </w:rPr>
              <w:t>Hukuk</w:t>
            </w:r>
            <w:proofErr w:type="spellEnd"/>
            <w:r w:rsidRPr="005E3D55">
              <w:rPr>
                <w:color w:val="000000" w:themeColor="text1"/>
                <w:sz w:val="20"/>
                <w:szCs w:val="20"/>
              </w:rPr>
              <w:t xml:space="preserve"> / </w:t>
            </w:r>
            <w:proofErr w:type="spellStart"/>
            <w:r w:rsidRPr="005E3D55">
              <w:rPr>
                <w:color w:val="000000" w:themeColor="text1"/>
                <w:sz w:val="20"/>
                <w:szCs w:val="20"/>
              </w:rPr>
              <w:t>Danışmanlık</w:t>
            </w:r>
            <w:proofErr w:type="spellEnd"/>
            <w:r w:rsidRPr="005E3D55">
              <w:rPr>
                <w:color w:val="000000" w:themeColor="text1"/>
                <w:sz w:val="20"/>
                <w:szCs w:val="20"/>
              </w:rPr>
              <w:t xml:space="preserve"> (KVKK/</w:t>
            </w:r>
            <w:proofErr w:type="spellStart"/>
            <w:r w:rsidRPr="005E3D55">
              <w:rPr>
                <w:color w:val="000000" w:themeColor="text1"/>
                <w:sz w:val="20"/>
                <w:szCs w:val="20"/>
              </w:rPr>
              <w:t>Kullanım</w:t>
            </w:r>
            <w:proofErr w:type="spellEnd"/>
            <w:r w:rsidRPr="005E3D55">
              <w:rPr>
                <w:color w:val="000000" w:themeColor="text1"/>
                <w:sz w:val="20"/>
                <w:szCs w:val="20"/>
              </w:rPr>
              <w:t xml:space="preserve"> </w:t>
            </w:r>
            <w:proofErr w:type="spellStart"/>
            <w:r w:rsidRPr="005E3D55">
              <w:rPr>
                <w:color w:val="000000" w:themeColor="text1"/>
                <w:sz w:val="20"/>
                <w:szCs w:val="20"/>
              </w:rPr>
              <w:t>Sözleşmesi</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158B79BA" w14:textId="62086A24"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2.000 ₺</w:t>
            </w:r>
          </w:p>
        </w:tc>
      </w:tr>
      <w:tr w:rsidR="005E3D55" w14:paraId="4B514640"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27B46EB3" w14:textId="6E8ADEE1" w:rsidR="005E3D55" w:rsidRPr="005E3D55" w:rsidRDefault="005E3D55" w:rsidP="005E3D55">
            <w:pPr>
              <w:ind w:firstLine="0"/>
              <w:rPr>
                <w:color w:val="000000" w:themeColor="text1"/>
              </w:rPr>
            </w:pPr>
            <w:r w:rsidRPr="005E3D55">
              <w:rPr>
                <w:rStyle w:val="Gl"/>
                <w:color w:val="000000" w:themeColor="text1"/>
                <w:sz w:val="20"/>
                <w:szCs w:val="20"/>
                <w:bdr w:val="single" w:sz="2" w:space="0" w:color="E5E7EB" w:frame="1"/>
              </w:rPr>
              <w:t xml:space="preserve">TOPLAM (1. </w:t>
            </w:r>
            <w:proofErr w:type="spellStart"/>
            <w:r w:rsidRPr="005E3D55">
              <w:rPr>
                <w:rStyle w:val="Gl"/>
                <w:color w:val="000000" w:themeColor="text1"/>
                <w:sz w:val="20"/>
                <w:szCs w:val="20"/>
                <w:bdr w:val="single" w:sz="2" w:space="0" w:color="E5E7EB" w:frame="1"/>
              </w:rPr>
              <w:t>Yıl</w:t>
            </w:r>
            <w:proofErr w:type="spellEnd"/>
            <w:r w:rsidRPr="005E3D55">
              <w:rPr>
                <w:rStyle w:val="Gl"/>
                <w:color w:val="000000" w:themeColor="text1"/>
                <w:sz w:val="20"/>
                <w:szCs w:val="20"/>
                <w:bdr w:val="single" w:sz="2" w:space="0" w:color="E5E7EB" w:frame="1"/>
              </w:rPr>
              <w:t xml:space="preserve"> </w:t>
            </w:r>
            <w:proofErr w:type="spellStart"/>
            <w:r w:rsidRPr="005E3D55">
              <w:rPr>
                <w:rStyle w:val="Gl"/>
                <w:color w:val="000000" w:themeColor="text1"/>
                <w:sz w:val="20"/>
                <w:szCs w:val="20"/>
                <w:bdr w:val="single" w:sz="2" w:space="0" w:color="E5E7EB" w:frame="1"/>
              </w:rPr>
              <w:t>Nakit</w:t>
            </w:r>
            <w:proofErr w:type="spellEnd"/>
            <w:r w:rsidRPr="005E3D55">
              <w:rPr>
                <w:rStyle w:val="Gl"/>
                <w:color w:val="000000" w:themeColor="text1"/>
                <w:sz w:val="20"/>
                <w:szCs w:val="20"/>
                <w:bdr w:val="single" w:sz="2" w:space="0" w:color="E5E7EB" w:frame="1"/>
              </w:rPr>
              <w:t xml:space="preserve"> Çıkışı)</w:t>
            </w:r>
          </w:p>
        </w:tc>
        <w:tc>
          <w:tcPr>
            <w:tcW w:w="3402" w:type="dxa"/>
            <w:tcBorders>
              <w:top w:val="single" w:sz="4" w:space="0" w:color="7F7F7F"/>
              <w:left w:val="single" w:sz="4" w:space="0" w:color="7F7F7F"/>
              <w:bottom w:val="single" w:sz="4" w:space="0" w:color="7F7F7F"/>
              <w:right w:val="single" w:sz="4" w:space="0" w:color="7F7F7F"/>
            </w:tcBorders>
            <w:vAlign w:val="center"/>
          </w:tcPr>
          <w:p w14:paraId="5007839F" w14:textId="5D13BA5E"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rStyle w:val="Gl"/>
                <w:color w:val="000000" w:themeColor="text1"/>
                <w:sz w:val="20"/>
                <w:szCs w:val="20"/>
                <w:bdr w:val="single" w:sz="2" w:space="0" w:color="E5E7EB" w:frame="1"/>
              </w:rPr>
              <w:t>57.500 ₺</w:t>
            </w:r>
          </w:p>
        </w:tc>
      </w:tr>
    </w:tbl>
    <w:p w14:paraId="19B517E2" w14:textId="77777777" w:rsidR="005E3D55" w:rsidRDefault="005E3D55">
      <w:pPr>
        <w:pStyle w:val="Balk2"/>
      </w:pPr>
      <w:bookmarkStart w:id="90" w:name="_Toc229342357"/>
    </w:p>
    <w:p w14:paraId="7AC592EE" w14:textId="77777777" w:rsidR="005E3D55" w:rsidRPr="005E3D55" w:rsidRDefault="005E3D55" w:rsidP="005E3D55"/>
    <w:p w14:paraId="0800D6C7" w14:textId="61C33AD6" w:rsidR="00052761" w:rsidRDefault="003836EC">
      <w:pPr>
        <w:pStyle w:val="Balk2"/>
      </w:pPr>
      <w:r>
        <w:lastRenderedPageBreak/>
        <w:t>9.4. Unit Economics</w:t>
      </w:r>
      <w:bookmarkEnd w:id="90"/>
    </w:p>
    <w:p w14:paraId="233C3562" w14:textId="655A1D94" w:rsidR="00052761" w:rsidRDefault="003836EC">
      <w:pPr>
        <w:pStyle w:val="ResimYazs"/>
        <w:spacing w:after="120"/>
      </w:pPr>
      <w:bookmarkStart w:id="91" w:name="_Toc229342410"/>
      <w:r>
        <w:t xml:space="preserve">Tablo </w:t>
      </w:r>
      <w:r w:rsidR="005E3D55">
        <w:t>25</w:t>
      </w:r>
      <w:r>
        <w:t xml:space="preserve">: Temel Unit Ekonomi </w:t>
      </w:r>
      <w:proofErr w:type="spellStart"/>
      <w:r>
        <w:t>Metrikleri</w:t>
      </w:r>
      <w:proofErr w:type="spellEnd"/>
      <w:r>
        <w:t xml:space="preserve"> (</w:t>
      </w:r>
      <w:proofErr w:type="spellStart"/>
      <w:r>
        <w:t>Tahmin</w:t>
      </w:r>
      <w:proofErr w:type="spellEnd"/>
      <w:r>
        <w:t>)</w:t>
      </w:r>
      <w:bookmarkEnd w:id="91"/>
    </w:p>
    <w:tbl>
      <w:tblPr>
        <w:tblStyle w:val="AkKlavuz-Vurgu1"/>
        <w:tblW w:w="9071" w:type="dxa"/>
        <w:jc w:val="center"/>
        <w:tblLayout w:type="fixed"/>
        <w:tblLook w:val="04A0" w:firstRow="1" w:lastRow="0" w:firstColumn="1" w:lastColumn="0" w:noHBand="0" w:noVBand="1"/>
      </w:tblPr>
      <w:tblGrid>
        <w:gridCol w:w="2268"/>
        <w:gridCol w:w="2268"/>
        <w:gridCol w:w="4535"/>
      </w:tblGrid>
      <w:tr w:rsidR="00052761" w14:paraId="7E4A5EAE" w14:textId="77777777" w:rsidTr="00C85C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57D8C711" w14:textId="77777777" w:rsidR="00052761" w:rsidRDefault="003836EC">
            <w:pPr>
              <w:ind w:firstLine="0"/>
            </w:pPr>
            <w:proofErr w:type="spellStart"/>
            <w:r>
              <w:rPr>
                <w:color w:val="FFFFFF"/>
                <w:sz w:val="22"/>
              </w:rPr>
              <w:t>Metrik</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3259C88B"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96F4F84"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Hesap</w:t>
            </w:r>
            <w:proofErr w:type="spellEnd"/>
          </w:p>
        </w:tc>
      </w:tr>
      <w:tr w:rsidR="00C85CDB" w14:paraId="717D1610"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061F305A" w14:textId="474B62DE"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ARPU</w:t>
            </w:r>
          </w:p>
        </w:tc>
        <w:tc>
          <w:tcPr>
            <w:tcW w:w="2268" w:type="dxa"/>
            <w:tcBorders>
              <w:top w:val="single" w:sz="4" w:space="0" w:color="7F7F7F"/>
              <w:left w:val="single" w:sz="4" w:space="0" w:color="7F7F7F"/>
              <w:bottom w:val="single" w:sz="4" w:space="0" w:color="7F7F7F"/>
              <w:right w:val="single" w:sz="4" w:space="0" w:color="7F7F7F"/>
            </w:tcBorders>
            <w:vAlign w:val="center"/>
          </w:tcPr>
          <w:p w14:paraId="758E98FA" w14:textId="150C0BFF"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₺150 / ay</w:t>
            </w:r>
          </w:p>
        </w:tc>
        <w:tc>
          <w:tcPr>
            <w:tcW w:w="4535" w:type="dxa"/>
            <w:tcBorders>
              <w:top w:val="single" w:sz="4" w:space="0" w:color="7F7F7F"/>
              <w:left w:val="single" w:sz="4" w:space="0" w:color="7F7F7F"/>
              <w:bottom w:val="single" w:sz="4" w:space="0" w:color="7F7F7F"/>
              <w:right w:val="single" w:sz="4" w:space="0" w:color="7F7F7F"/>
            </w:tcBorders>
            <w:vAlign w:val="center"/>
          </w:tcPr>
          <w:p w14:paraId="7A8F9611" w14:textId="2BBA4561"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5CDB">
              <w:rPr>
                <w:color w:val="000000" w:themeColor="text1"/>
                <w:sz w:val="20"/>
                <w:szCs w:val="20"/>
              </w:rPr>
              <w:t>Aylık</w:t>
            </w:r>
            <w:proofErr w:type="spellEnd"/>
            <w:r w:rsidRPr="00C85CDB">
              <w:rPr>
                <w:color w:val="000000" w:themeColor="text1"/>
                <w:sz w:val="20"/>
                <w:szCs w:val="20"/>
              </w:rPr>
              <w:t xml:space="preserve"> </w:t>
            </w:r>
            <w:proofErr w:type="spellStart"/>
            <w:r w:rsidRPr="00C85CDB">
              <w:rPr>
                <w:color w:val="000000" w:themeColor="text1"/>
                <w:sz w:val="20"/>
                <w:szCs w:val="20"/>
              </w:rPr>
              <w:t>ortalama</w:t>
            </w:r>
            <w:proofErr w:type="spellEnd"/>
            <w:r w:rsidRPr="00C85CDB">
              <w:rPr>
                <w:color w:val="000000" w:themeColor="text1"/>
                <w:sz w:val="20"/>
                <w:szCs w:val="20"/>
              </w:rPr>
              <w:t xml:space="preserve"> </w:t>
            </w:r>
            <w:proofErr w:type="spellStart"/>
            <w:r w:rsidRPr="00C85CDB">
              <w:rPr>
                <w:color w:val="000000" w:themeColor="text1"/>
                <w:sz w:val="20"/>
                <w:szCs w:val="20"/>
              </w:rPr>
              <w:t>gelir</w:t>
            </w:r>
            <w:proofErr w:type="spellEnd"/>
            <w:r w:rsidRPr="00C85CDB">
              <w:rPr>
                <w:color w:val="000000" w:themeColor="text1"/>
                <w:sz w:val="20"/>
                <w:szCs w:val="20"/>
              </w:rPr>
              <w:t xml:space="preserve"> (</w:t>
            </w:r>
            <w:proofErr w:type="spellStart"/>
            <w:r w:rsidRPr="00C85CDB">
              <w:rPr>
                <w:color w:val="000000" w:themeColor="text1"/>
                <w:sz w:val="20"/>
                <w:szCs w:val="20"/>
              </w:rPr>
              <w:t>Sadece</w:t>
            </w:r>
            <w:proofErr w:type="spellEnd"/>
            <w:r w:rsidRPr="00C85CDB">
              <w:rPr>
                <w:color w:val="000000" w:themeColor="text1"/>
                <w:sz w:val="20"/>
                <w:szCs w:val="20"/>
              </w:rPr>
              <w:t xml:space="preserve"> Pro </w:t>
            </w:r>
            <w:proofErr w:type="spellStart"/>
            <w:r w:rsidRPr="00C85CDB">
              <w:rPr>
                <w:color w:val="000000" w:themeColor="text1"/>
                <w:sz w:val="20"/>
                <w:szCs w:val="20"/>
              </w:rPr>
              <w:t>kullanıcılar</w:t>
            </w:r>
            <w:proofErr w:type="spellEnd"/>
            <w:r w:rsidRPr="00C85CDB">
              <w:rPr>
                <w:color w:val="000000" w:themeColor="text1"/>
                <w:sz w:val="20"/>
                <w:szCs w:val="20"/>
              </w:rPr>
              <w:t xml:space="preserve"> </w:t>
            </w:r>
            <w:proofErr w:type="spellStart"/>
            <w:r w:rsidRPr="00C85CDB">
              <w:rPr>
                <w:color w:val="000000" w:themeColor="text1"/>
                <w:sz w:val="20"/>
                <w:szCs w:val="20"/>
              </w:rPr>
              <w:t>baz</w:t>
            </w:r>
            <w:proofErr w:type="spellEnd"/>
            <w:r w:rsidRPr="00C85CDB">
              <w:rPr>
                <w:color w:val="000000" w:themeColor="text1"/>
                <w:sz w:val="20"/>
                <w:szCs w:val="20"/>
              </w:rPr>
              <w:t xml:space="preserve"> </w:t>
            </w:r>
            <w:proofErr w:type="spellStart"/>
            <w:r w:rsidRPr="00C85CDB">
              <w:rPr>
                <w:color w:val="000000" w:themeColor="text1"/>
                <w:sz w:val="20"/>
                <w:szCs w:val="20"/>
              </w:rPr>
              <w:t>alınarak</w:t>
            </w:r>
            <w:proofErr w:type="spellEnd"/>
            <w:r w:rsidRPr="00C85CDB">
              <w:rPr>
                <w:color w:val="000000" w:themeColor="text1"/>
                <w:sz w:val="20"/>
                <w:szCs w:val="20"/>
              </w:rPr>
              <w:t>)</w:t>
            </w:r>
          </w:p>
        </w:tc>
      </w:tr>
      <w:tr w:rsidR="00C85CDB" w14:paraId="26CCC68C"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6C468CF" w14:textId="58E34093"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Gross Margin</w:t>
            </w:r>
          </w:p>
        </w:tc>
        <w:tc>
          <w:tcPr>
            <w:tcW w:w="2268" w:type="dxa"/>
            <w:tcBorders>
              <w:top w:val="single" w:sz="4" w:space="0" w:color="7F7F7F"/>
              <w:left w:val="single" w:sz="4" w:space="0" w:color="7F7F7F"/>
              <w:bottom w:val="single" w:sz="4" w:space="0" w:color="7F7F7F"/>
              <w:right w:val="single" w:sz="4" w:space="0" w:color="7F7F7F"/>
            </w:tcBorders>
            <w:vAlign w:val="center"/>
          </w:tcPr>
          <w:p w14:paraId="17F5B6ED" w14:textId="789AEDBD"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rStyle w:val="Gl"/>
                <w:color w:val="000000" w:themeColor="text1"/>
                <w:sz w:val="20"/>
                <w:szCs w:val="20"/>
                <w:bdr w:val="single" w:sz="2" w:space="0" w:color="E5E7EB" w:frame="1"/>
              </w:rPr>
              <w:t>%99</w:t>
            </w:r>
          </w:p>
        </w:tc>
        <w:tc>
          <w:tcPr>
            <w:tcW w:w="4535" w:type="dxa"/>
            <w:tcBorders>
              <w:top w:val="single" w:sz="4" w:space="0" w:color="7F7F7F"/>
              <w:left w:val="single" w:sz="4" w:space="0" w:color="7F7F7F"/>
              <w:bottom w:val="single" w:sz="4" w:space="0" w:color="7F7F7F"/>
              <w:right w:val="single" w:sz="4" w:space="0" w:color="7F7F7F"/>
            </w:tcBorders>
            <w:vAlign w:val="center"/>
          </w:tcPr>
          <w:p w14:paraId="487760E3" w14:textId="005E9605"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(Revenue - COGS) / Revenue. Bulut/</w:t>
            </w:r>
            <w:proofErr w:type="spellStart"/>
            <w:r w:rsidRPr="00C85CDB">
              <w:rPr>
                <w:color w:val="000000" w:themeColor="text1"/>
                <w:sz w:val="20"/>
                <w:szCs w:val="20"/>
              </w:rPr>
              <w:t>Sunucu</w:t>
            </w:r>
            <w:proofErr w:type="spellEnd"/>
            <w:r w:rsidRPr="00C85CDB">
              <w:rPr>
                <w:color w:val="000000" w:themeColor="text1"/>
                <w:sz w:val="20"/>
                <w:szCs w:val="20"/>
              </w:rPr>
              <w:t xml:space="preserve"> </w:t>
            </w:r>
            <w:proofErr w:type="spellStart"/>
            <w:r w:rsidRPr="00C85CDB">
              <w:rPr>
                <w:color w:val="000000" w:themeColor="text1"/>
                <w:sz w:val="20"/>
                <w:szCs w:val="20"/>
              </w:rPr>
              <w:t>faturası</w:t>
            </w:r>
            <w:proofErr w:type="spellEnd"/>
            <w:r w:rsidRPr="00C85CDB">
              <w:rPr>
                <w:color w:val="000000" w:themeColor="text1"/>
                <w:sz w:val="20"/>
                <w:szCs w:val="20"/>
              </w:rPr>
              <w:t xml:space="preserve"> </w:t>
            </w:r>
            <w:proofErr w:type="spellStart"/>
            <w:r w:rsidRPr="00C85CDB">
              <w:rPr>
                <w:color w:val="000000" w:themeColor="text1"/>
                <w:sz w:val="20"/>
                <w:szCs w:val="20"/>
              </w:rPr>
              <w:t>olmadığı</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kâr</w:t>
            </w:r>
            <w:proofErr w:type="spellEnd"/>
            <w:r w:rsidRPr="00C85CDB">
              <w:rPr>
                <w:color w:val="000000" w:themeColor="text1"/>
                <w:sz w:val="20"/>
                <w:szCs w:val="20"/>
              </w:rPr>
              <w:t xml:space="preserve"> </w:t>
            </w:r>
            <w:proofErr w:type="spellStart"/>
            <w:r w:rsidRPr="00C85CDB">
              <w:rPr>
                <w:color w:val="000000" w:themeColor="text1"/>
                <w:sz w:val="20"/>
                <w:szCs w:val="20"/>
              </w:rPr>
              <w:t>marjı</w:t>
            </w:r>
            <w:proofErr w:type="spellEnd"/>
            <w:r w:rsidRPr="00C85CDB">
              <w:rPr>
                <w:color w:val="000000" w:themeColor="text1"/>
                <w:sz w:val="20"/>
                <w:szCs w:val="20"/>
              </w:rPr>
              <w:t xml:space="preserve"> </w:t>
            </w:r>
            <w:proofErr w:type="spellStart"/>
            <w:r w:rsidRPr="00C85CDB">
              <w:rPr>
                <w:color w:val="000000" w:themeColor="text1"/>
                <w:sz w:val="20"/>
                <w:szCs w:val="20"/>
              </w:rPr>
              <w:t>mükemmeldir</w:t>
            </w:r>
            <w:proofErr w:type="spellEnd"/>
            <w:r w:rsidRPr="00C85CDB">
              <w:rPr>
                <w:color w:val="000000" w:themeColor="text1"/>
                <w:sz w:val="20"/>
                <w:szCs w:val="20"/>
              </w:rPr>
              <w:t>.</w:t>
            </w:r>
          </w:p>
        </w:tc>
      </w:tr>
      <w:tr w:rsidR="00C85CDB" w14:paraId="47E998F8"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18E9B9C9" w14:textId="76E37DDB" w:rsidR="00C85CDB" w:rsidRPr="00C85CDB" w:rsidRDefault="00C85CDB" w:rsidP="00C85CDB">
            <w:pPr>
              <w:ind w:firstLine="0"/>
              <w:rPr>
                <w:b w:val="0"/>
                <w:bCs w:val="0"/>
                <w:color w:val="000000" w:themeColor="text1"/>
              </w:rPr>
            </w:pPr>
            <w:proofErr w:type="spellStart"/>
            <w:r w:rsidRPr="00C85CDB">
              <w:rPr>
                <w:rStyle w:val="Gl"/>
                <w:b/>
                <w:bCs/>
                <w:color w:val="000000" w:themeColor="text1"/>
                <w:sz w:val="20"/>
                <w:szCs w:val="20"/>
                <w:bdr w:val="single" w:sz="2" w:space="0" w:color="E5E7EB" w:frame="1"/>
              </w:rPr>
              <w:t>Aylık</w:t>
            </w:r>
            <w:proofErr w:type="spellEnd"/>
            <w:r w:rsidRPr="00C85CDB">
              <w:rPr>
                <w:rStyle w:val="Gl"/>
                <w:b/>
                <w:bCs/>
                <w:color w:val="000000" w:themeColor="text1"/>
                <w:sz w:val="20"/>
                <w:szCs w:val="20"/>
                <w:bdr w:val="single" w:sz="2" w:space="0" w:color="E5E7EB" w:frame="1"/>
              </w:rPr>
              <w:t xml:space="preserve"> Churn</w:t>
            </w:r>
          </w:p>
        </w:tc>
        <w:tc>
          <w:tcPr>
            <w:tcW w:w="2268" w:type="dxa"/>
            <w:tcBorders>
              <w:top w:val="single" w:sz="4" w:space="0" w:color="7F7F7F"/>
              <w:left w:val="single" w:sz="4" w:space="0" w:color="7F7F7F"/>
              <w:bottom w:val="single" w:sz="4" w:space="0" w:color="7F7F7F"/>
              <w:right w:val="single" w:sz="4" w:space="0" w:color="7F7F7F"/>
            </w:tcBorders>
            <w:vAlign w:val="center"/>
          </w:tcPr>
          <w:p w14:paraId="59890E16" w14:textId="5695BE57"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%5</w:t>
            </w:r>
          </w:p>
        </w:tc>
        <w:tc>
          <w:tcPr>
            <w:tcW w:w="4535" w:type="dxa"/>
            <w:tcBorders>
              <w:top w:val="single" w:sz="4" w:space="0" w:color="7F7F7F"/>
              <w:left w:val="single" w:sz="4" w:space="0" w:color="7F7F7F"/>
              <w:bottom w:val="single" w:sz="4" w:space="0" w:color="7F7F7F"/>
              <w:right w:val="single" w:sz="4" w:space="0" w:color="7F7F7F"/>
            </w:tcBorders>
            <w:vAlign w:val="center"/>
          </w:tcPr>
          <w:p w14:paraId="79EE596D" w14:textId="1A5C7A8F"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 xml:space="preserve">B2C/B2B </w:t>
            </w:r>
            <w:proofErr w:type="spellStart"/>
            <w:r w:rsidRPr="00C85CDB">
              <w:rPr>
                <w:color w:val="000000" w:themeColor="text1"/>
                <w:sz w:val="20"/>
                <w:szCs w:val="20"/>
              </w:rPr>
              <w:t>karışık</w:t>
            </w:r>
            <w:proofErr w:type="spellEnd"/>
            <w:r w:rsidRPr="00C85CDB">
              <w:rPr>
                <w:color w:val="000000" w:themeColor="text1"/>
                <w:sz w:val="20"/>
                <w:szCs w:val="20"/>
              </w:rPr>
              <w:t xml:space="preserve"> </w:t>
            </w:r>
            <w:proofErr w:type="spellStart"/>
            <w:r w:rsidRPr="00C85CDB">
              <w:rPr>
                <w:color w:val="000000" w:themeColor="text1"/>
                <w:sz w:val="20"/>
                <w:szCs w:val="20"/>
              </w:rPr>
              <w:t>ürünler</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endüstri</w:t>
            </w:r>
            <w:proofErr w:type="spellEnd"/>
            <w:r w:rsidRPr="00C85CDB">
              <w:rPr>
                <w:color w:val="000000" w:themeColor="text1"/>
                <w:sz w:val="20"/>
                <w:szCs w:val="20"/>
              </w:rPr>
              <w:t xml:space="preserve"> </w:t>
            </w:r>
            <w:proofErr w:type="spellStart"/>
            <w:r w:rsidRPr="00C85CDB">
              <w:rPr>
                <w:color w:val="000000" w:themeColor="text1"/>
                <w:sz w:val="20"/>
                <w:szCs w:val="20"/>
              </w:rPr>
              <w:t>standardı</w:t>
            </w:r>
            <w:proofErr w:type="spellEnd"/>
            <w:r w:rsidRPr="00C85CDB">
              <w:rPr>
                <w:color w:val="000000" w:themeColor="text1"/>
                <w:sz w:val="20"/>
                <w:szCs w:val="20"/>
              </w:rPr>
              <w:t xml:space="preserve"> </w:t>
            </w:r>
            <w:proofErr w:type="spellStart"/>
            <w:r w:rsidRPr="00C85CDB">
              <w:rPr>
                <w:color w:val="000000" w:themeColor="text1"/>
                <w:sz w:val="20"/>
                <w:szCs w:val="20"/>
              </w:rPr>
              <w:t>iptal</w:t>
            </w:r>
            <w:proofErr w:type="spellEnd"/>
            <w:r w:rsidRPr="00C85CDB">
              <w:rPr>
                <w:color w:val="000000" w:themeColor="text1"/>
                <w:sz w:val="20"/>
                <w:szCs w:val="20"/>
              </w:rPr>
              <w:t xml:space="preserve"> </w:t>
            </w:r>
            <w:proofErr w:type="spellStart"/>
            <w:r w:rsidRPr="00C85CDB">
              <w:rPr>
                <w:color w:val="000000" w:themeColor="text1"/>
                <w:sz w:val="20"/>
                <w:szCs w:val="20"/>
              </w:rPr>
              <w:t>oranı</w:t>
            </w:r>
            <w:proofErr w:type="spellEnd"/>
            <w:r w:rsidRPr="00C85CDB">
              <w:rPr>
                <w:color w:val="000000" w:themeColor="text1"/>
                <w:sz w:val="20"/>
                <w:szCs w:val="20"/>
              </w:rPr>
              <w:t>.</w:t>
            </w:r>
          </w:p>
        </w:tc>
      </w:tr>
      <w:tr w:rsidR="00C85CDB" w14:paraId="2BB55172"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79E2AFF" w14:textId="0533D87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LTV</w:t>
            </w:r>
          </w:p>
        </w:tc>
        <w:tc>
          <w:tcPr>
            <w:tcW w:w="2268" w:type="dxa"/>
            <w:tcBorders>
              <w:top w:val="single" w:sz="4" w:space="0" w:color="7F7F7F"/>
              <w:left w:val="single" w:sz="4" w:space="0" w:color="7F7F7F"/>
              <w:bottom w:val="single" w:sz="4" w:space="0" w:color="7F7F7F"/>
              <w:right w:val="single" w:sz="4" w:space="0" w:color="7F7F7F"/>
            </w:tcBorders>
            <w:vAlign w:val="center"/>
          </w:tcPr>
          <w:p w14:paraId="39E46EB9" w14:textId="26D4E4B6"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₺2.970</w:t>
            </w:r>
          </w:p>
        </w:tc>
        <w:tc>
          <w:tcPr>
            <w:tcW w:w="4535" w:type="dxa"/>
            <w:tcBorders>
              <w:top w:val="single" w:sz="4" w:space="0" w:color="7F7F7F"/>
              <w:left w:val="single" w:sz="4" w:space="0" w:color="7F7F7F"/>
              <w:bottom w:val="single" w:sz="4" w:space="0" w:color="7F7F7F"/>
              <w:right w:val="single" w:sz="4" w:space="0" w:color="7F7F7F"/>
            </w:tcBorders>
            <w:vAlign w:val="center"/>
          </w:tcPr>
          <w:p w14:paraId="0B78933D" w14:textId="3230374F"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 xml:space="preserve">(150 × 0.99) / 0.05. </w:t>
            </w:r>
            <w:proofErr w:type="spellStart"/>
            <w:r w:rsidRPr="00C85CDB">
              <w:rPr>
                <w:color w:val="000000" w:themeColor="text1"/>
                <w:sz w:val="20"/>
                <w:szCs w:val="20"/>
              </w:rPr>
              <w:t>Ortalama</w:t>
            </w:r>
            <w:proofErr w:type="spellEnd"/>
            <w:r w:rsidRPr="00C85CDB">
              <w:rPr>
                <w:color w:val="000000" w:themeColor="text1"/>
                <w:sz w:val="20"/>
                <w:szCs w:val="20"/>
              </w:rPr>
              <w:t xml:space="preserve"> </w:t>
            </w:r>
            <w:proofErr w:type="spellStart"/>
            <w:r w:rsidRPr="00C85CDB">
              <w:rPr>
                <w:color w:val="000000" w:themeColor="text1"/>
                <w:sz w:val="20"/>
                <w:szCs w:val="20"/>
              </w:rPr>
              <w:t>bir</w:t>
            </w:r>
            <w:proofErr w:type="spellEnd"/>
            <w:r w:rsidRPr="00C85CDB">
              <w:rPr>
                <w:color w:val="000000" w:themeColor="text1"/>
                <w:sz w:val="20"/>
                <w:szCs w:val="20"/>
              </w:rPr>
              <w:t xml:space="preserve"> </w:t>
            </w:r>
            <w:proofErr w:type="spellStart"/>
            <w:r w:rsidRPr="00C85CDB">
              <w:rPr>
                <w:color w:val="000000" w:themeColor="text1"/>
                <w:sz w:val="20"/>
                <w:szCs w:val="20"/>
              </w:rPr>
              <w:t>müşterinin</w:t>
            </w:r>
            <w:proofErr w:type="spellEnd"/>
            <w:r w:rsidRPr="00C85CDB">
              <w:rPr>
                <w:color w:val="000000" w:themeColor="text1"/>
                <w:sz w:val="20"/>
                <w:szCs w:val="20"/>
              </w:rPr>
              <w:t xml:space="preserve"> </w:t>
            </w:r>
            <w:proofErr w:type="spellStart"/>
            <w:r w:rsidRPr="00C85CDB">
              <w:rPr>
                <w:color w:val="000000" w:themeColor="text1"/>
                <w:sz w:val="20"/>
                <w:szCs w:val="20"/>
              </w:rPr>
              <w:t>yaşam</w:t>
            </w:r>
            <w:proofErr w:type="spellEnd"/>
            <w:r w:rsidRPr="00C85CDB">
              <w:rPr>
                <w:color w:val="000000" w:themeColor="text1"/>
                <w:sz w:val="20"/>
                <w:szCs w:val="20"/>
              </w:rPr>
              <w:t xml:space="preserve"> </w:t>
            </w:r>
            <w:proofErr w:type="spellStart"/>
            <w:r w:rsidRPr="00C85CDB">
              <w:rPr>
                <w:color w:val="000000" w:themeColor="text1"/>
                <w:sz w:val="20"/>
                <w:szCs w:val="20"/>
              </w:rPr>
              <w:t>boyu</w:t>
            </w:r>
            <w:proofErr w:type="spellEnd"/>
            <w:r w:rsidRPr="00C85CDB">
              <w:rPr>
                <w:color w:val="000000" w:themeColor="text1"/>
                <w:sz w:val="20"/>
                <w:szCs w:val="20"/>
              </w:rPr>
              <w:t xml:space="preserve"> </w:t>
            </w:r>
            <w:proofErr w:type="spellStart"/>
            <w:r w:rsidRPr="00C85CDB">
              <w:rPr>
                <w:color w:val="000000" w:themeColor="text1"/>
                <w:sz w:val="20"/>
                <w:szCs w:val="20"/>
              </w:rPr>
              <w:t>değeri</w:t>
            </w:r>
            <w:proofErr w:type="spellEnd"/>
            <w:r w:rsidRPr="00C85CDB">
              <w:rPr>
                <w:color w:val="000000" w:themeColor="text1"/>
                <w:sz w:val="20"/>
                <w:szCs w:val="20"/>
              </w:rPr>
              <w:t>.</w:t>
            </w:r>
          </w:p>
        </w:tc>
      </w:tr>
      <w:tr w:rsidR="00C85CDB" w14:paraId="29133065"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602446D" w14:textId="22CFEB6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CAC</w:t>
            </w:r>
          </w:p>
        </w:tc>
        <w:tc>
          <w:tcPr>
            <w:tcW w:w="2268" w:type="dxa"/>
            <w:tcBorders>
              <w:top w:val="single" w:sz="4" w:space="0" w:color="7F7F7F"/>
              <w:left w:val="single" w:sz="4" w:space="0" w:color="7F7F7F"/>
              <w:bottom w:val="single" w:sz="4" w:space="0" w:color="7F7F7F"/>
              <w:right w:val="single" w:sz="4" w:space="0" w:color="7F7F7F"/>
            </w:tcBorders>
            <w:vAlign w:val="center"/>
          </w:tcPr>
          <w:p w14:paraId="0007E46A" w14:textId="6EFB2F36"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₺100</w:t>
            </w:r>
          </w:p>
        </w:tc>
        <w:tc>
          <w:tcPr>
            <w:tcW w:w="4535" w:type="dxa"/>
            <w:tcBorders>
              <w:top w:val="single" w:sz="4" w:space="0" w:color="7F7F7F"/>
              <w:left w:val="single" w:sz="4" w:space="0" w:color="7F7F7F"/>
              <w:bottom w:val="single" w:sz="4" w:space="0" w:color="7F7F7F"/>
              <w:right w:val="single" w:sz="4" w:space="0" w:color="7F7F7F"/>
            </w:tcBorders>
            <w:vAlign w:val="center"/>
          </w:tcPr>
          <w:p w14:paraId="49D26FAE" w14:textId="348A4152"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5CDB">
              <w:rPr>
                <w:color w:val="000000" w:themeColor="text1"/>
                <w:sz w:val="20"/>
                <w:szCs w:val="20"/>
              </w:rPr>
              <w:t>Müşteri</w:t>
            </w:r>
            <w:proofErr w:type="spellEnd"/>
            <w:r w:rsidRPr="00C85CDB">
              <w:rPr>
                <w:color w:val="000000" w:themeColor="text1"/>
                <w:sz w:val="20"/>
                <w:szCs w:val="20"/>
              </w:rPr>
              <w:t xml:space="preserve"> </w:t>
            </w:r>
            <w:proofErr w:type="spellStart"/>
            <w:r w:rsidRPr="00C85CDB">
              <w:rPr>
                <w:color w:val="000000" w:themeColor="text1"/>
                <w:sz w:val="20"/>
                <w:szCs w:val="20"/>
              </w:rPr>
              <w:t>Edinme</w:t>
            </w:r>
            <w:proofErr w:type="spellEnd"/>
            <w:r w:rsidRPr="00C85CDB">
              <w:rPr>
                <w:color w:val="000000" w:themeColor="text1"/>
                <w:sz w:val="20"/>
                <w:szCs w:val="20"/>
              </w:rPr>
              <w:t xml:space="preserve"> </w:t>
            </w:r>
            <w:proofErr w:type="spellStart"/>
            <w:r w:rsidRPr="00C85CDB">
              <w:rPr>
                <w:color w:val="000000" w:themeColor="text1"/>
                <w:sz w:val="20"/>
                <w:szCs w:val="20"/>
              </w:rPr>
              <w:t>Maliyeti</w:t>
            </w:r>
            <w:proofErr w:type="spellEnd"/>
            <w:r w:rsidRPr="00C85CDB">
              <w:rPr>
                <w:color w:val="000000" w:themeColor="text1"/>
                <w:sz w:val="20"/>
                <w:szCs w:val="20"/>
              </w:rPr>
              <w:t xml:space="preserve">. Odak </w:t>
            </w:r>
            <w:proofErr w:type="spellStart"/>
            <w:r w:rsidRPr="00C85CDB">
              <w:rPr>
                <w:color w:val="000000" w:themeColor="text1"/>
                <w:sz w:val="20"/>
                <w:szCs w:val="20"/>
              </w:rPr>
              <w:t>organik</w:t>
            </w:r>
            <w:proofErr w:type="spellEnd"/>
            <w:r w:rsidRPr="00C85CDB">
              <w:rPr>
                <w:color w:val="000000" w:themeColor="text1"/>
                <w:sz w:val="20"/>
                <w:szCs w:val="20"/>
              </w:rPr>
              <w:t xml:space="preserve"> </w:t>
            </w:r>
            <w:proofErr w:type="spellStart"/>
            <w:r w:rsidRPr="00C85CDB">
              <w:rPr>
                <w:color w:val="000000" w:themeColor="text1"/>
                <w:sz w:val="20"/>
                <w:szCs w:val="20"/>
              </w:rPr>
              <w:t>büyüme</w:t>
            </w:r>
            <w:proofErr w:type="spellEnd"/>
            <w:r w:rsidRPr="00C85CDB">
              <w:rPr>
                <w:color w:val="000000" w:themeColor="text1"/>
                <w:sz w:val="20"/>
                <w:szCs w:val="20"/>
              </w:rPr>
              <w:t xml:space="preserve"> </w:t>
            </w:r>
            <w:proofErr w:type="spellStart"/>
            <w:r w:rsidRPr="00C85CDB">
              <w:rPr>
                <w:color w:val="000000" w:themeColor="text1"/>
                <w:sz w:val="20"/>
                <w:szCs w:val="20"/>
              </w:rPr>
              <w:t>olduğu</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düşüktür</w:t>
            </w:r>
            <w:proofErr w:type="spellEnd"/>
            <w:r w:rsidRPr="00C85CDB">
              <w:rPr>
                <w:color w:val="000000" w:themeColor="text1"/>
                <w:sz w:val="20"/>
                <w:szCs w:val="20"/>
              </w:rPr>
              <w:t>.</w:t>
            </w:r>
          </w:p>
        </w:tc>
      </w:tr>
      <w:tr w:rsidR="00C85CDB" w14:paraId="16E20519"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0344D0F" w14:textId="7CB8780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LTV / CAC</w:t>
            </w:r>
          </w:p>
        </w:tc>
        <w:tc>
          <w:tcPr>
            <w:tcW w:w="2268" w:type="dxa"/>
            <w:tcBorders>
              <w:top w:val="single" w:sz="4" w:space="0" w:color="7F7F7F"/>
              <w:left w:val="single" w:sz="4" w:space="0" w:color="7F7F7F"/>
              <w:bottom w:val="single" w:sz="4" w:space="0" w:color="7F7F7F"/>
              <w:right w:val="single" w:sz="4" w:space="0" w:color="7F7F7F"/>
            </w:tcBorders>
            <w:vAlign w:val="center"/>
          </w:tcPr>
          <w:p w14:paraId="517D2565" w14:textId="49E1FB55"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rStyle w:val="Gl"/>
                <w:color w:val="000000" w:themeColor="text1"/>
                <w:sz w:val="20"/>
                <w:szCs w:val="20"/>
                <w:bdr w:val="single" w:sz="2" w:space="0" w:color="E5E7EB" w:frame="1"/>
              </w:rPr>
              <w:t>29.7</w:t>
            </w:r>
          </w:p>
        </w:tc>
        <w:tc>
          <w:tcPr>
            <w:tcW w:w="4535" w:type="dxa"/>
            <w:tcBorders>
              <w:top w:val="single" w:sz="4" w:space="0" w:color="7F7F7F"/>
              <w:left w:val="single" w:sz="4" w:space="0" w:color="7F7F7F"/>
              <w:bottom w:val="single" w:sz="4" w:space="0" w:color="7F7F7F"/>
              <w:right w:val="single" w:sz="4" w:space="0" w:color="7F7F7F"/>
            </w:tcBorders>
            <w:vAlign w:val="center"/>
          </w:tcPr>
          <w:p w14:paraId="49107194" w14:textId="607FF277"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5CDB">
              <w:rPr>
                <w:color w:val="000000" w:themeColor="text1"/>
                <w:sz w:val="20"/>
                <w:szCs w:val="20"/>
              </w:rPr>
              <w:t>Sağlıklı</w:t>
            </w:r>
            <w:proofErr w:type="spellEnd"/>
            <w:r w:rsidRPr="00C85CDB">
              <w:rPr>
                <w:color w:val="000000" w:themeColor="text1"/>
                <w:sz w:val="20"/>
                <w:szCs w:val="20"/>
              </w:rPr>
              <w:t xml:space="preserve"> </w:t>
            </w:r>
            <w:proofErr w:type="spellStart"/>
            <w:r w:rsidRPr="00C85CDB">
              <w:rPr>
                <w:color w:val="000000" w:themeColor="text1"/>
                <w:sz w:val="20"/>
                <w:szCs w:val="20"/>
              </w:rPr>
              <w:t>değerin</w:t>
            </w:r>
            <w:proofErr w:type="spellEnd"/>
            <w:r w:rsidRPr="00C85CDB">
              <w:rPr>
                <w:color w:val="000000" w:themeColor="text1"/>
                <w:sz w:val="20"/>
                <w:szCs w:val="20"/>
              </w:rPr>
              <w:t xml:space="preserve"> (3)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üzerindedir</w:t>
            </w:r>
            <w:proofErr w:type="spellEnd"/>
            <w:r w:rsidRPr="00C85CDB">
              <w:rPr>
                <w:color w:val="000000" w:themeColor="text1"/>
                <w:sz w:val="20"/>
                <w:szCs w:val="20"/>
              </w:rPr>
              <w:t xml:space="preserve">. </w:t>
            </w:r>
            <w:proofErr w:type="spellStart"/>
            <w:r w:rsidRPr="00C85CDB">
              <w:rPr>
                <w:color w:val="000000" w:themeColor="text1"/>
                <w:sz w:val="20"/>
                <w:szCs w:val="20"/>
              </w:rPr>
              <w:t>Ürün</w:t>
            </w:r>
            <w:proofErr w:type="spellEnd"/>
            <w:r w:rsidRPr="00C85CDB">
              <w:rPr>
                <w:color w:val="000000" w:themeColor="text1"/>
                <w:sz w:val="20"/>
                <w:szCs w:val="20"/>
              </w:rPr>
              <w:t xml:space="preserve">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kârlıdır</w:t>
            </w:r>
            <w:proofErr w:type="spellEnd"/>
            <w:r w:rsidRPr="00C85CDB">
              <w:rPr>
                <w:color w:val="000000" w:themeColor="text1"/>
                <w:sz w:val="20"/>
                <w:szCs w:val="20"/>
              </w:rPr>
              <w:t>.</w:t>
            </w:r>
          </w:p>
        </w:tc>
      </w:tr>
      <w:tr w:rsidR="00C85CDB" w14:paraId="520918AD"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77EA4ABF" w14:textId="505B9F03"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Payback period</w:t>
            </w:r>
          </w:p>
        </w:tc>
        <w:tc>
          <w:tcPr>
            <w:tcW w:w="2268" w:type="dxa"/>
            <w:tcBorders>
              <w:top w:val="single" w:sz="4" w:space="0" w:color="7F7F7F"/>
              <w:left w:val="single" w:sz="4" w:space="0" w:color="7F7F7F"/>
              <w:bottom w:val="single" w:sz="4" w:space="0" w:color="7F7F7F"/>
              <w:right w:val="single" w:sz="4" w:space="0" w:color="7F7F7F"/>
            </w:tcBorders>
            <w:vAlign w:val="center"/>
          </w:tcPr>
          <w:p w14:paraId="72428A34" w14:textId="495A4432"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&lt; 1 ay</w:t>
            </w:r>
          </w:p>
        </w:tc>
        <w:tc>
          <w:tcPr>
            <w:tcW w:w="4535" w:type="dxa"/>
            <w:tcBorders>
              <w:top w:val="single" w:sz="4" w:space="0" w:color="7F7F7F"/>
              <w:left w:val="single" w:sz="4" w:space="0" w:color="7F7F7F"/>
              <w:bottom w:val="single" w:sz="4" w:space="0" w:color="7F7F7F"/>
              <w:right w:val="single" w:sz="4" w:space="0" w:color="7F7F7F"/>
            </w:tcBorders>
            <w:vAlign w:val="center"/>
          </w:tcPr>
          <w:p w14:paraId="7DBCE0CD" w14:textId="70717E90"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 xml:space="preserve">CAC / (ARPU × Gross Margin). </w:t>
            </w:r>
            <w:proofErr w:type="spellStart"/>
            <w:r w:rsidRPr="00C85CDB">
              <w:rPr>
                <w:color w:val="000000" w:themeColor="text1"/>
                <w:sz w:val="20"/>
                <w:szCs w:val="20"/>
              </w:rPr>
              <w:t>Müşteri</w:t>
            </w:r>
            <w:proofErr w:type="spellEnd"/>
            <w:r w:rsidRPr="00C85CDB">
              <w:rPr>
                <w:color w:val="000000" w:themeColor="text1"/>
                <w:sz w:val="20"/>
                <w:szCs w:val="20"/>
              </w:rPr>
              <w:t xml:space="preserve"> </w:t>
            </w:r>
            <w:proofErr w:type="spellStart"/>
            <w:r w:rsidRPr="00C85CDB">
              <w:rPr>
                <w:color w:val="000000" w:themeColor="text1"/>
                <w:sz w:val="20"/>
                <w:szCs w:val="20"/>
              </w:rPr>
              <w:t>daha</w:t>
            </w:r>
            <w:proofErr w:type="spellEnd"/>
            <w:r w:rsidRPr="00C85CDB">
              <w:rPr>
                <w:color w:val="000000" w:themeColor="text1"/>
                <w:sz w:val="20"/>
                <w:szCs w:val="20"/>
              </w:rPr>
              <w:t xml:space="preserve"> ilk </w:t>
            </w:r>
            <w:proofErr w:type="spellStart"/>
            <w:r w:rsidRPr="00C85CDB">
              <w:rPr>
                <w:color w:val="000000" w:themeColor="text1"/>
                <w:sz w:val="20"/>
                <w:szCs w:val="20"/>
              </w:rPr>
              <w:t>ayından</w:t>
            </w:r>
            <w:proofErr w:type="spellEnd"/>
            <w:r w:rsidRPr="00C85CDB">
              <w:rPr>
                <w:color w:val="000000" w:themeColor="text1"/>
                <w:sz w:val="20"/>
                <w:szCs w:val="20"/>
              </w:rPr>
              <w:t xml:space="preserve"> </w:t>
            </w:r>
            <w:proofErr w:type="spellStart"/>
            <w:r w:rsidRPr="00C85CDB">
              <w:rPr>
                <w:color w:val="000000" w:themeColor="text1"/>
                <w:sz w:val="20"/>
                <w:szCs w:val="20"/>
              </w:rPr>
              <w:t>masrafını</w:t>
            </w:r>
            <w:proofErr w:type="spellEnd"/>
            <w:r w:rsidRPr="00C85CDB">
              <w:rPr>
                <w:color w:val="000000" w:themeColor="text1"/>
                <w:sz w:val="20"/>
                <w:szCs w:val="20"/>
              </w:rPr>
              <w:t xml:space="preserve"> </w:t>
            </w:r>
            <w:proofErr w:type="spellStart"/>
            <w:r w:rsidRPr="00C85CDB">
              <w:rPr>
                <w:color w:val="000000" w:themeColor="text1"/>
                <w:sz w:val="20"/>
                <w:szCs w:val="20"/>
              </w:rPr>
              <w:t>çıkarır</w:t>
            </w:r>
            <w:proofErr w:type="spellEnd"/>
            <w:r w:rsidRPr="00C85CDB">
              <w:rPr>
                <w:color w:val="000000" w:themeColor="text1"/>
                <w:sz w:val="20"/>
                <w:szCs w:val="20"/>
              </w:rPr>
              <w:t>.</w:t>
            </w:r>
          </w:p>
        </w:tc>
      </w:tr>
    </w:tbl>
    <w:p w14:paraId="42047698" w14:textId="77777777" w:rsidR="00052761" w:rsidRDefault="003836EC">
      <w:pPr>
        <w:pStyle w:val="Balk2"/>
      </w:pPr>
      <w:bookmarkStart w:id="92" w:name="_Toc229342358"/>
      <w:r>
        <w:t xml:space="preserve">9.5. Go-to-Market (GTM) </w:t>
      </w:r>
      <w:proofErr w:type="spellStart"/>
      <w:r>
        <w:t>Stratejisi</w:t>
      </w:r>
      <w:bookmarkEnd w:id="92"/>
      <w:proofErr w:type="spellEnd"/>
    </w:p>
    <w:p w14:paraId="7D9B15B6" w14:textId="77777777" w:rsidR="007B054A" w:rsidRPr="007B054A" w:rsidRDefault="007B054A" w:rsidP="007B054A">
      <w:pPr>
        <w:ind w:firstLine="0"/>
        <w:rPr>
          <w:lang w:val="tr-TR"/>
        </w:rPr>
      </w:pPr>
      <w:r w:rsidRPr="007B054A">
        <w:rPr>
          <w:lang w:val="tr-TR"/>
        </w:rPr>
        <w:t xml:space="preserve">Maliyetimiz (CAC) sıfıra yakın olduğu için tamamen "Ürün Odaklı Büyüme" (Product-Led </w:t>
      </w:r>
      <w:proofErr w:type="spellStart"/>
      <w:proofErr w:type="gramStart"/>
      <w:r w:rsidRPr="007B054A">
        <w:rPr>
          <w:lang w:val="tr-TR"/>
        </w:rPr>
        <w:t>Growth</w:t>
      </w:r>
      <w:proofErr w:type="spellEnd"/>
      <w:r w:rsidRPr="007B054A">
        <w:rPr>
          <w:lang w:val="tr-TR"/>
        </w:rPr>
        <w:t xml:space="preserve"> -</w:t>
      </w:r>
      <w:proofErr w:type="gramEnd"/>
      <w:r w:rsidRPr="007B054A">
        <w:rPr>
          <w:lang w:val="tr-TR"/>
        </w:rPr>
        <w:t xml:space="preserve"> PLG) stratejisi benimsenecektir. Hedef kitleye ulaşım 3 ana faza (aşamaya) bölünmüştür:</w:t>
      </w:r>
    </w:p>
    <w:p w14:paraId="419CEDD7" w14:textId="77777777" w:rsidR="007B054A" w:rsidRPr="007B054A" w:rsidRDefault="007B054A" w:rsidP="007B054A">
      <w:pPr>
        <w:ind w:firstLine="0"/>
        <w:rPr>
          <w:lang w:val="tr-TR"/>
        </w:rPr>
      </w:pPr>
      <w:r w:rsidRPr="007B054A">
        <w:rPr>
          <w:b/>
          <w:bCs/>
          <w:lang w:val="tr-TR"/>
        </w:rPr>
        <w:t>Faz 1: Erken Benimseyenler ve Lansman (0-2 Ay)</w:t>
      </w:r>
      <w:r w:rsidRPr="007B054A">
        <w:rPr>
          <w:lang w:val="tr-TR"/>
        </w:rPr>
        <w:t> İlk 1000 kullanıcıyı (</w:t>
      </w:r>
      <w:proofErr w:type="spellStart"/>
      <w:r w:rsidRPr="007B054A">
        <w:rPr>
          <w:lang w:val="tr-TR"/>
        </w:rPr>
        <w:t>Early</w:t>
      </w:r>
      <w:proofErr w:type="spellEnd"/>
      <w:r w:rsidRPr="007B054A">
        <w:rPr>
          <w:lang w:val="tr-TR"/>
        </w:rPr>
        <w:t xml:space="preserve"> </w:t>
      </w:r>
      <w:proofErr w:type="spellStart"/>
      <w:r w:rsidRPr="007B054A">
        <w:rPr>
          <w:lang w:val="tr-TR"/>
        </w:rPr>
        <w:t>Adopters</w:t>
      </w:r>
      <w:proofErr w:type="spellEnd"/>
      <w:r w:rsidRPr="007B054A">
        <w:rPr>
          <w:lang w:val="tr-TR"/>
        </w:rPr>
        <w:t>) herhangi bir reklam bütçesi harcamadan bulmak hedeflenmektedir.</w:t>
      </w:r>
    </w:p>
    <w:p w14:paraId="3C5D1B5C" w14:textId="77777777" w:rsidR="007B054A" w:rsidRPr="007B054A" w:rsidRDefault="007B054A" w:rsidP="007B054A">
      <w:pPr>
        <w:numPr>
          <w:ilvl w:val="0"/>
          <w:numId w:val="35"/>
        </w:numPr>
        <w:rPr>
          <w:lang w:val="tr-TR"/>
        </w:rPr>
      </w:pPr>
      <w:r w:rsidRPr="007B054A">
        <w:rPr>
          <w:b/>
          <w:bCs/>
          <w:lang w:val="tr-TR"/>
        </w:rPr>
        <w:t xml:space="preserve">Product </w:t>
      </w:r>
      <w:proofErr w:type="spellStart"/>
      <w:r w:rsidRPr="007B054A">
        <w:rPr>
          <w:b/>
          <w:bCs/>
          <w:lang w:val="tr-TR"/>
        </w:rPr>
        <w:t>Hunt</w:t>
      </w:r>
      <w:proofErr w:type="spellEnd"/>
      <w:r w:rsidRPr="007B054A">
        <w:rPr>
          <w:b/>
          <w:bCs/>
          <w:lang w:val="tr-TR"/>
        </w:rPr>
        <w:t xml:space="preserve"> &amp; Hacker News Lansmanı:</w:t>
      </w:r>
      <w:r w:rsidRPr="007B054A">
        <w:rPr>
          <w:lang w:val="tr-TR"/>
        </w:rPr>
        <w:t> </w:t>
      </w:r>
      <w:r w:rsidRPr="007B054A">
        <w:rPr>
          <w:i/>
          <w:iCs/>
          <w:lang w:val="tr-TR"/>
        </w:rPr>
        <w:t>"Excel'in çökmesinden bıktınız mı? Tarayıcınızda 2 Milyon satırı saniyeler içinde analiz edin"</w:t>
      </w:r>
      <w:r w:rsidRPr="007B054A">
        <w:rPr>
          <w:lang w:val="tr-TR"/>
        </w:rPr>
        <w:t> başlığıyla teknoloji dünyasının en büyük platformlarında lansman yapılacaktır.</w:t>
      </w:r>
    </w:p>
    <w:p w14:paraId="5AEF727C" w14:textId="77777777" w:rsidR="007B054A" w:rsidRPr="007B054A" w:rsidRDefault="007B054A" w:rsidP="007B054A">
      <w:pPr>
        <w:numPr>
          <w:ilvl w:val="0"/>
          <w:numId w:val="35"/>
        </w:numPr>
        <w:rPr>
          <w:lang w:val="tr-TR"/>
        </w:rPr>
      </w:pPr>
      <w:r w:rsidRPr="007B054A">
        <w:rPr>
          <w:b/>
          <w:bCs/>
          <w:lang w:val="tr-TR"/>
        </w:rPr>
        <w:t>Topluluk Pazarlaması (</w:t>
      </w:r>
      <w:proofErr w:type="spellStart"/>
      <w:r w:rsidRPr="007B054A">
        <w:rPr>
          <w:b/>
          <w:bCs/>
          <w:lang w:val="tr-TR"/>
        </w:rPr>
        <w:t>Reddit</w:t>
      </w:r>
      <w:proofErr w:type="spellEnd"/>
      <w:r w:rsidRPr="007B054A">
        <w:rPr>
          <w:b/>
          <w:bCs/>
          <w:lang w:val="tr-TR"/>
        </w:rPr>
        <w:t>):</w:t>
      </w:r>
      <w:r w:rsidRPr="007B054A">
        <w:rPr>
          <w:lang w:val="tr-TR"/>
        </w:rPr>
        <w:t> Veri analistlerinin yoğun bulunduğu r/</w:t>
      </w:r>
      <w:proofErr w:type="spellStart"/>
      <w:r w:rsidRPr="007B054A">
        <w:rPr>
          <w:lang w:val="tr-TR"/>
        </w:rPr>
        <w:t>datascience</w:t>
      </w:r>
      <w:proofErr w:type="spellEnd"/>
      <w:r w:rsidRPr="007B054A">
        <w:rPr>
          <w:lang w:val="tr-TR"/>
        </w:rPr>
        <w:t>, r/</w:t>
      </w:r>
      <w:proofErr w:type="spellStart"/>
      <w:r w:rsidRPr="007B054A">
        <w:rPr>
          <w:lang w:val="tr-TR"/>
        </w:rPr>
        <w:t>dataisbeautiful</w:t>
      </w:r>
      <w:proofErr w:type="spellEnd"/>
      <w:r w:rsidRPr="007B054A">
        <w:rPr>
          <w:lang w:val="tr-TR"/>
        </w:rPr>
        <w:t> ve r/</w:t>
      </w:r>
      <w:proofErr w:type="spellStart"/>
      <w:r w:rsidRPr="007B054A">
        <w:rPr>
          <w:lang w:val="tr-TR"/>
        </w:rPr>
        <w:t>excel</w:t>
      </w:r>
      <w:proofErr w:type="spellEnd"/>
      <w:r w:rsidRPr="007B054A">
        <w:rPr>
          <w:lang w:val="tr-TR"/>
        </w:rPr>
        <w:t> gibi alt dizinlerde (</w:t>
      </w:r>
      <w:proofErr w:type="spellStart"/>
      <w:r w:rsidRPr="007B054A">
        <w:rPr>
          <w:lang w:val="tr-TR"/>
        </w:rPr>
        <w:t>subreddit</w:t>
      </w:r>
      <w:proofErr w:type="spellEnd"/>
      <w:r w:rsidRPr="007B054A">
        <w:rPr>
          <w:lang w:val="tr-TR"/>
        </w:rPr>
        <w:t>) ürünün çalışma hızı GIF/Video olarak paylaşılarak organik ilgi çekilecektir.</w:t>
      </w:r>
    </w:p>
    <w:p w14:paraId="2F07E5A0" w14:textId="77777777" w:rsidR="007B054A" w:rsidRPr="007B054A" w:rsidRDefault="007B054A" w:rsidP="007B054A">
      <w:pPr>
        <w:ind w:firstLine="0"/>
        <w:rPr>
          <w:lang w:val="tr-TR"/>
        </w:rPr>
      </w:pPr>
      <w:r w:rsidRPr="007B054A">
        <w:rPr>
          <w:b/>
          <w:bCs/>
          <w:lang w:val="tr-TR"/>
        </w:rPr>
        <w:t>Faz 2: SEO ve İçerik Pazarlaması (3-6 Ay)</w:t>
      </w:r>
      <w:r w:rsidRPr="007B054A">
        <w:rPr>
          <w:lang w:val="tr-TR"/>
        </w:rPr>
        <w:t> İnsanların yaşadığı spesifik acı noktalara (</w:t>
      </w:r>
      <w:proofErr w:type="spellStart"/>
      <w:r w:rsidRPr="007B054A">
        <w:rPr>
          <w:lang w:val="tr-TR"/>
        </w:rPr>
        <w:t>Pain-points</w:t>
      </w:r>
      <w:proofErr w:type="spellEnd"/>
      <w:r w:rsidRPr="007B054A">
        <w:rPr>
          <w:lang w:val="tr-TR"/>
        </w:rPr>
        <w:t>) yönelik organik arama trafiği hedeflenmektedir.</w:t>
      </w:r>
    </w:p>
    <w:p w14:paraId="5D00F826" w14:textId="77777777" w:rsidR="007B054A" w:rsidRPr="007B054A" w:rsidRDefault="007B054A" w:rsidP="007B054A">
      <w:pPr>
        <w:numPr>
          <w:ilvl w:val="0"/>
          <w:numId w:val="36"/>
        </w:numPr>
        <w:rPr>
          <w:lang w:val="tr-TR"/>
        </w:rPr>
      </w:pPr>
      <w:proofErr w:type="spellStart"/>
      <w:r w:rsidRPr="007B054A">
        <w:rPr>
          <w:b/>
          <w:bCs/>
          <w:lang w:val="tr-TR"/>
        </w:rPr>
        <w:lastRenderedPageBreak/>
        <w:t>Long-Tail</w:t>
      </w:r>
      <w:proofErr w:type="spellEnd"/>
      <w:r w:rsidRPr="007B054A">
        <w:rPr>
          <w:b/>
          <w:bCs/>
          <w:lang w:val="tr-TR"/>
        </w:rPr>
        <w:t xml:space="preserve"> (Uzun Kuyruk) SEO Makaleleri:</w:t>
      </w:r>
      <w:r w:rsidRPr="007B054A">
        <w:rPr>
          <w:lang w:val="tr-TR"/>
        </w:rPr>
        <w:t> Kullanıcıların Google'da en çok arattığı </w:t>
      </w:r>
      <w:r w:rsidRPr="007B054A">
        <w:rPr>
          <w:i/>
          <w:iCs/>
          <w:lang w:val="tr-TR"/>
        </w:rPr>
        <w:t>"Büyük CSV dosyası nasıl açılır?", "Excel 1 milyon satır limiti çözümü", "KVKK uyumlu ücretsiz veri analizi aracı"</w:t>
      </w:r>
      <w:r w:rsidRPr="007B054A">
        <w:rPr>
          <w:lang w:val="tr-TR"/>
        </w:rPr>
        <w:t> gibi spesifik sorunlara yanıt veren SEO uyumlu blog yazıları yayınlanacaktır.</w:t>
      </w:r>
    </w:p>
    <w:p w14:paraId="093CBF85" w14:textId="77777777" w:rsidR="007B054A" w:rsidRPr="007B054A" w:rsidRDefault="007B054A" w:rsidP="007B054A">
      <w:pPr>
        <w:numPr>
          <w:ilvl w:val="0"/>
          <w:numId w:val="36"/>
        </w:numPr>
        <w:rPr>
          <w:lang w:val="tr-TR"/>
        </w:rPr>
      </w:pPr>
      <w:proofErr w:type="spellStart"/>
      <w:r w:rsidRPr="007B054A">
        <w:rPr>
          <w:b/>
          <w:bCs/>
          <w:lang w:val="tr-TR"/>
        </w:rPr>
        <w:t>Growth</w:t>
      </w:r>
      <w:proofErr w:type="spellEnd"/>
      <w:r w:rsidRPr="007B054A">
        <w:rPr>
          <w:b/>
          <w:bCs/>
          <w:lang w:val="tr-TR"/>
        </w:rPr>
        <w:t xml:space="preserve"> </w:t>
      </w:r>
      <w:proofErr w:type="spellStart"/>
      <w:r w:rsidRPr="007B054A">
        <w:rPr>
          <w:b/>
          <w:bCs/>
          <w:lang w:val="tr-TR"/>
        </w:rPr>
        <w:t>Loops</w:t>
      </w:r>
      <w:proofErr w:type="spellEnd"/>
      <w:r w:rsidRPr="007B054A">
        <w:rPr>
          <w:b/>
          <w:bCs/>
          <w:lang w:val="tr-TR"/>
        </w:rPr>
        <w:t xml:space="preserve"> (Büyüme Döngüleri):</w:t>
      </w:r>
      <w:r w:rsidRPr="007B054A">
        <w:rPr>
          <w:lang w:val="tr-TR"/>
        </w:rPr>
        <w:t> Ücretsiz (</w:t>
      </w:r>
      <w:proofErr w:type="spellStart"/>
      <w:r w:rsidRPr="007B054A">
        <w:rPr>
          <w:lang w:val="tr-TR"/>
        </w:rPr>
        <w:t>Free</w:t>
      </w:r>
      <w:proofErr w:type="spellEnd"/>
      <w:r w:rsidRPr="007B054A">
        <w:rPr>
          <w:lang w:val="tr-TR"/>
        </w:rPr>
        <w:t>) paketi kullanan kullanıcıların dışa aktardığı (</w:t>
      </w:r>
      <w:proofErr w:type="spellStart"/>
      <w:r w:rsidRPr="007B054A">
        <w:rPr>
          <w:lang w:val="tr-TR"/>
        </w:rPr>
        <w:t>export</w:t>
      </w:r>
      <w:proofErr w:type="spellEnd"/>
      <w:r w:rsidRPr="007B054A">
        <w:rPr>
          <w:lang w:val="tr-TR"/>
        </w:rPr>
        <w:t>) Excel veya Grafik PDF belgelerinin köşesine küçük ve şık bir </w:t>
      </w:r>
      <w:r w:rsidRPr="007B054A">
        <w:rPr>
          <w:i/>
          <w:iCs/>
          <w:lang w:val="tr-TR"/>
        </w:rPr>
        <w:t>"</w:t>
      </w:r>
      <w:proofErr w:type="spellStart"/>
      <w:r w:rsidRPr="007B054A">
        <w:rPr>
          <w:i/>
          <w:iCs/>
          <w:lang w:val="tr-TR"/>
        </w:rPr>
        <w:t>Generated</w:t>
      </w:r>
      <w:proofErr w:type="spellEnd"/>
      <w:r w:rsidRPr="007B054A">
        <w:rPr>
          <w:i/>
          <w:iCs/>
          <w:lang w:val="tr-TR"/>
        </w:rPr>
        <w:t xml:space="preserve"> </w:t>
      </w:r>
      <w:proofErr w:type="spellStart"/>
      <w:r w:rsidRPr="007B054A">
        <w:rPr>
          <w:i/>
          <w:iCs/>
          <w:lang w:val="tr-TR"/>
        </w:rPr>
        <w:t>by</w:t>
      </w:r>
      <w:proofErr w:type="spellEnd"/>
      <w:r w:rsidRPr="007B054A">
        <w:rPr>
          <w:i/>
          <w:iCs/>
          <w:lang w:val="tr-TR"/>
        </w:rPr>
        <w:t xml:space="preserve"> </w:t>
      </w:r>
      <w:proofErr w:type="spellStart"/>
      <w:r w:rsidRPr="007B054A">
        <w:rPr>
          <w:i/>
          <w:iCs/>
          <w:lang w:val="tr-TR"/>
        </w:rPr>
        <w:t>BigDataAnalyzer</w:t>
      </w:r>
      <w:proofErr w:type="spellEnd"/>
      <w:r w:rsidRPr="007B054A">
        <w:rPr>
          <w:i/>
          <w:iCs/>
          <w:lang w:val="tr-TR"/>
        </w:rPr>
        <w:t>"</w:t>
      </w:r>
      <w:r w:rsidRPr="007B054A">
        <w:rPr>
          <w:lang w:val="tr-TR"/>
        </w:rPr>
        <w:t> filigranı/linki yerleştirilecek, böylece ürünü kullanan her kişi farkında olmadan ürünün reklamını kendi şirketine yapacaktır.</w:t>
      </w:r>
    </w:p>
    <w:p w14:paraId="7A8C1280" w14:textId="77777777" w:rsidR="007B054A" w:rsidRPr="007B054A" w:rsidRDefault="007B054A" w:rsidP="007B054A">
      <w:pPr>
        <w:ind w:firstLine="0"/>
        <w:rPr>
          <w:lang w:val="tr-TR"/>
        </w:rPr>
      </w:pPr>
      <w:r w:rsidRPr="007B054A">
        <w:rPr>
          <w:b/>
          <w:bCs/>
          <w:lang w:val="tr-TR"/>
        </w:rPr>
        <w:t>Faz 3: B2B ve İş Ortaklıkları (6-12 Ay)</w:t>
      </w:r>
      <w:r w:rsidRPr="007B054A">
        <w:rPr>
          <w:lang w:val="tr-TR"/>
        </w:rPr>
        <w:t> </w:t>
      </w:r>
      <w:proofErr w:type="spellStart"/>
      <w:r w:rsidRPr="007B054A">
        <w:rPr>
          <w:lang w:val="tr-TR"/>
        </w:rPr>
        <w:t>Freemium</w:t>
      </w:r>
      <w:proofErr w:type="spellEnd"/>
      <w:r w:rsidRPr="007B054A">
        <w:rPr>
          <w:lang w:val="tr-TR"/>
        </w:rPr>
        <w:t xml:space="preserve"> modelde ürünü sevip işinde kullanmaya başlayan veri bilimciler (Data </w:t>
      </w:r>
      <w:proofErr w:type="spellStart"/>
      <w:r w:rsidRPr="007B054A">
        <w:rPr>
          <w:lang w:val="tr-TR"/>
        </w:rPr>
        <w:t>Scientist</w:t>
      </w:r>
      <w:proofErr w:type="spellEnd"/>
      <w:r w:rsidRPr="007B054A">
        <w:rPr>
          <w:lang w:val="tr-TR"/>
        </w:rPr>
        <w:t>) aracılığıyla şirketlere ulaşım sağlanacaktır.</w:t>
      </w:r>
    </w:p>
    <w:p w14:paraId="6AAEB9C0" w14:textId="77777777" w:rsidR="007B054A" w:rsidRPr="007B054A" w:rsidRDefault="007B054A" w:rsidP="007B054A">
      <w:pPr>
        <w:numPr>
          <w:ilvl w:val="0"/>
          <w:numId w:val="37"/>
        </w:numPr>
        <w:rPr>
          <w:lang w:val="tr-TR"/>
        </w:rPr>
      </w:pPr>
      <w:proofErr w:type="spellStart"/>
      <w:r w:rsidRPr="007B054A">
        <w:rPr>
          <w:b/>
          <w:bCs/>
          <w:lang w:val="tr-TR"/>
        </w:rPr>
        <w:t>Bootcamp</w:t>
      </w:r>
      <w:proofErr w:type="spellEnd"/>
      <w:r w:rsidRPr="007B054A">
        <w:rPr>
          <w:b/>
          <w:bCs/>
          <w:lang w:val="tr-TR"/>
        </w:rPr>
        <w:t xml:space="preserve"> ve Üniversite Ortaklıkları:</w:t>
      </w:r>
      <w:r w:rsidRPr="007B054A">
        <w:rPr>
          <w:lang w:val="tr-TR"/>
        </w:rPr>
        <w:t> Veri bilimi öğreten kurumlarla iletişime geçilip, öğrencilerin ödevlerinde bu aracı kullanmaları teşvik edilecektir. (Öğrenciyken araca alışan biri, mezun olup işe girdiğinde ürünü şirketine de aldırır).</w:t>
      </w:r>
    </w:p>
    <w:p w14:paraId="4C18E154" w14:textId="77777777" w:rsidR="007B054A" w:rsidRPr="007B054A" w:rsidRDefault="007B054A" w:rsidP="007B054A">
      <w:pPr>
        <w:numPr>
          <w:ilvl w:val="0"/>
          <w:numId w:val="37"/>
        </w:numPr>
        <w:rPr>
          <w:lang w:val="tr-TR"/>
        </w:rPr>
      </w:pPr>
      <w:r w:rsidRPr="007B054A">
        <w:rPr>
          <w:b/>
          <w:bCs/>
          <w:lang w:val="tr-TR"/>
        </w:rPr>
        <w:t>Doğrudan Satış (</w:t>
      </w:r>
      <w:proofErr w:type="spellStart"/>
      <w:r w:rsidRPr="007B054A">
        <w:rPr>
          <w:b/>
          <w:bCs/>
          <w:lang w:val="tr-TR"/>
        </w:rPr>
        <w:t>Cold</w:t>
      </w:r>
      <w:proofErr w:type="spellEnd"/>
      <w:r w:rsidRPr="007B054A">
        <w:rPr>
          <w:b/>
          <w:bCs/>
          <w:lang w:val="tr-TR"/>
        </w:rPr>
        <w:t xml:space="preserve"> </w:t>
      </w:r>
      <w:proofErr w:type="spellStart"/>
      <w:r w:rsidRPr="007B054A">
        <w:rPr>
          <w:b/>
          <w:bCs/>
          <w:lang w:val="tr-TR"/>
        </w:rPr>
        <w:t>Email</w:t>
      </w:r>
      <w:proofErr w:type="spellEnd"/>
      <w:r w:rsidRPr="007B054A">
        <w:rPr>
          <w:b/>
          <w:bCs/>
          <w:lang w:val="tr-TR"/>
        </w:rPr>
        <w:t>):</w:t>
      </w:r>
      <w:r w:rsidRPr="007B054A">
        <w:rPr>
          <w:lang w:val="tr-TR"/>
        </w:rPr>
        <w:t> Sağlık ve Finans gibi "Veriyi buluta yüklemesi kanunen yasak olan" katı KVKK kurallarına sahip şirketlerin veri analistlerine doğrudan ulaşılarak "Tarayıcınızdan çıkmayan, tamamen offline çalışan veri aracı" (Business Paket) pazarlanacaktır.</w:t>
      </w:r>
    </w:p>
    <w:p w14:paraId="3938156C" w14:textId="77777777" w:rsidR="007B054A" w:rsidRPr="00C85CDB" w:rsidRDefault="007B054A" w:rsidP="00C85CDB">
      <w:pPr>
        <w:ind w:firstLine="0"/>
        <w:rPr>
          <w:lang w:val="tr-TR"/>
        </w:rPr>
      </w:pPr>
    </w:p>
    <w:p w14:paraId="5F7DCB5F" w14:textId="77777777" w:rsidR="00C85CDB" w:rsidRDefault="00C85CDB" w:rsidP="00C85CDB">
      <w:pPr>
        <w:ind w:firstLine="0"/>
      </w:pPr>
    </w:p>
    <w:p w14:paraId="6C7F48DE" w14:textId="77777777" w:rsidR="00052761" w:rsidRDefault="003836EC">
      <w:pPr>
        <w:pStyle w:val="Balk1"/>
      </w:pPr>
      <w:bookmarkStart w:id="93" w:name="_Toc229342359"/>
      <w:r>
        <w:lastRenderedPageBreak/>
        <w:t>10. UYGULAMA VE GELİŞTİRME</w:t>
      </w:r>
      <w:bookmarkEnd w:id="93"/>
    </w:p>
    <w:p w14:paraId="371DB089" w14:textId="6F9CF029" w:rsidR="00052761" w:rsidRDefault="003836EC" w:rsidP="007B054A">
      <w:pPr>
        <w:pStyle w:val="Balk2"/>
      </w:pPr>
      <w:bookmarkStart w:id="94" w:name="_Toc229342360"/>
      <w:r>
        <w:t xml:space="preserve">10.1. </w:t>
      </w:r>
      <w:proofErr w:type="spellStart"/>
      <w:r>
        <w:t>Kurulum</w:t>
      </w:r>
      <w:proofErr w:type="spellEnd"/>
      <w:r>
        <w:t xml:space="preserve"> </w:t>
      </w:r>
      <w:proofErr w:type="spellStart"/>
      <w:r>
        <w:t>ve</w:t>
      </w:r>
      <w:proofErr w:type="spellEnd"/>
      <w:r>
        <w:t xml:space="preserve"> </w:t>
      </w:r>
      <w:proofErr w:type="spellStart"/>
      <w:r>
        <w:t>Çalıştırma</w:t>
      </w:r>
      <w:bookmarkEnd w:id="94"/>
      <w:proofErr w:type="spellEnd"/>
    </w:p>
    <w:p w14:paraId="3235F0D8" w14:textId="7038AA0F" w:rsidR="007B054A" w:rsidRDefault="007B054A" w:rsidP="007B054A">
      <w:pPr>
        <w:ind w:firstLine="0"/>
      </w:pPr>
      <w:proofErr w:type="spellStart"/>
      <w:r w:rsidRPr="007B054A">
        <w:t>Uygulamanın</w:t>
      </w:r>
      <w:proofErr w:type="spellEnd"/>
      <w:r w:rsidRPr="007B054A">
        <w:t xml:space="preserve"> </w:t>
      </w:r>
      <w:proofErr w:type="spellStart"/>
      <w:r w:rsidRPr="007B054A">
        <w:t>çalışması</w:t>
      </w:r>
      <w:proofErr w:type="spellEnd"/>
      <w:r w:rsidRPr="007B054A">
        <w:t xml:space="preserve"> </w:t>
      </w:r>
      <w:proofErr w:type="spellStart"/>
      <w:r w:rsidRPr="007B054A">
        <w:t>için</w:t>
      </w:r>
      <w:proofErr w:type="spellEnd"/>
      <w:r w:rsidRPr="007B054A">
        <w:t xml:space="preserve"> </w:t>
      </w:r>
      <w:proofErr w:type="spellStart"/>
      <w:r w:rsidRPr="007B054A">
        <w:t>herhangi</w:t>
      </w:r>
      <w:proofErr w:type="spellEnd"/>
      <w:r w:rsidRPr="007B054A">
        <w:t xml:space="preserve"> </w:t>
      </w:r>
      <w:proofErr w:type="spellStart"/>
      <w:r w:rsidRPr="007B054A">
        <w:t>bir</w:t>
      </w:r>
      <w:proofErr w:type="spellEnd"/>
      <w:r w:rsidRPr="007B054A">
        <w:t xml:space="preserve"> </w:t>
      </w:r>
      <w:proofErr w:type="spellStart"/>
      <w:r w:rsidRPr="007B054A">
        <w:t>veritabanı</w:t>
      </w:r>
      <w:proofErr w:type="spellEnd"/>
      <w:r w:rsidRPr="007B054A">
        <w:t xml:space="preserve"> </w:t>
      </w:r>
      <w:proofErr w:type="spellStart"/>
      <w:proofErr w:type="gramStart"/>
      <w:r w:rsidRPr="007B054A">
        <w:t>veya</w:t>
      </w:r>
      <w:proofErr w:type="spellEnd"/>
      <w:r w:rsidRPr="007B054A">
        <w:t> .env</w:t>
      </w:r>
      <w:proofErr w:type="gramEnd"/>
      <w:r w:rsidRPr="007B054A">
        <w:t> </w:t>
      </w:r>
      <w:proofErr w:type="spellStart"/>
      <w:r w:rsidRPr="007B054A">
        <w:t>konfigürasyonuna</w:t>
      </w:r>
      <w:proofErr w:type="spellEnd"/>
      <w:r w:rsidRPr="007B054A">
        <w:t xml:space="preserve"> </w:t>
      </w:r>
      <w:proofErr w:type="spellStart"/>
      <w:r w:rsidRPr="007B054A">
        <w:t>ihtiyacı</w:t>
      </w:r>
      <w:proofErr w:type="spellEnd"/>
      <w:r w:rsidRPr="007B054A">
        <w:t xml:space="preserve"> </w:t>
      </w:r>
      <w:proofErr w:type="spellStart"/>
      <w:r w:rsidRPr="007B054A">
        <w:t>yoktur</w:t>
      </w:r>
      <w:proofErr w:type="spellEnd"/>
      <w:r w:rsidRPr="007B054A">
        <w:t xml:space="preserve">. </w:t>
      </w:r>
      <w:proofErr w:type="spellStart"/>
      <w:r w:rsidRPr="007B054A">
        <w:t>Sadece</w:t>
      </w:r>
      <w:proofErr w:type="spellEnd"/>
      <w:r w:rsidRPr="007B054A">
        <w:t xml:space="preserve"> Node.js (v20+) </w:t>
      </w:r>
      <w:proofErr w:type="spellStart"/>
      <w:r w:rsidRPr="007B054A">
        <w:t>kurulu</w:t>
      </w:r>
      <w:proofErr w:type="spellEnd"/>
      <w:r w:rsidRPr="007B054A">
        <w:t xml:space="preserve"> </w:t>
      </w:r>
      <w:proofErr w:type="spellStart"/>
      <w:r w:rsidRPr="007B054A">
        <w:t>olması</w:t>
      </w:r>
      <w:proofErr w:type="spellEnd"/>
      <w:r w:rsidRPr="007B054A">
        <w:t xml:space="preserve"> </w:t>
      </w:r>
      <w:proofErr w:type="spellStart"/>
      <w:r w:rsidRPr="007B054A">
        <w:t>yeterlidir</w:t>
      </w:r>
      <w:proofErr w:type="spellEnd"/>
      <w:r w:rsidRPr="007B054A">
        <w:t>.</w:t>
      </w:r>
    </w:p>
    <w:p w14:paraId="1431CF72" w14:textId="77777777" w:rsidR="007B054A" w:rsidRDefault="007B054A" w:rsidP="007B054A">
      <w:pPr>
        <w:pStyle w:val="CodeBlock"/>
      </w:pPr>
      <w:r>
        <w:t xml:space="preserve"># 1) </w:t>
      </w:r>
      <w:proofErr w:type="spellStart"/>
      <w:r>
        <w:t>Repoyu</w:t>
      </w:r>
      <w:proofErr w:type="spellEnd"/>
      <w:r>
        <w:t xml:space="preserve"> </w:t>
      </w:r>
      <w:proofErr w:type="spellStart"/>
      <w:r>
        <w:t>klonla</w:t>
      </w:r>
      <w:proofErr w:type="spellEnd"/>
      <w:r>
        <w:t xml:space="preserve"> </w:t>
      </w:r>
      <w:proofErr w:type="spellStart"/>
      <w:r>
        <w:t>ve</w:t>
      </w:r>
      <w:proofErr w:type="spellEnd"/>
      <w:r>
        <w:t xml:space="preserve"> </w:t>
      </w:r>
      <w:proofErr w:type="spellStart"/>
      <w:r>
        <w:t>klasöre</w:t>
      </w:r>
      <w:proofErr w:type="spellEnd"/>
      <w:r>
        <w:t xml:space="preserve"> </w:t>
      </w:r>
      <w:proofErr w:type="spellStart"/>
      <w:r>
        <w:t>gir</w:t>
      </w:r>
      <w:proofErr w:type="spellEnd"/>
    </w:p>
    <w:p w14:paraId="55F00554" w14:textId="549391A1" w:rsidR="007B054A" w:rsidRDefault="007B054A" w:rsidP="007B054A">
      <w:pPr>
        <w:pStyle w:val="CodeBlock"/>
      </w:pPr>
      <w:r>
        <w:t>git clone https://github.com/ilydozttrk/Web-Workers-Big-Data-Isleme.git</w:t>
      </w:r>
    </w:p>
    <w:p w14:paraId="74095B34" w14:textId="73789BF4" w:rsidR="007B054A" w:rsidRDefault="007B054A" w:rsidP="007B054A">
      <w:pPr>
        <w:pStyle w:val="CodeBlock"/>
      </w:pPr>
      <w:r>
        <w:t>cd Web-Workers-Big-Data-</w:t>
      </w:r>
      <w:proofErr w:type="spellStart"/>
      <w:r>
        <w:t>Isleme</w:t>
      </w:r>
      <w:proofErr w:type="spellEnd"/>
      <w:r>
        <w:t>/repo</w:t>
      </w:r>
    </w:p>
    <w:p w14:paraId="25FCC51D" w14:textId="77777777" w:rsidR="007B054A" w:rsidRDefault="007B054A" w:rsidP="007B054A">
      <w:pPr>
        <w:pStyle w:val="CodeBlock"/>
      </w:pPr>
    </w:p>
    <w:p w14:paraId="6D22C0AD" w14:textId="4DDFE04B" w:rsidR="007B054A" w:rsidRDefault="007B054A" w:rsidP="007B054A">
      <w:pPr>
        <w:pStyle w:val="CodeBlock"/>
      </w:pPr>
      <w:r>
        <w:t xml:space="preserve"># 2) </w:t>
      </w:r>
      <w:proofErr w:type="spellStart"/>
      <w:r>
        <w:t>Bağımlılıkları</w:t>
      </w:r>
      <w:proofErr w:type="spellEnd"/>
      <w:r>
        <w:t xml:space="preserve"> </w:t>
      </w:r>
      <w:proofErr w:type="spellStart"/>
      <w:r>
        <w:t>yükle</w:t>
      </w:r>
      <w:proofErr w:type="spellEnd"/>
      <w:r>
        <w:t xml:space="preserve"> (</w:t>
      </w:r>
      <w:proofErr w:type="spellStart"/>
      <w:r>
        <w:t>Sadece</w:t>
      </w:r>
      <w:proofErr w:type="spellEnd"/>
      <w:r>
        <w:t xml:space="preserve"> Vite, </w:t>
      </w:r>
      <w:proofErr w:type="spellStart"/>
      <w:r>
        <w:t>PapaParse</w:t>
      </w:r>
      <w:proofErr w:type="spellEnd"/>
      <w:r>
        <w:t xml:space="preserve"> </w:t>
      </w:r>
      <w:proofErr w:type="spellStart"/>
      <w:r>
        <w:t>ve</w:t>
      </w:r>
      <w:proofErr w:type="spellEnd"/>
      <w:r>
        <w:t xml:space="preserve"> Chart.js)</w:t>
      </w:r>
    </w:p>
    <w:p w14:paraId="69469033" w14:textId="0CFC5097" w:rsidR="007B054A" w:rsidRDefault="007B054A" w:rsidP="007B054A">
      <w:pPr>
        <w:pStyle w:val="CodeBlock"/>
      </w:pPr>
      <w:proofErr w:type="spellStart"/>
      <w:r>
        <w:t>npm</w:t>
      </w:r>
      <w:proofErr w:type="spellEnd"/>
      <w:r>
        <w:t xml:space="preserve"> install</w:t>
      </w:r>
    </w:p>
    <w:p w14:paraId="5316EF55" w14:textId="65528E96" w:rsidR="007B054A" w:rsidRDefault="007B054A" w:rsidP="007B054A">
      <w:pPr>
        <w:pStyle w:val="CodeBlock"/>
      </w:pPr>
    </w:p>
    <w:p w14:paraId="31E884EB" w14:textId="77777777" w:rsidR="007B054A" w:rsidRDefault="007B054A" w:rsidP="007B054A">
      <w:pPr>
        <w:pStyle w:val="CodeBlock"/>
      </w:pPr>
      <w:r>
        <w:t xml:space="preserve"># 3) </w:t>
      </w:r>
      <w:proofErr w:type="spellStart"/>
      <w:r>
        <w:t>Geliştirici</w:t>
      </w:r>
      <w:proofErr w:type="spellEnd"/>
      <w:r>
        <w:t xml:space="preserve"> </w:t>
      </w:r>
      <w:proofErr w:type="spellStart"/>
      <w:r>
        <w:t>Sunucusunu</w:t>
      </w:r>
      <w:proofErr w:type="spellEnd"/>
      <w:r>
        <w:t xml:space="preserve"> </w:t>
      </w:r>
      <w:proofErr w:type="spellStart"/>
      <w:r>
        <w:t>Çalıştır</w:t>
      </w:r>
      <w:proofErr w:type="spellEnd"/>
    </w:p>
    <w:p w14:paraId="090A440D" w14:textId="403FFA92" w:rsidR="00052761" w:rsidRDefault="007B054A" w:rsidP="007B054A">
      <w:pPr>
        <w:pStyle w:val="CodeBlock"/>
      </w:pPr>
      <w:proofErr w:type="spellStart"/>
      <w:r>
        <w:t>npm</w:t>
      </w:r>
      <w:proofErr w:type="spellEnd"/>
      <w:r>
        <w:t xml:space="preserve"> run dev</w:t>
      </w:r>
      <w:r w:rsidR="003836EC">
        <w:br/>
      </w:r>
    </w:p>
    <w:p w14:paraId="69E156C0" w14:textId="77777777" w:rsidR="00052761" w:rsidRDefault="003836EC">
      <w:pPr>
        <w:pStyle w:val="Balk2"/>
      </w:pPr>
      <w:bookmarkStart w:id="95" w:name="_Toc229342361"/>
      <w:r>
        <w:t xml:space="preserve">10.2. </w:t>
      </w:r>
      <w:proofErr w:type="spellStart"/>
      <w:r>
        <w:t>Ekran</w:t>
      </w:r>
      <w:proofErr w:type="spellEnd"/>
      <w:r>
        <w:t xml:space="preserve"> </w:t>
      </w:r>
      <w:proofErr w:type="spellStart"/>
      <w:r>
        <w:t>Görüntüleri</w:t>
      </w:r>
      <w:bookmarkEnd w:id="95"/>
      <w:proofErr w:type="spellEnd"/>
    </w:p>
    <w:p w14:paraId="563E1930" w14:textId="63F9C592" w:rsidR="00F1234D" w:rsidRDefault="00F1234D" w:rsidP="00F1234D">
      <w:pPr>
        <w:ind w:firstLine="0"/>
      </w:pPr>
      <w:proofErr w:type="spellStart"/>
      <w:r w:rsidRPr="00F1234D">
        <w:t>Aşağıda</w:t>
      </w:r>
      <w:proofErr w:type="spellEnd"/>
      <w:r w:rsidRPr="00F1234D">
        <w:t xml:space="preserve"> </w:t>
      </w:r>
      <w:proofErr w:type="spellStart"/>
      <w:r w:rsidRPr="00F1234D">
        <w:t>uygulamanın</w:t>
      </w:r>
      <w:proofErr w:type="spellEnd"/>
      <w:r w:rsidRPr="00F1234D">
        <w:t xml:space="preserve"> </w:t>
      </w:r>
      <w:proofErr w:type="spellStart"/>
      <w:r w:rsidRPr="00F1234D">
        <w:t>farklı</w:t>
      </w:r>
      <w:proofErr w:type="spellEnd"/>
      <w:r w:rsidRPr="00F1234D">
        <w:t xml:space="preserve"> state (durum) </w:t>
      </w:r>
      <w:proofErr w:type="spellStart"/>
      <w:r w:rsidRPr="00F1234D">
        <w:t>ve</w:t>
      </w:r>
      <w:proofErr w:type="spellEnd"/>
      <w:r w:rsidRPr="00F1234D">
        <w:t xml:space="preserve"> </w:t>
      </w:r>
      <w:proofErr w:type="spellStart"/>
      <w:r w:rsidRPr="00F1234D">
        <w:t>ekranlarına</w:t>
      </w:r>
      <w:proofErr w:type="spellEnd"/>
      <w:r w:rsidRPr="00F1234D">
        <w:t xml:space="preserve"> </w:t>
      </w:r>
      <w:proofErr w:type="spellStart"/>
      <w:r w:rsidRPr="00F1234D">
        <w:t>ait</w:t>
      </w:r>
      <w:proofErr w:type="spellEnd"/>
      <w:r w:rsidRPr="00F1234D">
        <w:t xml:space="preserve"> </w:t>
      </w:r>
      <w:proofErr w:type="spellStart"/>
      <w:r w:rsidRPr="00F1234D">
        <w:t>görseller</w:t>
      </w:r>
      <w:proofErr w:type="spellEnd"/>
      <w:r w:rsidRPr="00F1234D">
        <w:t xml:space="preserve"> </w:t>
      </w:r>
      <w:proofErr w:type="spellStart"/>
      <w:r w:rsidRPr="00F1234D">
        <w:t>bulunmaktadır</w:t>
      </w:r>
      <w:proofErr w:type="spellEnd"/>
      <w:r w:rsidRPr="00F1234D">
        <w:t>.</w:t>
      </w:r>
    </w:p>
    <w:tbl>
      <w:tblPr>
        <w:tblW w:w="0" w:type="auto"/>
        <w:jc w:val="center"/>
        <w:tblLook w:val="04A0" w:firstRow="1" w:lastRow="0" w:firstColumn="1" w:lastColumn="0" w:noHBand="0" w:noVBand="1"/>
      </w:tblPr>
      <w:tblGrid>
        <w:gridCol w:w="7937"/>
      </w:tblGrid>
      <w:tr w:rsidR="00052761" w14:paraId="2083E48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1C1FEF2" w14:textId="2B350ADA" w:rsidR="00052761" w:rsidRDefault="00F1234D">
            <w:pPr>
              <w:spacing w:before="720"/>
              <w:ind w:firstLine="0"/>
              <w:jc w:val="center"/>
            </w:pPr>
            <w:r w:rsidRPr="00F1234D">
              <w:rPr>
                <w:sz w:val="64"/>
              </w:rPr>
              <w:drawing>
                <wp:anchor distT="0" distB="0" distL="114300" distR="114300" simplePos="0" relativeHeight="251650560" behindDoc="0" locked="0" layoutInCell="1" allowOverlap="1" wp14:anchorId="50BBA6B5" wp14:editId="0F8F9434">
                  <wp:simplePos x="0" y="0"/>
                  <wp:positionH relativeFrom="column">
                    <wp:posOffset>-83185</wp:posOffset>
                  </wp:positionH>
                  <wp:positionV relativeFrom="paragraph">
                    <wp:posOffset>-59055</wp:posOffset>
                  </wp:positionV>
                  <wp:extent cx="5067300" cy="2377440"/>
                  <wp:effectExtent l="0" t="0" r="0" b="3810"/>
                  <wp:wrapNone/>
                  <wp:docPr id="1723488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8442" name=""/>
                          <pic:cNvPicPr/>
                        </pic:nvPicPr>
                        <pic:blipFill>
                          <a:blip r:embed="rId16"/>
                          <a:stretch>
                            <a:fillRect/>
                          </a:stretch>
                        </pic:blipFill>
                        <pic:spPr>
                          <a:xfrm>
                            <a:off x="0" y="0"/>
                            <a:ext cx="5067300" cy="2377440"/>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r>
              <w:rPr>
                <w:noProof/>
              </w:rPr>
              <w:t xml:space="preserve"> </w:t>
            </w:r>
          </w:p>
          <w:p w14:paraId="1A5E6D46" w14:textId="77777777" w:rsidR="00052761" w:rsidRDefault="003836EC">
            <w:pPr>
              <w:ind w:firstLine="0"/>
              <w:jc w:val="center"/>
            </w:pPr>
            <w:r>
              <w:rPr>
                <w:b/>
                <w:sz w:val="22"/>
              </w:rPr>
              <w:t>[</w:t>
            </w:r>
            <w:proofErr w:type="spellStart"/>
            <w:r>
              <w:rPr>
                <w:b/>
                <w:sz w:val="22"/>
              </w:rPr>
              <w:t>Şekil</w:t>
            </w:r>
            <w:proofErr w:type="spellEnd"/>
            <w:r>
              <w:rPr>
                <w:b/>
                <w:sz w:val="22"/>
              </w:rPr>
              <w:t xml:space="preserve">: Landing / Ana </w:t>
            </w:r>
            <w:proofErr w:type="spellStart"/>
            <w:r>
              <w:rPr>
                <w:b/>
                <w:sz w:val="22"/>
              </w:rPr>
              <w:t>Sayfa</w:t>
            </w:r>
            <w:proofErr w:type="spellEnd"/>
            <w:r>
              <w:rPr>
                <w:b/>
                <w:sz w:val="22"/>
              </w:rPr>
              <w:t>]</w:t>
            </w:r>
          </w:p>
          <w:p w14:paraId="3392C45D" w14:textId="77777777" w:rsidR="00052761" w:rsidRDefault="003836EC">
            <w:pPr>
              <w:spacing w:after="720"/>
              <w:ind w:firstLine="0"/>
              <w:jc w:val="center"/>
            </w:pPr>
            <w:r>
              <w:rPr>
                <w:i/>
                <w:color w:val="808080"/>
                <w:sz w:val="18"/>
              </w:rPr>
              <w:t xml:space="preserve">İlk </w:t>
            </w:r>
            <w:proofErr w:type="spellStart"/>
            <w:r>
              <w:rPr>
                <w:i/>
                <w:color w:val="808080"/>
                <w:sz w:val="18"/>
              </w:rPr>
              <w:t>açılış</w:t>
            </w:r>
            <w:proofErr w:type="spellEnd"/>
            <w:r>
              <w:rPr>
                <w:i/>
                <w:color w:val="808080"/>
                <w:sz w:val="18"/>
              </w:rPr>
              <w:t xml:space="preserve"> </w:t>
            </w:r>
            <w:proofErr w:type="spellStart"/>
            <w:r>
              <w:rPr>
                <w:i/>
                <w:color w:val="808080"/>
                <w:sz w:val="18"/>
              </w:rPr>
              <w:t>ekranı</w:t>
            </w:r>
            <w:proofErr w:type="spellEnd"/>
            <w:r>
              <w:rPr>
                <w:i/>
                <w:color w:val="808080"/>
                <w:sz w:val="18"/>
              </w:rPr>
              <w:t xml:space="preserve">, hero </w:t>
            </w:r>
            <w:proofErr w:type="spellStart"/>
            <w:r>
              <w:rPr>
                <w:i/>
                <w:color w:val="808080"/>
                <w:sz w:val="18"/>
              </w:rPr>
              <w:t>bölümü</w:t>
            </w:r>
            <w:proofErr w:type="spellEnd"/>
            <w:r>
              <w:rPr>
                <w:i/>
                <w:color w:val="808080"/>
                <w:sz w:val="18"/>
              </w:rPr>
              <w:t>, CTA</w:t>
            </w:r>
          </w:p>
        </w:tc>
      </w:tr>
    </w:tbl>
    <w:p w14:paraId="7EE2C01E" w14:textId="08960083" w:rsidR="00052761" w:rsidRDefault="003836EC">
      <w:pPr>
        <w:pStyle w:val="ResimYazs"/>
      </w:pPr>
      <w:bookmarkStart w:id="96" w:name="_Toc229342383"/>
      <w:proofErr w:type="spellStart"/>
      <w:r>
        <w:t>Şekil</w:t>
      </w:r>
      <w:proofErr w:type="spellEnd"/>
      <w:r>
        <w:t xml:space="preserve"> </w:t>
      </w:r>
      <w:fldSimple w:instr=" SEQ Şekil \* ARABIC ">
        <w:r w:rsidR="00C917B5">
          <w:rPr>
            <w:noProof/>
          </w:rPr>
          <w:t>1</w:t>
        </w:r>
      </w:fldSimple>
      <w:r w:rsidR="00F1234D">
        <w:rPr>
          <w:noProof/>
        </w:rPr>
        <w:t>2</w:t>
      </w:r>
      <w:r>
        <w:t xml:space="preserve">: Landing / Ana </w:t>
      </w:r>
      <w:proofErr w:type="spellStart"/>
      <w:r>
        <w:t>Sayfa</w:t>
      </w:r>
      <w:bookmarkEnd w:id="96"/>
      <w:proofErr w:type="spellEnd"/>
    </w:p>
    <w:p w14:paraId="302F8D48" w14:textId="77777777" w:rsidR="00F1234D" w:rsidRDefault="00F1234D" w:rsidP="00F1234D"/>
    <w:p w14:paraId="1536B92B" w14:textId="77777777" w:rsidR="00F1234D" w:rsidRPr="00F1234D" w:rsidRDefault="00F1234D" w:rsidP="00F1234D"/>
    <w:tbl>
      <w:tblPr>
        <w:tblW w:w="0" w:type="auto"/>
        <w:jc w:val="center"/>
        <w:tblLook w:val="04A0" w:firstRow="1" w:lastRow="0" w:firstColumn="1" w:lastColumn="0" w:noHBand="0" w:noVBand="1"/>
      </w:tblPr>
      <w:tblGrid>
        <w:gridCol w:w="7937"/>
      </w:tblGrid>
      <w:tr w:rsidR="00052761" w14:paraId="074A884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BF13E20" w14:textId="445608FF" w:rsidR="00052761" w:rsidRDefault="001D6524">
            <w:pPr>
              <w:spacing w:before="720"/>
              <w:ind w:firstLine="0"/>
              <w:jc w:val="center"/>
            </w:pPr>
            <w:r>
              <w:rPr>
                <w:noProof/>
              </w:rPr>
              <w:lastRenderedPageBreak/>
              <w:drawing>
                <wp:anchor distT="0" distB="0" distL="114300" distR="114300" simplePos="0" relativeHeight="251671552" behindDoc="0" locked="0" layoutInCell="1" allowOverlap="1" wp14:anchorId="2E4B7ADD" wp14:editId="31F3E8FF">
                  <wp:simplePos x="0" y="0"/>
                  <wp:positionH relativeFrom="column">
                    <wp:posOffset>-121285</wp:posOffset>
                  </wp:positionH>
                  <wp:positionV relativeFrom="paragraph">
                    <wp:posOffset>-27305</wp:posOffset>
                  </wp:positionV>
                  <wp:extent cx="5097780" cy="2362200"/>
                  <wp:effectExtent l="0" t="0" r="7620" b="0"/>
                  <wp:wrapNone/>
                  <wp:docPr id="437807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778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p>
          <w:p w14:paraId="50E93BF3" w14:textId="77777777" w:rsidR="00052761" w:rsidRDefault="003836EC">
            <w:pPr>
              <w:ind w:firstLine="0"/>
              <w:jc w:val="center"/>
            </w:pPr>
            <w:r>
              <w:rPr>
                <w:b/>
                <w:sz w:val="22"/>
              </w:rPr>
              <w:t>[</w:t>
            </w:r>
            <w:proofErr w:type="spellStart"/>
            <w:r>
              <w:rPr>
                <w:b/>
                <w:sz w:val="22"/>
              </w:rPr>
              <w:t>Şekil</w:t>
            </w:r>
            <w:proofErr w:type="spellEnd"/>
            <w:r>
              <w:rPr>
                <w:b/>
                <w:sz w:val="22"/>
              </w:rPr>
              <w:t xml:space="preserve">: </w:t>
            </w:r>
            <w:proofErr w:type="spellStart"/>
            <w:r>
              <w:rPr>
                <w:b/>
                <w:sz w:val="22"/>
              </w:rPr>
              <w:t>Kayıt</w:t>
            </w:r>
            <w:proofErr w:type="spellEnd"/>
            <w:r>
              <w:rPr>
                <w:b/>
                <w:sz w:val="22"/>
              </w:rPr>
              <w:t xml:space="preserve"> / </w:t>
            </w:r>
            <w:proofErr w:type="spellStart"/>
            <w:r>
              <w:rPr>
                <w:b/>
                <w:sz w:val="22"/>
              </w:rPr>
              <w:t>Giriş</w:t>
            </w:r>
            <w:proofErr w:type="spellEnd"/>
            <w:r>
              <w:rPr>
                <w:b/>
                <w:sz w:val="22"/>
              </w:rPr>
              <w:t xml:space="preserve"> </w:t>
            </w:r>
            <w:proofErr w:type="spellStart"/>
            <w:r>
              <w:rPr>
                <w:b/>
                <w:sz w:val="22"/>
              </w:rPr>
              <w:t>Ekranı</w:t>
            </w:r>
            <w:proofErr w:type="spellEnd"/>
            <w:r>
              <w:rPr>
                <w:b/>
                <w:sz w:val="22"/>
              </w:rPr>
              <w:t>]</w:t>
            </w:r>
          </w:p>
          <w:p w14:paraId="1EADA974" w14:textId="77777777" w:rsidR="00052761" w:rsidRDefault="003836EC">
            <w:pPr>
              <w:spacing w:after="720"/>
              <w:ind w:firstLine="0"/>
              <w:jc w:val="center"/>
            </w:pPr>
            <w:proofErr w:type="gramStart"/>
            <w:r>
              <w:rPr>
                <w:i/>
                <w:color w:val="808080"/>
                <w:sz w:val="18"/>
              </w:rPr>
              <w:t>Form</w:t>
            </w:r>
            <w:proofErr w:type="gramEnd"/>
            <w:r>
              <w:rPr>
                <w:i/>
                <w:color w:val="808080"/>
                <w:sz w:val="18"/>
              </w:rPr>
              <w:t xml:space="preserve"> validation, </w:t>
            </w:r>
            <w:proofErr w:type="spellStart"/>
            <w:r>
              <w:rPr>
                <w:i/>
                <w:color w:val="808080"/>
                <w:sz w:val="18"/>
              </w:rPr>
              <w:t>hata</w:t>
            </w:r>
            <w:proofErr w:type="spellEnd"/>
            <w:r>
              <w:rPr>
                <w:i/>
                <w:color w:val="808080"/>
                <w:sz w:val="18"/>
              </w:rPr>
              <w:t xml:space="preserve"> </w:t>
            </w:r>
            <w:proofErr w:type="spellStart"/>
            <w:r>
              <w:rPr>
                <w:i/>
                <w:color w:val="808080"/>
                <w:sz w:val="18"/>
              </w:rPr>
              <w:t>durumu</w:t>
            </w:r>
            <w:proofErr w:type="spellEnd"/>
          </w:p>
        </w:tc>
      </w:tr>
    </w:tbl>
    <w:p w14:paraId="5159F988" w14:textId="34D634BD" w:rsidR="00052761" w:rsidRDefault="003836EC">
      <w:pPr>
        <w:pStyle w:val="ResimYazs"/>
      </w:pPr>
      <w:bookmarkStart w:id="97" w:name="_Toc229342384"/>
      <w:proofErr w:type="spellStart"/>
      <w:r>
        <w:t>Şekil</w:t>
      </w:r>
      <w:proofErr w:type="spellEnd"/>
      <w:r>
        <w:t xml:space="preserve"> </w:t>
      </w:r>
      <w:r w:rsidR="00B13A96">
        <w:t>13</w:t>
      </w:r>
      <w:r>
        <w:t xml:space="preserve">: </w:t>
      </w:r>
      <w:bookmarkEnd w:id="97"/>
      <w:proofErr w:type="spellStart"/>
      <w:r w:rsidR="003064BB" w:rsidRPr="003064BB">
        <w:t>Yükleme</w:t>
      </w:r>
      <w:proofErr w:type="spellEnd"/>
      <w:r w:rsidR="003064BB" w:rsidRPr="003064BB">
        <w:t xml:space="preserve"> (Loading/Progress) Durumu</w:t>
      </w:r>
    </w:p>
    <w:tbl>
      <w:tblPr>
        <w:tblW w:w="0" w:type="auto"/>
        <w:jc w:val="center"/>
        <w:tblLook w:val="04A0" w:firstRow="1" w:lastRow="0" w:firstColumn="1" w:lastColumn="0" w:noHBand="0" w:noVBand="1"/>
      </w:tblPr>
      <w:tblGrid>
        <w:gridCol w:w="7937"/>
      </w:tblGrid>
      <w:tr w:rsidR="00052761" w14:paraId="3D731253"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3C6C109" w14:textId="2136EA08" w:rsidR="00052761" w:rsidRDefault="009072C1">
            <w:pPr>
              <w:spacing w:before="720"/>
              <w:ind w:firstLine="0"/>
              <w:jc w:val="center"/>
            </w:pPr>
            <w:r>
              <w:rPr>
                <w:noProof/>
              </w:rPr>
              <w:drawing>
                <wp:anchor distT="0" distB="0" distL="114300" distR="114300" simplePos="0" relativeHeight="251652608" behindDoc="0" locked="0" layoutInCell="1" allowOverlap="1" wp14:anchorId="5C4470D2" wp14:editId="78A3E1FF">
                  <wp:simplePos x="0" y="0"/>
                  <wp:positionH relativeFrom="column">
                    <wp:posOffset>-104140</wp:posOffset>
                  </wp:positionH>
                  <wp:positionV relativeFrom="paragraph">
                    <wp:posOffset>-17780</wp:posOffset>
                  </wp:positionV>
                  <wp:extent cx="5097780" cy="2345690"/>
                  <wp:effectExtent l="0" t="0" r="7620" b="0"/>
                  <wp:wrapNone/>
                  <wp:docPr id="2869069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7780" cy="234569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p>
          <w:p w14:paraId="7AE81596" w14:textId="77777777" w:rsidR="00052761" w:rsidRDefault="003836EC">
            <w:pPr>
              <w:ind w:firstLine="0"/>
              <w:jc w:val="center"/>
            </w:pPr>
            <w:r>
              <w:rPr>
                <w:b/>
                <w:sz w:val="22"/>
              </w:rPr>
              <w:t>[</w:t>
            </w:r>
            <w:proofErr w:type="spellStart"/>
            <w:r>
              <w:rPr>
                <w:b/>
                <w:sz w:val="22"/>
              </w:rPr>
              <w:t>Şekil</w:t>
            </w:r>
            <w:proofErr w:type="spellEnd"/>
            <w:r>
              <w:rPr>
                <w:b/>
                <w:sz w:val="22"/>
              </w:rPr>
              <w:t xml:space="preserve">: Dashboard — </w:t>
            </w:r>
            <w:proofErr w:type="spellStart"/>
            <w:r>
              <w:rPr>
                <w:b/>
                <w:sz w:val="22"/>
              </w:rPr>
              <w:t>Boş</w:t>
            </w:r>
            <w:proofErr w:type="spellEnd"/>
            <w:r>
              <w:rPr>
                <w:b/>
                <w:sz w:val="22"/>
              </w:rPr>
              <w:t xml:space="preserve"> State]</w:t>
            </w:r>
          </w:p>
          <w:p w14:paraId="349118D9" w14:textId="77777777" w:rsidR="00052761" w:rsidRDefault="003836EC">
            <w:pPr>
              <w:spacing w:after="720"/>
              <w:ind w:firstLine="0"/>
              <w:jc w:val="center"/>
            </w:pPr>
            <w:r>
              <w:rPr>
                <w:i/>
                <w:color w:val="808080"/>
                <w:sz w:val="18"/>
              </w:rPr>
              <w:t xml:space="preserve">Yeni </w:t>
            </w:r>
            <w:proofErr w:type="spellStart"/>
            <w:r>
              <w:rPr>
                <w:i/>
                <w:color w:val="808080"/>
                <w:sz w:val="18"/>
              </w:rPr>
              <w:t>kullanıcı</w:t>
            </w:r>
            <w:proofErr w:type="spellEnd"/>
            <w:r>
              <w:rPr>
                <w:i/>
                <w:color w:val="808080"/>
                <w:sz w:val="18"/>
              </w:rPr>
              <w:t xml:space="preserve"> </w:t>
            </w:r>
            <w:proofErr w:type="spellStart"/>
            <w:r>
              <w:rPr>
                <w:i/>
                <w:color w:val="808080"/>
                <w:sz w:val="18"/>
              </w:rPr>
              <w:t>için</w:t>
            </w:r>
            <w:proofErr w:type="spellEnd"/>
            <w:r>
              <w:rPr>
                <w:i/>
                <w:color w:val="808080"/>
                <w:sz w:val="18"/>
              </w:rPr>
              <w:t xml:space="preserve"> empty state (</w:t>
            </w:r>
            <w:proofErr w:type="spellStart"/>
            <w:r>
              <w:rPr>
                <w:i/>
                <w:color w:val="808080"/>
                <w:sz w:val="18"/>
              </w:rPr>
              <w:t>illustrasyon</w:t>
            </w:r>
            <w:proofErr w:type="spellEnd"/>
            <w:r>
              <w:rPr>
                <w:i/>
                <w:color w:val="808080"/>
                <w:sz w:val="18"/>
              </w:rPr>
              <w:t xml:space="preserve"> + CTA)</w:t>
            </w:r>
          </w:p>
        </w:tc>
      </w:tr>
    </w:tbl>
    <w:p w14:paraId="0292DDA9" w14:textId="25746E63" w:rsidR="00052761" w:rsidRDefault="003836EC">
      <w:pPr>
        <w:pStyle w:val="ResimYazs"/>
      </w:pPr>
      <w:bookmarkStart w:id="98" w:name="_Toc229342385"/>
      <w:proofErr w:type="spellStart"/>
      <w:r>
        <w:t>Şekil</w:t>
      </w:r>
      <w:proofErr w:type="spellEnd"/>
      <w:r w:rsidR="00B13A96">
        <w:t xml:space="preserve"> 14</w:t>
      </w:r>
      <w:r>
        <w:t xml:space="preserve">: </w:t>
      </w:r>
      <w:bookmarkEnd w:id="98"/>
      <w:r w:rsidR="008A7EC1" w:rsidRPr="008A7EC1">
        <w:t>Dashboard (</w:t>
      </w:r>
      <w:proofErr w:type="spellStart"/>
      <w:r w:rsidR="008A7EC1" w:rsidRPr="008A7EC1">
        <w:t>İstatistik</w:t>
      </w:r>
      <w:proofErr w:type="spellEnd"/>
      <w:r w:rsidR="008A7EC1" w:rsidRPr="008A7EC1">
        <w:t xml:space="preserve"> </w:t>
      </w:r>
      <w:proofErr w:type="spellStart"/>
      <w:r w:rsidR="008A7EC1" w:rsidRPr="008A7EC1">
        <w:t>Kartlarının</w:t>
      </w:r>
      <w:proofErr w:type="spellEnd"/>
      <w:r w:rsidR="008A7EC1" w:rsidRPr="008A7EC1">
        <w:t xml:space="preserve"> </w:t>
      </w:r>
      <w:proofErr w:type="spellStart"/>
      <w:r w:rsidR="008A7EC1" w:rsidRPr="008A7EC1">
        <w:t>Dolu</w:t>
      </w:r>
      <w:proofErr w:type="spellEnd"/>
      <w:r w:rsidR="008A7EC1" w:rsidRPr="008A7EC1">
        <w:t xml:space="preserve"> Hali) </w:t>
      </w:r>
    </w:p>
    <w:tbl>
      <w:tblPr>
        <w:tblW w:w="0" w:type="auto"/>
        <w:jc w:val="center"/>
        <w:tblLook w:val="04A0" w:firstRow="1" w:lastRow="0" w:firstColumn="1" w:lastColumn="0" w:noHBand="0" w:noVBand="1"/>
      </w:tblPr>
      <w:tblGrid>
        <w:gridCol w:w="7937"/>
      </w:tblGrid>
      <w:tr w:rsidR="00052761" w14:paraId="76BD91F6"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74E5843" w14:textId="401A66B4" w:rsidR="00052761" w:rsidRDefault="00F736D9">
            <w:pPr>
              <w:spacing w:before="720"/>
              <w:ind w:firstLine="0"/>
              <w:jc w:val="center"/>
            </w:pPr>
            <w:r>
              <w:rPr>
                <w:noProof/>
              </w:rPr>
              <w:drawing>
                <wp:anchor distT="0" distB="0" distL="114300" distR="114300" simplePos="0" relativeHeight="251653632" behindDoc="0" locked="0" layoutInCell="1" allowOverlap="1" wp14:anchorId="050612D0" wp14:editId="1474B123">
                  <wp:simplePos x="0" y="0"/>
                  <wp:positionH relativeFrom="column">
                    <wp:posOffset>-98425</wp:posOffset>
                  </wp:positionH>
                  <wp:positionV relativeFrom="paragraph">
                    <wp:posOffset>-50800</wp:posOffset>
                  </wp:positionV>
                  <wp:extent cx="5067300" cy="2392680"/>
                  <wp:effectExtent l="0" t="0" r="0" b="7620"/>
                  <wp:wrapNone/>
                  <wp:docPr id="67205918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300" cy="239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r>
              <w:t xml:space="preserve"> </w:t>
            </w:r>
          </w:p>
          <w:p w14:paraId="739CE133" w14:textId="77777777" w:rsidR="00052761" w:rsidRDefault="003836EC">
            <w:pPr>
              <w:ind w:firstLine="0"/>
              <w:jc w:val="center"/>
            </w:pPr>
            <w:r>
              <w:rPr>
                <w:b/>
                <w:sz w:val="22"/>
              </w:rPr>
              <w:t>[</w:t>
            </w:r>
            <w:proofErr w:type="spellStart"/>
            <w:r>
              <w:rPr>
                <w:b/>
                <w:sz w:val="22"/>
              </w:rPr>
              <w:t>Şekil</w:t>
            </w:r>
            <w:proofErr w:type="spellEnd"/>
            <w:r>
              <w:rPr>
                <w:b/>
                <w:sz w:val="22"/>
              </w:rPr>
              <w:t xml:space="preserve">: Dashboard — </w:t>
            </w:r>
            <w:proofErr w:type="spellStart"/>
            <w:r>
              <w:rPr>
                <w:b/>
                <w:sz w:val="22"/>
              </w:rPr>
              <w:t>Dolu</w:t>
            </w:r>
            <w:proofErr w:type="spellEnd"/>
            <w:r>
              <w:rPr>
                <w:b/>
                <w:sz w:val="22"/>
              </w:rPr>
              <w:t xml:space="preserve"> State]</w:t>
            </w:r>
          </w:p>
          <w:p w14:paraId="647850B8" w14:textId="77777777" w:rsidR="00052761" w:rsidRDefault="003836EC">
            <w:pPr>
              <w:spacing w:after="720"/>
              <w:ind w:firstLine="0"/>
              <w:jc w:val="center"/>
            </w:pPr>
            <w:r>
              <w:rPr>
                <w:i/>
                <w:color w:val="808080"/>
                <w:sz w:val="18"/>
              </w:rPr>
              <w:t xml:space="preserve">Seed </w:t>
            </w:r>
            <w:proofErr w:type="spellStart"/>
            <w:r>
              <w:rPr>
                <w:i/>
                <w:color w:val="808080"/>
                <w:sz w:val="18"/>
              </w:rPr>
              <w:t>veri</w:t>
            </w:r>
            <w:proofErr w:type="spellEnd"/>
            <w:r>
              <w:rPr>
                <w:i/>
                <w:color w:val="808080"/>
                <w:sz w:val="18"/>
              </w:rPr>
              <w:t xml:space="preserve"> </w:t>
            </w:r>
            <w:proofErr w:type="spellStart"/>
            <w:r>
              <w:rPr>
                <w:i/>
                <w:color w:val="808080"/>
                <w:sz w:val="18"/>
              </w:rPr>
              <w:t>ile</w:t>
            </w:r>
            <w:proofErr w:type="spellEnd"/>
            <w:r>
              <w:rPr>
                <w:i/>
                <w:color w:val="808080"/>
                <w:sz w:val="18"/>
              </w:rPr>
              <w:t xml:space="preserve"> </w:t>
            </w:r>
            <w:proofErr w:type="spellStart"/>
            <w:r>
              <w:rPr>
                <w:i/>
                <w:color w:val="808080"/>
                <w:sz w:val="18"/>
              </w:rPr>
              <w:t>zengin</w:t>
            </w:r>
            <w:proofErr w:type="spellEnd"/>
            <w:r>
              <w:rPr>
                <w:i/>
                <w:color w:val="808080"/>
                <w:sz w:val="18"/>
              </w:rPr>
              <w:t xml:space="preserve"> </w:t>
            </w:r>
            <w:proofErr w:type="spellStart"/>
            <w:r>
              <w:rPr>
                <w:i/>
                <w:color w:val="808080"/>
                <w:sz w:val="18"/>
              </w:rPr>
              <w:t>görünüm</w:t>
            </w:r>
            <w:proofErr w:type="spellEnd"/>
          </w:p>
        </w:tc>
      </w:tr>
    </w:tbl>
    <w:p w14:paraId="61957284" w14:textId="5FE47F9E" w:rsidR="00052761" w:rsidRDefault="003836EC">
      <w:pPr>
        <w:pStyle w:val="ResimYazs"/>
      </w:pPr>
      <w:bookmarkStart w:id="99" w:name="_Toc229342386"/>
      <w:proofErr w:type="spellStart"/>
      <w:r>
        <w:t>Şekil</w:t>
      </w:r>
      <w:proofErr w:type="spellEnd"/>
      <w:r>
        <w:t xml:space="preserve"> </w:t>
      </w:r>
      <w:r w:rsidR="009072C1">
        <w:t>15</w:t>
      </w:r>
      <w:r>
        <w:t xml:space="preserve">: </w:t>
      </w:r>
      <w:bookmarkEnd w:id="99"/>
      <w:r w:rsidR="008A7EC1" w:rsidRPr="008A7EC1">
        <w:t xml:space="preserve">Veri </w:t>
      </w:r>
      <w:proofErr w:type="spellStart"/>
      <w:r w:rsidR="008A7EC1" w:rsidRPr="008A7EC1">
        <w:t>Görselleştirme</w:t>
      </w:r>
      <w:proofErr w:type="spellEnd"/>
      <w:r w:rsidR="008A7EC1" w:rsidRPr="008A7EC1">
        <w:t xml:space="preserve"> (Chart.js Histogram) </w:t>
      </w:r>
    </w:p>
    <w:tbl>
      <w:tblPr>
        <w:tblW w:w="0" w:type="auto"/>
        <w:jc w:val="center"/>
        <w:tblLook w:val="04A0" w:firstRow="1" w:lastRow="0" w:firstColumn="1" w:lastColumn="0" w:noHBand="0" w:noVBand="1"/>
      </w:tblPr>
      <w:tblGrid>
        <w:gridCol w:w="7937"/>
      </w:tblGrid>
      <w:tr w:rsidR="00052761" w14:paraId="7855C0D9"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D571E60" w14:textId="6AA20930" w:rsidR="00052761" w:rsidRDefault="00C4500F">
            <w:pPr>
              <w:spacing w:before="720"/>
              <w:ind w:firstLine="0"/>
              <w:jc w:val="center"/>
            </w:pPr>
            <w:r w:rsidRPr="00C4500F">
              <w:rPr>
                <w:sz w:val="64"/>
              </w:rPr>
              <w:lastRenderedPageBreak/>
              <w:drawing>
                <wp:anchor distT="0" distB="0" distL="114300" distR="114300" simplePos="0" relativeHeight="251656704" behindDoc="0" locked="0" layoutInCell="1" allowOverlap="1" wp14:anchorId="5DA2163F" wp14:editId="7D3875F1">
                  <wp:simplePos x="0" y="0"/>
                  <wp:positionH relativeFrom="column">
                    <wp:posOffset>-110490</wp:posOffset>
                  </wp:positionH>
                  <wp:positionV relativeFrom="paragraph">
                    <wp:posOffset>-30480</wp:posOffset>
                  </wp:positionV>
                  <wp:extent cx="5118735" cy="2357755"/>
                  <wp:effectExtent l="0" t="0" r="5715" b="4445"/>
                  <wp:wrapNone/>
                  <wp:docPr id="18842095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9586" name=""/>
                          <pic:cNvPicPr/>
                        </pic:nvPicPr>
                        <pic:blipFill>
                          <a:blip r:embed="rId17"/>
                          <a:stretch>
                            <a:fillRect/>
                          </a:stretch>
                        </pic:blipFill>
                        <pic:spPr>
                          <a:xfrm>
                            <a:off x="0" y="0"/>
                            <a:ext cx="5118735" cy="2357755"/>
                          </a:xfrm>
                          <a:prstGeom prst="rect">
                            <a:avLst/>
                          </a:prstGeom>
                        </pic:spPr>
                      </pic:pic>
                    </a:graphicData>
                  </a:graphic>
                  <wp14:sizeRelH relativeFrom="page">
                    <wp14:pctWidth>0</wp14:pctWidth>
                  </wp14:sizeRelH>
                  <wp14:sizeRelV relativeFrom="page">
                    <wp14:pctHeight>0</wp14:pctHeight>
                  </wp14:sizeRelV>
                </wp:anchor>
              </w:drawing>
            </w:r>
            <w:r w:rsidR="003836EC">
              <w:rPr>
                <w:sz w:val="64"/>
              </w:rPr>
              <w:t>📸</w:t>
            </w:r>
            <w:r>
              <w:rPr>
                <w:noProof/>
              </w:rPr>
              <w:t xml:space="preserve"> </w:t>
            </w:r>
          </w:p>
          <w:p w14:paraId="52351C58" w14:textId="77777777" w:rsidR="00052761" w:rsidRDefault="003836EC">
            <w:pPr>
              <w:ind w:firstLine="0"/>
              <w:jc w:val="center"/>
            </w:pPr>
            <w:r>
              <w:rPr>
                <w:b/>
                <w:sz w:val="22"/>
              </w:rPr>
              <w:t>[</w:t>
            </w:r>
            <w:proofErr w:type="spellStart"/>
            <w:r>
              <w:rPr>
                <w:b/>
                <w:sz w:val="22"/>
              </w:rPr>
              <w:t>Şekil</w:t>
            </w:r>
            <w:proofErr w:type="spellEnd"/>
            <w:r>
              <w:rPr>
                <w:b/>
                <w:sz w:val="22"/>
              </w:rPr>
              <w:t xml:space="preserve">: Ana CRUD </w:t>
            </w:r>
            <w:proofErr w:type="spellStart"/>
            <w:r>
              <w:rPr>
                <w:b/>
                <w:sz w:val="22"/>
              </w:rPr>
              <w:t>Ekranı</w:t>
            </w:r>
            <w:proofErr w:type="spellEnd"/>
            <w:r>
              <w:rPr>
                <w:b/>
                <w:sz w:val="22"/>
              </w:rPr>
              <w:t>]</w:t>
            </w:r>
          </w:p>
          <w:p w14:paraId="5A8D4325" w14:textId="6655E2A6" w:rsidR="00052761" w:rsidRDefault="003836EC">
            <w:pPr>
              <w:spacing w:after="720"/>
              <w:ind w:firstLine="0"/>
              <w:jc w:val="center"/>
            </w:pPr>
            <w:proofErr w:type="spellStart"/>
            <w:r>
              <w:rPr>
                <w:i/>
                <w:color w:val="808080"/>
                <w:sz w:val="18"/>
              </w:rPr>
              <w:t>Listeleme</w:t>
            </w:r>
            <w:proofErr w:type="spellEnd"/>
            <w:r>
              <w:rPr>
                <w:i/>
                <w:color w:val="808080"/>
                <w:sz w:val="18"/>
              </w:rPr>
              <w:t xml:space="preserve">, </w:t>
            </w:r>
            <w:proofErr w:type="spellStart"/>
            <w:r>
              <w:rPr>
                <w:i/>
                <w:color w:val="808080"/>
                <w:sz w:val="18"/>
              </w:rPr>
              <w:t>filtre</w:t>
            </w:r>
            <w:proofErr w:type="spellEnd"/>
            <w:r>
              <w:rPr>
                <w:i/>
                <w:color w:val="808080"/>
                <w:sz w:val="18"/>
              </w:rPr>
              <w:t xml:space="preserve">, </w:t>
            </w:r>
            <w:proofErr w:type="spellStart"/>
            <w:r>
              <w:rPr>
                <w:i/>
                <w:color w:val="808080"/>
                <w:sz w:val="18"/>
              </w:rPr>
              <w:t>sıralama</w:t>
            </w:r>
            <w:proofErr w:type="spellEnd"/>
            <w:r>
              <w:rPr>
                <w:i/>
                <w:color w:val="808080"/>
                <w:sz w:val="18"/>
              </w:rPr>
              <w:t>, bulk action</w:t>
            </w:r>
          </w:p>
        </w:tc>
      </w:tr>
    </w:tbl>
    <w:p w14:paraId="0CD43FF1" w14:textId="412BFC8B" w:rsidR="00052761" w:rsidRDefault="003836EC">
      <w:pPr>
        <w:pStyle w:val="ResimYazs"/>
      </w:pPr>
      <w:bookmarkStart w:id="100" w:name="_Toc229342387"/>
      <w:proofErr w:type="spellStart"/>
      <w:r>
        <w:t>Şekil</w:t>
      </w:r>
      <w:proofErr w:type="spellEnd"/>
      <w:r w:rsidR="00F736D9">
        <w:t xml:space="preserve"> 16</w:t>
      </w:r>
      <w:r>
        <w:t xml:space="preserve">: </w:t>
      </w:r>
      <w:bookmarkEnd w:id="100"/>
      <w:r w:rsidR="008A7EC1" w:rsidRPr="008A7EC1">
        <w:t xml:space="preserve">Tablo, Arama </w:t>
      </w:r>
      <w:proofErr w:type="spellStart"/>
      <w:r w:rsidR="008A7EC1" w:rsidRPr="008A7EC1">
        <w:t>ve</w:t>
      </w:r>
      <w:proofErr w:type="spellEnd"/>
      <w:r w:rsidR="008A7EC1" w:rsidRPr="008A7EC1">
        <w:t xml:space="preserve"> </w:t>
      </w:r>
      <w:proofErr w:type="spellStart"/>
      <w:r w:rsidR="008A7EC1" w:rsidRPr="008A7EC1">
        <w:t>Filtreleme</w:t>
      </w:r>
      <w:proofErr w:type="spellEnd"/>
      <w:r w:rsidR="008A7EC1" w:rsidRPr="008A7EC1">
        <w:t xml:space="preserve"> (CRUD </w:t>
      </w:r>
      <w:proofErr w:type="spellStart"/>
      <w:r w:rsidR="008A7EC1" w:rsidRPr="008A7EC1">
        <w:t>Alternatifi</w:t>
      </w:r>
      <w:proofErr w:type="spellEnd"/>
      <w:r w:rsidR="008A7EC1" w:rsidRPr="008A7EC1">
        <w:t>)</w:t>
      </w:r>
    </w:p>
    <w:tbl>
      <w:tblPr>
        <w:tblW w:w="0" w:type="auto"/>
        <w:jc w:val="center"/>
        <w:tblLook w:val="04A0" w:firstRow="1" w:lastRow="0" w:firstColumn="1" w:lastColumn="0" w:noHBand="0" w:noVBand="1"/>
      </w:tblPr>
      <w:tblGrid>
        <w:gridCol w:w="7937"/>
      </w:tblGrid>
      <w:tr w:rsidR="00052761" w14:paraId="3F9A6528"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5A5C4CF" w14:textId="76369596" w:rsidR="00052761" w:rsidRDefault="001B38C4">
            <w:pPr>
              <w:spacing w:before="720"/>
              <w:ind w:firstLine="0"/>
              <w:jc w:val="center"/>
            </w:pPr>
            <w:r>
              <w:rPr>
                <w:noProof/>
              </w:rPr>
              <w:drawing>
                <wp:anchor distT="0" distB="0" distL="114300" distR="114300" simplePos="0" relativeHeight="251664896" behindDoc="0" locked="0" layoutInCell="1" allowOverlap="1" wp14:anchorId="66E081BC" wp14:editId="0CD964AD">
                  <wp:simplePos x="0" y="0"/>
                  <wp:positionH relativeFrom="column">
                    <wp:posOffset>-75565</wp:posOffset>
                  </wp:positionH>
                  <wp:positionV relativeFrom="paragraph">
                    <wp:posOffset>-26035</wp:posOffset>
                  </wp:positionV>
                  <wp:extent cx="5090795" cy="2364105"/>
                  <wp:effectExtent l="0" t="0" r="0" b="0"/>
                  <wp:wrapNone/>
                  <wp:docPr id="11906494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0795" cy="2364105"/>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p>
          <w:p w14:paraId="037C2540" w14:textId="77777777" w:rsidR="00052761" w:rsidRDefault="003836EC">
            <w:pPr>
              <w:ind w:firstLine="0"/>
              <w:jc w:val="center"/>
            </w:pPr>
            <w:r>
              <w:rPr>
                <w:b/>
                <w:sz w:val="22"/>
              </w:rPr>
              <w:t>[</w:t>
            </w:r>
            <w:proofErr w:type="spellStart"/>
            <w:r>
              <w:rPr>
                <w:b/>
                <w:sz w:val="22"/>
              </w:rPr>
              <w:t>Şekil</w:t>
            </w:r>
            <w:proofErr w:type="spellEnd"/>
            <w:r>
              <w:rPr>
                <w:b/>
                <w:sz w:val="22"/>
              </w:rPr>
              <w:t xml:space="preserve">: </w:t>
            </w:r>
            <w:proofErr w:type="spellStart"/>
            <w:r>
              <w:rPr>
                <w:b/>
                <w:sz w:val="22"/>
              </w:rPr>
              <w:t>Detay</w:t>
            </w:r>
            <w:proofErr w:type="spellEnd"/>
            <w:r>
              <w:rPr>
                <w:b/>
                <w:sz w:val="22"/>
              </w:rPr>
              <w:t xml:space="preserve"> </w:t>
            </w:r>
            <w:proofErr w:type="spellStart"/>
            <w:r>
              <w:rPr>
                <w:b/>
                <w:sz w:val="22"/>
              </w:rPr>
              <w:t>Sayfası</w:t>
            </w:r>
            <w:proofErr w:type="spellEnd"/>
            <w:r>
              <w:rPr>
                <w:b/>
                <w:sz w:val="22"/>
              </w:rPr>
              <w:t>]</w:t>
            </w:r>
          </w:p>
          <w:p w14:paraId="4CADB8E1" w14:textId="00922B67" w:rsidR="00052761" w:rsidRDefault="003836EC">
            <w:pPr>
              <w:spacing w:after="720"/>
              <w:ind w:firstLine="0"/>
              <w:jc w:val="center"/>
            </w:pPr>
            <w:proofErr w:type="spellStart"/>
            <w:r>
              <w:rPr>
                <w:i/>
                <w:color w:val="808080"/>
                <w:sz w:val="18"/>
              </w:rPr>
              <w:t>Kaynağın</w:t>
            </w:r>
            <w:proofErr w:type="spellEnd"/>
            <w:r>
              <w:rPr>
                <w:i/>
                <w:color w:val="808080"/>
                <w:sz w:val="18"/>
              </w:rPr>
              <w:t xml:space="preserve"> tam </w:t>
            </w:r>
            <w:proofErr w:type="spellStart"/>
            <w:r>
              <w:rPr>
                <w:i/>
                <w:color w:val="808080"/>
                <w:sz w:val="18"/>
              </w:rPr>
              <w:t>detayı</w:t>
            </w:r>
            <w:proofErr w:type="spellEnd"/>
          </w:p>
        </w:tc>
      </w:tr>
    </w:tbl>
    <w:p w14:paraId="21278C12" w14:textId="108A4E7B" w:rsidR="00052761" w:rsidRDefault="003836EC">
      <w:pPr>
        <w:pStyle w:val="ResimYazs"/>
      </w:pPr>
      <w:bookmarkStart w:id="101" w:name="_Toc229342388"/>
      <w:proofErr w:type="spellStart"/>
      <w:r>
        <w:t>Şekil</w:t>
      </w:r>
      <w:proofErr w:type="spellEnd"/>
      <w:r>
        <w:t xml:space="preserve"> </w:t>
      </w:r>
      <w:r w:rsidR="00F736D9">
        <w:t>17</w:t>
      </w:r>
      <w:r>
        <w:t xml:space="preserve">: </w:t>
      </w:r>
      <w:bookmarkEnd w:id="101"/>
      <w:r w:rsidR="008A7EC1" w:rsidRPr="008A7EC1">
        <w:t>Hata (Error) Durumu</w:t>
      </w:r>
    </w:p>
    <w:tbl>
      <w:tblPr>
        <w:tblW w:w="0" w:type="auto"/>
        <w:jc w:val="center"/>
        <w:tblLook w:val="04A0" w:firstRow="1" w:lastRow="0" w:firstColumn="1" w:lastColumn="0" w:noHBand="0" w:noVBand="1"/>
      </w:tblPr>
      <w:tblGrid>
        <w:gridCol w:w="7937"/>
      </w:tblGrid>
      <w:tr w:rsidR="00052761" w14:paraId="4BDEF7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5354E88" w14:textId="53141911" w:rsidR="00052761" w:rsidRDefault="001B38C4">
            <w:pPr>
              <w:spacing w:before="720"/>
              <w:ind w:firstLine="0"/>
              <w:jc w:val="center"/>
            </w:pPr>
            <w:r>
              <w:rPr>
                <w:noProof/>
              </w:rPr>
              <w:drawing>
                <wp:anchor distT="0" distB="0" distL="114300" distR="114300" simplePos="0" relativeHeight="251674112" behindDoc="0" locked="0" layoutInCell="1" allowOverlap="1" wp14:anchorId="6A57A347" wp14:editId="76FA3CE9">
                  <wp:simplePos x="0" y="0"/>
                  <wp:positionH relativeFrom="column">
                    <wp:posOffset>-103505</wp:posOffset>
                  </wp:positionH>
                  <wp:positionV relativeFrom="paragraph">
                    <wp:posOffset>-62865</wp:posOffset>
                  </wp:positionV>
                  <wp:extent cx="5160010" cy="2395855"/>
                  <wp:effectExtent l="0" t="0" r="2540" b="4445"/>
                  <wp:wrapNone/>
                  <wp:docPr id="42576430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0010" cy="2395855"/>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r>
              <w:t xml:space="preserve"> </w:t>
            </w:r>
          </w:p>
          <w:p w14:paraId="69126F86" w14:textId="77777777" w:rsidR="00052761" w:rsidRDefault="003836EC">
            <w:pPr>
              <w:ind w:firstLine="0"/>
              <w:jc w:val="center"/>
            </w:pPr>
            <w:r>
              <w:rPr>
                <w:b/>
                <w:sz w:val="22"/>
              </w:rPr>
              <w:t>[</w:t>
            </w:r>
            <w:proofErr w:type="spellStart"/>
            <w:r>
              <w:rPr>
                <w:b/>
                <w:sz w:val="22"/>
              </w:rPr>
              <w:t>Şekil</w:t>
            </w:r>
            <w:proofErr w:type="spellEnd"/>
            <w:r>
              <w:rPr>
                <w:b/>
                <w:sz w:val="22"/>
              </w:rPr>
              <w:t xml:space="preserve">: Mobile </w:t>
            </w:r>
            <w:proofErr w:type="spellStart"/>
            <w:r>
              <w:rPr>
                <w:b/>
                <w:sz w:val="22"/>
              </w:rPr>
              <w:t>Görünüm</w:t>
            </w:r>
            <w:proofErr w:type="spellEnd"/>
            <w:r>
              <w:rPr>
                <w:b/>
                <w:sz w:val="22"/>
              </w:rPr>
              <w:t>]</w:t>
            </w:r>
          </w:p>
          <w:p w14:paraId="034D69C2" w14:textId="77777777" w:rsidR="00052761" w:rsidRDefault="003836EC">
            <w:pPr>
              <w:spacing w:after="720"/>
              <w:ind w:firstLine="0"/>
              <w:jc w:val="center"/>
            </w:pPr>
            <w:r>
              <w:rPr>
                <w:i/>
                <w:color w:val="808080"/>
                <w:sz w:val="18"/>
              </w:rPr>
              <w:t xml:space="preserve">375 </w:t>
            </w:r>
            <w:proofErr w:type="spellStart"/>
            <w:r>
              <w:rPr>
                <w:i/>
                <w:color w:val="808080"/>
                <w:sz w:val="18"/>
              </w:rPr>
              <w:t>px</w:t>
            </w:r>
            <w:proofErr w:type="spellEnd"/>
            <w:r>
              <w:rPr>
                <w:i/>
                <w:color w:val="808080"/>
                <w:sz w:val="18"/>
              </w:rPr>
              <w:t xml:space="preserve"> </w:t>
            </w:r>
            <w:proofErr w:type="spellStart"/>
            <w:r>
              <w:rPr>
                <w:i/>
                <w:color w:val="808080"/>
                <w:sz w:val="18"/>
              </w:rPr>
              <w:t>genişliğinde</w:t>
            </w:r>
            <w:proofErr w:type="spellEnd"/>
            <w:r>
              <w:rPr>
                <w:i/>
                <w:color w:val="808080"/>
                <w:sz w:val="18"/>
              </w:rPr>
              <w:t xml:space="preserve"> responsive</w:t>
            </w:r>
          </w:p>
        </w:tc>
      </w:tr>
    </w:tbl>
    <w:p w14:paraId="43CB4E97" w14:textId="7C21A766" w:rsidR="00052761" w:rsidRDefault="003836EC">
      <w:pPr>
        <w:pStyle w:val="ResimYazs"/>
      </w:pPr>
      <w:bookmarkStart w:id="102" w:name="_Toc229342389"/>
      <w:proofErr w:type="spellStart"/>
      <w:r>
        <w:t>Şekil</w:t>
      </w:r>
      <w:proofErr w:type="spellEnd"/>
      <w:r>
        <w:t xml:space="preserve"> </w:t>
      </w:r>
      <w:r w:rsidR="00F736D9">
        <w:t>18</w:t>
      </w:r>
      <w:r>
        <w:t xml:space="preserve">: Mobile </w:t>
      </w:r>
      <w:proofErr w:type="spellStart"/>
      <w:r>
        <w:t>Görünüm</w:t>
      </w:r>
      <w:bookmarkEnd w:id="102"/>
      <w:proofErr w:type="spellEnd"/>
      <w:r w:rsidR="007E7346" w:rsidRPr="007E7346">
        <w:t xml:space="preserve"> </w:t>
      </w:r>
    </w:p>
    <w:tbl>
      <w:tblPr>
        <w:tblW w:w="0" w:type="auto"/>
        <w:jc w:val="center"/>
        <w:tblLook w:val="04A0" w:firstRow="1" w:lastRow="0" w:firstColumn="1" w:lastColumn="0" w:noHBand="0" w:noVBand="1"/>
      </w:tblPr>
      <w:tblGrid>
        <w:gridCol w:w="7937"/>
      </w:tblGrid>
      <w:tr w:rsidR="00052761" w14:paraId="6CBEBF6D"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992BF16" w14:textId="321FFE86" w:rsidR="00052761" w:rsidRDefault="007E7346">
            <w:pPr>
              <w:spacing w:before="720"/>
              <w:ind w:firstLine="0"/>
              <w:jc w:val="center"/>
            </w:pPr>
            <w:r>
              <w:rPr>
                <w:noProof/>
              </w:rPr>
              <w:lastRenderedPageBreak/>
              <w:drawing>
                <wp:anchor distT="0" distB="0" distL="114300" distR="114300" simplePos="0" relativeHeight="251682304" behindDoc="0" locked="0" layoutInCell="1" allowOverlap="1" wp14:anchorId="15E20E97" wp14:editId="0455734B">
                  <wp:simplePos x="0" y="0"/>
                  <wp:positionH relativeFrom="column">
                    <wp:posOffset>-68580</wp:posOffset>
                  </wp:positionH>
                  <wp:positionV relativeFrom="paragraph">
                    <wp:posOffset>-23495</wp:posOffset>
                  </wp:positionV>
                  <wp:extent cx="5037455" cy="2368550"/>
                  <wp:effectExtent l="0" t="0" r="0" b="0"/>
                  <wp:wrapNone/>
                  <wp:docPr id="2170710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7455" cy="2368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6EC">
              <w:rPr>
                <w:sz w:val="64"/>
              </w:rPr>
              <w:t>📸</w:t>
            </w:r>
          </w:p>
          <w:p w14:paraId="3DB98CBA" w14:textId="77777777" w:rsidR="00052761" w:rsidRDefault="003836EC">
            <w:pPr>
              <w:ind w:firstLine="0"/>
              <w:jc w:val="center"/>
            </w:pPr>
            <w:r>
              <w:rPr>
                <w:b/>
                <w:sz w:val="22"/>
              </w:rPr>
              <w:t>[</w:t>
            </w:r>
            <w:proofErr w:type="spellStart"/>
            <w:r>
              <w:rPr>
                <w:b/>
                <w:sz w:val="22"/>
              </w:rPr>
              <w:t>Şekil</w:t>
            </w:r>
            <w:proofErr w:type="spellEnd"/>
            <w:r>
              <w:rPr>
                <w:b/>
                <w:sz w:val="22"/>
              </w:rPr>
              <w:t>: Hata Durumu]</w:t>
            </w:r>
          </w:p>
          <w:p w14:paraId="12589E54" w14:textId="77777777" w:rsidR="00052761" w:rsidRDefault="003836EC">
            <w:pPr>
              <w:spacing w:after="720"/>
              <w:ind w:firstLine="0"/>
              <w:jc w:val="center"/>
            </w:pPr>
            <w:r>
              <w:rPr>
                <w:i/>
                <w:color w:val="808080"/>
                <w:sz w:val="18"/>
              </w:rPr>
              <w:t xml:space="preserve">404 </w:t>
            </w:r>
            <w:proofErr w:type="spellStart"/>
            <w:r>
              <w:rPr>
                <w:i/>
                <w:color w:val="808080"/>
                <w:sz w:val="18"/>
              </w:rPr>
              <w:t>veya</w:t>
            </w:r>
            <w:proofErr w:type="spellEnd"/>
            <w:r>
              <w:rPr>
                <w:i/>
                <w:color w:val="808080"/>
                <w:sz w:val="18"/>
              </w:rPr>
              <w:t xml:space="preserve"> form validation </w:t>
            </w:r>
            <w:proofErr w:type="spellStart"/>
            <w:r>
              <w:rPr>
                <w:i/>
                <w:color w:val="808080"/>
                <w:sz w:val="18"/>
              </w:rPr>
              <w:t>hatası</w:t>
            </w:r>
            <w:proofErr w:type="spellEnd"/>
          </w:p>
        </w:tc>
      </w:tr>
    </w:tbl>
    <w:p w14:paraId="6CC29A4D" w14:textId="7529E527" w:rsidR="00052761" w:rsidRDefault="003836EC">
      <w:pPr>
        <w:pStyle w:val="ResimYazs"/>
      </w:pPr>
      <w:bookmarkStart w:id="103" w:name="_Toc229342390"/>
      <w:proofErr w:type="spellStart"/>
      <w:r>
        <w:t>Şekil</w:t>
      </w:r>
      <w:proofErr w:type="spellEnd"/>
      <w:r>
        <w:t xml:space="preserve"> </w:t>
      </w:r>
      <w:r w:rsidR="00F736D9">
        <w:t>19</w:t>
      </w:r>
      <w:r>
        <w:t xml:space="preserve">: </w:t>
      </w:r>
      <w:bookmarkEnd w:id="103"/>
      <w:proofErr w:type="spellStart"/>
      <w:r w:rsidR="0046031A" w:rsidRPr="0046031A">
        <w:t>ercel</w:t>
      </w:r>
      <w:proofErr w:type="spellEnd"/>
      <w:r w:rsidR="0046031A" w:rsidRPr="0046031A">
        <w:t xml:space="preserve"> </w:t>
      </w:r>
      <w:proofErr w:type="spellStart"/>
      <w:r w:rsidR="0046031A" w:rsidRPr="0046031A">
        <w:t>Canlı</w:t>
      </w:r>
      <w:proofErr w:type="spellEnd"/>
      <w:r w:rsidR="0046031A" w:rsidRPr="0046031A">
        <w:t xml:space="preserve"> </w:t>
      </w:r>
      <w:proofErr w:type="spellStart"/>
      <w:r w:rsidR="0046031A" w:rsidRPr="0046031A">
        <w:t>Ortam</w:t>
      </w:r>
      <w:proofErr w:type="spellEnd"/>
      <w:r w:rsidR="0046031A" w:rsidRPr="0046031A">
        <w:t xml:space="preserve"> (Deployment) </w:t>
      </w:r>
      <w:r w:rsidR="0046031A" w:rsidRPr="0046031A">
        <w:rPr>
          <w:rFonts w:ascii="Segoe UI Emoji" w:hAnsi="Segoe UI Emoji" w:cs="Segoe UI Emoji"/>
        </w:rPr>
        <w:t>🔗</w:t>
      </w:r>
      <w:r w:rsidR="0046031A" w:rsidRPr="0046031A">
        <w:t> </w:t>
      </w:r>
      <w:proofErr w:type="spellStart"/>
      <w:r w:rsidR="0046031A" w:rsidRPr="0046031A">
        <w:t>Canlı</w:t>
      </w:r>
      <w:proofErr w:type="spellEnd"/>
      <w:r w:rsidR="0046031A" w:rsidRPr="0046031A">
        <w:t xml:space="preserve"> Demo </w:t>
      </w:r>
      <w:proofErr w:type="spellStart"/>
      <w:r w:rsidR="0046031A" w:rsidRPr="0046031A">
        <w:t>Linki</w:t>
      </w:r>
      <w:proofErr w:type="spellEnd"/>
      <w:r w:rsidR="0046031A" w:rsidRPr="0046031A">
        <w:t>: </w:t>
      </w:r>
      <w:hyperlink r:id="rId26" w:history="1">
        <w:r w:rsidR="0046031A" w:rsidRPr="0046031A">
          <w:rPr>
            <w:rStyle w:val="Kpr"/>
          </w:rPr>
          <w:t>https://</w:t>
        </w:r>
        <w:r w:rsidR="0046031A" w:rsidRPr="0046031A">
          <w:rPr>
            <w:rStyle w:val="Kpr"/>
          </w:rPr>
          <w:t>w</w:t>
        </w:r>
        <w:r w:rsidR="0046031A" w:rsidRPr="0046031A">
          <w:rPr>
            <w:rStyle w:val="Kpr"/>
          </w:rPr>
          <w:t>eb-workers-big-data-analyzer.vercel.app</w:t>
        </w:r>
      </w:hyperlink>
    </w:p>
    <w:p w14:paraId="00A676C9" w14:textId="77777777" w:rsidR="00052761" w:rsidRDefault="003836EC">
      <w:pPr>
        <w:pStyle w:val="Balk2"/>
      </w:pPr>
      <w:bookmarkStart w:id="104" w:name="_Toc229342362"/>
      <w:r>
        <w:t xml:space="preserve">10.3. </w:t>
      </w:r>
      <w:proofErr w:type="spellStart"/>
      <w:r>
        <w:t>Kullanılan</w:t>
      </w:r>
      <w:proofErr w:type="spellEnd"/>
      <w:r>
        <w:t xml:space="preserve"> AI </w:t>
      </w:r>
      <w:proofErr w:type="spellStart"/>
      <w:r>
        <w:t>Araçları</w:t>
      </w:r>
      <w:proofErr w:type="spellEnd"/>
      <w:r>
        <w:t xml:space="preserve"> </w:t>
      </w:r>
      <w:proofErr w:type="spellStart"/>
      <w:r>
        <w:t>ve</w:t>
      </w:r>
      <w:proofErr w:type="spellEnd"/>
      <w:r>
        <w:t xml:space="preserve"> </w:t>
      </w:r>
      <w:proofErr w:type="spellStart"/>
      <w:r>
        <w:t>Katkı</w:t>
      </w:r>
      <w:proofErr w:type="spellEnd"/>
      <w:r>
        <w:t xml:space="preserve"> </w:t>
      </w:r>
      <w:proofErr w:type="spellStart"/>
      <w:r>
        <w:t>Oranı</w:t>
      </w:r>
      <w:bookmarkEnd w:id="104"/>
      <w:proofErr w:type="spellEnd"/>
    </w:p>
    <w:p w14:paraId="0D27A569" w14:textId="5538839D" w:rsidR="00052761" w:rsidRDefault="003836EC">
      <w:pPr>
        <w:pStyle w:val="ResimYazs"/>
        <w:spacing w:after="120"/>
      </w:pPr>
      <w:bookmarkStart w:id="105" w:name="_Toc229342411"/>
      <w:r>
        <w:t>Tablo</w:t>
      </w:r>
      <w:r w:rsidR="0046031A">
        <w:t xml:space="preserve"> 26</w:t>
      </w:r>
      <w:r>
        <w:t xml:space="preserve">: AI </w:t>
      </w:r>
      <w:proofErr w:type="spellStart"/>
      <w:r>
        <w:t>Kullanım</w:t>
      </w:r>
      <w:proofErr w:type="spellEnd"/>
      <w:r>
        <w:t xml:space="preserve"> </w:t>
      </w:r>
      <w:proofErr w:type="spellStart"/>
      <w:r>
        <w:t>Dağılımı</w:t>
      </w:r>
      <w:bookmarkEnd w:id="105"/>
      <w:proofErr w:type="spellEnd"/>
    </w:p>
    <w:tbl>
      <w:tblPr>
        <w:tblStyle w:val="AkKlavuz-Vurgu1"/>
        <w:tblW w:w="9072" w:type="dxa"/>
        <w:jc w:val="center"/>
        <w:tblLayout w:type="fixed"/>
        <w:tblLook w:val="04A0" w:firstRow="1" w:lastRow="0" w:firstColumn="1" w:lastColumn="0" w:noHBand="0" w:noVBand="1"/>
      </w:tblPr>
      <w:tblGrid>
        <w:gridCol w:w="2835"/>
        <w:gridCol w:w="2268"/>
        <w:gridCol w:w="3969"/>
      </w:tblGrid>
      <w:tr w:rsidR="00052761" w14:paraId="575BEAEC" w14:textId="77777777" w:rsidTr="004603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45015CF3" w14:textId="77777777" w:rsidR="00052761" w:rsidRDefault="003836EC">
            <w:pPr>
              <w:ind w:firstLine="0"/>
            </w:pPr>
            <w:proofErr w:type="spellStart"/>
            <w:r>
              <w:rPr>
                <w:color w:val="FFFFFF"/>
                <w:sz w:val="22"/>
              </w:rPr>
              <w:t>Araç</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6057B74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r>
              <w:rPr>
                <w:color w:val="FFFFFF"/>
                <w:sz w:val="22"/>
              </w:rPr>
              <w:t xml:space="preserve"> </w:t>
            </w:r>
            <w:proofErr w:type="spellStart"/>
            <w:r>
              <w:rPr>
                <w:color w:val="FFFFFF"/>
                <w:sz w:val="22"/>
              </w:rPr>
              <w:t>Oranı</w:t>
            </w:r>
            <w:proofErr w:type="spellEnd"/>
          </w:p>
        </w:tc>
        <w:tc>
          <w:tcPr>
            <w:tcW w:w="3969" w:type="dxa"/>
            <w:tcBorders>
              <w:top w:val="single" w:sz="4" w:space="0" w:color="7F7F7F"/>
              <w:left w:val="single" w:sz="4" w:space="0" w:color="7F7F7F"/>
              <w:bottom w:val="single" w:sz="4" w:space="0" w:color="7F7F7F"/>
              <w:right w:val="single" w:sz="4" w:space="0" w:color="7F7F7F"/>
            </w:tcBorders>
            <w:shd w:val="clear" w:color="auto" w:fill="1F4E78"/>
          </w:tcPr>
          <w:p w14:paraId="201EC442"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Ne </w:t>
            </w:r>
            <w:proofErr w:type="spellStart"/>
            <w:r>
              <w:rPr>
                <w:color w:val="FFFFFF"/>
                <w:sz w:val="22"/>
              </w:rPr>
              <w:t>için</w:t>
            </w:r>
            <w:proofErr w:type="spellEnd"/>
            <w:r>
              <w:rPr>
                <w:color w:val="FFFFFF"/>
                <w:sz w:val="22"/>
              </w:rPr>
              <w:t>?</w:t>
            </w:r>
          </w:p>
        </w:tc>
      </w:tr>
      <w:tr w:rsidR="0046031A" w14:paraId="49854B40" w14:textId="77777777" w:rsidTr="004603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C503C7E" w14:textId="2ED3F338" w:rsidR="0046031A" w:rsidRPr="0046031A" w:rsidRDefault="0046031A" w:rsidP="0046031A">
            <w:pPr>
              <w:ind w:firstLine="0"/>
              <w:rPr>
                <w:color w:val="000000" w:themeColor="text1"/>
              </w:rPr>
            </w:pPr>
            <w:r w:rsidRPr="0046031A">
              <w:rPr>
                <w:color w:val="000000" w:themeColor="text1"/>
                <w:sz w:val="20"/>
                <w:szCs w:val="20"/>
              </w:rPr>
              <w:t>ChatGPT (OpenAI)</w:t>
            </w:r>
          </w:p>
        </w:tc>
        <w:tc>
          <w:tcPr>
            <w:tcW w:w="2268" w:type="dxa"/>
            <w:tcBorders>
              <w:top w:val="single" w:sz="4" w:space="0" w:color="7F7F7F"/>
              <w:left w:val="single" w:sz="4" w:space="0" w:color="7F7F7F"/>
              <w:bottom w:val="single" w:sz="4" w:space="0" w:color="7F7F7F"/>
              <w:right w:val="single" w:sz="4" w:space="0" w:color="7F7F7F"/>
            </w:tcBorders>
            <w:vAlign w:val="center"/>
          </w:tcPr>
          <w:p w14:paraId="2D2DA908" w14:textId="2565A706"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%40</w:t>
            </w:r>
          </w:p>
        </w:tc>
        <w:tc>
          <w:tcPr>
            <w:tcW w:w="3969" w:type="dxa"/>
            <w:tcBorders>
              <w:top w:val="single" w:sz="4" w:space="0" w:color="7F7F7F"/>
              <w:left w:val="single" w:sz="4" w:space="0" w:color="7F7F7F"/>
              <w:bottom w:val="single" w:sz="4" w:space="0" w:color="7F7F7F"/>
              <w:right w:val="single" w:sz="4" w:space="0" w:color="7F7F7F"/>
            </w:tcBorders>
            <w:vAlign w:val="center"/>
          </w:tcPr>
          <w:p w14:paraId="4BBA6A1A" w14:textId="7837D80F"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 xml:space="preserve">Temel </w:t>
            </w:r>
            <w:proofErr w:type="spellStart"/>
            <w:r w:rsidRPr="0046031A">
              <w:rPr>
                <w:color w:val="000000" w:themeColor="text1"/>
                <w:sz w:val="20"/>
                <w:szCs w:val="20"/>
              </w:rPr>
              <w:t>algoritma</w:t>
            </w:r>
            <w:proofErr w:type="spellEnd"/>
            <w:r w:rsidRPr="0046031A">
              <w:rPr>
                <w:color w:val="000000" w:themeColor="text1"/>
                <w:sz w:val="20"/>
                <w:szCs w:val="20"/>
              </w:rPr>
              <w:t xml:space="preserve"> </w:t>
            </w:r>
            <w:proofErr w:type="spellStart"/>
            <w:r w:rsidRPr="0046031A">
              <w:rPr>
                <w:color w:val="000000" w:themeColor="text1"/>
                <w:sz w:val="20"/>
                <w:szCs w:val="20"/>
              </w:rPr>
              <w:t>kodlarının</w:t>
            </w:r>
            <w:proofErr w:type="spellEnd"/>
            <w:r w:rsidRPr="0046031A">
              <w:rPr>
                <w:color w:val="000000" w:themeColor="text1"/>
                <w:sz w:val="20"/>
                <w:szCs w:val="20"/>
              </w:rPr>
              <w:t xml:space="preserve"> </w:t>
            </w:r>
            <w:proofErr w:type="spellStart"/>
            <w:r w:rsidRPr="0046031A">
              <w:rPr>
                <w:color w:val="000000" w:themeColor="text1"/>
                <w:sz w:val="20"/>
                <w:szCs w:val="20"/>
              </w:rPr>
              <w:t>üretimi</w:t>
            </w:r>
            <w:proofErr w:type="spellEnd"/>
            <w:r w:rsidRPr="0046031A">
              <w:rPr>
                <w:color w:val="000000" w:themeColor="text1"/>
                <w:sz w:val="20"/>
                <w:szCs w:val="20"/>
              </w:rPr>
              <w:t xml:space="preserve">, </w:t>
            </w:r>
            <w:proofErr w:type="spellStart"/>
            <w:r w:rsidRPr="0046031A">
              <w:rPr>
                <w:color w:val="000000" w:themeColor="text1"/>
                <w:sz w:val="20"/>
                <w:szCs w:val="20"/>
              </w:rPr>
              <w:t>dokümantasyon</w:t>
            </w:r>
            <w:proofErr w:type="spellEnd"/>
            <w:r w:rsidRPr="0046031A">
              <w:rPr>
                <w:color w:val="000000" w:themeColor="text1"/>
                <w:sz w:val="20"/>
                <w:szCs w:val="20"/>
              </w:rPr>
              <w:t xml:space="preserve">, PRD </w:t>
            </w:r>
            <w:proofErr w:type="spellStart"/>
            <w:r w:rsidRPr="0046031A">
              <w:rPr>
                <w:color w:val="000000" w:themeColor="text1"/>
                <w:sz w:val="20"/>
                <w:szCs w:val="20"/>
              </w:rPr>
              <w:t>taslağı</w:t>
            </w:r>
            <w:proofErr w:type="spellEnd"/>
          </w:p>
        </w:tc>
      </w:tr>
      <w:tr w:rsidR="0046031A" w14:paraId="5A92DE5F" w14:textId="77777777" w:rsidTr="004603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9A4ADFE" w14:textId="788B5CB9" w:rsidR="0046031A" w:rsidRPr="0046031A" w:rsidRDefault="0046031A" w:rsidP="0046031A">
            <w:pPr>
              <w:ind w:firstLine="0"/>
              <w:rPr>
                <w:color w:val="000000" w:themeColor="text1"/>
              </w:rPr>
            </w:pPr>
            <w:r w:rsidRPr="0046031A">
              <w:rPr>
                <w:color w:val="000000" w:themeColor="text1"/>
                <w:sz w:val="20"/>
                <w:szCs w:val="20"/>
              </w:rPr>
              <w:t>Claude Code / Gemini</w:t>
            </w:r>
          </w:p>
        </w:tc>
        <w:tc>
          <w:tcPr>
            <w:tcW w:w="2268" w:type="dxa"/>
            <w:tcBorders>
              <w:top w:val="single" w:sz="4" w:space="0" w:color="7F7F7F"/>
              <w:left w:val="single" w:sz="4" w:space="0" w:color="7F7F7F"/>
              <w:bottom w:val="single" w:sz="4" w:space="0" w:color="7F7F7F"/>
              <w:right w:val="single" w:sz="4" w:space="0" w:color="7F7F7F"/>
            </w:tcBorders>
            <w:vAlign w:val="center"/>
          </w:tcPr>
          <w:p w14:paraId="5DB3B7A6" w14:textId="3028254E"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6031A">
              <w:rPr>
                <w:color w:val="000000" w:themeColor="text1"/>
                <w:sz w:val="20"/>
                <w:szCs w:val="20"/>
              </w:rPr>
              <w:t>%40</w:t>
            </w:r>
          </w:p>
        </w:tc>
        <w:tc>
          <w:tcPr>
            <w:tcW w:w="3969" w:type="dxa"/>
            <w:tcBorders>
              <w:top w:val="single" w:sz="4" w:space="0" w:color="7F7F7F"/>
              <w:left w:val="single" w:sz="4" w:space="0" w:color="7F7F7F"/>
              <w:bottom w:val="single" w:sz="4" w:space="0" w:color="7F7F7F"/>
              <w:right w:val="single" w:sz="4" w:space="0" w:color="7F7F7F"/>
            </w:tcBorders>
            <w:vAlign w:val="center"/>
          </w:tcPr>
          <w:p w14:paraId="529934FE" w14:textId="23197880"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6031A">
              <w:rPr>
                <w:color w:val="000000" w:themeColor="text1"/>
                <w:sz w:val="20"/>
                <w:szCs w:val="20"/>
              </w:rPr>
              <w:t xml:space="preserve">Web Worker </w:t>
            </w:r>
            <w:proofErr w:type="spellStart"/>
            <w:r w:rsidRPr="0046031A">
              <w:rPr>
                <w:color w:val="000000" w:themeColor="text1"/>
                <w:sz w:val="20"/>
                <w:szCs w:val="20"/>
              </w:rPr>
              <w:t>entegrasyonu</w:t>
            </w:r>
            <w:proofErr w:type="spellEnd"/>
            <w:r w:rsidRPr="0046031A">
              <w:rPr>
                <w:color w:val="000000" w:themeColor="text1"/>
                <w:sz w:val="20"/>
                <w:szCs w:val="20"/>
              </w:rPr>
              <w:t xml:space="preserve">, UI </w:t>
            </w:r>
            <w:proofErr w:type="spellStart"/>
            <w:r w:rsidRPr="0046031A">
              <w:rPr>
                <w:color w:val="000000" w:themeColor="text1"/>
                <w:sz w:val="20"/>
                <w:szCs w:val="20"/>
              </w:rPr>
              <w:t>tasarımı</w:t>
            </w:r>
            <w:proofErr w:type="spellEnd"/>
            <w:r w:rsidRPr="0046031A">
              <w:rPr>
                <w:color w:val="000000" w:themeColor="text1"/>
                <w:sz w:val="20"/>
                <w:szCs w:val="20"/>
              </w:rPr>
              <w:t xml:space="preserve">, </w:t>
            </w:r>
            <w:proofErr w:type="spellStart"/>
            <w:r w:rsidRPr="0046031A">
              <w:rPr>
                <w:color w:val="000000" w:themeColor="text1"/>
                <w:sz w:val="20"/>
                <w:szCs w:val="20"/>
              </w:rPr>
              <w:t>karmaşık</w:t>
            </w:r>
            <w:proofErr w:type="spellEnd"/>
            <w:r w:rsidRPr="0046031A">
              <w:rPr>
                <w:color w:val="000000" w:themeColor="text1"/>
                <w:sz w:val="20"/>
                <w:szCs w:val="20"/>
              </w:rPr>
              <w:t xml:space="preserve"> refactoring </w:t>
            </w:r>
            <w:proofErr w:type="spellStart"/>
            <w:r w:rsidRPr="0046031A">
              <w:rPr>
                <w:color w:val="000000" w:themeColor="text1"/>
                <w:sz w:val="20"/>
                <w:szCs w:val="20"/>
              </w:rPr>
              <w:t>işlemleri</w:t>
            </w:r>
            <w:proofErr w:type="spellEnd"/>
          </w:p>
        </w:tc>
      </w:tr>
      <w:tr w:rsidR="0046031A" w14:paraId="4B92CE72" w14:textId="77777777" w:rsidTr="004603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F69C425" w14:textId="16A19389" w:rsidR="0046031A" w:rsidRPr="0046031A" w:rsidRDefault="0046031A" w:rsidP="0046031A">
            <w:pPr>
              <w:ind w:firstLine="0"/>
              <w:rPr>
                <w:color w:val="000000" w:themeColor="text1"/>
              </w:rPr>
            </w:pPr>
            <w:r w:rsidRPr="0046031A">
              <w:rPr>
                <w:color w:val="000000" w:themeColor="text1"/>
                <w:sz w:val="20"/>
                <w:szCs w:val="20"/>
              </w:rPr>
              <w:t>Cursor / GitHub Copilot</w:t>
            </w:r>
          </w:p>
        </w:tc>
        <w:tc>
          <w:tcPr>
            <w:tcW w:w="2268" w:type="dxa"/>
            <w:tcBorders>
              <w:top w:val="single" w:sz="4" w:space="0" w:color="7F7F7F"/>
              <w:left w:val="single" w:sz="4" w:space="0" w:color="7F7F7F"/>
              <w:bottom w:val="single" w:sz="4" w:space="0" w:color="7F7F7F"/>
              <w:right w:val="single" w:sz="4" w:space="0" w:color="7F7F7F"/>
            </w:tcBorders>
            <w:vAlign w:val="center"/>
          </w:tcPr>
          <w:p w14:paraId="27968CEB" w14:textId="246D0D19"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%20</w:t>
            </w:r>
          </w:p>
        </w:tc>
        <w:tc>
          <w:tcPr>
            <w:tcW w:w="3969" w:type="dxa"/>
            <w:tcBorders>
              <w:top w:val="single" w:sz="4" w:space="0" w:color="7F7F7F"/>
              <w:left w:val="single" w:sz="4" w:space="0" w:color="7F7F7F"/>
              <w:bottom w:val="single" w:sz="4" w:space="0" w:color="7F7F7F"/>
              <w:right w:val="single" w:sz="4" w:space="0" w:color="7F7F7F"/>
            </w:tcBorders>
            <w:vAlign w:val="center"/>
          </w:tcPr>
          <w:p w14:paraId="55A8E62A" w14:textId="337E993F"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6031A">
              <w:rPr>
                <w:color w:val="000000" w:themeColor="text1"/>
                <w:sz w:val="20"/>
                <w:szCs w:val="20"/>
              </w:rPr>
              <w:t>Kodlama</w:t>
            </w:r>
            <w:proofErr w:type="spellEnd"/>
            <w:r w:rsidRPr="0046031A">
              <w:rPr>
                <w:color w:val="000000" w:themeColor="text1"/>
                <w:sz w:val="20"/>
                <w:szCs w:val="20"/>
              </w:rPr>
              <w:t xml:space="preserve"> </w:t>
            </w:r>
            <w:proofErr w:type="spellStart"/>
            <w:r w:rsidRPr="0046031A">
              <w:rPr>
                <w:color w:val="000000" w:themeColor="text1"/>
                <w:sz w:val="20"/>
                <w:szCs w:val="20"/>
              </w:rPr>
              <w:t>esnasında</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içi</w:t>
            </w:r>
            <w:proofErr w:type="spellEnd"/>
            <w:r w:rsidRPr="0046031A">
              <w:rPr>
                <w:color w:val="000000" w:themeColor="text1"/>
                <w:sz w:val="20"/>
                <w:szCs w:val="20"/>
              </w:rPr>
              <w:t xml:space="preserve"> </w:t>
            </w:r>
            <w:proofErr w:type="spellStart"/>
            <w:r w:rsidRPr="0046031A">
              <w:rPr>
                <w:color w:val="000000" w:themeColor="text1"/>
                <w:sz w:val="20"/>
                <w:szCs w:val="20"/>
              </w:rPr>
              <w:t>otomatik</w:t>
            </w:r>
            <w:proofErr w:type="spellEnd"/>
            <w:r w:rsidRPr="0046031A">
              <w:rPr>
                <w:color w:val="000000" w:themeColor="text1"/>
                <w:sz w:val="20"/>
                <w:szCs w:val="20"/>
              </w:rPr>
              <w:t xml:space="preserve"> </w:t>
            </w:r>
            <w:proofErr w:type="spellStart"/>
            <w:r w:rsidRPr="0046031A">
              <w:rPr>
                <w:color w:val="000000" w:themeColor="text1"/>
                <w:sz w:val="20"/>
                <w:szCs w:val="20"/>
              </w:rPr>
              <w:t>tamamlama</w:t>
            </w:r>
            <w:proofErr w:type="spellEnd"/>
            <w:r w:rsidRPr="0046031A">
              <w:rPr>
                <w:color w:val="000000" w:themeColor="text1"/>
                <w:sz w:val="20"/>
                <w:szCs w:val="20"/>
              </w:rPr>
              <w:t xml:space="preserve"> (Autocomplete)</w:t>
            </w:r>
          </w:p>
        </w:tc>
      </w:tr>
      <w:tr w:rsidR="0046031A" w14:paraId="141AA6CB" w14:textId="77777777" w:rsidTr="004603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A06C88C" w14:textId="4D4557FE" w:rsidR="0046031A" w:rsidRPr="0046031A" w:rsidRDefault="0046031A" w:rsidP="0046031A">
            <w:pPr>
              <w:ind w:firstLine="0"/>
              <w:rPr>
                <w:color w:val="000000" w:themeColor="text1"/>
              </w:rPr>
            </w:pPr>
            <w:r w:rsidRPr="0046031A">
              <w:rPr>
                <w:rStyle w:val="Gl"/>
                <w:b/>
                <w:bCs/>
                <w:color w:val="000000" w:themeColor="text1"/>
                <w:sz w:val="20"/>
                <w:szCs w:val="20"/>
                <w:bdr w:val="single" w:sz="2" w:space="0" w:color="E5E7EB" w:frame="1"/>
              </w:rPr>
              <w:t xml:space="preserve">AI </w:t>
            </w:r>
            <w:proofErr w:type="spellStart"/>
            <w:r w:rsidRPr="0046031A">
              <w:rPr>
                <w:rStyle w:val="Gl"/>
                <w:b/>
                <w:bCs/>
                <w:color w:val="000000" w:themeColor="text1"/>
                <w:sz w:val="20"/>
                <w:szCs w:val="20"/>
                <w:bdr w:val="single" w:sz="2" w:space="0" w:color="E5E7EB" w:frame="1"/>
              </w:rPr>
              <w:t>çıktısının</w:t>
            </w:r>
            <w:proofErr w:type="spellEnd"/>
            <w:r w:rsidRPr="0046031A">
              <w:rPr>
                <w:rStyle w:val="Gl"/>
                <w:b/>
                <w:bCs/>
                <w:color w:val="000000" w:themeColor="text1"/>
                <w:sz w:val="20"/>
                <w:szCs w:val="20"/>
                <w:bdr w:val="single" w:sz="2" w:space="0" w:color="E5E7EB" w:frame="1"/>
              </w:rPr>
              <w:t xml:space="preserve"> </w:t>
            </w:r>
            <w:proofErr w:type="spellStart"/>
            <w:r w:rsidRPr="0046031A">
              <w:rPr>
                <w:rStyle w:val="Gl"/>
                <w:b/>
                <w:bCs/>
                <w:color w:val="000000" w:themeColor="text1"/>
                <w:sz w:val="20"/>
                <w:szCs w:val="20"/>
                <w:bdr w:val="single" w:sz="2" w:space="0" w:color="E5E7EB" w:frame="1"/>
              </w:rPr>
              <w:t>gözden</w:t>
            </w:r>
            <w:proofErr w:type="spellEnd"/>
            <w:r w:rsidRPr="0046031A">
              <w:rPr>
                <w:rStyle w:val="Gl"/>
                <w:b/>
                <w:bCs/>
                <w:color w:val="000000" w:themeColor="text1"/>
                <w:sz w:val="20"/>
                <w:szCs w:val="20"/>
                <w:bdr w:val="single" w:sz="2" w:space="0" w:color="E5E7EB" w:frame="1"/>
              </w:rPr>
              <w:t xml:space="preserve"> </w:t>
            </w:r>
            <w:proofErr w:type="spellStart"/>
            <w:r w:rsidRPr="0046031A">
              <w:rPr>
                <w:rStyle w:val="Gl"/>
                <w:b/>
                <w:bCs/>
                <w:color w:val="000000" w:themeColor="text1"/>
                <w:sz w:val="20"/>
                <w:szCs w:val="20"/>
                <w:bdr w:val="single" w:sz="2" w:space="0" w:color="E5E7EB" w:frame="1"/>
              </w:rPr>
              <w:t>geçirilmesi</w:t>
            </w:r>
            <w:proofErr w:type="spellEnd"/>
          </w:p>
        </w:tc>
        <w:tc>
          <w:tcPr>
            <w:tcW w:w="2268" w:type="dxa"/>
            <w:tcBorders>
              <w:top w:val="single" w:sz="4" w:space="0" w:color="7F7F7F"/>
              <w:left w:val="single" w:sz="4" w:space="0" w:color="7F7F7F"/>
              <w:bottom w:val="single" w:sz="4" w:space="0" w:color="7F7F7F"/>
              <w:right w:val="single" w:sz="4" w:space="0" w:color="7F7F7F"/>
            </w:tcBorders>
            <w:vAlign w:val="center"/>
          </w:tcPr>
          <w:p w14:paraId="51489A98" w14:textId="5190D45A"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b/>
                <w:bCs/>
                <w:color w:val="000000" w:themeColor="text1"/>
              </w:rPr>
            </w:pPr>
            <w:r w:rsidRPr="0046031A">
              <w:rPr>
                <w:rStyle w:val="Gl"/>
                <w:b w:val="0"/>
                <w:bCs w:val="0"/>
                <w:color w:val="000000" w:themeColor="text1"/>
                <w:sz w:val="20"/>
                <w:szCs w:val="20"/>
                <w:bdr w:val="single" w:sz="2" w:space="0" w:color="E5E7EB" w:frame="1"/>
              </w:rPr>
              <w:t>%100</w:t>
            </w:r>
          </w:p>
        </w:tc>
        <w:tc>
          <w:tcPr>
            <w:tcW w:w="3969" w:type="dxa"/>
            <w:tcBorders>
              <w:top w:val="single" w:sz="4" w:space="0" w:color="7F7F7F"/>
              <w:left w:val="single" w:sz="4" w:space="0" w:color="7F7F7F"/>
              <w:bottom w:val="single" w:sz="4" w:space="0" w:color="7F7F7F"/>
              <w:right w:val="single" w:sz="4" w:space="0" w:color="7F7F7F"/>
            </w:tcBorders>
            <w:vAlign w:val="center"/>
          </w:tcPr>
          <w:p w14:paraId="695F9D19" w14:textId="0165F7CA"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46031A">
              <w:rPr>
                <w:color w:val="000000" w:themeColor="text1"/>
                <w:sz w:val="20"/>
                <w:szCs w:val="20"/>
              </w:rPr>
              <w:t>Tüm</w:t>
            </w:r>
            <w:proofErr w:type="spellEnd"/>
            <w:r w:rsidRPr="0046031A">
              <w:rPr>
                <w:color w:val="000000" w:themeColor="text1"/>
                <w:sz w:val="20"/>
                <w:szCs w:val="20"/>
              </w:rPr>
              <w:t xml:space="preserve"> AI </w:t>
            </w:r>
            <w:proofErr w:type="spellStart"/>
            <w:r w:rsidRPr="0046031A">
              <w:rPr>
                <w:color w:val="000000" w:themeColor="text1"/>
                <w:sz w:val="20"/>
                <w:szCs w:val="20"/>
              </w:rPr>
              <w:t>çıktıları</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incelenip</w:t>
            </w:r>
            <w:proofErr w:type="spellEnd"/>
            <w:r w:rsidRPr="0046031A">
              <w:rPr>
                <w:color w:val="000000" w:themeColor="text1"/>
                <w:sz w:val="20"/>
                <w:szCs w:val="20"/>
              </w:rPr>
              <w:t xml:space="preserve"> </w:t>
            </w:r>
            <w:proofErr w:type="spellStart"/>
            <w:r w:rsidRPr="0046031A">
              <w:rPr>
                <w:color w:val="000000" w:themeColor="text1"/>
                <w:sz w:val="20"/>
                <w:szCs w:val="20"/>
              </w:rPr>
              <w:t>projenin</w:t>
            </w:r>
            <w:proofErr w:type="spellEnd"/>
            <w:r w:rsidRPr="0046031A">
              <w:rPr>
                <w:color w:val="000000" w:themeColor="text1"/>
                <w:sz w:val="20"/>
                <w:szCs w:val="20"/>
              </w:rPr>
              <w:t xml:space="preserve"> </w:t>
            </w:r>
            <w:proofErr w:type="spellStart"/>
            <w:r w:rsidRPr="0046031A">
              <w:rPr>
                <w:color w:val="000000" w:themeColor="text1"/>
                <w:sz w:val="20"/>
                <w:szCs w:val="20"/>
              </w:rPr>
              <w:t>mimarisine</w:t>
            </w:r>
            <w:proofErr w:type="spellEnd"/>
            <w:r w:rsidRPr="0046031A">
              <w:rPr>
                <w:color w:val="000000" w:themeColor="text1"/>
                <w:sz w:val="20"/>
                <w:szCs w:val="20"/>
              </w:rPr>
              <w:t xml:space="preserve"> </w:t>
            </w:r>
            <w:proofErr w:type="spellStart"/>
            <w:r w:rsidRPr="0046031A">
              <w:rPr>
                <w:color w:val="000000" w:themeColor="text1"/>
                <w:sz w:val="20"/>
                <w:szCs w:val="20"/>
              </w:rPr>
              <w:t>uyarlanmıştır</w:t>
            </w:r>
            <w:proofErr w:type="spellEnd"/>
          </w:p>
        </w:tc>
      </w:tr>
    </w:tbl>
    <w:p w14:paraId="5D7D8400" w14:textId="77777777" w:rsidR="00052761" w:rsidRDefault="003836EC">
      <w:pPr>
        <w:pStyle w:val="Balk1"/>
      </w:pPr>
      <w:bookmarkStart w:id="106" w:name="_Toc229342363"/>
      <w:r>
        <w:lastRenderedPageBreak/>
        <w:t>11. SONUÇ VE DEĞERLENDİRME</w:t>
      </w:r>
      <w:bookmarkEnd w:id="106"/>
    </w:p>
    <w:p w14:paraId="333DCE11" w14:textId="77777777" w:rsidR="00052761" w:rsidRDefault="003836EC">
      <w:pPr>
        <w:pStyle w:val="Balk2"/>
      </w:pPr>
      <w:bookmarkStart w:id="107" w:name="_Toc229342364"/>
      <w:r>
        <w:t xml:space="preserve">11.1. </w:t>
      </w:r>
      <w:proofErr w:type="spellStart"/>
      <w:r>
        <w:t>Proje</w:t>
      </w:r>
      <w:proofErr w:type="spellEnd"/>
      <w:r>
        <w:t xml:space="preserve"> </w:t>
      </w:r>
      <w:proofErr w:type="spellStart"/>
      <w:r>
        <w:t>Hakkında</w:t>
      </w:r>
      <w:proofErr w:type="spellEnd"/>
      <w:r>
        <w:t xml:space="preserve"> Genel Değerlendirme</w:t>
      </w:r>
      <w:bookmarkEnd w:id="107"/>
    </w:p>
    <w:p w14:paraId="69D5BC48" w14:textId="7E116416" w:rsidR="006463DF" w:rsidRDefault="006463DF" w:rsidP="006463DF">
      <w:pPr>
        <w:ind w:firstLine="0"/>
      </w:pPr>
      <w:proofErr w:type="spellStart"/>
      <w:r w:rsidRPr="006463DF">
        <w:t>Proje</w:t>
      </w:r>
      <w:proofErr w:type="spellEnd"/>
      <w:r w:rsidRPr="006463DF">
        <w:t xml:space="preserve">, </w:t>
      </w:r>
      <w:proofErr w:type="spellStart"/>
      <w:r w:rsidRPr="006463DF">
        <w:t>başlangıçta</w:t>
      </w:r>
      <w:proofErr w:type="spellEnd"/>
      <w:r w:rsidRPr="006463DF">
        <w:t xml:space="preserve"> </w:t>
      </w:r>
      <w:proofErr w:type="spellStart"/>
      <w:r w:rsidRPr="006463DF">
        <w:t>hedeflenen</w:t>
      </w:r>
      <w:proofErr w:type="spellEnd"/>
      <w:r w:rsidRPr="006463DF">
        <w:t xml:space="preserve"> "</w:t>
      </w:r>
      <w:proofErr w:type="spellStart"/>
      <w:r w:rsidRPr="006463DF">
        <w:t>Tarayıcıda</w:t>
      </w:r>
      <w:proofErr w:type="spellEnd"/>
      <w:r w:rsidRPr="006463DF">
        <w:t xml:space="preserve"> </w:t>
      </w:r>
      <w:proofErr w:type="spellStart"/>
      <w:r w:rsidRPr="006463DF">
        <w:t>büyük</w:t>
      </w:r>
      <w:proofErr w:type="spellEnd"/>
      <w:r w:rsidRPr="006463DF">
        <w:t xml:space="preserve"> </w:t>
      </w:r>
      <w:proofErr w:type="spellStart"/>
      <w:r w:rsidRPr="006463DF">
        <w:t>veri</w:t>
      </w:r>
      <w:proofErr w:type="spellEnd"/>
      <w:r w:rsidRPr="006463DF">
        <w:t xml:space="preserve"> </w:t>
      </w:r>
      <w:proofErr w:type="spellStart"/>
      <w:r w:rsidRPr="006463DF">
        <w:t>kümelerinin</w:t>
      </w:r>
      <w:proofErr w:type="spellEnd"/>
      <w:r w:rsidRPr="006463DF">
        <w:t xml:space="preserve"> </w:t>
      </w:r>
      <w:proofErr w:type="spellStart"/>
      <w:r w:rsidRPr="006463DF">
        <w:t>donmadan</w:t>
      </w:r>
      <w:proofErr w:type="spellEnd"/>
      <w:r w:rsidRPr="006463DF">
        <w:t xml:space="preserve"> </w:t>
      </w:r>
      <w:proofErr w:type="spellStart"/>
      <w:r w:rsidRPr="006463DF">
        <w:t>analiz</w:t>
      </w:r>
      <w:proofErr w:type="spellEnd"/>
      <w:r w:rsidRPr="006463DF">
        <w:t xml:space="preserve"> </w:t>
      </w:r>
      <w:proofErr w:type="spellStart"/>
      <w:r w:rsidRPr="006463DF">
        <w:t>edilmesi</w:t>
      </w:r>
      <w:proofErr w:type="spellEnd"/>
      <w:r w:rsidRPr="006463DF">
        <w:t xml:space="preserve">" </w:t>
      </w:r>
      <w:proofErr w:type="spellStart"/>
      <w:r w:rsidRPr="006463DF">
        <w:t>vizyonuna</w:t>
      </w:r>
      <w:proofErr w:type="spellEnd"/>
      <w:r w:rsidRPr="006463DF">
        <w:t xml:space="preserve"> %100 </w:t>
      </w:r>
      <w:proofErr w:type="spellStart"/>
      <w:r w:rsidRPr="006463DF">
        <w:t>oranında</w:t>
      </w:r>
      <w:proofErr w:type="spellEnd"/>
      <w:r w:rsidRPr="006463DF">
        <w:t xml:space="preserve"> </w:t>
      </w:r>
      <w:proofErr w:type="spellStart"/>
      <w:r w:rsidRPr="006463DF">
        <w:t>ulaşmıştır</w:t>
      </w:r>
      <w:proofErr w:type="spellEnd"/>
      <w:r w:rsidRPr="006463DF">
        <w:t xml:space="preserve">. </w:t>
      </w:r>
      <w:proofErr w:type="spellStart"/>
      <w:r w:rsidRPr="006463DF">
        <w:t>Klasik</w:t>
      </w:r>
      <w:proofErr w:type="spellEnd"/>
      <w:r w:rsidRPr="006463DF">
        <w:t xml:space="preserve"> (</w:t>
      </w:r>
      <w:proofErr w:type="spellStart"/>
      <w:r w:rsidRPr="006463DF">
        <w:t>sunucu</w:t>
      </w:r>
      <w:proofErr w:type="spellEnd"/>
      <w:r w:rsidRPr="006463DF">
        <w:t xml:space="preserve"> </w:t>
      </w:r>
      <w:proofErr w:type="spellStart"/>
      <w:r w:rsidRPr="006463DF">
        <w:t>tabanlı</w:t>
      </w:r>
      <w:proofErr w:type="spellEnd"/>
      <w:r w:rsidRPr="006463DF">
        <w:t xml:space="preserve">) </w:t>
      </w:r>
      <w:proofErr w:type="spellStart"/>
      <w:r w:rsidRPr="006463DF">
        <w:t>veri</w:t>
      </w:r>
      <w:proofErr w:type="spellEnd"/>
      <w:r w:rsidRPr="006463DF">
        <w:t xml:space="preserve"> </w:t>
      </w:r>
      <w:proofErr w:type="spellStart"/>
      <w:r w:rsidRPr="006463DF">
        <w:t>analizi</w:t>
      </w:r>
      <w:proofErr w:type="spellEnd"/>
      <w:r w:rsidRPr="006463DF">
        <w:t xml:space="preserve"> </w:t>
      </w:r>
      <w:proofErr w:type="spellStart"/>
      <w:r w:rsidRPr="006463DF">
        <w:t>yöntemleri</w:t>
      </w:r>
      <w:proofErr w:type="spellEnd"/>
      <w:r w:rsidRPr="006463DF">
        <w:t xml:space="preserve"> </w:t>
      </w:r>
      <w:proofErr w:type="spellStart"/>
      <w:r w:rsidRPr="006463DF">
        <w:t>yerine</w:t>
      </w:r>
      <w:proofErr w:type="spellEnd"/>
      <w:r w:rsidRPr="006463DF">
        <w:t>, </w:t>
      </w:r>
      <w:r w:rsidRPr="006463DF">
        <w:rPr>
          <w:b/>
          <w:bCs/>
        </w:rPr>
        <w:t>Web Workers API</w:t>
      </w:r>
      <w:r w:rsidRPr="006463DF">
        <w:t> </w:t>
      </w:r>
      <w:proofErr w:type="spellStart"/>
      <w:r w:rsidRPr="006463DF">
        <w:t>ve</w:t>
      </w:r>
      <w:proofErr w:type="spellEnd"/>
      <w:r w:rsidRPr="006463DF">
        <w:t> </w:t>
      </w:r>
      <w:r w:rsidRPr="006463DF">
        <w:rPr>
          <w:b/>
          <w:bCs/>
        </w:rPr>
        <w:t>Streaming (Chunking)</w:t>
      </w:r>
      <w:r w:rsidRPr="006463DF">
        <w:t> </w:t>
      </w:r>
      <w:proofErr w:type="spellStart"/>
      <w:r w:rsidRPr="006463DF">
        <w:t>yaklaşımları</w:t>
      </w:r>
      <w:proofErr w:type="spellEnd"/>
      <w:r w:rsidRPr="006463DF">
        <w:t xml:space="preserve"> </w:t>
      </w:r>
      <w:proofErr w:type="spellStart"/>
      <w:r w:rsidRPr="006463DF">
        <w:t>kullanılarak</w:t>
      </w:r>
      <w:proofErr w:type="spellEnd"/>
      <w:r w:rsidRPr="006463DF">
        <w:t xml:space="preserve">; </w:t>
      </w:r>
      <w:proofErr w:type="spellStart"/>
      <w:r w:rsidRPr="006463DF">
        <w:t>sunucu</w:t>
      </w:r>
      <w:proofErr w:type="spellEnd"/>
      <w:r w:rsidRPr="006463DF">
        <w:t xml:space="preserve"> </w:t>
      </w:r>
      <w:proofErr w:type="spellStart"/>
      <w:r w:rsidRPr="006463DF">
        <w:t>faturası</w:t>
      </w:r>
      <w:proofErr w:type="spellEnd"/>
      <w:r w:rsidRPr="006463DF">
        <w:t xml:space="preserve"> </w:t>
      </w:r>
      <w:proofErr w:type="spellStart"/>
      <w:r w:rsidRPr="006463DF">
        <w:t>oluşturmayan</w:t>
      </w:r>
      <w:proofErr w:type="spellEnd"/>
      <w:r w:rsidRPr="006463DF">
        <w:t xml:space="preserve">, %100 KVKK/GDPR </w:t>
      </w:r>
      <w:proofErr w:type="spellStart"/>
      <w:r w:rsidRPr="006463DF">
        <w:t>uyumlu</w:t>
      </w:r>
      <w:proofErr w:type="spellEnd"/>
      <w:r w:rsidRPr="006463DF">
        <w:t xml:space="preserve"> </w:t>
      </w:r>
      <w:proofErr w:type="spellStart"/>
      <w:r w:rsidRPr="006463DF">
        <w:t>ve</w:t>
      </w:r>
      <w:proofErr w:type="spellEnd"/>
      <w:r w:rsidRPr="006463DF">
        <w:t xml:space="preserve"> </w:t>
      </w:r>
      <w:proofErr w:type="spellStart"/>
      <w:r w:rsidRPr="006463DF">
        <w:t>yüksek</w:t>
      </w:r>
      <w:proofErr w:type="spellEnd"/>
      <w:r w:rsidRPr="006463DF">
        <w:t xml:space="preserve"> </w:t>
      </w:r>
      <w:proofErr w:type="spellStart"/>
      <w:r w:rsidRPr="006463DF">
        <w:t>performanslı</w:t>
      </w:r>
      <w:proofErr w:type="spellEnd"/>
      <w:r w:rsidRPr="006463DF">
        <w:t xml:space="preserve"> (INP &lt; 50ms) </w:t>
      </w:r>
      <w:proofErr w:type="spellStart"/>
      <w:r w:rsidRPr="006463DF">
        <w:t>bir</w:t>
      </w:r>
      <w:proofErr w:type="spellEnd"/>
      <w:r w:rsidRPr="006463DF">
        <w:t xml:space="preserve"> </w:t>
      </w:r>
      <w:proofErr w:type="spellStart"/>
      <w:r w:rsidRPr="006463DF">
        <w:t>araç</w:t>
      </w:r>
      <w:proofErr w:type="spellEnd"/>
      <w:r w:rsidRPr="006463DF">
        <w:t xml:space="preserve"> </w:t>
      </w:r>
      <w:proofErr w:type="spellStart"/>
      <w:r w:rsidRPr="006463DF">
        <w:t>ortaya</w:t>
      </w:r>
      <w:proofErr w:type="spellEnd"/>
      <w:r w:rsidRPr="006463DF">
        <w:t xml:space="preserve"> </w:t>
      </w:r>
      <w:proofErr w:type="spellStart"/>
      <w:r w:rsidRPr="006463DF">
        <w:t>çıkarılmıştır</w:t>
      </w:r>
      <w:proofErr w:type="spellEnd"/>
      <w:r w:rsidRPr="006463DF">
        <w:t xml:space="preserve">. </w:t>
      </w:r>
      <w:proofErr w:type="spellStart"/>
      <w:r w:rsidRPr="006463DF">
        <w:t>Hedeflenen</w:t>
      </w:r>
      <w:proofErr w:type="spellEnd"/>
      <w:r w:rsidRPr="006463DF">
        <w:t xml:space="preserve"> </w:t>
      </w:r>
      <w:proofErr w:type="spellStart"/>
      <w:r w:rsidRPr="006463DF">
        <w:t>tüm</w:t>
      </w:r>
      <w:proofErr w:type="spellEnd"/>
      <w:r w:rsidRPr="006463DF">
        <w:t xml:space="preserve"> </w:t>
      </w:r>
      <w:proofErr w:type="spellStart"/>
      <w:r w:rsidRPr="006463DF">
        <w:t>performans</w:t>
      </w:r>
      <w:proofErr w:type="spellEnd"/>
      <w:r w:rsidRPr="006463DF">
        <w:t xml:space="preserve"> </w:t>
      </w:r>
      <w:proofErr w:type="spellStart"/>
      <w:r w:rsidRPr="006463DF">
        <w:t>metrikleri</w:t>
      </w:r>
      <w:proofErr w:type="spellEnd"/>
      <w:r w:rsidRPr="006463DF">
        <w:t xml:space="preserve"> (Lighthouse 100/100 </w:t>
      </w:r>
      <w:proofErr w:type="spellStart"/>
      <w:r w:rsidRPr="006463DF">
        <w:t>Erişilebilirlik</w:t>
      </w:r>
      <w:proofErr w:type="spellEnd"/>
      <w:r w:rsidRPr="006463DF">
        <w:t xml:space="preserve">) </w:t>
      </w:r>
      <w:proofErr w:type="spellStart"/>
      <w:r w:rsidRPr="006463DF">
        <w:t>başarıyla</w:t>
      </w:r>
      <w:proofErr w:type="spellEnd"/>
      <w:r w:rsidRPr="006463DF">
        <w:t xml:space="preserve"> </w:t>
      </w:r>
      <w:proofErr w:type="spellStart"/>
      <w:r w:rsidRPr="006463DF">
        <w:t>karşılanmıştır</w:t>
      </w:r>
      <w:proofErr w:type="spellEnd"/>
      <w:r w:rsidRPr="006463DF">
        <w:t>.</w:t>
      </w:r>
    </w:p>
    <w:p w14:paraId="438F235B" w14:textId="77777777" w:rsidR="00052761" w:rsidRDefault="003836EC">
      <w:pPr>
        <w:pStyle w:val="Balk2"/>
      </w:pPr>
      <w:bookmarkStart w:id="108" w:name="_Toc229342365"/>
      <w:r>
        <w:t xml:space="preserve">11.2. </w:t>
      </w:r>
      <w:proofErr w:type="spellStart"/>
      <w:r>
        <w:t>Karşılaşılan</w:t>
      </w:r>
      <w:proofErr w:type="spellEnd"/>
      <w:r>
        <w:t xml:space="preserve"> </w:t>
      </w:r>
      <w:proofErr w:type="spellStart"/>
      <w:r>
        <w:t>Zorluklar</w:t>
      </w:r>
      <w:proofErr w:type="spellEnd"/>
      <w:r>
        <w:t xml:space="preserve"> </w:t>
      </w:r>
      <w:proofErr w:type="spellStart"/>
      <w:r>
        <w:t>ve</w:t>
      </w:r>
      <w:proofErr w:type="spellEnd"/>
      <w:r>
        <w:t xml:space="preserve"> </w:t>
      </w:r>
      <w:proofErr w:type="spellStart"/>
      <w:r>
        <w:t>Çözümleri</w:t>
      </w:r>
      <w:bookmarkEnd w:id="108"/>
      <w:proofErr w:type="spellEnd"/>
    </w:p>
    <w:p w14:paraId="654C2968" w14:textId="77777777" w:rsidR="00052761" w:rsidRDefault="003836EC">
      <w:pPr>
        <w:pStyle w:val="ResimYazs"/>
        <w:spacing w:after="120"/>
      </w:pPr>
      <w:bookmarkStart w:id="109" w:name="_Toc229342412"/>
      <w:r>
        <w:t xml:space="preserve">Tablo </w:t>
      </w:r>
      <w:fldSimple w:instr=" SEQ Tablo \* ARABIC ">
        <w:r w:rsidR="00C917B5">
          <w:rPr>
            <w:noProof/>
          </w:rPr>
          <w:t>22</w:t>
        </w:r>
      </w:fldSimple>
      <w:r>
        <w:t xml:space="preserve">: </w:t>
      </w:r>
      <w:proofErr w:type="spellStart"/>
      <w:r>
        <w:t>Geliştirme</w:t>
      </w:r>
      <w:proofErr w:type="spellEnd"/>
      <w:r>
        <w:t xml:space="preserve"> </w:t>
      </w:r>
      <w:proofErr w:type="spellStart"/>
      <w:r>
        <w:t>Sürecindeki</w:t>
      </w:r>
      <w:proofErr w:type="spellEnd"/>
      <w:r>
        <w:t xml:space="preserve"> En Büyük 3 </w:t>
      </w:r>
      <w:proofErr w:type="spellStart"/>
      <w:r>
        <w:t>Zorluk</w:t>
      </w:r>
      <w:bookmarkEnd w:id="109"/>
      <w:proofErr w:type="spellEnd"/>
    </w:p>
    <w:tbl>
      <w:tblPr>
        <w:tblStyle w:val="AkKlavuz-Vurgu1"/>
        <w:tblW w:w="9072" w:type="dxa"/>
        <w:jc w:val="center"/>
        <w:tblLayout w:type="fixed"/>
        <w:tblLook w:val="04A0" w:firstRow="1" w:lastRow="0" w:firstColumn="1" w:lastColumn="0" w:noHBand="0" w:noVBand="1"/>
      </w:tblPr>
      <w:tblGrid>
        <w:gridCol w:w="2835"/>
        <w:gridCol w:w="2835"/>
        <w:gridCol w:w="3402"/>
      </w:tblGrid>
      <w:tr w:rsidR="00052761" w14:paraId="5C366FCF" w14:textId="77777777" w:rsidTr="006463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35DD6255" w14:textId="77777777" w:rsidR="00052761" w:rsidRDefault="003836EC">
            <w:pPr>
              <w:ind w:firstLine="0"/>
            </w:pPr>
            <w:proofErr w:type="spellStart"/>
            <w:r>
              <w:rPr>
                <w:color w:val="FFFFFF"/>
                <w:sz w:val="22"/>
              </w:rPr>
              <w:t>Zorluk</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091231C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Çözüm</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1A0C12B5" w14:textId="77777777" w:rsidR="00052761" w:rsidRDefault="003836E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Öğrenilen</w:t>
            </w:r>
            <w:proofErr w:type="spellEnd"/>
          </w:p>
        </w:tc>
      </w:tr>
      <w:tr w:rsidR="006463DF" w14:paraId="00E9CC62" w14:textId="77777777" w:rsidTr="006463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F6C5209" w14:textId="7280F24B" w:rsidR="006463DF" w:rsidRPr="006463DF" w:rsidRDefault="006463DF" w:rsidP="006463DF">
            <w:pPr>
              <w:ind w:firstLine="0"/>
              <w:rPr>
                <w:sz w:val="20"/>
                <w:szCs w:val="20"/>
              </w:rPr>
            </w:pPr>
            <w:r w:rsidRPr="006463DF">
              <w:rPr>
                <w:sz w:val="20"/>
                <w:szCs w:val="20"/>
              </w:rPr>
              <w:t xml:space="preserve">Ana </w:t>
            </w:r>
            <w:proofErr w:type="spellStart"/>
            <w:r w:rsidRPr="006463DF">
              <w:rPr>
                <w:sz w:val="20"/>
                <w:szCs w:val="20"/>
              </w:rPr>
              <w:t>İş</w:t>
            </w:r>
            <w:proofErr w:type="spellEnd"/>
            <w:r w:rsidRPr="006463DF">
              <w:rPr>
                <w:sz w:val="20"/>
                <w:szCs w:val="20"/>
              </w:rPr>
              <w:t xml:space="preserve"> </w:t>
            </w:r>
            <w:proofErr w:type="spellStart"/>
            <w:r w:rsidRPr="006463DF">
              <w:rPr>
                <w:sz w:val="20"/>
                <w:szCs w:val="20"/>
              </w:rPr>
              <w:t>Parçacığının</w:t>
            </w:r>
            <w:proofErr w:type="spellEnd"/>
            <w:r w:rsidRPr="006463DF">
              <w:rPr>
                <w:sz w:val="20"/>
                <w:szCs w:val="20"/>
              </w:rPr>
              <w:t xml:space="preserve"> (UI) </w:t>
            </w:r>
            <w:proofErr w:type="spellStart"/>
            <w:r w:rsidRPr="006463DF">
              <w:rPr>
                <w:sz w:val="20"/>
                <w:szCs w:val="20"/>
              </w:rPr>
              <w:t>Donması</w:t>
            </w:r>
            <w:proofErr w:type="spellEnd"/>
            <w:r w:rsidRPr="006463DF">
              <w:rPr>
                <w:sz w:val="20"/>
                <w:szCs w:val="20"/>
              </w:rPr>
              <w:t xml:space="preserve">: </w:t>
            </w:r>
            <w:proofErr w:type="spellStart"/>
            <w:r w:rsidRPr="006463DF">
              <w:rPr>
                <w:sz w:val="20"/>
                <w:szCs w:val="20"/>
              </w:rPr>
              <w:t>Milyonlarca</w:t>
            </w:r>
            <w:proofErr w:type="spellEnd"/>
            <w:r w:rsidRPr="006463DF">
              <w:rPr>
                <w:sz w:val="20"/>
                <w:szCs w:val="20"/>
              </w:rPr>
              <w:t xml:space="preserve"> </w:t>
            </w:r>
            <w:proofErr w:type="spellStart"/>
            <w:r w:rsidRPr="006463DF">
              <w:rPr>
                <w:sz w:val="20"/>
                <w:szCs w:val="20"/>
              </w:rPr>
              <w:t>satırlık</w:t>
            </w:r>
            <w:proofErr w:type="spellEnd"/>
            <w:r w:rsidRPr="006463DF">
              <w:rPr>
                <w:sz w:val="20"/>
                <w:szCs w:val="20"/>
              </w:rPr>
              <w:t xml:space="preserve"> </w:t>
            </w:r>
            <w:proofErr w:type="spellStart"/>
            <w:r w:rsidRPr="006463DF">
              <w:rPr>
                <w:sz w:val="20"/>
                <w:szCs w:val="20"/>
              </w:rPr>
              <w:t>verinin</w:t>
            </w:r>
            <w:proofErr w:type="spellEnd"/>
            <w:r w:rsidRPr="006463DF">
              <w:rPr>
                <w:sz w:val="20"/>
                <w:szCs w:val="20"/>
              </w:rPr>
              <w:t xml:space="preserve"> </w:t>
            </w:r>
            <w:proofErr w:type="spellStart"/>
            <w:r w:rsidRPr="006463DF">
              <w:rPr>
                <w:sz w:val="20"/>
                <w:szCs w:val="20"/>
              </w:rPr>
              <w:t>döngüye</w:t>
            </w:r>
            <w:proofErr w:type="spellEnd"/>
            <w:r w:rsidRPr="006463DF">
              <w:rPr>
                <w:sz w:val="20"/>
                <w:szCs w:val="20"/>
              </w:rPr>
              <w:t xml:space="preserve"> </w:t>
            </w:r>
            <w:proofErr w:type="spellStart"/>
            <w:r w:rsidRPr="006463DF">
              <w:rPr>
                <w:sz w:val="20"/>
                <w:szCs w:val="20"/>
              </w:rPr>
              <w:t>sokulduğunda</w:t>
            </w:r>
            <w:proofErr w:type="spellEnd"/>
            <w:r w:rsidRPr="006463DF">
              <w:rPr>
                <w:sz w:val="20"/>
                <w:szCs w:val="20"/>
              </w:rPr>
              <w:t xml:space="preserve"> </w:t>
            </w:r>
            <w:proofErr w:type="spellStart"/>
            <w:r w:rsidRPr="006463DF">
              <w:rPr>
                <w:sz w:val="20"/>
                <w:szCs w:val="20"/>
              </w:rPr>
              <w:t>tarayıcının</w:t>
            </w:r>
            <w:proofErr w:type="spellEnd"/>
            <w:r w:rsidRPr="006463DF">
              <w:rPr>
                <w:sz w:val="20"/>
                <w:szCs w:val="20"/>
              </w:rPr>
              <w:t xml:space="preserve"> </w:t>
            </w:r>
            <w:proofErr w:type="spellStart"/>
            <w:r w:rsidRPr="006463DF">
              <w:rPr>
                <w:sz w:val="20"/>
                <w:szCs w:val="20"/>
              </w:rPr>
              <w:t>kilitlenmesi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6993E415" w14:textId="304D4D3F"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463DF">
              <w:rPr>
                <w:sz w:val="20"/>
                <w:szCs w:val="20"/>
              </w:rPr>
              <w:t>Tüm</w:t>
            </w:r>
            <w:proofErr w:type="spellEnd"/>
            <w:r w:rsidRPr="006463DF">
              <w:rPr>
                <w:sz w:val="20"/>
                <w:szCs w:val="20"/>
              </w:rPr>
              <w:t xml:space="preserve"> for </w:t>
            </w:r>
            <w:proofErr w:type="spellStart"/>
            <w:r w:rsidRPr="006463DF">
              <w:rPr>
                <w:sz w:val="20"/>
                <w:szCs w:val="20"/>
              </w:rPr>
              <w:t>döngüleri</w:t>
            </w:r>
            <w:proofErr w:type="spellEnd"/>
            <w:r w:rsidRPr="006463DF">
              <w:rPr>
                <w:sz w:val="20"/>
                <w:szCs w:val="20"/>
              </w:rPr>
              <w:t xml:space="preserve">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PapaParse</w:t>
            </w:r>
            <w:proofErr w:type="spellEnd"/>
            <w:r w:rsidRPr="006463DF">
              <w:rPr>
                <w:sz w:val="20"/>
                <w:szCs w:val="20"/>
              </w:rPr>
              <w:t xml:space="preserve"> </w:t>
            </w:r>
            <w:proofErr w:type="spellStart"/>
            <w:r w:rsidRPr="006463DF">
              <w:rPr>
                <w:sz w:val="20"/>
                <w:szCs w:val="20"/>
              </w:rPr>
              <w:t>ayrıştırma</w:t>
            </w:r>
            <w:proofErr w:type="spellEnd"/>
            <w:r w:rsidRPr="006463DF">
              <w:rPr>
                <w:sz w:val="20"/>
                <w:szCs w:val="20"/>
              </w:rPr>
              <w:t xml:space="preserve"> </w:t>
            </w:r>
            <w:proofErr w:type="spellStart"/>
            <w:r w:rsidRPr="006463DF">
              <w:rPr>
                <w:sz w:val="20"/>
                <w:szCs w:val="20"/>
              </w:rPr>
              <w:t>işlemi</w:t>
            </w:r>
            <w:proofErr w:type="spellEnd"/>
            <w:r w:rsidRPr="006463DF">
              <w:rPr>
                <w:sz w:val="20"/>
                <w:szCs w:val="20"/>
              </w:rPr>
              <w:t xml:space="preserve"> Web Worker </w:t>
            </w:r>
            <w:proofErr w:type="spellStart"/>
            <w:r w:rsidRPr="006463DF">
              <w:rPr>
                <w:sz w:val="20"/>
                <w:szCs w:val="20"/>
              </w:rPr>
              <w:t>arka</w:t>
            </w:r>
            <w:proofErr w:type="spellEnd"/>
            <w:r w:rsidRPr="006463DF">
              <w:rPr>
                <w:sz w:val="20"/>
                <w:szCs w:val="20"/>
              </w:rPr>
              <w:t xml:space="preserve"> plan </w:t>
            </w:r>
            <w:proofErr w:type="spellStart"/>
            <w:r w:rsidRPr="006463DF">
              <w:rPr>
                <w:sz w:val="20"/>
                <w:szCs w:val="20"/>
              </w:rPr>
              <w:t>iş</w:t>
            </w:r>
            <w:proofErr w:type="spellEnd"/>
            <w:r w:rsidRPr="006463DF">
              <w:rPr>
                <w:sz w:val="20"/>
                <w:szCs w:val="20"/>
              </w:rPr>
              <w:t xml:space="preserve"> </w:t>
            </w:r>
            <w:proofErr w:type="spellStart"/>
            <w:r w:rsidRPr="006463DF">
              <w:rPr>
                <w:sz w:val="20"/>
                <w:szCs w:val="20"/>
              </w:rPr>
              <w:t>parçacığına</w:t>
            </w:r>
            <w:proofErr w:type="spellEnd"/>
            <w:r w:rsidRPr="006463DF">
              <w:rPr>
                <w:sz w:val="20"/>
                <w:szCs w:val="20"/>
              </w:rPr>
              <w:t xml:space="preserve"> </w:t>
            </w:r>
            <w:proofErr w:type="spellStart"/>
            <w:r w:rsidRPr="006463DF">
              <w:rPr>
                <w:sz w:val="20"/>
                <w:szCs w:val="20"/>
              </w:rPr>
              <w:t>taşınarak</w:t>
            </w:r>
            <w:proofErr w:type="spellEnd"/>
            <w:r w:rsidRPr="006463DF">
              <w:rPr>
                <w:sz w:val="20"/>
                <w:szCs w:val="20"/>
              </w:rPr>
              <w:t xml:space="preserve"> </w:t>
            </w:r>
            <w:proofErr w:type="spellStart"/>
            <w:r w:rsidRPr="006463DF">
              <w:rPr>
                <w:sz w:val="20"/>
                <w:szCs w:val="20"/>
              </w:rPr>
              <w:t>çözüldü</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69A1D809" w14:textId="2E589B54"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6463DF">
              <w:rPr>
                <w:sz w:val="20"/>
                <w:szCs w:val="20"/>
              </w:rPr>
              <w:t xml:space="preserve">"Single-Thread" </w:t>
            </w:r>
            <w:proofErr w:type="spellStart"/>
            <w:r w:rsidRPr="006463DF">
              <w:rPr>
                <w:sz w:val="20"/>
                <w:szCs w:val="20"/>
              </w:rPr>
              <w:t>olan</w:t>
            </w:r>
            <w:proofErr w:type="spellEnd"/>
            <w:r w:rsidRPr="006463DF">
              <w:rPr>
                <w:sz w:val="20"/>
                <w:szCs w:val="20"/>
              </w:rPr>
              <w:t xml:space="preserve"> </w:t>
            </w:r>
            <w:proofErr w:type="spellStart"/>
            <w:r w:rsidRPr="006463DF">
              <w:rPr>
                <w:sz w:val="20"/>
                <w:szCs w:val="20"/>
              </w:rPr>
              <w:t>JavaScript'in</w:t>
            </w:r>
            <w:proofErr w:type="spellEnd"/>
            <w:r w:rsidRPr="006463DF">
              <w:rPr>
                <w:sz w:val="20"/>
                <w:szCs w:val="20"/>
              </w:rPr>
              <w:t xml:space="preserve"> </w:t>
            </w:r>
            <w:proofErr w:type="spellStart"/>
            <w:r w:rsidRPr="006463DF">
              <w:rPr>
                <w:sz w:val="20"/>
                <w:szCs w:val="20"/>
              </w:rPr>
              <w:t>postMessage</w:t>
            </w:r>
            <w:proofErr w:type="spellEnd"/>
            <w:r w:rsidRPr="006463DF">
              <w:rPr>
                <w:sz w:val="20"/>
                <w:szCs w:val="20"/>
              </w:rPr>
              <w:t xml:space="preserve"> </w:t>
            </w:r>
            <w:proofErr w:type="spellStart"/>
            <w:r w:rsidRPr="006463DF">
              <w:rPr>
                <w:sz w:val="20"/>
                <w:szCs w:val="20"/>
              </w:rPr>
              <w:t>asenkron</w:t>
            </w:r>
            <w:proofErr w:type="spellEnd"/>
            <w:r w:rsidRPr="006463DF">
              <w:rPr>
                <w:sz w:val="20"/>
                <w:szCs w:val="20"/>
              </w:rPr>
              <w:t xml:space="preserve"> </w:t>
            </w:r>
            <w:proofErr w:type="spellStart"/>
            <w:r w:rsidRPr="006463DF">
              <w:rPr>
                <w:sz w:val="20"/>
                <w:szCs w:val="20"/>
              </w:rPr>
              <w:t>mimarisiyle</w:t>
            </w:r>
            <w:proofErr w:type="spellEnd"/>
            <w:r w:rsidRPr="006463DF">
              <w:rPr>
                <w:sz w:val="20"/>
                <w:szCs w:val="20"/>
              </w:rPr>
              <w:t xml:space="preserve"> </w:t>
            </w:r>
            <w:proofErr w:type="gramStart"/>
            <w:r w:rsidRPr="006463DF">
              <w:rPr>
                <w:sz w:val="20"/>
                <w:szCs w:val="20"/>
              </w:rPr>
              <w:t>Multi-Thread</w:t>
            </w:r>
            <w:proofErr w:type="gramEnd"/>
            <w:r w:rsidRPr="006463DF">
              <w:rPr>
                <w:sz w:val="20"/>
                <w:szCs w:val="20"/>
              </w:rPr>
              <w:t xml:space="preserve"> </w:t>
            </w:r>
            <w:proofErr w:type="spellStart"/>
            <w:r w:rsidRPr="006463DF">
              <w:rPr>
                <w:sz w:val="20"/>
                <w:szCs w:val="20"/>
              </w:rPr>
              <w:t>gibi</w:t>
            </w:r>
            <w:proofErr w:type="spellEnd"/>
            <w:r w:rsidRPr="006463DF">
              <w:rPr>
                <w:sz w:val="20"/>
                <w:szCs w:val="20"/>
              </w:rPr>
              <w:t xml:space="preserve"> </w:t>
            </w:r>
            <w:proofErr w:type="spellStart"/>
            <w:r w:rsidRPr="006463DF">
              <w:rPr>
                <w:sz w:val="20"/>
                <w:szCs w:val="20"/>
              </w:rPr>
              <w:t>nasıl</w:t>
            </w:r>
            <w:proofErr w:type="spellEnd"/>
            <w:r w:rsidRPr="006463DF">
              <w:rPr>
                <w:sz w:val="20"/>
                <w:szCs w:val="20"/>
              </w:rPr>
              <w:t xml:space="preserve"> </w:t>
            </w:r>
            <w:proofErr w:type="spellStart"/>
            <w:r w:rsidRPr="006463DF">
              <w:rPr>
                <w:sz w:val="20"/>
                <w:szCs w:val="20"/>
              </w:rPr>
              <w:t>kullanılabileceği</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r w:rsidR="006463DF" w14:paraId="75200889" w14:textId="77777777" w:rsidTr="006463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452696D" w14:textId="29A31E24" w:rsidR="006463DF" w:rsidRPr="006463DF" w:rsidRDefault="006463DF" w:rsidP="006463DF">
            <w:pPr>
              <w:ind w:firstLine="0"/>
              <w:rPr>
                <w:sz w:val="20"/>
                <w:szCs w:val="20"/>
              </w:rPr>
            </w:pPr>
            <w:r w:rsidRPr="006463DF">
              <w:rPr>
                <w:sz w:val="20"/>
                <w:szCs w:val="20"/>
              </w:rPr>
              <w:t>RAM (</w:t>
            </w:r>
            <w:proofErr w:type="spellStart"/>
            <w:r w:rsidRPr="006463DF">
              <w:rPr>
                <w:sz w:val="20"/>
                <w:szCs w:val="20"/>
              </w:rPr>
              <w:t>Bellek</w:t>
            </w:r>
            <w:proofErr w:type="spellEnd"/>
            <w:r w:rsidRPr="006463DF">
              <w:rPr>
                <w:sz w:val="20"/>
                <w:szCs w:val="20"/>
              </w:rPr>
              <w:t xml:space="preserve">) </w:t>
            </w:r>
            <w:proofErr w:type="spellStart"/>
            <w:r w:rsidRPr="006463DF">
              <w:rPr>
                <w:sz w:val="20"/>
                <w:szCs w:val="20"/>
              </w:rPr>
              <w:t>Taşması</w:t>
            </w:r>
            <w:proofErr w:type="spellEnd"/>
            <w:r w:rsidRPr="006463DF">
              <w:rPr>
                <w:sz w:val="20"/>
                <w:szCs w:val="20"/>
              </w:rPr>
              <w:t xml:space="preserve">: 50 </w:t>
            </w:r>
            <w:proofErr w:type="spellStart"/>
            <w:r w:rsidRPr="006463DF">
              <w:rPr>
                <w:sz w:val="20"/>
                <w:szCs w:val="20"/>
              </w:rPr>
              <w:t>MB'lık</w:t>
            </w:r>
            <w:proofErr w:type="spellEnd"/>
            <w:r w:rsidRPr="006463DF">
              <w:rPr>
                <w:sz w:val="20"/>
                <w:szCs w:val="20"/>
              </w:rPr>
              <w:t xml:space="preserve"> </w:t>
            </w:r>
            <w:proofErr w:type="spellStart"/>
            <w:r w:rsidRPr="006463DF">
              <w:rPr>
                <w:sz w:val="20"/>
                <w:szCs w:val="20"/>
              </w:rPr>
              <w:t>dosyanın</w:t>
            </w:r>
            <w:proofErr w:type="spellEnd"/>
            <w:r w:rsidRPr="006463DF">
              <w:rPr>
                <w:sz w:val="20"/>
                <w:szCs w:val="20"/>
              </w:rPr>
              <w:t xml:space="preserve"> </w:t>
            </w:r>
            <w:proofErr w:type="spellStart"/>
            <w:r w:rsidRPr="006463DF">
              <w:rPr>
                <w:sz w:val="20"/>
                <w:szCs w:val="20"/>
              </w:rPr>
              <w:t>bir</w:t>
            </w:r>
            <w:proofErr w:type="spellEnd"/>
            <w:r w:rsidRPr="006463DF">
              <w:rPr>
                <w:sz w:val="20"/>
                <w:szCs w:val="20"/>
              </w:rPr>
              <w:t xml:space="preserve"> </w:t>
            </w:r>
            <w:proofErr w:type="spellStart"/>
            <w:r w:rsidRPr="006463DF">
              <w:rPr>
                <w:sz w:val="20"/>
                <w:szCs w:val="20"/>
              </w:rPr>
              <w:t>kerede</w:t>
            </w:r>
            <w:proofErr w:type="spellEnd"/>
            <w:r w:rsidRPr="006463DF">
              <w:rPr>
                <w:sz w:val="20"/>
                <w:szCs w:val="20"/>
              </w:rPr>
              <w:t xml:space="preserve"> </w:t>
            </w:r>
            <w:proofErr w:type="spellStart"/>
            <w:r w:rsidRPr="006463DF">
              <w:rPr>
                <w:sz w:val="20"/>
                <w:szCs w:val="20"/>
              </w:rPr>
              <w:t>RAM'e</w:t>
            </w:r>
            <w:proofErr w:type="spellEnd"/>
            <w:r w:rsidRPr="006463DF">
              <w:rPr>
                <w:sz w:val="20"/>
                <w:szCs w:val="20"/>
              </w:rPr>
              <w:t xml:space="preserve"> </w:t>
            </w:r>
            <w:proofErr w:type="spellStart"/>
            <w:r w:rsidRPr="006463DF">
              <w:rPr>
                <w:sz w:val="20"/>
                <w:szCs w:val="20"/>
              </w:rPr>
              <w:t>alındığında</w:t>
            </w:r>
            <w:proofErr w:type="spellEnd"/>
            <w:r w:rsidRPr="006463DF">
              <w:rPr>
                <w:sz w:val="20"/>
                <w:szCs w:val="20"/>
              </w:rPr>
              <w:t xml:space="preserve"> Out-of-Memory </w:t>
            </w:r>
            <w:proofErr w:type="spellStart"/>
            <w:r w:rsidRPr="006463DF">
              <w:rPr>
                <w:sz w:val="20"/>
                <w:szCs w:val="20"/>
              </w:rPr>
              <w:t>hatası</w:t>
            </w:r>
            <w:proofErr w:type="spellEnd"/>
            <w:r w:rsidRPr="006463DF">
              <w:rPr>
                <w:sz w:val="20"/>
                <w:szCs w:val="20"/>
              </w:rPr>
              <w:t xml:space="preserve"> </w:t>
            </w:r>
            <w:proofErr w:type="spellStart"/>
            <w:r w:rsidRPr="006463DF">
              <w:rPr>
                <w:sz w:val="20"/>
                <w:szCs w:val="20"/>
              </w:rPr>
              <w:t>vermesi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08A33951" w14:textId="259F0428" w:rsidR="006463DF" w:rsidRPr="006463DF" w:rsidRDefault="006463DF" w:rsidP="006463D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463DF">
              <w:rPr>
                <w:sz w:val="20"/>
                <w:szCs w:val="20"/>
              </w:rPr>
              <w:t xml:space="preserve">Dosya </w:t>
            </w:r>
            <w:proofErr w:type="spellStart"/>
            <w:r w:rsidRPr="006463DF">
              <w:rPr>
                <w:sz w:val="20"/>
                <w:szCs w:val="20"/>
              </w:rPr>
              <w:t>bir</w:t>
            </w:r>
            <w:proofErr w:type="spellEnd"/>
            <w:r w:rsidRPr="006463DF">
              <w:rPr>
                <w:sz w:val="20"/>
                <w:szCs w:val="20"/>
              </w:rPr>
              <w:t xml:space="preserve"> </w:t>
            </w:r>
            <w:proofErr w:type="spellStart"/>
            <w:r w:rsidRPr="006463DF">
              <w:rPr>
                <w:sz w:val="20"/>
                <w:szCs w:val="20"/>
              </w:rPr>
              <w:t>kerede</w:t>
            </w:r>
            <w:proofErr w:type="spellEnd"/>
            <w:r w:rsidRPr="006463DF">
              <w:rPr>
                <w:sz w:val="20"/>
                <w:szCs w:val="20"/>
              </w:rPr>
              <w:t xml:space="preserve"> </w:t>
            </w:r>
            <w:proofErr w:type="spellStart"/>
            <w:r w:rsidRPr="006463DF">
              <w:rPr>
                <w:sz w:val="20"/>
                <w:szCs w:val="20"/>
              </w:rPr>
              <w:t>okumak</w:t>
            </w:r>
            <w:proofErr w:type="spellEnd"/>
            <w:r w:rsidRPr="006463DF">
              <w:rPr>
                <w:sz w:val="20"/>
                <w:szCs w:val="20"/>
              </w:rPr>
              <w:t xml:space="preserve"> </w:t>
            </w:r>
            <w:proofErr w:type="spellStart"/>
            <w:r w:rsidRPr="006463DF">
              <w:rPr>
                <w:sz w:val="20"/>
                <w:szCs w:val="20"/>
              </w:rPr>
              <w:t>yerine</w:t>
            </w:r>
            <w:proofErr w:type="spellEnd"/>
            <w:r w:rsidRPr="006463DF">
              <w:rPr>
                <w:sz w:val="20"/>
                <w:szCs w:val="20"/>
              </w:rPr>
              <w:t xml:space="preserve"> </w:t>
            </w:r>
            <w:proofErr w:type="spellStart"/>
            <w:r w:rsidRPr="006463DF">
              <w:rPr>
                <w:sz w:val="20"/>
                <w:szCs w:val="20"/>
              </w:rPr>
              <w:t>Papa.parse</w:t>
            </w:r>
            <w:proofErr w:type="spellEnd"/>
            <w:r w:rsidRPr="006463DF">
              <w:rPr>
                <w:sz w:val="20"/>
                <w:szCs w:val="20"/>
              </w:rPr>
              <w:t xml:space="preserve">(file, </w:t>
            </w:r>
            <w:proofErr w:type="gramStart"/>
            <w:r w:rsidRPr="006463DF">
              <w:rPr>
                <w:sz w:val="20"/>
                <w:szCs w:val="20"/>
              </w:rPr>
              <w:t>{ step</w:t>
            </w:r>
            <w:proofErr w:type="gramEnd"/>
            <w:r w:rsidRPr="006463DF">
              <w:rPr>
                <w:sz w:val="20"/>
                <w:szCs w:val="20"/>
              </w:rPr>
              <w:t xml:space="preserve">: </w:t>
            </w:r>
            <w:proofErr w:type="gramStart"/>
            <w:r w:rsidRPr="006463DF">
              <w:rPr>
                <w:sz w:val="20"/>
                <w:szCs w:val="20"/>
              </w:rPr>
              <w:t>... }</w:t>
            </w:r>
            <w:proofErr w:type="gramEnd"/>
            <w:r w:rsidRPr="006463DF">
              <w:rPr>
                <w:sz w:val="20"/>
                <w:szCs w:val="20"/>
              </w:rPr>
              <w:t xml:space="preserve">) </w:t>
            </w:r>
            <w:proofErr w:type="spellStart"/>
            <w:r w:rsidRPr="006463DF">
              <w:rPr>
                <w:sz w:val="20"/>
                <w:szCs w:val="20"/>
              </w:rPr>
              <w:t>metoduyla</w:t>
            </w:r>
            <w:proofErr w:type="spellEnd"/>
            <w:r w:rsidRPr="006463DF">
              <w:rPr>
                <w:sz w:val="20"/>
                <w:szCs w:val="20"/>
              </w:rPr>
              <w:t xml:space="preserve"> "Streaming" (</w:t>
            </w:r>
            <w:proofErr w:type="spellStart"/>
            <w:r w:rsidRPr="006463DF">
              <w:rPr>
                <w:sz w:val="20"/>
                <w:szCs w:val="20"/>
              </w:rPr>
              <w:t>parça</w:t>
            </w:r>
            <w:proofErr w:type="spellEnd"/>
            <w:r w:rsidRPr="006463DF">
              <w:rPr>
                <w:sz w:val="20"/>
                <w:szCs w:val="20"/>
              </w:rPr>
              <w:t xml:space="preserve"> </w:t>
            </w:r>
            <w:proofErr w:type="spellStart"/>
            <w:r w:rsidRPr="006463DF">
              <w:rPr>
                <w:sz w:val="20"/>
                <w:szCs w:val="20"/>
              </w:rPr>
              <w:t>parça</w:t>
            </w:r>
            <w:proofErr w:type="spellEnd"/>
            <w:r w:rsidRPr="006463DF">
              <w:rPr>
                <w:sz w:val="20"/>
                <w:szCs w:val="20"/>
              </w:rPr>
              <w:t xml:space="preserve">) </w:t>
            </w:r>
            <w:proofErr w:type="spellStart"/>
            <w:r w:rsidRPr="006463DF">
              <w:rPr>
                <w:sz w:val="20"/>
                <w:szCs w:val="20"/>
              </w:rPr>
              <w:t>okunarak</w:t>
            </w:r>
            <w:proofErr w:type="spellEnd"/>
            <w:r w:rsidRPr="006463DF">
              <w:rPr>
                <w:sz w:val="20"/>
                <w:szCs w:val="20"/>
              </w:rPr>
              <w:t xml:space="preserve"> </w:t>
            </w:r>
            <w:proofErr w:type="spellStart"/>
            <w:r w:rsidRPr="006463DF">
              <w:rPr>
                <w:sz w:val="20"/>
                <w:szCs w:val="20"/>
              </w:rPr>
              <w:t>işlendi</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78DA98AC" w14:textId="283C30E9" w:rsidR="006463DF" w:rsidRPr="006463DF" w:rsidRDefault="006463DF" w:rsidP="006463D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6463DF">
              <w:rPr>
                <w:sz w:val="20"/>
                <w:szCs w:val="20"/>
              </w:rPr>
              <w:t>İstemci</w:t>
            </w:r>
            <w:proofErr w:type="spellEnd"/>
            <w:r w:rsidRPr="006463DF">
              <w:rPr>
                <w:sz w:val="20"/>
                <w:szCs w:val="20"/>
              </w:rPr>
              <w:t xml:space="preserve"> </w:t>
            </w:r>
            <w:proofErr w:type="spellStart"/>
            <w:r w:rsidRPr="006463DF">
              <w:rPr>
                <w:sz w:val="20"/>
                <w:szCs w:val="20"/>
              </w:rPr>
              <w:t>tarafı</w:t>
            </w:r>
            <w:proofErr w:type="spellEnd"/>
            <w:r w:rsidRPr="006463DF">
              <w:rPr>
                <w:sz w:val="20"/>
                <w:szCs w:val="20"/>
              </w:rPr>
              <w:t xml:space="preserve"> (Client-Side) </w:t>
            </w:r>
            <w:proofErr w:type="spellStart"/>
            <w:r w:rsidRPr="006463DF">
              <w:rPr>
                <w:sz w:val="20"/>
                <w:szCs w:val="20"/>
              </w:rPr>
              <w:t>bellek</w:t>
            </w:r>
            <w:proofErr w:type="spellEnd"/>
            <w:r w:rsidRPr="006463DF">
              <w:rPr>
                <w:sz w:val="20"/>
                <w:szCs w:val="20"/>
              </w:rPr>
              <w:t xml:space="preserve"> </w:t>
            </w:r>
            <w:proofErr w:type="spellStart"/>
            <w:r w:rsidRPr="006463DF">
              <w:rPr>
                <w:sz w:val="20"/>
                <w:szCs w:val="20"/>
              </w:rPr>
              <w:t>yönetimi</w:t>
            </w:r>
            <w:proofErr w:type="spellEnd"/>
            <w:r w:rsidRPr="006463DF">
              <w:rPr>
                <w:sz w:val="20"/>
                <w:szCs w:val="20"/>
              </w:rPr>
              <w:t xml:space="preserve"> (Memory Allocation)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çöp</w:t>
            </w:r>
            <w:proofErr w:type="spellEnd"/>
            <w:r w:rsidRPr="006463DF">
              <w:rPr>
                <w:sz w:val="20"/>
                <w:szCs w:val="20"/>
              </w:rPr>
              <w:t xml:space="preserve"> </w:t>
            </w:r>
            <w:proofErr w:type="spellStart"/>
            <w:r w:rsidRPr="006463DF">
              <w:rPr>
                <w:sz w:val="20"/>
                <w:szCs w:val="20"/>
              </w:rPr>
              <w:t>toplayıcı</w:t>
            </w:r>
            <w:proofErr w:type="spellEnd"/>
            <w:r w:rsidRPr="006463DF">
              <w:rPr>
                <w:sz w:val="20"/>
                <w:szCs w:val="20"/>
              </w:rPr>
              <w:t xml:space="preserve"> (Garbage Collection) </w:t>
            </w:r>
            <w:proofErr w:type="spellStart"/>
            <w:r w:rsidRPr="006463DF">
              <w:rPr>
                <w:sz w:val="20"/>
                <w:szCs w:val="20"/>
              </w:rPr>
              <w:t>davranışı</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r w:rsidR="006463DF" w14:paraId="67C38F9A" w14:textId="77777777" w:rsidTr="006463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68F476B7" w14:textId="66D0A6E9" w:rsidR="006463DF" w:rsidRPr="006463DF" w:rsidRDefault="006463DF" w:rsidP="006463DF">
            <w:pPr>
              <w:ind w:firstLine="0"/>
              <w:rPr>
                <w:sz w:val="20"/>
                <w:szCs w:val="20"/>
              </w:rPr>
            </w:pPr>
            <w:proofErr w:type="spellStart"/>
            <w:r w:rsidRPr="006463DF">
              <w:rPr>
                <w:sz w:val="20"/>
                <w:szCs w:val="20"/>
              </w:rPr>
              <w:t>Grafik</w:t>
            </w:r>
            <w:proofErr w:type="spellEnd"/>
            <w:r w:rsidRPr="006463DF">
              <w:rPr>
                <w:sz w:val="20"/>
                <w:szCs w:val="20"/>
              </w:rPr>
              <w:t xml:space="preserve"> (Canvas) </w:t>
            </w:r>
            <w:proofErr w:type="spellStart"/>
            <w:r w:rsidRPr="006463DF">
              <w:rPr>
                <w:sz w:val="20"/>
                <w:szCs w:val="20"/>
              </w:rPr>
              <w:t>Darboğazı</w:t>
            </w:r>
            <w:proofErr w:type="spellEnd"/>
            <w:r w:rsidRPr="006463DF">
              <w:rPr>
                <w:sz w:val="20"/>
                <w:szCs w:val="20"/>
              </w:rPr>
              <w:t xml:space="preserve">: 100.000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noktasının</w:t>
            </w:r>
            <w:proofErr w:type="spellEnd"/>
            <w:r w:rsidRPr="006463DF">
              <w:rPr>
                <w:sz w:val="20"/>
                <w:szCs w:val="20"/>
              </w:rPr>
              <w:t xml:space="preserve"> </w:t>
            </w:r>
            <w:proofErr w:type="spellStart"/>
            <w:r w:rsidRPr="006463DF">
              <w:rPr>
                <w:sz w:val="20"/>
                <w:szCs w:val="20"/>
              </w:rPr>
              <w:t>Chart.js'e</w:t>
            </w:r>
            <w:proofErr w:type="spellEnd"/>
            <w:r w:rsidRPr="006463DF">
              <w:rPr>
                <w:sz w:val="20"/>
                <w:szCs w:val="20"/>
              </w:rPr>
              <w:t xml:space="preserve"> </w:t>
            </w:r>
            <w:proofErr w:type="spellStart"/>
            <w:r w:rsidRPr="006463DF">
              <w:rPr>
                <w:sz w:val="20"/>
                <w:szCs w:val="20"/>
              </w:rPr>
              <w:t>doğrudan</w:t>
            </w:r>
            <w:proofErr w:type="spellEnd"/>
            <w:r w:rsidRPr="006463DF">
              <w:rPr>
                <w:sz w:val="20"/>
                <w:szCs w:val="20"/>
              </w:rPr>
              <w:t xml:space="preserve"> </w:t>
            </w:r>
            <w:proofErr w:type="spellStart"/>
            <w:r w:rsidRPr="006463DF">
              <w:rPr>
                <w:sz w:val="20"/>
                <w:szCs w:val="20"/>
              </w:rPr>
              <w:t>verilmesi</w:t>
            </w:r>
            <w:proofErr w:type="spellEnd"/>
            <w:r w:rsidRPr="006463DF">
              <w:rPr>
                <w:sz w:val="20"/>
                <w:szCs w:val="20"/>
              </w:rPr>
              <w:t xml:space="preserve"> </w:t>
            </w:r>
            <w:proofErr w:type="spellStart"/>
            <w:r w:rsidRPr="006463DF">
              <w:rPr>
                <w:sz w:val="20"/>
                <w:szCs w:val="20"/>
              </w:rPr>
              <w:t>sonucu</w:t>
            </w:r>
            <w:proofErr w:type="spellEnd"/>
            <w:r w:rsidRPr="006463DF">
              <w:rPr>
                <w:sz w:val="20"/>
                <w:szCs w:val="20"/>
              </w:rPr>
              <w:t xml:space="preserve"> </w:t>
            </w:r>
            <w:proofErr w:type="spellStart"/>
            <w:r w:rsidRPr="006463DF">
              <w:rPr>
                <w:sz w:val="20"/>
                <w:szCs w:val="20"/>
              </w:rPr>
              <w:t>uygulamanın</w:t>
            </w:r>
            <w:proofErr w:type="spellEnd"/>
            <w:r w:rsidRPr="006463DF">
              <w:rPr>
                <w:sz w:val="20"/>
                <w:szCs w:val="20"/>
              </w:rPr>
              <w:t xml:space="preserve"> </w:t>
            </w:r>
            <w:proofErr w:type="spellStart"/>
            <w:r w:rsidRPr="006463DF">
              <w:rPr>
                <w:sz w:val="20"/>
                <w:szCs w:val="20"/>
              </w:rPr>
              <w:t>çökmesi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057B2992" w14:textId="3347D5D2"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463DF">
              <w:rPr>
                <w:sz w:val="20"/>
                <w:szCs w:val="20"/>
              </w:rPr>
              <w:t>Veriler</w:t>
            </w:r>
            <w:proofErr w:type="spellEnd"/>
            <w:r w:rsidRPr="006463DF">
              <w:rPr>
                <w:sz w:val="20"/>
                <w:szCs w:val="20"/>
              </w:rPr>
              <w:t xml:space="preserve"> Worker </w:t>
            </w:r>
            <w:proofErr w:type="spellStart"/>
            <w:r w:rsidRPr="006463DF">
              <w:rPr>
                <w:sz w:val="20"/>
                <w:szCs w:val="20"/>
              </w:rPr>
              <w:t>içinde</w:t>
            </w:r>
            <w:proofErr w:type="spellEnd"/>
            <w:r w:rsidRPr="006463DF">
              <w:rPr>
                <w:sz w:val="20"/>
                <w:szCs w:val="20"/>
              </w:rPr>
              <w:t xml:space="preserve"> 10 </w:t>
            </w:r>
            <w:proofErr w:type="spellStart"/>
            <w:r w:rsidRPr="006463DF">
              <w:rPr>
                <w:sz w:val="20"/>
                <w:szCs w:val="20"/>
              </w:rPr>
              <w:t>eşit</w:t>
            </w:r>
            <w:proofErr w:type="spellEnd"/>
            <w:r w:rsidRPr="006463DF">
              <w:rPr>
                <w:sz w:val="20"/>
                <w:szCs w:val="20"/>
              </w:rPr>
              <w:t xml:space="preserve"> </w:t>
            </w:r>
            <w:proofErr w:type="spellStart"/>
            <w:r w:rsidRPr="006463DF">
              <w:rPr>
                <w:sz w:val="20"/>
                <w:szCs w:val="20"/>
              </w:rPr>
              <w:t>gruba</w:t>
            </w:r>
            <w:proofErr w:type="spellEnd"/>
            <w:r w:rsidRPr="006463DF">
              <w:rPr>
                <w:sz w:val="20"/>
                <w:szCs w:val="20"/>
              </w:rPr>
              <w:t xml:space="preserve"> (Binning) </w:t>
            </w:r>
            <w:proofErr w:type="spellStart"/>
            <w:r w:rsidRPr="006463DF">
              <w:rPr>
                <w:sz w:val="20"/>
                <w:szCs w:val="20"/>
              </w:rPr>
              <w:t>ayrılarak</w:t>
            </w:r>
            <w:proofErr w:type="spellEnd"/>
            <w:r w:rsidRPr="006463DF">
              <w:rPr>
                <w:sz w:val="20"/>
                <w:szCs w:val="20"/>
              </w:rPr>
              <w:t xml:space="preserve"> </w:t>
            </w:r>
            <w:proofErr w:type="spellStart"/>
            <w:r w:rsidRPr="006463DF">
              <w:rPr>
                <w:sz w:val="20"/>
                <w:szCs w:val="20"/>
              </w:rPr>
              <w:t>hesaplandı</w:t>
            </w:r>
            <w:proofErr w:type="spellEnd"/>
            <w:r w:rsidRPr="006463DF">
              <w:rPr>
                <w:sz w:val="20"/>
                <w:szCs w:val="20"/>
              </w:rPr>
              <w:t xml:space="preserve">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sadece</w:t>
            </w:r>
            <w:proofErr w:type="spellEnd"/>
            <w:r w:rsidRPr="006463DF">
              <w:rPr>
                <w:sz w:val="20"/>
                <w:szCs w:val="20"/>
              </w:rPr>
              <w:t xml:space="preserve"> </w:t>
            </w:r>
            <w:proofErr w:type="spellStart"/>
            <w:r w:rsidRPr="006463DF">
              <w:rPr>
                <w:sz w:val="20"/>
                <w:szCs w:val="20"/>
              </w:rPr>
              <w:t>bu</w:t>
            </w:r>
            <w:proofErr w:type="spellEnd"/>
            <w:r w:rsidRPr="006463DF">
              <w:rPr>
                <w:sz w:val="20"/>
                <w:szCs w:val="20"/>
              </w:rPr>
              <w:t xml:space="preserve"> 10 </w:t>
            </w:r>
            <w:proofErr w:type="spellStart"/>
            <w:r w:rsidRPr="006463DF">
              <w:rPr>
                <w:sz w:val="20"/>
                <w:szCs w:val="20"/>
              </w:rPr>
              <w:t>sonuç</w:t>
            </w:r>
            <w:proofErr w:type="spellEnd"/>
            <w:r w:rsidRPr="006463DF">
              <w:rPr>
                <w:sz w:val="20"/>
                <w:szCs w:val="20"/>
              </w:rPr>
              <w:t xml:space="preserve"> </w:t>
            </w:r>
            <w:proofErr w:type="spellStart"/>
            <w:r w:rsidRPr="006463DF">
              <w:rPr>
                <w:sz w:val="20"/>
                <w:szCs w:val="20"/>
              </w:rPr>
              <w:t>grafiğe</w:t>
            </w:r>
            <w:proofErr w:type="spellEnd"/>
            <w:r w:rsidRPr="006463DF">
              <w:rPr>
                <w:sz w:val="20"/>
                <w:szCs w:val="20"/>
              </w:rPr>
              <w:t xml:space="preserve"> </w:t>
            </w:r>
            <w:proofErr w:type="spellStart"/>
            <w:r w:rsidRPr="006463DF">
              <w:rPr>
                <w:sz w:val="20"/>
                <w:szCs w:val="20"/>
              </w:rPr>
              <w:t>gönderildi</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60F66668" w14:textId="42F961F0"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6463DF">
              <w:rPr>
                <w:sz w:val="20"/>
                <w:szCs w:val="20"/>
              </w:rPr>
              <w:t xml:space="preserve">Büyük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görselleştirme</w:t>
            </w:r>
            <w:proofErr w:type="spellEnd"/>
            <w:r w:rsidRPr="006463DF">
              <w:rPr>
                <w:sz w:val="20"/>
                <w:szCs w:val="20"/>
              </w:rPr>
              <w:t xml:space="preserve"> </w:t>
            </w:r>
            <w:proofErr w:type="spellStart"/>
            <w:r w:rsidRPr="006463DF">
              <w:rPr>
                <w:sz w:val="20"/>
                <w:szCs w:val="20"/>
              </w:rPr>
              <w:t>süreçlerinde</w:t>
            </w:r>
            <w:proofErr w:type="spellEnd"/>
            <w:r w:rsidRPr="006463DF">
              <w:rPr>
                <w:sz w:val="20"/>
                <w:szCs w:val="20"/>
              </w:rPr>
              <w:t xml:space="preserve">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sadeleştirme</w:t>
            </w:r>
            <w:proofErr w:type="spellEnd"/>
            <w:r w:rsidRPr="006463DF">
              <w:rPr>
                <w:sz w:val="20"/>
                <w:szCs w:val="20"/>
              </w:rPr>
              <w:t xml:space="preserve"> (Data Aggregation) </w:t>
            </w:r>
            <w:proofErr w:type="spellStart"/>
            <w:r w:rsidRPr="006463DF">
              <w:rPr>
                <w:sz w:val="20"/>
                <w:szCs w:val="20"/>
              </w:rPr>
              <w:t>tekniklerinin</w:t>
            </w:r>
            <w:proofErr w:type="spellEnd"/>
            <w:r w:rsidRPr="006463DF">
              <w:rPr>
                <w:sz w:val="20"/>
                <w:szCs w:val="20"/>
              </w:rPr>
              <w:t xml:space="preserve"> </w:t>
            </w:r>
            <w:proofErr w:type="spellStart"/>
            <w:r w:rsidRPr="006463DF">
              <w:rPr>
                <w:sz w:val="20"/>
                <w:szCs w:val="20"/>
              </w:rPr>
              <w:t>zorunluluğu</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bl>
    <w:p w14:paraId="5468EF65" w14:textId="77777777" w:rsidR="00052761" w:rsidRDefault="003836EC">
      <w:pPr>
        <w:pStyle w:val="Balk2"/>
      </w:pPr>
      <w:bookmarkStart w:id="110" w:name="_Toc229342366"/>
      <w:r>
        <w:t xml:space="preserve">11.3. </w:t>
      </w:r>
      <w:proofErr w:type="spellStart"/>
      <w:r>
        <w:t>Gelecek</w:t>
      </w:r>
      <w:proofErr w:type="spellEnd"/>
      <w:r>
        <w:t xml:space="preserve"> </w:t>
      </w:r>
      <w:proofErr w:type="spellStart"/>
      <w:r>
        <w:t>Çalışmalar</w:t>
      </w:r>
      <w:proofErr w:type="spellEnd"/>
      <w:r>
        <w:t xml:space="preserve"> (Future Work)</w:t>
      </w:r>
      <w:bookmarkEnd w:id="110"/>
    </w:p>
    <w:p w14:paraId="6FC6DAB1" w14:textId="77777777" w:rsidR="00D17436" w:rsidRPr="00D17436" w:rsidRDefault="00D17436" w:rsidP="00D17436">
      <w:pPr>
        <w:ind w:firstLine="0"/>
        <w:rPr>
          <w:lang w:val="tr-TR"/>
        </w:rPr>
      </w:pPr>
      <w:r w:rsidRPr="00D17436">
        <w:rPr>
          <w:lang w:val="tr-TR"/>
        </w:rPr>
        <w:t>Projenin gelecek versiyonlarında aşağıdaki endüstri standartlarındaki teknolojiler projeye dahil edilecektir:</w:t>
      </w:r>
    </w:p>
    <w:p w14:paraId="3AC0A0AD" w14:textId="77777777" w:rsidR="00D17436" w:rsidRPr="00D17436" w:rsidRDefault="00D17436" w:rsidP="00D17436">
      <w:pPr>
        <w:numPr>
          <w:ilvl w:val="0"/>
          <w:numId w:val="38"/>
        </w:numPr>
        <w:rPr>
          <w:lang w:val="tr-TR"/>
        </w:rPr>
      </w:pPr>
      <w:r w:rsidRPr="00D17436">
        <w:rPr>
          <w:b/>
          <w:bCs/>
          <w:lang w:val="tr-TR"/>
        </w:rPr>
        <w:t>V2 Hedefleri:</w:t>
      </w:r>
      <w:r w:rsidRPr="00D17436">
        <w:rPr>
          <w:lang w:val="tr-TR"/>
        </w:rPr>
        <w:t> </w:t>
      </w:r>
      <w:proofErr w:type="spellStart"/>
      <w:r w:rsidRPr="00D17436">
        <w:rPr>
          <w:lang w:val="tr-TR"/>
        </w:rPr>
        <w:t>WebAssembly</w:t>
      </w:r>
      <w:proofErr w:type="spellEnd"/>
      <w:r w:rsidRPr="00D17436">
        <w:rPr>
          <w:lang w:val="tr-TR"/>
        </w:rPr>
        <w:t xml:space="preserve"> (WASM) ile SIMD (</w:t>
      </w:r>
      <w:proofErr w:type="spellStart"/>
      <w:r w:rsidRPr="00D17436">
        <w:rPr>
          <w:lang w:val="tr-TR"/>
        </w:rPr>
        <w:t>Single</w:t>
      </w:r>
      <w:proofErr w:type="spellEnd"/>
      <w:r w:rsidRPr="00D17436">
        <w:rPr>
          <w:lang w:val="tr-TR"/>
        </w:rPr>
        <w:t xml:space="preserve"> </w:t>
      </w:r>
      <w:proofErr w:type="spellStart"/>
      <w:r w:rsidRPr="00D17436">
        <w:rPr>
          <w:lang w:val="tr-TR"/>
        </w:rPr>
        <w:t>Instruction</w:t>
      </w:r>
      <w:proofErr w:type="spellEnd"/>
      <w:r w:rsidRPr="00D17436">
        <w:rPr>
          <w:lang w:val="tr-TR"/>
        </w:rPr>
        <w:t>, Multiple Data) tabanlı istatistik hesaplama (</w:t>
      </w:r>
      <w:proofErr w:type="spellStart"/>
      <w:r w:rsidRPr="00D17436">
        <w:rPr>
          <w:lang w:val="tr-TR"/>
        </w:rPr>
        <w:t>Javascript'e</w:t>
      </w:r>
      <w:proofErr w:type="spellEnd"/>
      <w:r w:rsidRPr="00D17436">
        <w:rPr>
          <w:lang w:val="tr-TR"/>
        </w:rPr>
        <w:t xml:space="preserve"> göre 3-10x arası daha hızlı sonuç alma).</w:t>
      </w:r>
    </w:p>
    <w:p w14:paraId="0AE0E7BD" w14:textId="77777777" w:rsidR="00D17436" w:rsidRPr="00D17436" w:rsidRDefault="00D17436" w:rsidP="00D17436">
      <w:pPr>
        <w:numPr>
          <w:ilvl w:val="0"/>
          <w:numId w:val="38"/>
        </w:numPr>
        <w:rPr>
          <w:lang w:val="tr-TR"/>
        </w:rPr>
      </w:pPr>
      <w:r w:rsidRPr="00D17436">
        <w:rPr>
          <w:b/>
          <w:bCs/>
          <w:lang w:val="tr-TR"/>
        </w:rPr>
        <w:lastRenderedPageBreak/>
        <w:t>V3 Hedefleri:</w:t>
      </w:r>
      <w:r w:rsidRPr="00D17436">
        <w:rPr>
          <w:lang w:val="tr-TR"/>
        </w:rPr>
        <w:t xml:space="preserve"> Birden fazla CSV dosyasını birleştirme (Multi-file </w:t>
      </w:r>
      <w:proofErr w:type="spellStart"/>
      <w:r w:rsidRPr="00D17436">
        <w:rPr>
          <w:lang w:val="tr-TR"/>
        </w:rPr>
        <w:t>join</w:t>
      </w:r>
      <w:proofErr w:type="spellEnd"/>
      <w:r w:rsidRPr="00D17436">
        <w:rPr>
          <w:lang w:val="tr-TR"/>
        </w:rPr>
        <w:t xml:space="preserve">) ve </w:t>
      </w:r>
      <w:proofErr w:type="spellStart"/>
      <w:r w:rsidRPr="00D17436">
        <w:rPr>
          <w:lang w:val="tr-TR"/>
        </w:rPr>
        <w:t>DuckDB</w:t>
      </w:r>
      <w:proofErr w:type="spellEnd"/>
      <w:r w:rsidRPr="00D17436">
        <w:rPr>
          <w:lang w:val="tr-TR"/>
        </w:rPr>
        <w:t xml:space="preserve">-WASM ile doğrudan tarayıcı içinde SQL sorgu motoru (SQL </w:t>
      </w:r>
      <w:proofErr w:type="spellStart"/>
      <w:r w:rsidRPr="00D17436">
        <w:rPr>
          <w:lang w:val="tr-TR"/>
        </w:rPr>
        <w:t>query</w:t>
      </w:r>
      <w:proofErr w:type="spellEnd"/>
      <w:r w:rsidRPr="00D17436">
        <w:rPr>
          <w:lang w:val="tr-TR"/>
        </w:rPr>
        <w:t xml:space="preserve"> engine in-browser) çalıştırma.</w:t>
      </w:r>
    </w:p>
    <w:p w14:paraId="7126FDCC" w14:textId="77777777" w:rsidR="00D17436" w:rsidRPr="00D17436" w:rsidRDefault="00D17436" w:rsidP="00D17436">
      <w:pPr>
        <w:numPr>
          <w:ilvl w:val="0"/>
          <w:numId w:val="38"/>
        </w:numPr>
        <w:rPr>
          <w:lang w:val="tr-TR"/>
        </w:rPr>
      </w:pPr>
      <w:r w:rsidRPr="00D17436">
        <w:rPr>
          <w:b/>
          <w:bCs/>
          <w:lang w:val="tr-TR"/>
        </w:rPr>
        <w:t>V4 Hedefleri:</w:t>
      </w:r>
      <w:r w:rsidRPr="00D17436">
        <w:rPr>
          <w:lang w:val="tr-TR"/>
        </w:rPr>
        <w:t> </w:t>
      </w:r>
      <w:proofErr w:type="spellStart"/>
      <w:r w:rsidRPr="00D17436">
        <w:rPr>
          <w:lang w:val="tr-TR"/>
        </w:rPr>
        <w:t>SharedArrayBuffer</w:t>
      </w:r>
      <w:proofErr w:type="spellEnd"/>
      <w:r w:rsidRPr="00D17436">
        <w:rPr>
          <w:lang w:val="tr-TR"/>
        </w:rPr>
        <w:t xml:space="preserve"> teknolojisi kullanılarak verileri birden fazla </w:t>
      </w:r>
      <w:proofErr w:type="spellStart"/>
      <w:r w:rsidRPr="00D17436">
        <w:rPr>
          <w:lang w:val="tr-TR"/>
        </w:rPr>
        <w:t>Worker</w:t>
      </w:r>
      <w:proofErr w:type="spellEnd"/>
      <w:r w:rsidRPr="00D17436">
        <w:rPr>
          <w:lang w:val="tr-TR"/>
        </w:rPr>
        <w:t xml:space="preserve"> (</w:t>
      </w:r>
      <w:proofErr w:type="spellStart"/>
      <w:r w:rsidRPr="00D17436">
        <w:rPr>
          <w:lang w:val="tr-TR"/>
        </w:rPr>
        <w:t>Thread</w:t>
      </w:r>
      <w:proofErr w:type="spellEnd"/>
      <w:r w:rsidRPr="00D17436">
        <w:rPr>
          <w:lang w:val="tr-TR"/>
        </w:rPr>
        <w:t>) arasında kopyalamadan paylaşıp gerçek Multi-</w:t>
      </w:r>
      <w:proofErr w:type="spellStart"/>
      <w:r w:rsidRPr="00D17436">
        <w:rPr>
          <w:lang w:val="tr-TR"/>
        </w:rPr>
        <w:t>Threading</w:t>
      </w:r>
      <w:proofErr w:type="spellEnd"/>
      <w:r w:rsidRPr="00D17436">
        <w:rPr>
          <w:lang w:val="tr-TR"/>
        </w:rPr>
        <w:t xml:space="preserve"> işlem yapma.</w:t>
      </w:r>
    </w:p>
    <w:p w14:paraId="3B7656B6" w14:textId="77777777" w:rsidR="00D17436" w:rsidRDefault="00D17436"/>
    <w:p w14:paraId="20A2BF11" w14:textId="77777777" w:rsidR="00052761" w:rsidRDefault="003836EC">
      <w:pPr>
        <w:pStyle w:val="Balk2"/>
      </w:pPr>
      <w:bookmarkStart w:id="111" w:name="_Toc229342367"/>
      <w:r>
        <w:t xml:space="preserve">11.4. </w:t>
      </w:r>
      <w:proofErr w:type="spellStart"/>
      <w:r>
        <w:t>Kazanılan</w:t>
      </w:r>
      <w:proofErr w:type="spellEnd"/>
      <w:r>
        <w:t xml:space="preserve"> </w:t>
      </w:r>
      <w:proofErr w:type="spellStart"/>
      <w:r>
        <w:t>Yetkinlikler</w:t>
      </w:r>
      <w:bookmarkEnd w:id="111"/>
      <w:proofErr w:type="spellEnd"/>
    </w:p>
    <w:p w14:paraId="4372B2F8" w14:textId="77777777" w:rsidR="00D17436" w:rsidRPr="00D17436" w:rsidRDefault="00D17436" w:rsidP="00D17436">
      <w:pPr>
        <w:ind w:firstLine="0"/>
        <w:rPr>
          <w:lang w:val="tr-TR"/>
        </w:rPr>
      </w:pPr>
      <w:r w:rsidRPr="00D17436">
        <w:rPr>
          <w:lang w:val="tr-TR"/>
        </w:rPr>
        <w:t>Bu projenin geliştirilmesi süresince kodlamanın ötesinde önemli yetkinlikler kazanılmıştır:</w:t>
      </w:r>
    </w:p>
    <w:p w14:paraId="2248B6B4" w14:textId="77777777" w:rsidR="00D17436" w:rsidRPr="00D17436" w:rsidRDefault="00D17436" w:rsidP="00D17436">
      <w:pPr>
        <w:ind w:firstLine="0"/>
        <w:rPr>
          <w:lang w:val="tr-TR"/>
        </w:rPr>
      </w:pPr>
      <w:r w:rsidRPr="00D17436">
        <w:rPr>
          <w:b/>
          <w:bCs/>
          <w:lang w:val="tr-TR"/>
        </w:rPr>
        <w:t>Teknik Kazanımlar:</w:t>
      </w:r>
    </w:p>
    <w:p w14:paraId="5A95CC5D" w14:textId="77777777" w:rsidR="00D17436" w:rsidRPr="00D17436" w:rsidRDefault="00D17436" w:rsidP="00D17436">
      <w:pPr>
        <w:numPr>
          <w:ilvl w:val="0"/>
          <w:numId w:val="39"/>
        </w:numPr>
        <w:rPr>
          <w:lang w:val="tr-TR"/>
        </w:rPr>
      </w:pPr>
      <w:r w:rsidRPr="00D17436">
        <w:rPr>
          <w:b/>
          <w:bCs/>
          <w:lang w:val="tr-TR"/>
        </w:rPr>
        <w:t xml:space="preserve">Web </w:t>
      </w:r>
      <w:proofErr w:type="spellStart"/>
      <w:r w:rsidRPr="00D17436">
        <w:rPr>
          <w:b/>
          <w:bCs/>
          <w:lang w:val="tr-TR"/>
        </w:rPr>
        <w:t>Workers</w:t>
      </w:r>
      <w:proofErr w:type="spellEnd"/>
      <w:r w:rsidRPr="00D17436">
        <w:rPr>
          <w:b/>
          <w:bCs/>
          <w:lang w:val="tr-TR"/>
        </w:rPr>
        <w:t xml:space="preserve"> API:</w:t>
      </w:r>
      <w:r w:rsidRPr="00D17436">
        <w:rPr>
          <w:lang w:val="tr-TR"/>
        </w:rPr>
        <w:t xml:space="preserve"> Main </w:t>
      </w:r>
      <w:proofErr w:type="spellStart"/>
      <w:r w:rsidRPr="00D17436">
        <w:rPr>
          <w:lang w:val="tr-TR"/>
        </w:rPr>
        <w:t>Thread</w:t>
      </w:r>
      <w:proofErr w:type="spellEnd"/>
      <w:r w:rsidRPr="00D17436">
        <w:rPr>
          <w:lang w:val="tr-TR"/>
        </w:rPr>
        <w:t xml:space="preserve"> ve Background </w:t>
      </w:r>
      <w:proofErr w:type="spellStart"/>
      <w:r w:rsidRPr="00D17436">
        <w:rPr>
          <w:lang w:val="tr-TR"/>
        </w:rPr>
        <w:t>Worker</w:t>
      </w:r>
      <w:proofErr w:type="spellEnd"/>
      <w:r w:rsidRPr="00D17436">
        <w:rPr>
          <w:lang w:val="tr-TR"/>
        </w:rPr>
        <w:t xml:space="preserve"> arasında </w:t>
      </w:r>
      <w:proofErr w:type="spellStart"/>
      <w:r w:rsidRPr="00D17436">
        <w:rPr>
          <w:lang w:val="tr-TR"/>
        </w:rPr>
        <w:t>postMessage</w:t>
      </w:r>
      <w:proofErr w:type="spellEnd"/>
      <w:r w:rsidRPr="00D17436">
        <w:rPr>
          <w:lang w:val="tr-TR"/>
        </w:rPr>
        <w:t> ve </w:t>
      </w:r>
      <w:proofErr w:type="spellStart"/>
      <w:r w:rsidRPr="00D17436">
        <w:rPr>
          <w:lang w:val="tr-TR"/>
        </w:rPr>
        <w:t>onmessage</w:t>
      </w:r>
      <w:proofErr w:type="spellEnd"/>
      <w:r w:rsidRPr="00D17436">
        <w:rPr>
          <w:lang w:val="tr-TR"/>
        </w:rPr>
        <w:t> </w:t>
      </w:r>
      <w:proofErr w:type="spellStart"/>
      <w:r w:rsidRPr="00D17436">
        <w:rPr>
          <w:lang w:val="tr-TR"/>
        </w:rPr>
        <w:t>eventleri</w:t>
      </w:r>
      <w:proofErr w:type="spellEnd"/>
      <w:r w:rsidRPr="00D17436">
        <w:rPr>
          <w:lang w:val="tr-TR"/>
        </w:rPr>
        <w:t xml:space="preserve"> üzerinden güvenli asenkron mesajlaşma yetkinliği.</w:t>
      </w:r>
    </w:p>
    <w:p w14:paraId="3FCDF5BC" w14:textId="77777777" w:rsidR="00D17436" w:rsidRPr="00D17436" w:rsidRDefault="00D17436" w:rsidP="00D17436">
      <w:pPr>
        <w:numPr>
          <w:ilvl w:val="0"/>
          <w:numId w:val="39"/>
        </w:numPr>
        <w:rPr>
          <w:lang w:val="tr-TR"/>
        </w:rPr>
      </w:pPr>
      <w:proofErr w:type="spellStart"/>
      <w:r w:rsidRPr="00D17436">
        <w:rPr>
          <w:b/>
          <w:bCs/>
          <w:lang w:val="tr-TR"/>
        </w:rPr>
        <w:t>Streaming</w:t>
      </w:r>
      <w:proofErr w:type="spellEnd"/>
      <w:r w:rsidRPr="00D17436">
        <w:rPr>
          <w:b/>
          <w:bCs/>
          <w:lang w:val="tr-TR"/>
        </w:rPr>
        <w:t xml:space="preserve"> Data </w:t>
      </w:r>
      <w:proofErr w:type="spellStart"/>
      <w:r w:rsidRPr="00D17436">
        <w:rPr>
          <w:b/>
          <w:bCs/>
          <w:lang w:val="tr-TR"/>
        </w:rPr>
        <w:t>Processing</w:t>
      </w:r>
      <w:proofErr w:type="spellEnd"/>
      <w:r w:rsidRPr="00D17436">
        <w:rPr>
          <w:b/>
          <w:bCs/>
          <w:lang w:val="tr-TR"/>
        </w:rPr>
        <w:t>:</w:t>
      </w:r>
      <w:r w:rsidRPr="00D17436">
        <w:rPr>
          <w:lang w:val="tr-TR"/>
        </w:rPr>
        <w:t> Devasa dosyaları belleği tüketmeden parçalara (</w:t>
      </w:r>
      <w:proofErr w:type="spellStart"/>
      <w:r w:rsidRPr="00D17436">
        <w:rPr>
          <w:lang w:val="tr-TR"/>
        </w:rPr>
        <w:t>chunk</w:t>
      </w:r>
      <w:proofErr w:type="spellEnd"/>
      <w:r w:rsidRPr="00D17436">
        <w:rPr>
          <w:lang w:val="tr-TR"/>
        </w:rPr>
        <w:t>) bölerek okuma ve işleme pratiği.</w:t>
      </w:r>
    </w:p>
    <w:p w14:paraId="5B5900FE" w14:textId="77777777" w:rsidR="00D17436" w:rsidRPr="00D17436" w:rsidRDefault="00D17436" w:rsidP="00D17436">
      <w:pPr>
        <w:numPr>
          <w:ilvl w:val="0"/>
          <w:numId w:val="39"/>
        </w:numPr>
        <w:rPr>
          <w:lang w:val="tr-TR"/>
        </w:rPr>
      </w:pPr>
      <w:proofErr w:type="spellStart"/>
      <w:r w:rsidRPr="00D17436">
        <w:rPr>
          <w:b/>
          <w:bCs/>
          <w:lang w:val="tr-TR"/>
        </w:rPr>
        <w:t>Vanilla</w:t>
      </w:r>
      <w:proofErr w:type="spellEnd"/>
      <w:r w:rsidRPr="00D17436">
        <w:rPr>
          <w:b/>
          <w:bCs/>
          <w:lang w:val="tr-TR"/>
        </w:rPr>
        <w:t xml:space="preserve"> JS </w:t>
      </w:r>
      <w:proofErr w:type="spellStart"/>
      <w:r w:rsidRPr="00D17436">
        <w:rPr>
          <w:b/>
          <w:bCs/>
          <w:lang w:val="tr-TR"/>
        </w:rPr>
        <w:t>State</w:t>
      </w:r>
      <w:proofErr w:type="spellEnd"/>
      <w:r w:rsidRPr="00D17436">
        <w:rPr>
          <w:b/>
          <w:bCs/>
          <w:lang w:val="tr-TR"/>
        </w:rPr>
        <w:t xml:space="preserve"> Yönetimi:</w:t>
      </w:r>
      <w:r w:rsidRPr="00D17436">
        <w:rPr>
          <w:lang w:val="tr-TR"/>
        </w:rPr>
        <w:t> </w:t>
      </w:r>
      <w:proofErr w:type="spellStart"/>
      <w:r w:rsidRPr="00D17436">
        <w:rPr>
          <w:lang w:val="tr-TR"/>
        </w:rPr>
        <w:t>React</w:t>
      </w:r>
      <w:proofErr w:type="spellEnd"/>
      <w:r w:rsidRPr="00D17436">
        <w:rPr>
          <w:lang w:val="tr-TR"/>
        </w:rPr>
        <w:t xml:space="preserve"> veya </w:t>
      </w:r>
      <w:proofErr w:type="spellStart"/>
      <w:r w:rsidRPr="00D17436">
        <w:rPr>
          <w:lang w:val="tr-TR"/>
        </w:rPr>
        <w:t>Vue</w:t>
      </w:r>
      <w:proofErr w:type="spellEnd"/>
      <w:r w:rsidRPr="00D17436">
        <w:rPr>
          <w:lang w:val="tr-TR"/>
        </w:rPr>
        <w:t xml:space="preserve"> gibi bir </w:t>
      </w:r>
      <w:proofErr w:type="spellStart"/>
      <w:r w:rsidRPr="00D17436">
        <w:rPr>
          <w:lang w:val="tr-TR"/>
        </w:rPr>
        <w:t>framework</w:t>
      </w:r>
      <w:proofErr w:type="spellEnd"/>
      <w:r w:rsidRPr="00D17436">
        <w:rPr>
          <w:lang w:val="tr-TR"/>
        </w:rPr>
        <w:t xml:space="preserve"> olmadan, </w:t>
      </w:r>
      <w:proofErr w:type="spellStart"/>
      <w:r w:rsidRPr="00D17436">
        <w:rPr>
          <w:lang w:val="tr-TR"/>
        </w:rPr>
        <w:t>pure</w:t>
      </w:r>
      <w:proofErr w:type="spellEnd"/>
      <w:r w:rsidRPr="00D17436">
        <w:rPr>
          <w:lang w:val="tr-TR"/>
        </w:rPr>
        <w:t xml:space="preserve"> (saf) JavaScript ve DOM manipülasyonu ile karmaşık uygulama durumlarının (</w:t>
      </w:r>
      <w:proofErr w:type="spellStart"/>
      <w:r w:rsidRPr="00D17436">
        <w:rPr>
          <w:lang w:val="tr-TR"/>
        </w:rPr>
        <w:t>State</w:t>
      </w:r>
      <w:proofErr w:type="spellEnd"/>
      <w:r w:rsidRPr="00D17436">
        <w:rPr>
          <w:lang w:val="tr-TR"/>
        </w:rPr>
        <w:t>) yönetilmesi.</w:t>
      </w:r>
    </w:p>
    <w:p w14:paraId="0087E5FF" w14:textId="77777777" w:rsidR="00D17436" w:rsidRPr="00D17436" w:rsidRDefault="00D17436" w:rsidP="00D17436">
      <w:pPr>
        <w:ind w:firstLine="0"/>
        <w:rPr>
          <w:lang w:val="tr-TR"/>
        </w:rPr>
      </w:pPr>
      <w:r w:rsidRPr="00D17436">
        <w:rPr>
          <w:b/>
          <w:bCs/>
          <w:lang w:val="tr-TR"/>
        </w:rPr>
        <w:t>Süreçsel / İş Kazanımları:</w:t>
      </w:r>
      <w:r w:rsidRPr="00D17436">
        <w:rPr>
          <w:lang w:val="tr-TR"/>
        </w:rPr>
        <w:t> 4. </w:t>
      </w:r>
      <w:r w:rsidRPr="00D17436">
        <w:rPr>
          <w:b/>
          <w:bCs/>
          <w:lang w:val="tr-TR"/>
        </w:rPr>
        <w:t>Sistem Mimarisi Tasarımı:</w:t>
      </w:r>
      <w:r w:rsidRPr="00D17436">
        <w:rPr>
          <w:lang w:val="tr-TR"/>
        </w:rPr>
        <w:t> Uygulamanın C4 modeli, NFR matrisleri (</w:t>
      </w:r>
      <w:proofErr w:type="spellStart"/>
      <w:r w:rsidRPr="00D17436">
        <w:rPr>
          <w:lang w:val="tr-TR"/>
        </w:rPr>
        <w:t>Non-Functional</w:t>
      </w:r>
      <w:proofErr w:type="spellEnd"/>
      <w:r w:rsidRPr="00D17436">
        <w:rPr>
          <w:lang w:val="tr-TR"/>
        </w:rPr>
        <w:t xml:space="preserve"> </w:t>
      </w:r>
      <w:proofErr w:type="spellStart"/>
      <w:r w:rsidRPr="00D17436">
        <w:rPr>
          <w:lang w:val="tr-TR"/>
        </w:rPr>
        <w:t>Requirements</w:t>
      </w:r>
      <w:proofErr w:type="spellEnd"/>
      <w:r w:rsidRPr="00D17436">
        <w:rPr>
          <w:lang w:val="tr-TR"/>
        </w:rPr>
        <w:t xml:space="preserve">) ve ADR (Architecture </w:t>
      </w:r>
      <w:proofErr w:type="spellStart"/>
      <w:r w:rsidRPr="00D17436">
        <w:rPr>
          <w:lang w:val="tr-TR"/>
        </w:rPr>
        <w:t>Decision</w:t>
      </w:r>
      <w:proofErr w:type="spellEnd"/>
      <w:r w:rsidRPr="00D17436">
        <w:rPr>
          <w:lang w:val="tr-TR"/>
        </w:rPr>
        <w:t xml:space="preserve"> </w:t>
      </w:r>
      <w:proofErr w:type="spellStart"/>
      <w:r w:rsidRPr="00D17436">
        <w:rPr>
          <w:lang w:val="tr-TR"/>
        </w:rPr>
        <w:t>Records</w:t>
      </w:r>
      <w:proofErr w:type="spellEnd"/>
      <w:r w:rsidRPr="00D17436">
        <w:rPr>
          <w:lang w:val="tr-TR"/>
        </w:rPr>
        <w:t>) tabloları üzerinden profesyonelce modellenmesi. 5. </w:t>
      </w:r>
      <w:r w:rsidRPr="00D17436">
        <w:rPr>
          <w:b/>
          <w:bCs/>
          <w:lang w:val="tr-TR"/>
        </w:rPr>
        <w:t>Ürün Stratejisi (GTM):</w:t>
      </w:r>
      <w:r w:rsidRPr="00D17436">
        <w:rPr>
          <w:lang w:val="tr-TR"/>
        </w:rPr>
        <w:t xml:space="preserve"> Yalnızca kod yazmak yerine; ürünün </w:t>
      </w:r>
      <w:proofErr w:type="spellStart"/>
      <w:r w:rsidRPr="00D17436">
        <w:rPr>
          <w:lang w:val="tr-TR"/>
        </w:rPr>
        <w:t>Unit</w:t>
      </w:r>
      <w:proofErr w:type="spellEnd"/>
      <w:r w:rsidRPr="00D17436">
        <w:rPr>
          <w:lang w:val="tr-TR"/>
        </w:rPr>
        <w:t xml:space="preserve"> </w:t>
      </w:r>
      <w:proofErr w:type="spellStart"/>
      <w:r w:rsidRPr="00D17436">
        <w:rPr>
          <w:lang w:val="tr-TR"/>
        </w:rPr>
        <w:t>Economics</w:t>
      </w:r>
      <w:proofErr w:type="spellEnd"/>
      <w:r w:rsidRPr="00D17436">
        <w:rPr>
          <w:lang w:val="tr-TR"/>
        </w:rPr>
        <w:t xml:space="preserve"> hesaplamaları, </w:t>
      </w:r>
      <w:proofErr w:type="spellStart"/>
      <w:r w:rsidRPr="00D17436">
        <w:rPr>
          <w:lang w:val="tr-TR"/>
        </w:rPr>
        <w:t>Go</w:t>
      </w:r>
      <w:proofErr w:type="spellEnd"/>
      <w:r w:rsidRPr="00D17436">
        <w:rPr>
          <w:lang w:val="tr-TR"/>
        </w:rPr>
        <w:t>-</w:t>
      </w:r>
      <w:proofErr w:type="spellStart"/>
      <w:r w:rsidRPr="00D17436">
        <w:rPr>
          <w:lang w:val="tr-TR"/>
        </w:rPr>
        <w:t>to</w:t>
      </w:r>
      <w:proofErr w:type="spellEnd"/>
      <w:r w:rsidRPr="00D17436">
        <w:rPr>
          <w:lang w:val="tr-TR"/>
        </w:rPr>
        <w:t xml:space="preserve">-Market (Piyasaya çıkış) stratejisi ve Business Model </w:t>
      </w:r>
      <w:proofErr w:type="spellStart"/>
      <w:r w:rsidRPr="00D17436">
        <w:rPr>
          <w:lang w:val="tr-TR"/>
        </w:rPr>
        <w:t>Canvas</w:t>
      </w:r>
      <w:proofErr w:type="spellEnd"/>
      <w:r w:rsidRPr="00D17436">
        <w:rPr>
          <w:lang w:val="tr-TR"/>
        </w:rPr>
        <w:t xml:space="preserve"> ile ticari bir ürüne dönüştürülmesi vizyonu.</w:t>
      </w:r>
    </w:p>
    <w:p w14:paraId="0CFDECFC" w14:textId="77777777" w:rsidR="00D17436" w:rsidRDefault="00D17436" w:rsidP="00D17436">
      <w:pPr>
        <w:ind w:firstLine="0"/>
      </w:pPr>
    </w:p>
    <w:p w14:paraId="7F0AA1D7" w14:textId="77777777" w:rsidR="00052761" w:rsidRDefault="003836EC">
      <w:pPr>
        <w:pStyle w:val="Balk1"/>
      </w:pPr>
      <w:bookmarkStart w:id="112" w:name="_Toc229342368"/>
      <w:r>
        <w:lastRenderedPageBreak/>
        <w:t>KAYNAKÇA</w:t>
      </w:r>
      <w:bookmarkEnd w:id="112"/>
    </w:p>
    <w:p w14:paraId="6AF0470A" w14:textId="77777777" w:rsidR="00D17436" w:rsidRPr="00D17436" w:rsidRDefault="00D17436" w:rsidP="00D17436">
      <w:pPr>
        <w:ind w:firstLine="0"/>
        <w:rPr>
          <w:lang w:val="tr-TR"/>
        </w:rPr>
      </w:pPr>
      <w:r w:rsidRPr="00D17436">
        <w:rPr>
          <w:lang w:val="tr-TR"/>
        </w:rPr>
        <w:t>[1] Mozilla Foundation. (2023). </w:t>
      </w:r>
      <w:r w:rsidRPr="00D17436">
        <w:rPr>
          <w:i/>
          <w:iCs/>
          <w:lang w:val="tr-TR"/>
        </w:rPr>
        <w:t xml:space="preserve">Using Web </w:t>
      </w:r>
      <w:proofErr w:type="spellStart"/>
      <w:r w:rsidRPr="00D17436">
        <w:rPr>
          <w:i/>
          <w:iCs/>
          <w:lang w:val="tr-TR"/>
        </w:rPr>
        <w:t>Workers</w:t>
      </w:r>
      <w:proofErr w:type="spellEnd"/>
      <w:r w:rsidRPr="00D17436">
        <w:rPr>
          <w:i/>
          <w:iCs/>
          <w:lang w:val="tr-TR"/>
        </w:rPr>
        <w:t xml:space="preserve">: Web </w:t>
      </w:r>
      <w:proofErr w:type="spellStart"/>
      <w:r w:rsidRPr="00D17436">
        <w:rPr>
          <w:i/>
          <w:iCs/>
          <w:lang w:val="tr-TR"/>
        </w:rPr>
        <w:t>Workers</w:t>
      </w:r>
      <w:proofErr w:type="spellEnd"/>
      <w:r w:rsidRPr="00D17436">
        <w:rPr>
          <w:i/>
          <w:iCs/>
          <w:lang w:val="tr-TR"/>
        </w:rPr>
        <w:t xml:space="preserve"> API</w:t>
      </w:r>
      <w:r w:rsidRPr="00D17436">
        <w:rPr>
          <w:lang w:val="tr-TR"/>
        </w:rPr>
        <w:t>. MDN Web Docs. </w:t>
      </w:r>
      <w:hyperlink r:id="rId27" w:history="1">
        <w:r w:rsidRPr="00D17436">
          <w:rPr>
            <w:rStyle w:val="Kpr"/>
            <w:lang w:val="tr-TR"/>
          </w:rPr>
          <w:t>https://developer.mozilla.org/en-US/docs/Web/API/Web_Workers_API/Using_web_workers</w:t>
        </w:r>
      </w:hyperlink>
    </w:p>
    <w:p w14:paraId="1EE244D8" w14:textId="77777777" w:rsidR="00D17436" w:rsidRPr="00D17436" w:rsidRDefault="00D17436" w:rsidP="00D17436">
      <w:pPr>
        <w:ind w:firstLine="0"/>
        <w:rPr>
          <w:lang w:val="tr-TR"/>
        </w:rPr>
      </w:pPr>
      <w:r w:rsidRPr="00D17436">
        <w:rPr>
          <w:lang w:val="tr-TR"/>
        </w:rPr>
        <w:t xml:space="preserve">[2] </w:t>
      </w:r>
      <w:proofErr w:type="spellStart"/>
      <w:r w:rsidRPr="00D17436">
        <w:rPr>
          <w:lang w:val="tr-TR"/>
        </w:rPr>
        <w:t>Holt</w:t>
      </w:r>
      <w:proofErr w:type="spellEnd"/>
      <w:r w:rsidRPr="00D17436">
        <w:rPr>
          <w:lang w:val="tr-TR"/>
        </w:rPr>
        <w:t>, M. (2023). </w:t>
      </w:r>
      <w:proofErr w:type="spellStart"/>
      <w:r w:rsidRPr="00D17436">
        <w:rPr>
          <w:i/>
          <w:iCs/>
          <w:lang w:val="tr-TR"/>
        </w:rPr>
        <w:t>PapaParse</w:t>
      </w:r>
      <w:proofErr w:type="spellEnd"/>
      <w:r w:rsidRPr="00D17436">
        <w:rPr>
          <w:i/>
          <w:iCs/>
          <w:lang w:val="tr-TR"/>
        </w:rPr>
        <w:t xml:space="preserve">: </w:t>
      </w:r>
      <w:proofErr w:type="spellStart"/>
      <w:r w:rsidRPr="00D17436">
        <w:rPr>
          <w:i/>
          <w:iCs/>
          <w:lang w:val="tr-TR"/>
        </w:rPr>
        <w:t>Powerful</w:t>
      </w:r>
      <w:proofErr w:type="spellEnd"/>
      <w:r w:rsidRPr="00D17436">
        <w:rPr>
          <w:i/>
          <w:iCs/>
          <w:lang w:val="tr-TR"/>
        </w:rPr>
        <w:t xml:space="preserve">, in-browser CSV </w:t>
      </w:r>
      <w:proofErr w:type="spellStart"/>
      <w:r w:rsidRPr="00D17436">
        <w:rPr>
          <w:i/>
          <w:iCs/>
          <w:lang w:val="tr-TR"/>
        </w:rPr>
        <w:t>parser</w:t>
      </w:r>
      <w:proofErr w:type="spellEnd"/>
      <w:r w:rsidRPr="00D17436">
        <w:rPr>
          <w:i/>
          <w:iCs/>
          <w:lang w:val="tr-TR"/>
        </w:rPr>
        <w:t xml:space="preserve"> </w:t>
      </w:r>
      <w:proofErr w:type="spellStart"/>
      <w:r w:rsidRPr="00D17436">
        <w:rPr>
          <w:i/>
          <w:iCs/>
          <w:lang w:val="tr-TR"/>
        </w:rPr>
        <w:t>for</w:t>
      </w:r>
      <w:proofErr w:type="spellEnd"/>
      <w:r w:rsidRPr="00D17436">
        <w:rPr>
          <w:i/>
          <w:iCs/>
          <w:lang w:val="tr-TR"/>
        </w:rPr>
        <w:t xml:space="preserve"> JavaScript</w:t>
      </w:r>
      <w:r w:rsidRPr="00D17436">
        <w:rPr>
          <w:lang w:val="tr-TR"/>
        </w:rPr>
        <w:t xml:space="preserve">. </w:t>
      </w:r>
      <w:proofErr w:type="spellStart"/>
      <w:r w:rsidRPr="00D17436">
        <w:rPr>
          <w:lang w:val="tr-TR"/>
        </w:rPr>
        <w:t>PapaParse</w:t>
      </w:r>
      <w:proofErr w:type="spellEnd"/>
      <w:r w:rsidRPr="00D17436">
        <w:rPr>
          <w:lang w:val="tr-TR"/>
        </w:rPr>
        <w:t xml:space="preserve"> </w:t>
      </w:r>
      <w:proofErr w:type="spellStart"/>
      <w:r w:rsidRPr="00D17436">
        <w:rPr>
          <w:lang w:val="tr-TR"/>
        </w:rPr>
        <w:t>Documentation</w:t>
      </w:r>
      <w:proofErr w:type="spellEnd"/>
      <w:r w:rsidRPr="00D17436">
        <w:rPr>
          <w:lang w:val="tr-TR"/>
        </w:rPr>
        <w:t>. </w:t>
      </w:r>
      <w:hyperlink r:id="rId28" w:history="1">
        <w:r w:rsidRPr="00D17436">
          <w:rPr>
            <w:rStyle w:val="Kpr"/>
            <w:lang w:val="tr-TR"/>
          </w:rPr>
          <w:t>https://www.papaparse.com/</w:t>
        </w:r>
      </w:hyperlink>
    </w:p>
    <w:p w14:paraId="6977CFD5" w14:textId="77777777" w:rsidR="00D17436" w:rsidRPr="00D17436" w:rsidRDefault="00D17436" w:rsidP="00D17436">
      <w:pPr>
        <w:ind w:firstLine="0"/>
        <w:rPr>
          <w:lang w:val="tr-TR"/>
        </w:rPr>
      </w:pPr>
      <w:r w:rsidRPr="00D17436">
        <w:rPr>
          <w:lang w:val="tr-TR"/>
        </w:rPr>
        <w:t xml:space="preserve">[3] Chart.js </w:t>
      </w:r>
      <w:proofErr w:type="spellStart"/>
      <w:r w:rsidRPr="00D17436">
        <w:rPr>
          <w:lang w:val="tr-TR"/>
        </w:rPr>
        <w:t>Contributors</w:t>
      </w:r>
      <w:proofErr w:type="spellEnd"/>
      <w:r w:rsidRPr="00D17436">
        <w:rPr>
          <w:lang w:val="tr-TR"/>
        </w:rPr>
        <w:t>. (2023). </w:t>
      </w:r>
      <w:r w:rsidRPr="00D17436">
        <w:rPr>
          <w:i/>
          <w:iCs/>
          <w:lang w:val="tr-TR"/>
        </w:rPr>
        <w:t xml:space="preserve">Chart.js: Simple yet </w:t>
      </w:r>
      <w:proofErr w:type="spellStart"/>
      <w:r w:rsidRPr="00D17436">
        <w:rPr>
          <w:i/>
          <w:iCs/>
          <w:lang w:val="tr-TR"/>
        </w:rPr>
        <w:t>flexible</w:t>
      </w:r>
      <w:proofErr w:type="spellEnd"/>
      <w:r w:rsidRPr="00D17436">
        <w:rPr>
          <w:i/>
          <w:iCs/>
          <w:lang w:val="tr-TR"/>
        </w:rPr>
        <w:t xml:space="preserve"> JavaScript </w:t>
      </w:r>
      <w:proofErr w:type="spellStart"/>
      <w:r w:rsidRPr="00D17436">
        <w:rPr>
          <w:i/>
          <w:iCs/>
          <w:lang w:val="tr-TR"/>
        </w:rPr>
        <w:t>charting</w:t>
      </w:r>
      <w:proofErr w:type="spellEnd"/>
      <w:r w:rsidRPr="00D17436">
        <w:rPr>
          <w:lang w:val="tr-TR"/>
        </w:rPr>
        <w:t xml:space="preserve">. Chart.js </w:t>
      </w:r>
      <w:proofErr w:type="spellStart"/>
      <w:r w:rsidRPr="00D17436">
        <w:rPr>
          <w:lang w:val="tr-TR"/>
        </w:rPr>
        <w:t>Documentation</w:t>
      </w:r>
      <w:proofErr w:type="spellEnd"/>
      <w:r w:rsidRPr="00D17436">
        <w:rPr>
          <w:lang w:val="tr-TR"/>
        </w:rPr>
        <w:t>. </w:t>
      </w:r>
      <w:hyperlink r:id="rId29" w:history="1">
        <w:r w:rsidRPr="00D17436">
          <w:rPr>
            <w:rStyle w:val="Kpr"/>
            <w:lang w:val="tr-TR"/>
          </w:rPr>
          <w:t>https://www.chartjs.org/docs/latest/</w:t>
        </w:r>
      </w:hyperlink>
    </w:p>
    <w:p w14:paraId="346D1584" w14:textId="77777777" w:rsidR="00D17436" w:rsidRPr="00D17436" w:rsidRDefault="00D17436" w:rsidP="00D17436">
      <w:pPr>
        <w:ind w:firstLine="0"/>
        <w:rPr>
          <w:lang w:val="tr-TR"/>
        </w:rPr>
      </w:pPr>
      <w:r w:rsidRPr="00D17436">
        <w:rPr>
          <w:lang w:val="tr-TR"/>
        </w:rPr>
        <w:t xml:space="preserve">[4] </w:t>
      </w:r>
      <w:proofErr w:type="spellStart"/>
      <w:r w:rsidRPr="00D17436">
        <w:rPr>
          <w:lang w:val="tr-TR"/>
        </w:rPr>
        <w:t>You</w:t>
      </w:r>
      <w:proofErr w:type="spellEnd"/>
      <w:r w:rsidRPr="00D17436">
        <w:rPr>
          <w:lang w:val="tr-TR"/>
        </w:rPr>
        <w:t>, E. (2023). </w:t>
      </w:r>
      <w:proofErr w:type="spellStart"/>
      <w:r w:rsidRPr="00D17436">
        <w:rPr>
          <w:i/>
          <w:iCs/>
          <w:lang w:val="tr-TR"/>
        </w:rPr>
        <w:t>Vite</w:t>
      </w:r>
      <w:proofErr w:type="spellEnd"/>
      <w:r w:rsidRPr="00D17436">
        <w:rPr>
          <w:i/>
          <w:iCs/>
          <w:lang w:val="tr-TR"/>
        </w:rPr>
        <w:t xml:space="preserve">: </w:t>
      </w:r>
      <w:proofErr w:type="spellStart"/>
      <w:r w:rsidRPr="00D17436">
        <w:rPr>
          <w:i/>
          <w:iCs/>
          <w:lang w:val="tr-TR"/>
        </w:rPr>
        <w:t>Next</w:t>
      </w:r>
      <w:proofErr w:type="spellEnd"/>
      <w:r w:rsidRPr="00D17436">
        <w:rPr>
          <w:i/>
          <w:iCs/>
          <w:lang w:val="tr-TR"/>
        </w:rPr>
        <w:t xml:space="preserve"> </w:t>
      </w:r>
      <w:proofErr w:type="spellStart"/>
      <w:r w:rsidRPr="00D17436">
        <w:rPr>
          <w:i/>
          <w:iCs/>
          <w:lang w:val="tr-TR"/>
        </w:rPr>
        <w:t>Generation</w:t>
      </w:r>
      <w:proofErr w:type="spellEnd"/>
      <w:r w:rsidRPr="00D17436">
        <w:rPr>
          <w:i/>
          <w:iCs/>
          <w:lang w:val="tr-TR"/>
        </w:rPr>
        <w:t xml:space="preserve"> </w:t>
      </w:r>
      <w:proofErr w:type="spellStart"/>
      <w:r w:rsidRPr="00D17436">
        <w:rPr>
          <w:i/>
          <w:iCs/>
          <w:lang w:val="tr-TR"/>
        </w:rPr>
        <w:t>Frontend</w:t>
      </w:r>
      <w:proofErr w:type="spellEnd"/>
      <w:r w:rsidRPr="00D17436">
        <w:rPr>
          <w:i/>
          <w:iCs/>
          <w:lang w:val="tr-TR"/>
        </w:rPr>
        <w:t xml:space="preserve"> </w:t>
      </w:r>
      <w:proofErr w:type="spellStart"/>
      <w:r w:rsidRPr="00D17436">
        <w:rPr>
          <w:i/>
          <w:iCs/>
          <w:lang w:val="tr-TR"/>
        </w:rPr>
        <w:t>Tooling</w:t>
      </w:r>
      <w:proofErr w:type="spellEnd"/>
      <w:r w:rsidRPr="00D17436">
        <w:rPr>
          <w:lang w:val="tr-TR"/>
        </w:rPr>
        <w:t xml:space="preserve">. </w:t>
      </w:r>
      <w:proofErr w:type="spellStart"/>
      <w:r w:rsidRPr="00D17436">
        <w:rPr>
          <w:lang w:val="tr-TR"/>
        </w:rPr>
        <w:t>Vite</w:t>
      </w:r>
      <w:proofErr w:type="spellEnd"/>
      <w:r w:rsidRPr="00D17436">
        <w:rPr>
          <w:lang w:val="tr-TR"/>
        </w:rPr>
        <w:t xml:space="preserve"> </w:t>
      </w:r>
      <w:proofErr w:type="spellStart"/>
      <w:r w:rsidRPr="00D17436">
        <w:rPr>
          <w:lang w:val="tr-TR"/>
        </w:rPr>
        <w:t>Documentation</w:t>
      </w:r>
      <w:proofErr w:type="spellEnd"/>
      <w:r w:rsidRPr="00D17436">
        <w:rPr>
          <w:lang w:val="tr-TR"/>
        </w:rPr>
        <w:t>. </w:t>
      </w:r>
      <w:hyperlink r:id="rId30" w:history="1">
        <w:r w:rsidRPr="00D17436">
          <w:rPr>
            <w:rStyle w:val="Kpr"/>
            <w:lang w:val="tr-TR"/>
          </w:rPr>
          <w:t>https://vitejs.dev/</w:t>
        </w:r>
      </w:hyperlink>
    </w:p>
    <w:p w14:paraId="57DF3B73" w14:textId="77777777" w:rsidR="00D17436" w:rsidRPr="00D17436" w:rsidRDefault="00D17436" w:rsidP="00D17436">
      <w:pPr>
        <w:ind w:firstLine="0"/>
        <w:rPr>
          <w:lang w:val="tr-TR"/>
        </w:rPr>
      </w:pPr>
      <w:r w:rsidRPr="00D17436">
        <w:rPr>
          <w:lang w:val="tr-TR"/>
        </w:rPr>
        <w:t xml:space="preserve">[5] </w:t>
      </w:r>
      <w:proofErr w:type="spellStart"/>
      <w:r w:rsidRPr="00D17436">
        <w:rPr>
          <w:lang w:val="tr-TR"/>
        </w:rPr>
        <w:t>Vercel</w:t>
      </w:r>
      <w:proofErr w:type="spellEnd"/>
      <w:r w:rsidRPr="00D17436">
        <w:rPr>
          <w:lang w:val="tr-TR"/>
        </w:rPr>
        <w:t xml:space="preserve"> </w:t>
      </w:r>
      <w:proofErr w:type="spellStart"/>
      <w:r w:rsidRPr="00D17436">
        <w:rPr>
          <w:lang w:val="tr-TR"/>
        </w:rPr>
        <w:t>Inc</w:t>
      </w:r>
      <w:proofErr w:type="spellEnd"/>
      <w:r w:rsidRPr="00D17436">
        <w:rPr>
          <w:lang w:val="tr-TR"/>
        </w:rPr>
        <w:t>. (2023). </w:t>
      </w:r>
      <w:proofErr w:type="spellStart"/>
      <w:r w:rsidRPr="00D17436">
        <w:rPr>
          <w:i/>
          <w:iCs/>
          <w:lang w:val="tr-TR"/>
        </w:rPr>
        <w:t>Vercel</w:t>
      </w:r>
      <w:proofErr w:type="spellEnd"/>
      <w:r w:rsidRPr="00D17436">
        <w:rPr>
          <w:i/>
          <w:iCs/>
          <w:lang w:val="tr-TR"/>
        </w:rPr>
        <w:t xml:space="preserve"> </w:t>
      </w:r>
      <w:proofErr w:type="spellStart"/>
      <w:r w:rsidRPr="00D17436">
        <w:rPr>
          <w:i/>
          <w:iCs/>
          <w:lang w:val="tr-TR"/>
        </w:rPr>
        <w:t>Edge</w:t>
      </w:r>
      <w:proofErr w:type="spellEnd"/>
      <w:r w:rsidRPr="00D17436">
        <w:rPr>
          <w:i/>
          <w:iCs/>
          <w:lang w:val="tr-TR"/>
        </w:rPr>
        <w:t xml:space="preserve"> Network </w:t>
      </w:r>
      <w:proofErr w:type="spellStart"/>
      <w:r w:rsidRPr="00D17436">
        <w:rPr>
          <w:i/>
          <w:iCs/>
          <w:lang w:val="tr-TR"/>
        </w:rPr>
        <w:t>and</w:t>
      </w:r>
      <w:proofErr w:type="spellEnd"/>
      <w:r w:rsidRPr="00D17436">
        <w:rPr>
          <w:i/>
          <w:iCs/>
          <w:lang w:val="tr-TR"/>
        </w:rPr>
        <w:t xml:space="preserve"> Deployment Architecture</w:t>
      </w:r>
      <w:r w:rsidRPr="00D17436">
        <w:rPr>
          <w:lang w:val="tr-TR"/>
        </w:rPr>
        <w:t xml:space="preserve">. </w:t>
      </w:r>
      <w:proofErr w:type="spellStart"/>
      <w:r w:rsidRPr="00D17436">
        <w:rPr>
          <w:lang w:val="tr-TR"/>
        </w:rPr>
        <w:t>Vercel</w:t>
      </w:r>
      <w:proofErr w:type="spellEnd"/>
      <w:r w:rsidRPr="00D17436">
        <w:rPr>
          <w:lang w:val="tr-TR"/>
        </w:rPr>
        <w:t xml:space="preserve"> </w:t>
      </w:r>
      <w:proofErr w:type="spellStart"/>
      <w:r w:rsidRPr="00D17436">
        <w:rPr>
          <w:lang w:val="tr-TR"/>
        </w:rPr>
        <w:t>Docs</w:t>
      </w:r>
      <w:proofErr w:type="spellEnd"/>
      <w:r w:rsidRPr="00D17436">
        <w:rPr>
          <w:lang w:val="tr-TR"/>
        </w:rPr>
        <w:t>. </w:t>
      </w:r>
      <w:hyperlink r:id="rId31" w:history="1">
        <w:r w:rsidRPr="00D17436">
          <w:rPr>
            <w:rStyle w:val="Kpr"/>
            <w:lang w:val="tr-TR"/>
          </w:rPr>
          <w:t>https://vercel.com/docs</w:t>
        </w:r>
      </w:hyperlink>
    </w:p>
    <w:p w14:paraId="29F88418" w14:textId="77777777" w:rsidR="00D17436" w:rsidRPr="00D17436" w:rsidRDefault="00D17436" w:rsidP="00D17436">
      <w:pPr>
        <w:ind w:firstLine="0"/>
        <w:rPr>
          <w:lang w:val="tr-TR"/>
        </w:rPr>
      </w:pPr>
      <w:r w:rsidRPr="00D17436">
        <w:rPr>
          <w:lang w:val="tr-TR"/>
        </w:rPr>
        <w:t>[6] OWASP Foundation. (2021). </w:t>
      </w:r>
      <w:r w:rsidRPr="00D17436">
        <w:rPr>
          <w:i/>
          <w:iCs/>
          <w:lang w:val="tr-TR"/>
        </w:rPr>
        <w:t>OWASP Top 10 — 2021 Edition</w:t>
      </w:r>
      <w:r w:rsidRPr="00D17436">
        <w:rPr>
          <w:lang w:val="tr-TR"/>
        </w:rPr>
        <w:t>. </w:t>
      </w:r>
      <w:hyperlink r:id="rId32" w:history="1">
        <w:r w:rsidRPr="00D17436">
          <w:rPr>
            <w:rStyle w:val="Kpr"/>
            <w:lang w:val="tr-TR"/>
          </w:rPr>
          <w:t>https://owasp.org/Top10/</w:t>
        </w:r>
      </w:hyperlink>
    </w:p>
    <w:p w14:paraId="3DF053FA" w14:textId="77777777" w:rsidR="00D17436" w:rsidRPr="00D17436" w:rsidRDefault="00D17436" w:rsidP="00D17436">
      <w:pPr>
        <w:ind w:firstLine="0"/>
        <w:rPr>
          <w:lang w:val="tr-TR"/>
        </w:rPr>
      </w:pPr>
      <w:r w:rsidRPr="00D17436">
        <w:rPr>
          <w:lang w:val="tr-TR"/>
        </w:rPr>
        <w:t xml:space="preserve">[7] Web Content Accessibility </w:t>
      </w:r>
      <w:proofErr w:type="spellStart"/>
      <w:r w:rsidRPr="00D17436">
        <w:rPr>
          <w:lang w:val="tr-TR"/>
        </w:rPr>
        <w:t>Guidelines</w:t>
      </w:r>
      <w:proofErr w:type="spellEnd"/>
      <w:r w:rsidRPr="00D17436">
        <w:rPr>
          <w:lang w:val="tr-TR"/>
        </w:rPr>
        <w:t xml:space="preserve"> (WCAG) 2.1. (2018). </w:t>
      </w:r>
      <w:r w:rsidRPr="00D17436">
        <w:rPr>
          <w:i/>
          <w:iCs/>
          <w:lang w:val="tr-TR"/>
        </w:rPr>
        <w:t xml:space="preserve">W3C </w:t>
      </w:r>
      <w:proofErr w:type="spellStart"/>
      <w:r w:rsidRPr="00D17436">
        <w:rPr>
          <w:i/>
          <w:iCs/>
          <w:lang w:val="tr-TR"/>
        </w:rPr>
        <w:t>Recommendation</w:t>
      </w:r>
      <w:proofErr w:type="spellEnd"/>
      <w:r w:rsidRPr="00D17436">
        <w:rPr>
          <w:lang w:val="tr-TR"/>
        </w:rPr>
        <w:t>. </w:t>
      </w:r>
      <w:hyperlink r:id="rId33" w:history="1">
        <w:r w:rsidRPr="00D17436">
          <w:rPr>
            <w:rStyle w:val="Kpr"/>
            <w:lang w:val="tr-TR"/>
          </w:rPr>
          <w:t>https://www.w3.org/TR/WCAG21/</w:t>
        </w:r>
      </w:hyperlink>
    </w:p>
    <w:p w14:paraId="47D26DB2" w14:textId="77777777" w:rsidR="00D17436" w:rsidRPr="00D17436" w:rsidRDefault="00D17436" w:rsidP="00D17436">
      <w:pPr>
        <w:ind w:firstLine="0"/>
        <w:rPr>
          <w:lang w:val="tr-TR"/>
        </w:rPr>
      </w:pPr>
      <w:r w:rsidRPr="00D17436">
        <w:rPr>
          <w:lang w:val="tr-TR"/>
        </w:rPr>
        <w:t xml:space="preserve">[8] </w:t>
      </w:r>
      <w:proofErr w:type="spellStart"/>
      <w:r w:rsidRPr="00D17436">
        <w:rPr>
          <w:lang w:val="tr-TR"/>
        </w:rPr>
        <w:t>Kleppmann</w:t>
      </w:r>
      <w:proofErr w:type="spellEnd"/>
      <w:r w:rsidRPr="00D17436">
        <w:rPr>
          <w:lang w:val="tr-TR"/>
        </w:rPr>
        <w:t>, M. (2017). </w:t>
      </w:r>
      <w:proofErr w:type="spellStart"/>
      <w:r w:rsidRPr="00D17436">
        <w:rPr>
          <w:i/>
          <w:iCs/>
          <w:lang w:val="tr-TR"/>
        </w:rPr>
        <w:t>Designing</w:t>
      </w:r>
      <w:proofErr w:type="spellEnd"/>
      <w:r w:rsidRPr="00D17436">
        <w:rPr>
          <w:i/>
          <w:iCs/>
          <w:lang w:val="tr-TR"/>
        </w:rPr>
        <w:t xml:space="preserve"> Data-</w:t>
      </w:r>
      <w:proofErr w:type="spellStart"/>
      <w:r w:rsidRPr="00D17436">
        <w:rPr>
          <w:i/>
          <w:iCs/>
          <w:lang w:val="tr-TR"/>
        </w:rPr>
        <w:t>Intensive</w:t>
      </w:r>
      <w:proofErr w:type="spellEnd"/>
      <w:r w:rsidRPr="00D17436">
        <w:rPr>
          <w:i/>
          <w:iCs/>
          <w:lang w:val="tr-TR"/>
        </w:rPr>
        <w:t xml:space="preserve"> Applications: </w:t>
      </w:r>
      <w:proofErr w:type="spellStart"/>
      <w:r w:rsidRPr="00D17436">
        <w:rPr>
          <w:i/>
          <w:iCs/>
          <w:lang w:val="tr-TR"/>
        </w:rPr>
        <w:t>The</w:t>
      </w:r>
      <w:proofErr w:type="spellEnd"/>
      <w:r w:rsidRPr="00D17436">
        <w:rPr>
          <w:i/>
          <w:iCs/>
          <w:lang w:val="tr-TR"/>
        </w:rPr>
        <w:t xml:space="preserve"> </w:t>
      </w:r>
      <w:proofErr w:type="spellStart"/>
      <w:r w:rsidRPr="00D17436">
        <w:rPr>
          <w:i/>
          <w:iCs/>
          <w:lang w:val="tr-TR"/>
        </w:rPr>
        <w:t>Big</w:t>
      </w:r>
      <w:proofErr w:type="spellEnd"/>
      <w:r w:rsidRPr="00D17436">
        <w:rPr>
          <w:i/>
          <w:iCs/>
          <w:lang w:val="tr-TR"/>
        </w:rPr>
        <w:t xml:space="preserve"> </w:t>
      </w:r>
      <w:proofErr w:type="spellStart"/>
      <w:r w:rsidRPr="00D17436">
        <w:rPr>
          <w:i/>
          <w:iCs/>
          <w:lang w:val="tr-TR"/>
        </w:rPr>
        <w:t>Ideas</w:t>
      </w:r>
      <w:proofErr w:type="spellEnd"/>
      <w:r w:rsidRPr="00D17436">
        <w:rPr>
          <w:i/>
          <w:iCs/>
          <w:lang w:val="tr-TR"/>
        </w:rPr>
        <w:t xml:space="preserve"> </w:t>
      </w:r>
      <w:proofErr w:type="spellStart"/>
      <w:r w:rsidRPr="00D17436">
        <w:rPr>
          <w:i/>
          <w:iCs/>
          <w:lang w:val="tr-TR"/>
        </w:rPr>
        <w:t>Behind</w:t>
      </w:r>
      <w:proofErr w:type="spellEnd"/>
      <w:r w:rsidRPr="00D17436">
        <w:rPr>
          <w:i/>
          <w:iCs/>
          <w:lang w:val="tr-TR"/>
        </w:rPr>
        <w:t xml:space="preserve"> </w:t>
      </w:r>
      <w:proofErr w:type="spellStart"/>
      <w:r w:rsidRPr="00D17436">
        <w:rPr>
          <w:i/>
          <w:iCs/>
          <w:lang w:val="tr-TR"/>
        </w:rPr>
        <w:t>Reliable</w:t>
      </w:r>
      <w:proofErr w:type="spellEnd"/>
      <w:r w:rsidRPr="00D17436">
        <w:rPr>
          <w:i/>
          <w:iCs/>
          <w:lang w:val="tr-TR"/>
        </w:rPr>
        <w:t xml:space="preserve">, </w:t>
      </w:r>
      <w:proofErr w:type="spellStart"/>
      <w:r w:rsidRPr="00D17436">
        <w:rPr>
          <w:i/>
          <w:iCs/>
          <w:lang w:val="tr-TR"/>
        </w:rPr>
        <w:t>Scalable</w:t>
      </w:r>
      <w:proofErr w:type="spellEnd"/>
      <w:r w:rsidRPr="00D17436">
        <w:rPr>
          <w:i/>
          <w:iCs/>
          <w:lang w:val="tr-TR"/>
        </w:rPr>
        <w:t xml:space="preserve">, </w:t>
      </w:r>
      <w:proofErr w:type="spellStart"/>
      <w:r w:rsidRPr="00D17436">
        <w:rPr>
          <w:i/>
          <w:iCs/>
          <w:lang w:val="tr-TR"/>
        </w:rPr>
        <w:t>and</w:t>
      </w:r>
      <w:proofErr w:type="spellEnd"/>
      <w:r w:rsidRPr="00D17436">
        <w:rPr>
          <w:i/>
          <w:iCs/>
          <w:lang w:val="tr-TR"/>
        </w:rPr>
        <w:t xml:space="preserve"> </w:t>
      </w:r>
      <w:proofErr w:type="spellStart"/>
      <w:r w:rsidRPr="00D17436">
        <w:rPr>
          <w:i/>
          <w:iCs/>
          <w:lang w:val="tr-TR"/>
        </w:rPr>
        <w:t>Maintainable</w:t>
      </w:r>
      <w:proofErr w:type="spellEnd"/>
      <w:r w:rsidRPr="00D17436">
        <w:rPr>
          <w:i/>
          <w:iCs/>
          <w:lang w:val="tr-TR"/>
        </w:rPr>
        <w:t xml:space="preserve"> </w:t>
      </w:r>
      <w:proofErr w:type="spellStart"/>
      <w:r w:rsidRPr="00D17436">
        <w:rPr>
          <w:i/>
          <w:iCs/>
          <w:lang w:val="tr-TR"/>
        </w:rPr>
        <w:t>Systems</w:t>
      </w:r>
      <w:proofErr w:type="spellEnd"/>
      <w:r w:rsidRPr="00D17436">
        <w:rPr>
          <w:lang w:val="tr-TR"/>
        </w:rPr>
        <w:t>. O'Reilly Media.</w:t>
      </w:r>
    </w:p>
    <w:p w14:paraId="6EC71144" w14:textId="77777777" w:rsidR="00D17436" w:rsidRPr="00D17436" w:rsidRDefault="00D17436" w:rsidP="00D17436">
      <w:pPr>
        <w:ind w:firstLine="0"/>
        <w:rPr>
          <w:lang w:val="tr-TR"/>
        </w:rPr>
      </w:pPr>
      <w:r w:rsidRPr="00D17436">
        <w:rPr>
          <w:lang w:val="tr-TR"/>
        </w:rPr>
        <w:t xml:space="preserve">[9] </w:t>
      </w:r>
      <w:proofErr w:type="spellStart"/>
      <w:r w:rsidRPr="00D17436">
        <w:rPr>
          <w:lang w:val="tr-TR"/>
        </w:rPr>
        <w:t>Cagan</w:t>
      </w:r>
      <w:proofErr w:type="spellEnd"/>
      <w:r w:rsidRPr="00D17436">
        <w:rPr>
          <w:lang w:val="tr-TR"/>
        </w:rPr>
        <w:t>, M. (2018). </w:t>
      </w:r>
      <w:proofErr w:type="spellStart"/>
      <w:r w:rsidRPr="00D17436">
        <w:rPr>
          <w:i/>
          <w:iCs/>
          <w:lang w:val="tr-TR"/>
        </w:rPr>
        <w:t>Inspired</w:t>
      </w:r>
      <w:proofErr w:type="spellEnd"/>
      <w:r w:rsidRPr="00D17436">
        <w:rPr>
          <w:i/>
          <w:iCs/>
          <w:lang w:val="tr-TR"/>
        </w:rPr>
        <w:t xml:space="preserve">: How </w:t>
      </w:r>
      <w:proofErr w:type="spellStart"/>
      <w:r w:rsidRPr="00D17436">
        <w:rPr>
          <w:i/>
          <w:iCs/>
          <w:lang w:val="tr-TR"/>
        </w:rPr>
        <w:t>to</w:t>
      </w:r>
      <w:proofErr w:type="spellEnd"/>
      <w:r w:rsidRPr="00D17436">
        <w:rPr>
          <w:i/>
          <w:iCs/>
          <w:lang w:val="tr-TR"/>
        </w:rPr>
        <w:t xml:space="preserve"> </w:t>
      </w:r>
      <w:proofErr w:type="spellStart"/>
      <w:r w:rsidRPr="00D17436">
        <w:rPr>
          <w:i/>
          <w:iCs/>
          <w:lang w:val="tr-TR"/>
        </w:rPr>
        <w:t>Create</w:t>
      </w:r>
      <w:proofErr w:type="spellEnd"/>
      <w:r w:rsidRPr="00D17436">
        <w:rPr>
          <w:i/>
          <w:iCs/>
          <w:lang w:val="tr-TR"/>
        </w:rPr>
        <w:t xml:space="preserve"> </w:t>
      </w:r>
      <w:proofErr w:type="spellStart"/>
      <w:r w:rsidRPr="00D17436">
        <w:rPr>
          <w:i/>
          <w:iCs/>
          <w:lang w:val="tr-TR"/>
        </w:rPr>
        <w:t>Tech</w:t>
      </w:r>
      <w:proofErr w:type="spellEnd"/>
      <w:r w:rsidRPr="00D17436">
        <w:rPr>
          <w:i/>
          <w:iCs/>
          <w:lang w:val="tr-TR"/>
        </w:rPr>
        <w:t xml:space="preserve"> </w:t>
      </w:r>
      <w:proofErr w:type="spellStart"/>
      <w:r w:rsidRPr="00D17436">
        <w:rPr>
          <w:i/>
          <w:iCs/>
          <w:lang w:val="tr-TR"/>
        </w:rPr>
        <w:t>Products</w:t>
      </w:r>
      <w:proofErr w:type="spellEnd"/>
      <w:r w:rsidRPr="00D17436">
        <w:rPr>
          <w:i/>
          <w:iCs/>
          <w:lang w:val="tr-TR"/>
        </w:rPr>
        <w:t xml:space="preserve"> </w:t>
      </w:r>
      <w:proofErr w:type="spellStart"/>
      <w:r w:rsidRPr="00D17436">
        <w:rPr>
          <w:i/>
          <w:iCs/>
          <w:lang w:val="tr-TR"/>
        </w:rPr>
        <w:t>Customers</w:t>
      </w:r>
      <w:proofErr w:type="spellEnd"/>
      <w:r w:rsidRPr="00D17436">
        <w:rPr>
          <w:i/>
          <w:iCs/>
          <w:lang w:val="tr-TR"/>
        </w:rPr>
        <w:t xml:space="preserve"> </w:t>
      </w:r>
      <w:proofErr w:type="spellStart"/>
      <w:r w:rsidRPr="00D17436">
        <w:rPr>
          <w:i/>
          <w:iCs/>
          <w:lang w:val="tr-TR"/>
        </w:rPr>
        <w:t>Love</w:t>
      </w:r>
      <w:proofErr w:type="spellEnd"/>
      <w:r w:rsidRPr="00D17436">
        <w:rPr>
          <w:lang w:val="tr-TR"/>
        </w:rPr>
        <w:t xml:space="preserve"> (2nd ed.). </w:t>
      </w:r>
      <w:proofErr w:type="spellStart"/>
      <w:r w:rsidRPr="00D17436">
        <w:rPr>
          <w:lang w:val="tr-TR"/>
        </w:rPr>
        <w:t>Wiley</w:t>
      </w:r>
      <w:proofErr w:type="spellEnd"/>
      <w:r w:rsidRPr="00D17436">
        <w:rPr>
          <w:lang w:val="tr-TR"/>
        </w:rPr>
        <w:t>.</w:t>
      </w:r>
    </w:p>
    <w:p w14:paraId="65EE421B" w14:textId="77777777" w:rsidR="00D17436" w:rsidRPr="00D17436" w:rsidRDefault="00D17436" w:rsidP="00D17436">
      <w:pPr>
        <w:ind w:firstLine="0"/>
        <w:rPr>
          <w:lang w:val="tr-TR"/>
        </w:rPr>
      </w:pPr>
      <w:r w:rsidRPr="00D17436">
        <w:rPr>
          <w:lang w:val="tr-TR"/>
        </w:rPr>
        <w:t xml:space="preserve">[10] </w:t>
      </w:r>
      <w:proofErr w:type="spellStart"/>
      <w:r w:rsidRPr="00D17436">
        <w:rPr>
          <w:lang w:val="tr-TR"/>
        </w:rPr>
        <w:t>Osterwalder</w:t>
      </w:r>
      <w:proofErr w:type="spellEnd"/>
      <w:r w:rsidRPr="00D17436">
        <w:rPr>
          <w:lang w:val="tr-TR"/>
        </w:rPr>
        <w:t xml:space="preserve">, A. &amp; </w:t>
      </w:r>
      <w:proofErr w:type="spellStart"/>
      <w:r w:rsidRPr="00D17436">
        <w:rPr>
          <w:lang w:val="tr-TR"/>
        </w:rPr>
        <w:t>Pigneur</w:t>
      </w:r>
      <w:proofErr w:type="spellEnd"/>
      <w:r w:rsidRPr="00D17436">
        <w:rPr>
          <w:lang w:val="tr-TR"/>
        </w:rPr>
        <w:t>, Y. (2010). </w:t>
      </w:r>
      <w:r w:rsidRPr="00D17436">
        <w:rPr>
          <w:i/>
          <w:iCs/>
          <w:lang w:val="tr-TR"/>
        </w:rPr>
        <w:t xml:space="preserve">Business Model </w:t>
      </w:r>
      <w:proofErr w:type="spellStart"/>
      <w:r w:rsidRPr="00D17436">
        <w:rPr>
          <w:i/>
          <w:iCs/>
          <w:lang w:val="tr-TR"/>
        </w:rPr>
        <w:t>Generation</w:t>
      </w:r>
      <w:proofErr w:type="spellEnd"/>
      <w:r w:rsidRPr="00D17436">
        <w:rPr>
          <w:i/>
          <w:iCs/>
          <w:lang w:val="tr-TR"/>
        </w:rPr>
        <w:t xml:space="preserve">: A </w:t>
      </w:r>
      <w:proofErr w:type="spellStart"/>
      <w:r w:rsidRPr="00D17436">
        <w:rPr>
          <w:i/>
          <w:iCs/>
          <w:lang w:val="tr-TR"/>
        </w:rPr>
        <w:t>Handbook</w:t>
      </w:r>
      <w:proofErr w:type="spellEnd"/>
      <w:r w:rsidRPr="00D17436">
        <w:rPr>
          <w:i/>
          <w:iCs/>
          <w:lang w:val="tr-TR"/>
        </w:rPr>
        <w:t xml:space="preserve"> </w:t>
      </w:r>
      <w:proofErr w:type="spellStart"/>
      <w:r w:rsidRPr="00D17436">
        <w:rPr>
          <w:i/>
          <w:iCs/>
          <w:lang w:val="tr-TR"/>
        </w:rPr>
        <w:t>for</w:t>
      </w:r>
      <w:proofErr w:type="spellEnd"/>
      <w:r w:rsidRPr="00D17436">
        <w:rPr>
          <w:i/>
          <w:iCs/>
          <w:lang w:val="tr-TR"/>
        </w:rPr>
        <w:t xml:space="preserve"> </w:t>
      </w:r>
      <w:proofErr w:type="spellStart"/>
      <w:r w:rsidRPr="00D17436">
        <w:rPr>
          <w:i/>
          <w:iCs/>
          <w:lang w:val="tr-TR"/>
        </w:rPr>
        <w:t>Visionaries</w:t>
      </w:r>
      <w:proofErr w:type="spellEnd"/>
      <w:r w:rsidRPr="00D17436">
        <w:rPr>
          <w:i/>
          <w:iCs/>
          <w:lang w:val="tr-TR"/>
        </w:rPr>
        <w:t xml:space="preserve">, Game </w:t>
      </w:r>
      <w:proofErr w:type="spellStart"/>
      <w:r w:rsidRPr="00D17436">
        <w:rPr>
          <w:i/>
          <w:iCs/>
          <w:lang w:val="tr-TR"/>
        </w:rPr>
        <w:t>Changers</w:t>
      </w:r>
      <w:proofErr w:type="spellEnd"/>
      <w:r w:rsidRPr="00D17436">
        <w:rPr>
          <w:i/>
          <w:iCs/>
          <w:lang w:val="tr-TR"/>
        </w:rPr>
        <w:t xml:space="preserve">, </w:t>
      </w:r>
      <w:proofErr w:type="spellStart"/>
      <w:r w:rsidRPr="00D17436">
        <w:rPr>
          <w:i/>
          <w:iCs/>
          <w:lang w:val="tr-TR"/>
        </w:rPr>
        <w:t>and</w:t>
      </w:r>
      <w:proofErr w:type="spellEnd"/>
      <w:r w:rsidRPr="00D17436">
        <w:rPr>
          <w:i/>
          <w:iCs/>
          <w:lang w:val="tr-TR"/>
        </w:rPr>
        <w:t xml:space="preserve"> </w:t>
      </w:r>
      <w:proofErr w:type="spellStart"/>
      <w:r w:rsidRPr="00D17436">
        <w:rPr>
          <w:i/>
          <w:iCs/>
          <w:lang w:val="tr-TR"/>
        </w:rPr>
        <w:t>Challengers</w:t>
      </w:r>
      <w:proofErr w:type="spellEnd"/>
      <w:r w:rsidRPr="00D17436">
        <w:rPr>
          <w:lang w:val="tr-TR"/>
        </w:rPr>
        <w:t xml:space="preserve">. </w:t>
      </w:r>
      <w:proofErr w:type="spellStart"/>
      <w:r w:rsidRPr="00D17436">
        <w:rPr>
          <w:lang w:val="tr-TR"/>
        </w:rPr>
        <w:t>Wiley</w:t>
      </w:r>
      <w:proofErr w:type="spellEnd"/>
      <w:r w:rsidRPr="00D17436">
        <w:rPr>
          <w:lang w:val="tr-TR"/>
        </w:rPr>
        <w:t>.</w:t>
      </w:r>
    </w:p>
    <w:p w14:paraId="1450140B" w14:textId="77777777" w:rsidR="00D17436" w:rsidRDefault="00D17436" w:rsidP="00D17436">
      <w:pPr>
        <w:ind w:firstLine="0"/>
      </w:pPr>
    </w:p>
    <w:p w14:paraId="7571E7A2" w14:textId="77777777" w:rsidR="00052761" w:rsidRDefault="003836EC">
      <w:pPr>
        <w:pStyle w:val="Balk1"/>
      </w:pPr>
      <w:bookmarkStart w:id="113" w:name="_Toc229342369"/>
      <w:r>
        <w:lastRenderedPageBreak/>
        <w:t>EKLER</w:t>
      </w:r>
      <w:bookmarkEnd w:id="113"/>
    </w:p>
    <w:p w14:paraId="2DD02877" w14:textId="77777777" w:rsidR="00052761" w:rsidRDefault="003836EC">
      <w:pPr>
        <w:pStyle w:val="Balk2"/>
      </w:pPr>
      <w:bookmarkStart w:id="114" w:name="_Toc229342370"/>
      <w:r>
        <w:t xml:space="preserve">EK A — Tam </w:t>
      </w:r>
      <w:proofErr w:type="spellStart"/>
      <w:r>
        <w:t>Ekran</w:t>
      </w:r>
      <w:proofErr w:type="spellEnd"/>
      <w:r>
        <w:t xml:space="preserve"> </w:t>
      </w:r>
      <w:proofErr w:type="spellStart"/>
      <w:r>
        <w:t>Görüntüleri</w:t>
      </w:r>
      <w:proofErr w:type="spellEnd"/>
      <w:r>
        <w:t xml:space="preserve"> </w:t>
      </w:r>
      <w:proofErr w:type="spellStart"/>
      <w:r>
        <w:t>Arşivi</w:t>
      </w:r>
      <w:bookmarkEnd w:id="114"/>
      <w:proofErr w:type="spellEnd"/>
    </w:p>
    <w:p w14:paraId="6D535618" w14:textId="77777777" w:rsidR="00D64A4E" w:rsidRPr="00D64A4E" w:rsidRDefault="00D64A4E" w:rsidP="00D64A4E">
      <w:pPr>
        <w:ind w:firstLine="0"/>
        <w:rPr>
          <w:lang w:val="tr-TR"/>
        </w:rPr>
      </w:pPr>
      <w:r w:rsidRPr="00D64A4E">
        <w:rPr>
          <w:lang w:val="tr-TR"/>
        </w:rPr>
        <w:t xml:space="preserve">Uygulamanın </w:t>
      </w:r>
      <w:proofErr w:type="spellStart"/>
      <w:r w:rsidRPr="00D64A4E">
        <w:rPr>
          <w:lang w:val="tr-TR"/>
        </w:rPr>
        <w:t>GitHub</w:t>
      </w:r>
      <w:proofErr w:type="spellEnd"/>
      <w:r w:rsidRPr="00D64A4E">
        <w:rPr>
          <w:lang w:val="tr-TR"/>
        </w:rPr>
        <w:t xml:space="preserve"> deposunda (repo/</w:t>
      </w:r>
      <w:proofErr w:type="spellStart"/>
      <w:r w:rsidRPr="00D64A4E">
        <w:rPr>
          <w:lang w:val="tr-TR"/>
        </w:rPr>
        <w:t>docs</w:t>
      </w:r>
      <w:proofErr w:type="spellEnd"/>
      <w:r w:rsidRPr="00D64A4E">
        <w:rPr>
          <w:lang w:val="tr-TR"/>
        </w:rPr>
        <w:t>/</w:t>
      </w:r>
      <w:proofErr w:type="spellStart"/>
      <w:r w:rsidRPr="00D64A4E">
        <w:rPr>
          <w:lang w:val="tr-TR"/>
        </w:rPr>
        <w:t>screenshots</w:t>
      </w:r>
      <w:proofErr w:type="spellEnd"/>
      <w:r w:rsidRPr="00D64A4E">
        <w:rPr>
          <w:lang w:val="tr-TR"/>
        </w:rPr>
        <w:t>/) barındırılan tüm arayüz görselleri ve açıklamaları aşağıdadır:</w:t>
      </w:r>
    </w:p>
    <w:p w14:paraId="311AB61B" w14:textId="77777777" w:rsidR="00D64A4E" w:rsidRPr="000D235A" w:rsidRDefault="00D64A4E" w:rsidP="000D235A">
      <w:pPr>
        <w:ind w:left="720" w:firstLine="0"/>
        <w:jc w:val="center"/>
        <w:rPr>
          <w:i/>
          <w:iCs/>
          <w:sz w:val="20"/>
          <w:szCs w:val="20"/>
          <w:lang w:val="tr-TR"/>
        </w:rPr>
      </w:pPr>
      <w:r w:rsidRPr="000D235A">
        <w:rPr>
          <w:b/>
          <w:bCs/>
          <w:i/>
          <w:iCs/>
          <w:sz w:val="20"/>
          <w:szCs w:val="20"/>
          <w:lang w:val="tr-TR"/>
        </w:rPr>
        <w:t>Görsel 1 (landing.png):</w:t>
      </w:r>
      <w:r w:rsidRPr="000D235A">
        <w:rPr>
          <w:i/>
          <w:iCs/>
          <w:sz w:val="20"/>
          <w:szCs w:val="20"/>
          <w:lang w:val="tr-TR"/>
        </w:rPr>
        <w:t xml:space="preserve"> Uygulamanın ana giriş sayfası ve Drag &amp; </w:t>
      </w:r>
      <w:proofErr w:type="spellStart"/>
      <w:r w:rsidRPr="000D235A">
        <w:rPr>
          <w:i/>
          <w:iCs/>
          <w:sz w:val="20"/>
          <w:szCs w:val="20"/>
          <w:lang w:val="tr-TR"/>
        </w:rPr>
        <w:t>Drop</w:t>
      </w:r>
      <w:proofErr w:type="spellEnd"/>
      <w:r w:rsidRPr="000D235A">
        <w:rPr>
          <w:i/>
          <w:iCs/>
          <w:sz w:val="20"/>
          <w:szCs w:val="20"/>
          <w:lang w:val="tr-TR"/>
        </w:rPr>
        <w:t xml:space="preserve"> (Sürükle-Bırak) dosya yükleme alanı.</w:t>
      </w:r>
    </w:p>
    <w:p w14:paraId="31859DDB" w14:textId="76472ACC" w:rsidR="00D64A4E" w:rsidRDefault="000D235A" w:rsidP="000D235A">
      <w:pPr>
        <w:ind w:left="720" w:firstLine="0"/>
        <w:jc w:val="center"/>
        <w:rPr>
          <w:sz w:val="20"/>
          <w:szCs w:val="20"/>
          <w:lang w:val="tr-TR"/>
        </w:rPr>
      </w:pPr>
      <w:r w:rsidRPr="000D235A">
        <w:rPr>
          <w:sz w:val="20"/>
          <w:szCs w:val="20"/>
          <w:lang w:val="tr-TR"/>
        </w:rPr>
        <w:drawing>
          <wp:inline distT="0" distB="0" distL="0" distR="0" wp14:anchorId="2341C075" wp14:editId="2B2C5EDE">
            <wp:extent cx="3151909" cy="2141921"/>
            <wp:effectExtent l="0" t="0" r="0" b="0"/>
            <wp:docPr id="2805928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2883" name=""/>
                    <pic:cNvPicPr/>
                  </pic:nvPicPr>
                  <pic:blipFill>
                    <a:blip r:embed="rId16"/>
                    <a:stretch>
                      <a:fillRect/>
                    </a:stretch>
                  </pic:blipFill>
                  <pic:spPr>
                    <a:xfrm>
                      <a:off x="0" y="0"/>
                      <a:ext cx="3157110" cy="2145455"/>
                    </a:xfrm>
                    <a:prstGeom prst="rect">
                      <a:avLst/>
                    </a:prstGeom>
                  </pic:spPr>
                </pic:pic>
              </a:graphicData>
            </a:graphic>
          </wp:inline>
        </w:drawing>
      </w:r>
    </w:p>
    <w:p w14:paraId="71E13A5E" w14:textId="77777777" w:rsidR="00424852" w:rsidRPr="00D64A4E" w:rsidRDefault="00424852" w:rsidP="000D235A">
      <w:pPr>
        <w:ind w:left="720" w:firstLine="0"/>
        <w:jc w:val="center"/>
        <w:rPr>
          <w:sz w:val="20"/>
          <w:szCs w:val="20"/>
          <w:lang w:val="tr-TR"/>
        </w:rPr>
      </w:pPr>
    </w:p>
    <w:p w14:paraId="7722D39D" w14:textId="77777777" w:rsidR="00424852" w:rsidRPr="00424852" w:rsidRDefault="00424852" w:rsidP="00424852">
      <w:pPr>
        <w:ind w:left="720" w:firstLine="0"/>
        <w:jc w:val="center"/>
        <w:rPr>
          <w:i/>
          <w:iCs/>
          <w:sz w:val="20"/>
          <w:szCs w:val="20"/>
          <w:lang w:val="tr-TR"/>
        </w:rPr>
      </w:pPr>
      <w:r w:rsidRPr="00424852">
        <w:rPr>
          <w:b/>
          <w:bCs/>
          <w:i/>
          <w:iCs/>
          <w:sz w:val="20"/>
          <w:szCs w:val="20"/>
          <w:lang w:val="tr-TR"/>
        </w:rPr>
        <w:t>Görsel 2 (02-dashboard.png):</w:t>
      </w:r>
      <w:r w:rsidRPr="00424852">
        <w:rPr>
          <w:i/>
          <w:iCs/>
          <w:sz w:val="20"/>
          <w:szCs w:val="20"/>
          <w:lang w:val="tr-TR"/>
        </w:rPr>
        <w:t xml:space="preserve"> Devasa verilerin Web </w:t>
      </w:r>
      <w:proofErr w:type="spellStart"/>
      <w:r w:rsidRPr="00424852">
        <w:rPr>
          <w:i/>
          <w:iCs/>
          <w:sz w:val="20"/>
          <w:szCs w:val="20"/>
          <w:lang w:val="tr-TR"/>
        </w:rPr>
        <w:t>Worker</w:t>
      </w:r>
      <w:proofErr w:type="spellEnd"/>
      <w:r w:rsidRPr="00424852">
        <w:rPr>
          <w:i/>
          <w:iCs/>
          <w:sz w:val="20"/>
          <w:szCs w:val="20"/>
          <w:lang w:val="tr-TR"/>
        </w:rPr>
        <w:t xml:space="preserve"> ile işlenmesinin ardından hesaplanan istatistiklerin listelendiği ana kontrol paneli.</w:t>
      </w:r>
    </w:p>
    <w:p w14:paraId="0162E46E" w14:textId="168B6103" w:rsidR="00424852" w:rsidRDefault="00424852" w:rsidP="00424852">
      <w:pPr>
        <w:ind w:left="720" w:firstLine="0"/>
        <w:jc w:val="center"/>
        <w:rPr>
          <w:sz w:val="20"/>
          <w:szCs w:val="20"/>
          <w:lang w:val="tr-TR"/>
        </w:rPr>
      </w:pPr>
      <w:r w:rsidRPr="00424852">
        <w:rPr>
          <w:sz w:val="20"/>
          <w:szCs w:val="20"/>
          <w:lang w:val="tr-TR"/>
        </w:rPr>
        <w:drawing>
          <wp:inline distT="0" distB="0" distL="0" distR="0" wp14:anchorId="7C156C1B" wp14:editId="49FFAFBA">
            <wp:extent cx="3172690" cy="2156043"/>
            <wp:effectExtent l="0" t="0" r="8890" b="0"/>
            <wp:docPr id="374122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2531" name=""/>
                    <pic:cNvPicPr/>
                  </pic:nvPicPr>
                  <pic:blipFill>
                    <a:blip r:embed="rId17"/>
                    <a:stretch>
                      <a:fillRect/>
                    </a:stretch>
                  </pic:blipFill>
                  <pic:spPr>
                    <a:xfrm>
                      <a:off x="0" y="0"/>
                      <a:ext cx="3178672" cy="2160108"/>
                    </a:xfrm>
                    <a:prstGeom prst="rect">
                      <a:avLst/>
                    </a:prstGeom>
                  </pic:spPr>
                </pic:pic>
              </a:graphicData>
            </a:graphic>
          </wp:inline>
        </w:drawing>
      </w:r>
    </w:p>
    <w:p w14:paraId="6F626783" w14:textId="77777777" w:rsidR="00424852" w:rsidRDefault="00424852" w:rsidP="00424852">
      <w:pPr>
        <w:ind w:left="720" w:firstLine="0"/>
        <w:jc w:val="center"/>
        <w:rPr>
          <w:sz w:val="20"/>
          <w:szCs w:val="20"/>
          <w:lang w:val="tr-TR"/>
        </w:rPr>
      </w:pPr>
    </w:p>
    <w:p w14:paraId="3D7C64A2" w14:textId="77777777" w:rsidR="00424852" w:rsidRDefault="00424852" w:rsidP="00424852">
      <w:pPr>
        <w:ind w:left="720" w:firstLine="0"/>
        <w:jc w:val="center"/>
        <w:rPr>
          <w:sz w:val="20"/>
          <w:szCs w:val="20"/>
          <w:lang w:val="tr-TR"/>
        </w:rPr>
      </w:pPr>
    </w:p>
    <w:p w14:paraId="339793D4" w14:textId="77777777" w:rsidR="00424852" w:rsidRDefault="00424852" w:rsidP="00424852">
      <w:pPr>
        <w:ind w:left="720" w:firstLine="0"/>
        <w:jc w:val="center"/>
        <w:rPr>
          <w:sz w:val="20"/>
          <w:szCs w:val="20"/>
          <w:lang w:val="tr-TR"/>
        </w:rPr>
      </w:pPr>
    </w:p>
    <w:p w14:paraId="2BE587D5" w14:textId="77777777" w:rsidR="00424852" w:rsidRPr="00424852" w:rsidRDefault="00424852" w:rsidP="00424852">
      <w:pPr>
        <w:ind w:left="720" w:firstLine="0"/>
        <w:jc w:val="center"/>
        <w:rPr>
          <w:sz w:val="20"/>
          <w:szCs w:val="20"/>
          <w:lang w:val="tr-TR"/>
        </w:rPr>
      </w:pPr>
    </w:p>
    <w:p w14:paraId="0E1D2792" w14:textId="77777777" w:rsidR="00424852" w:rsidRDefault="00424852" w:rsidP="00424852">
      <w:pPr>
        <w:ind w:left="720" w:firstLine="0"/>
        <w:jc w:val="center"/>
        <w:rPr>
          <w:i/>
          <w:iCs/>
          <w:sz w:val="20"/>
          <w:szCs w:val="20"/>
          <w:lang w:val="tr-TR"/>
        </w:rPr>
      </w:pPr>
      <w:r w:rsidRPr="00424852">
        <w:rPr>
          <w:b/>
          <w:bCs/>
          <w:i/>
          <w:iCs/>
          <w:sz w:val="20"/>
          <w:szCs w:val="20"/>
          <w:lang w:val="tr-TR"/>
        </w:rPr>
        <w:lastRenderedPageBreak/>
        <w:t>Görsel 3 (03-histogram.png):</w:t>
      </w:r>
      <w:r w:rsidRPr="00424852">
        <w:rPr>
          <w:i/>
          <w:iCs/>
          <w:sz w:val="20"/>
          <w:szCs w:val="20"/>
          <w:lang w:val="tr-TR"/>
        </w:rPr>
        <w:t> Chart.js ile çizilen ve seçilen sayısal sütunun değer dağılımını gösteren detaylı analiz grafiği.</w:t>
      </w:r>
    </w:p>
    <w:p w14:paraId="439B6FF9" w14:textId="3EC41455" w:rsidR="00424852" w:rsidRDefault="00424852" w:rsidP="00424852">
      <w:pPr>
        <w:ind w:left="720" w:firstLine="0"/>
        <w:jc w:val="center"/>
        <w:rPr>
          <w:i/>
          <w:iCs/>
          <w:sz w:val="20"/>
          <w:szCs w:val="20"/>
          <w:lang w:val="tr-TR"/>
        </w:rPr>
      </w:pPr>
      <w:r w:rsidRPr="00424852">
        <w:rPr>
          <w:i/>
          <w:iCs/>
          <w:sz w:val="20"/>
          <w:szCs w:val="20"/>
          <w:lang w:val="tr-TR"/>
        </w:rPr>
        <w:drawing>
          <wp:inline distT="0" distB="0" distL="0" distR="0" wp14:anchorId="034CDE05" wp14:editId="4D0847C1">
            <wp:extent cx="3338946" cy="2269023"/>
            <wp:effectExtent l="0" t="0" r="0" b="0"/>
            <wp:docPr id="1399020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0886" name=""/>
                    <pic:cNvPicPr/>
                  </pic:nvPicPr>
                  <pic:blipFill>
                    <a:blip r:embed="rId34"/>
                    <a:stretch>
                      <a:fillRect/>
                    </a:stretch>
                  </pic:blipFill>
                  <pic:spPr>
                    <a:xfrm>
                      <a:off x="0" y="0"/>
                      <a:ext cx="3355296" cy="2280134"/>
                    </a:xfrm>
                    <a:prstGeom prst="rect">
                      <a:avLst/>
                    </a:prstGeom>
                  </pic:spPr>
                </pic:pic>
              </a:graphicData>
            </a:graphic>
          </wp:inline>
        </w:drawing>
      </w:r>
    </w:p>
    <w:p w14:paraId="3C22E41F" w14:textId="77777777" w:rsidR="00424852" w:rsidRPr="00424852" w:rsidRDefault="00424852" w:rsidP="00424852">
      <w:pPr>
        <w:ind w:left="720" w:firstLine="0"/>
        <w:jc w:val="center"/>
        <w:rPr>
          <w:i/>
          <w:iCs/>
          <w:sz w:val="20"/>
          <w:szCs w:val="20"/>
          <w:lang w:val="tr-TR"/>
        </w:rPr>
      </w:pPr>
    </w:p>
    <w:p w14:paraId="0F83D77F" w14:textId="77777777" w:rsidR="00424852" w:rsidRDefault="00424852" w:rsidP="00424852">
      <w:pPr>
        <w:ind w:left="720" w:firstLine="0"/>
        <w:jc w:val="center"/>
        <w:rPr>
          <w:i/>
          <w:iCs/>
          <w:sz w:val="20"/>
          <w:szCs w:val="20"/>
          <w:lang w:val="tr-TR"/>
        </w:rPr>
      </w:pPr>
      <w:r w:rsidRPr="00424852">
        <w:rPr>
          <w:b/>
          <w:bCs/>
          <w:i/>
          <w:iCs/>
          <w:sz w:val="20"/>
          <w:szCs w:val="20"/>
          <w:lang w:val="tr-TR"/>
        </w:rPr>
        <w:t>Görsel 4 (Chrome_DevTools_Lighthouse.png):</w:t>
      </w:r>
      <w:r w:rsidRPr="00424852">
        <w:rPr>
          <w:i/>
          <w:iCs/>
          <w:sz w:val="20"/>
          <w:szCs w:val="20"/>
          <w:lang w:val="tr-TR"/>
        </w:rPr>
        <w:t xml:space="preserve"> Uygulamanın Erişilebilirlik (Accessibility) standartlarını tam (%100) oranında karşıladığını kanıtlayan </w:t>
      </w:r>
      <w:proofErr w:type="spellStart"/>
      <w:r w:rsidRPr="00424852">
        <w:rPr>
          <w:i/>
          <w:iCs/>
          <w:sz w:val="20"/>
          <w:szCs w:val="20"/>
          <w:lang w:val="tr-TR"/>
        </w:rPr>
        <w:t>Lighthouse</w:t>
      </w:r>
      <w:proofErr w:type="spellEnd"/>
      <w:r w:rsidRPr="00424852">
        <w:rPr>
          <w:i/>
          <w:iCs/>
          <w:sz w:val="20"/>
          <w:szCs w:val="20"/>
          <w:lang w:val="tr-TR"/>
        </w:rPr>
        <w:t xml:space="preserve"> performans ölçümü.</w:t>
      </w:r>
    </w:p>
    <w:p w14:paraId="1D0AB49F" w14:textId="0DA05BE2" w:rsidR="00424852" w:rsidRDefault="00B478BF" w:rsidP="00424852">
      <w:pPr>
        <w:ind w:left="720" w:firstLine="0"/>
        <w:jc w:val="center"/>
        <w:rPr>
          <w:i/>
          <w:iCs/>
          <w:sz w:val="20"/>
          <w:szCs w:val="20"/>
          <w:lang w:val="tr-TR"/>
        </w:rPr>
      </w:pPr>
      <w:r w:rsidRPr="00B478BF">
        <w:rPr>
          <w:i/>
          <w:iCs/>
          <w:sz w:val="20"/>
          <w:szCs w:val="20"/>
          <w:lang w:val="tr-TR"/>
        </w:rPr>
        <w:drawing>
          <wp:inline distT="0" distB="0" distL="0" distR="0" wp14:anchorId="5BF1B674" wp14:editId="6B2558F9">
            <wp:extent cx="3796146" cy="1938677"/>
            <wp:effectExtent l="0" t="0" r="0" b="4445"/>
            <wp:docPr id="7336656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65678" name=""/>
                    <pic:cNvPicPr/>
                  </pic:nvPicPr>
                  <pic:blipFill>
                    <a:blip r:embed="rId18"/>
                    <a:stretch>
                      <a:fillRect/>
                    </a:stretch>
                  </pic:blipFill>
                  <pic:spPr>
                    <a:xfrm>
                      <a:off x="0" y="0"/>
                      <a:ext cx="3819872" cy="1950794"/>
                    </a:xfrm>
                    <a:prstGeom prst="rect">
                      <a:avLst/>
                    </a:prstGeom>
                  </pic:spPr>
                </pic:pic>
              </a:graphicData>
            </a:graphic>
          </wp:inline>
        </w:drawing>
      </w:r>
    </w:p>
    <w:p w14:paraId="4A0841A6" w14:textId="77777777" w:rsidR="00B478BF" w:rsidRPr="00424852" w:rsidRDefault="00B478BF" w:rsidP="00424852">
      <w:pPr>
        <w:ind w:left="720" w:firstLine="0"/>
        <w:jc w:val="center"/>
        <w:rPr>
          <w:i/>
          <w:iCs/>
          <w:sz w:val="20"/>
          <w:szCs w:val="20"/>
          <w:lang w:val="tr-TR"/>
        </w:rPr>
      </w:pPr>
    </w:p>
    <w:p w14:paraId="4FEED33D" w14:textId="77777777" w:rsidR="00424852" w:rsidRDefault="00424852" w:rsidP="00B478BF">
      <w:pPr>
        <w:ind w:left="720" w:firstLine="0"/>
        <w:jc w:val="center"/>
        <w:rPr>
          <w:i/>
          <w:iCs/>
          <w:sz w:val="20"/>
          <w:szCs w:val="20"/>
          <w:lang w:val="tr-TR"/>
        </w:rPr>
      </w:pPr>
      <w:r w:rsidRPr="00B478BF">
        <w:rPr>
          <w:b/>
          <w:bCs/>
          <w:i/>
          <w:iCs/>
          <w:sz w:val="20"/>
          <w:szCs w:val="20"/>
          <w:lang w:val="tr-TR"/>
        </w:rPr>
        <w:t>Görsel 5 (Vercel_Deployment.png):</w:t>
      </w:r>
      <w:r w:rsidRPr="00B478BF">
        <w:rPr>
          <w:i/>
          <w:iCs/>
          <w:sz w:val="20"/>
          <w:szCs w:val="20"/>
          <w:lang w:val="tr-TR"/>
        </w:rPr>
        <w:t> Projenin CI/CD süreçlerinden geçip internette (</w:t>
      </w:r>
      <w:proofErr w:type="spellStart"/>
      <w:r w:rsidRPr="00B478BF">
        <w:rPr>
          <w:i/>
          <w:iCs/>
          <w:sz w:val="20"/>
          <w:szCs w:val="20"/>
          <w:lang w:val="tr-TR"/>
        </w:rPr>
        <w:t>Vercel</w:t>
      </w:r>
      <w:proofErr w:type="spellEnd"/>
      <w:r w:rsidRPr="00B478BF">
        <w:rPr>
          <w:i/>
          <w:iCs/>
          <w:sz w:val="20"/>
          <w:szCs w:val="20"/>
          <w:lang w:val="tr-TR"/>
        </w:rPr>
        <w:t>) canlı ortama başarıyla aktarıldığını gösteren panel görüntüsü.</w:t>
      </w:r>
    </w:p>
    <w:p w14:paraId="479BE678" w14:textId="14AF2A4E" w:rsidR="00B478BF" w:rsidRDefault="00215420" w:rsidP="00B478BF">
      <w:pPr>
        <w:ind w:left="720" w:firstLine="0"/>
        <w:jc w:val="center"/>
        <w:rPr>
          <w:i/>
          <w:iCs/>
          <w:sz w:val="20"/>
          <w:szCs w:val="20"/>
          <w:lang w:val="tr-TR"/>
        </w:rPr>
      </w:pPr>
      <w:r w:rsidRPr="00215420">
        <w:rPr>
          <w:i/>
          <w:iCs/>
          <w:sz w:val="20"/>
          <w:szCs w:val="20"/>
          <w:lang w:val="tr-TR"/>
        </w:rPr>
        <w:drawing>
          <wp:inline distT="0" distB="0" distL="0" distR="0" wp14:anchorId="1EF6B95F" wp14:editId="1E388E93">
            <wp:extent cx="4163290" cy="1905635"/>
            <wp:effectExtent l="0" t="0" r="8890" b="0"/>
            <wp:docPr id="969671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1258" name=""/>
                    <pic:cNvPicPr/>
                  </pic:nvPicPr>
                  <pic:blipFill>
                    <a:blip r:embed="rId35"/>
                    <a:stretch>
                      <a:fillRect/>
                    </a:stretch>
                  </pic:blipFill>
                  <pic:spPr>
                    <a:xfrm>
                      <a:off x="0" y="0"/>
                      <a:ext cx="4167083" cy="1907371"/>
                    </a:xfrm>
                    <a:prstGeom prst="rect">
                      <a:avLst/>
                    </a:prstGeom>
                  </pic:spPr>
                </pic:pic>
              </a:graphicData>
            </a:graphic>
          </wp:inline>
        </w:drawing>
      </w:r>
    </w:p>
    <w:p w14:paraId="0E297C72" w14:textId="77777777" w:rsidR="00215420" w:rsidRPr="00B478BF" w:rsidRDefault="00215420" w:rsidP="00B478BF">
      <w:pPr>
        <w:ind w:left="720" w:firstLine="0"/>
        <w:jc w:val="center"/>
        <w:rPr>
          <w:i/>
          <w:iCs/>
          <w:sz w:val="20"/>
          <w:szCs w:val="20"/>
          <w:lang w:val="tr-TR"/>
        </w:rPr>
      </w:pPr>
    </w:p>
    <w:p w14:paraId="625CCCF1" w14:textId="77777777" w:rsidR="005E200D" w:rsidRDefault="005E200D" w:rsidP="005E200D">
      <w:pPr>
        <w:ind w:left="720" w:firstLine="0"/>
        <w:jc w:val="center"/>
        <w:rPr>
          <w:i/>
          <w:iCs/>
          <w:sz w:val="20"/>
          <w:szCs w:val="20"/>
          <w:lang w:val="tr-TR"/>
        </w:rPr>
      </w:pPr>
      <w:r w:rsidRPr="005E200D">
        <w:rPr>
          <w:b/>
          <w:bCs/>
          <w:i/>
          <w:iCs/>
          <w:sz w:val="20"/>
          <w:szCs w:val="20"/>
          <w:lang w:val="tr-TR"/>
        </w:rPr>
        <w:lastRenderedPageBreak/>
        <w:t>Görsel 6 (</w:t>
      </w:r>
      <w:proofErr w:type="spellStart"/>
      <w:r w:rsidRPr="005E200D">
        <w:rPr>
          <w:b/>
          <w:bCs/>
          <w:i/>
          <w:iCs/>
          <w:sz w:val="20"/>
          <w:szCs w:val="20"/>
          <w:lang w:val="tr-TR"/>
        </w:rPr>
        <w:t>competitors</w:t>
      </w:r>
      <w:proofErr w:type="spellEnd"/>
      <w:r w:rsidRPr="005E200D">
        <w:rPr>
          <w:b/>
          <w:bCs/>
          <w:i/>
          <w:iCs/>
          <w:sz w:val="20"/>
          <w:szCs w:val="20"/>
          <w:lang w:val="tr-TR"/>
        </w:rPr>
        <w:t>/ms_excel.png):</w:t>
      </w:r>
      <w:r w:rsidRPr="005E200D">
        <w:rPr>
          <w:i/>
          <w:iCs/>
          <w:sz w:val="20"/>
          <w:szCs w:val="20"/>
          <w:lang w:val="tr-TR"/>
        </w:rPr>
        <w:t> Rakip analizi bölümünde referans gösterilen MS Excel büyük veri donma durumu ekran görüntüsü.</w:t>
      </w:r>
    </w:p>
    <w:p w14:paraId="37693B33" w14:textId="727E977F" w:rsidR="005E200D" w:rsidRDefault="005E200D" w:rsidP="005E200D">
      <w:pPr>
        <w:ind w:left="720" w:firstLine="0"/>
        <w:jc w:val="center"/>
        <w:rPr>
          <w:i/>
          <w:iCs/>
          <w:sz w:val="20"/>
          <w:szCs w:val="20"/>
          <w:lang w:val="tr-TR"/>
        </w:rPr>
      </w:pPr>
      <w:r w:rsidRPr="005E200D">
        <w:rPr>
          <w:i/>
          <w:iCs/>
          <w:sz w:val="20"/>
          <w:szCs w:val="20"/>
          <w:lang w:val="tr-TR"/>
        </w:rPr>
        <w:drawing>
          <wp:inline distT="0" distB="0" distL="0" distR="0" wp14:anchorId="7D86DB51" wp14:editId="5766688C">
            <wp:extent cx="3685309" cy="1879139"/>
            <wp:effectExtent l="0" t="0" r="0" b="6985"/>
            <wp:docPr id="17747337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3751" name=""/>
                    <pic:cNvPicPr/>
                  </pic:nvPicPr>
                  <pic:blipFill>
                    <a:blip r:embed="rId36"/>
                    <a:stretch>
                      <a:fillRect/>
                    </a:stretch>
                  </pic:blipFill>
                  <pic:spPr>
                    <a:xfrm>
                      <a:off x="0" y="0"/>
                      <a:ext cx="3691081" cy="1882082"/>
                    </a:xfrm>
                    <a:prstGeom prst="rect">
                      <a:avLst/>
                    </a:prstGeom>
                  </pic:spPr>
                </pic:pic>
              </a:graphicData>
            </a:graphic>
          </wp:inline>
        </w:drawing>
      </w:r>
    </w:p>
    <w:p w14:paraId="4DDFD349" w14:textId="77777777" w:rsidR="005E200D" w:rsidRPr="005E200D" w:rsidRDefault="005E200D" w:rsidP="005E200D">
      <w:pPr>
        <w:ind w:left="720" w:firstLine="0"/>
        <w:jc w:val="center"/>
        <w:rPr>
          <w:i/>
          <w:iCs/>
          <w:sz w:val="20"/>
          <w:szCs w:val="20"/>
          <w:lang w:val="tr-TR"/>
        </w:rPr>
      </w:pPr>
    </w:p>
    <w:p w14:paraId="1D2F12B8" w14:textId="77777777" w:rsidR="005E200D" w:rsidRDefault="005E200D" w:rsidP="005E200D">
      <w:pPr>
        <w:ind w:left="720" w:firstLine="0"/>
        <w:jc w:val="center"/>
        <w:rPr>
          <w:i/>
          <w:iCs/>
          <w:sz w:val="20"/>
          <w:szCs w:val="20"/>
          <w:lang w:val="tr-TR"/>
        </w:rPr>
      </w:pPr>
      <w:r w:rsidRPr="005E200D">
        <w:rPr>
          <w:b/>
          <w:bCs/>
          <w:i/>
          <w:iCs/>
          <w:sz w:val="20"/>
          <w:szCs w:val="20"/>
          <w:lang w:val="tr-TR"/>
        </w:rPr>
        <w:t>Görsel 7 (</w:t>
      </w:r>
      <w:proofErr w:type="spellStart"/>
      <w:r w:rsidRPr="005E200D">
        <w:rPr>
          <w:b/>
          <w:bCs/>
          <w:i/>
          <w:iCs/>
          <w:sz w:val="20"/>
          <w:szCs w:val="20"/>
          <w:lang w:val="tr-TR"/>
        </w:rPr>
        <w:t>competitors</w:t>
      </w:r>
      <w:proofErr w:type="spellEnd"/>
      <w:r w:rsidRPr="005E200D">
        <w:rPr>
          <w:b/>
          <w:bCs/>
          <w:i/>
          <w:iCs/>
          <w:sz w:val="20"/>
          <w:szCs w:val="20"/>
          <w:lang w:val="tr-TR"/>
        </w:rPr>
        <w:t>/google_sheets.png):</w:t>
      </w:r>
      <w:r w:rsidRPr="005E200D">
        <w:rPr>
          <w:i/>
          <w:iCs/>
          <w:sz w:val="20"/>
          <w:szCs w:val="20"/>
          <w:lang w:val="tr-TR"/>
        </w:rPr>
        <w:t xml:space="preserve"> Rakip analizi bölümünde referans gösterilen Google </w:t>
      </w:r>
      <w:proofErr w:type="spellStart"/>
      <w:r w:rsidRPr="005E200D">
        <w:rPr>
          <w:i/>
          <w:iCs/>
          <w:sz w:val="20"/>
          <w:szCs w:val="20"/>
          <w:lang w:val="tr-TR"/>
        </w:rPr>
        <w:t>Sheets</w:t>
      </w:r>
      <w:proofErr w:type="spellEnd"/>
      <w:r w:rsidRPr="005E200D">
        <w:rPr>
          <w:i/>
          <w:iCs/>
          <w:sz w:val="20"/>
          <w:szCs w:val="20"/>
          <w:lang w:val="tr-TR"/>
        </w:rPr>
        <w:t xml:space="preserve"> satır sınırı ekran görüntüsü.</w:t>
      </w:r>
    </w:p>
    <w:p w14:paraId="4C07DF0A" w14:textId="735166C3" w:rsidR="005E200D" w:rsidRPr="005E200D" w:rsidRDefault="00EB2227" w:rsidP="005E200D">
      <w:pPr>
        <w:ind w:left="720" w:firstLine="0"/>
        <w:jc w:val="center"/>
        <w:rPr>
          <w:i/>
          <w:iCs/>
          <w:sz w:val="20"/>
          <w:szCs w:val="20"/>
          <w:lang w:val="tr-TR"/>
        </w:rPr>
      </w:pPr>
      <w:r w:rsidRPr="00EB2227">
        <w:rPr>
          <w:i/>
          <w:iCs/>
          <w:sz w:val="20"/>
          <w:szCs w:val="20"/>
          <w:lang w:val="tr-TR"/>
        </w:rPr>
        <w:drawing>
          <wp:inline distT="0" distB="0" distL="0" distR="0" wp14:anchorId="14E049AB" wp14:editId="53F3A9BF">
            <wp:extent cx="3345873" cy="2596134"/>
            <wp:effectExtent l="0" t="0" r="6985" b="0"/>
            <wp:docPr id="17855009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0942" name=""/>
                    <pic:cNvPicPr/>
                  </pic:nvPicPr>
                  <pic:blipFill>
                    <a:blip r:embed="rId37"/>
                    <a:stretch>
                      <a:fillRect/>
                    </a:stretch>
                  </pic:blipFill>
                  <pic:spPr>
                    <a:xfrm>
                      <a:off x="0" y="0"/>
                      <a:ext cx="3356336" cy="2604253"/>
                    </a:xfrm>
                    <a:prstGeom prst="rect">
                      <a:avLst/>
                    </a:prstGeom>
                  </pic:spPr>
                </pic:pic>
              </a:graphicData>
            </a:graphic>
          </wp:inline>
        </w:drawing>
      </w:r>
    </w:p>
    <w:p w14:paraId="05315442" w14:textId="77777777" w:rsidR="00EB2227" w:rsidRDefault="00EB2227" w:rsidP="005E200D">
      <w:pPr>
        <w:ind w:left="720" w:firstLine="0"/>
        <w:rPr>
          <w:b/>
          <w:bCs/>
          <w:i/>
          <w:iCs/>
          <w:sz w:val="20"/>
          <w:szCs w:val="20"/>
          <w:lang w:val="tr-TR"/>
        </w:rPr>
      </w:pPr>
    </w:p>
    <w:p w14:paraId="31EDD62A" w14:textId="45C3D78F" w:rsidR="005E200D" w:rsidRDefault="005E200D" w:rsidP="00EB2227">
      <w:pPr>
        <w:ind w:left="720" w:firstLine="0"/>
        <w:jc w:val="center"/>
        <w:rPr>
          <w:i/>
          <w:iCs/>
          <w:sz w:val="20"/>
          <w:szCs w:val="20"/>
          <w:lang w:val="tr-TR"/>
        </w:rPr>
      </w:pPr>
      <w:r w:rsidRPr="005E200D">
        <w:rPr>
          <w:b/>
          <w:bCs/>
          <w:i/>
          <w:iCs/>
          <w:sz w:val="20"/>
          <w:szCs w:val="20"/>
          <w:lang w:val="tr-TR"/>
        </w:rPr>
        <w:t>Görsel 8 (</w:t>
      </w:r>
      <w:proofErr w:type="spellStart"/>
      <w:r w:rsidRPr="005E200D">
        <w:rPr>
          <w:b/>
          <w:bCs/>
          <w:i/>
          <w:iCs/>
          <w:sz w:val="20"/>
          <w:szCs w:val="20"/>
          <w:lang w:val="tr-TR"/>
        </w:rPr>
        <w:t>competitors</w:t>
      </w:r>
      <w:proofErr w:type="spellEnd"/>
      <w:r w:rsidRPr="005E200D">
        <w:rPr>
          <w:b/>
          <w:bCs/>
          <w:i/>
          <w:iCs/>
          <w:sz w:val="20"/>
          <w:szCs w:val="20"/>
          <w:lang w:val="tr-TR"/>
        </w:rPr>
        <w:t>/observable.png):</w:t>
      </w:r>
      <w:r w:rsidRPr="005E200D">
        <w:rPr>
          <w:i/>
          <w:iCs/>
          <w:sz w:val="20"/>
          <w:szCs w:val="20"/>
          <w:lang w:val="tr-TR"/>
        </w:rPr>
        <w:t xml:space="preserve"> Rakip analizi bölümünde referans gösterilen </w:t>
      </w:r>
      <w:proofErr w:type="spellStart"/>
      <w:r w:rsidRPr="005E200D">
        <w:rPr>
          <w:i/>
          <w:iCs/>
          <w:sz w:val="20"/>
          <w:szCs w:val="20"/>
          <w:lang w:val="tr-TR"/>
        </w:rPr>
        <w:t>ObservableHQ</w:t>
      </w:r>
      <w:proofErr w:type="spellEnd"/>
      <w:r w:rsidRPr="005E200D">
        <w:rPr>
          <w:i/>
          <w:iCs/>
          <w:sz w:val="20"/>
          <w:szCs w:val="20"/>
          <w:lang w:val="tr-TR"/>
        </w:rPr>
        <w:t xml:space="preserve"> arayüzü ekran görüntüsü.</w:t>
      </w:r>
    </w:p>
    <w:p w14:paraId="74E400AF" w14:textId="2AF5E118" w:rsidR="00EB2227" w:rsidRPr="005E200D" w:rsidRDefault="00EB2227" w:rsidP="00EB2227">
      <w:pPr>
        <w:ind w:left="720" w:firstLine="0"/>
        <w:jc w:val="center"/>
        <w:rPr>
          <w:i/>
          <w:iCs/>
          <w:sz w:val="20"/>
          <w:szCs w:val="20"/>
          <w:lang w:val="tr-TR"/>
        </w:rPr>
      </w:pPr>
      <w:r w:rsidRPr="00EB2227">
        <w:rPr>
          <w:i/>
          <w:iCs/>
          <w:sz w:val="20"/>
          <w:szCs w:val="20"/>
          <w:lang w:val="tr-TR"/>
        </w:rPr>
        <w:drawing>
          <wp:inline distT="0" distB="0" distL="0" distR="0" wp14:anchorId="35C918C8" wp14:editId="18F49989">
            <wp:extent cx="2930236" cy="1793553"/>
            <wp:effectExtent l="0" t="0" r="3810" b="0"/>
            <wp:docPr id="1773621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150" name=""/>
                    <pic:cNvPicPr/>
                  </pic:nvPicPr>
                  <pic:blipFill>
                    <a:blip r:embed="rId38"/>
                    <a:stretch>
                      <a:fillRect/>
                    </a:stretch>
                  </pic:blipFill>
                  <pic:spPr>
                    <a:xfrm>
                      <a:off x="0" y="0"/>
                      <a:ext cx="2933400" cy="1795489"/>
                    </a:xfrm>
                    <a:prstGeom prst="rect">
                      <a:avLst/>
                    </a:prstGeom>
                  </pic:spPr>
                </pic:pic>
              </a:graphicData>
            </a:graphic>
          </wp:inline>
        </w:drawing>
      </w:r>
    </w:p>
    <w:p w14:paraId="1CBB4492" w14:textId="77777777" w:rsidR="00D64A4E" w:rsidRDefault="00D64A4E" w:rsidP="00D64A4E">
      <w:pPr>
        <w:ind w:firstLine="0"/>
      </w:pPr>
    </w:p>
    <w:p w14:paraId="7E801DBA" w14:textId="77777777" w:rsidR="00052761" w:rsidRDefault="003836EC">
      <w:pPr>
        <w:pStyle w:val="Balk2"/>
      </w:pPr>
      <w:bookmarkStart w:id="115" w:name="_Toc229342371"/>
      <w:r>
        <w:t xml:space="preserve">EK B — </w:t>
      </w:r>
      <w:proofErr w:type="spellStart"/>
      <w:r>
        <w:t>OpenAPI</w:t>
      </w:r>
      <w:proofErr w:type="spellEnd"/>
      <w:r>
        <w:t xml:space="preserve"> </w:t>
      </w:r>
      <w:proofErr w:type="spellStart"/>
      <w:r>
        <w:t>Spesifikasyonu</w:t>
      </w:r>
      <w:proofErr w:type="spellEnd"/>
      <w:r>
        <w:t xml:space="preserve"> </w:t>
      </w:r>
      <w:proofErr w:type="spellStart"/>
      <w:r>
        <w:t>Çıktısı</w:t>
      </w:r>
      <w:bookmarkEnd w:id="115"/>
      <w:proofErr w:type="spellEnd"/>
    </w:p>
    <w:p w14:paraId="3C360CAB" w14:textId="0EB5FD15" w:rsidR="00EB2227" w:rsidRDefault="00EB2227" w:rsidP="00EB2227">
      <w:pPr>
        <w:ind w:firstLine="0"/>
      </w:pPr>
      <w:proofErr w:type="spellStart"/>
      <w:r w:rsidRPr="00EB2227">
        <w:t>Geleneksel</w:t>
      </w:r>
      <w:proofErr w:type="spellEnd"/>
      <w:r w:rsidRPr="00EB2227">
        <w:t xml:space="preserve"> </w:t>
      </w:r>
      <w:proofErr w:type="spellStart"/>
      <w:r w:rsidRPr="00EB2227">
        <w:t>bir</w:t>
      </w:r>
      <w:proofErr w:type="spellEnd"/>
      <w:r w:rsidRPr="00EB2227">
        <w:t xml:space="preserve"> REST API </w:t>
      </w:r>
      <w:proofErr w:type="spellStart"/>
      <w:r w:rsidRPr="00EB2227">
        <w:t>yerine</w:t>
      </w:r>
      <w:proofErr w:type="spellEnd"/>
      <w:r w:rsidRPr="00EB2227">
        <w:t xml:space="preserve"> </w:t>
      </w:r>
      <w:proofErr w:type="spellStart"/>
      <w:r w:rsidRPr="00EB2227">
        <w:t>kullanılan</w:t>
      </w:r>
      <w:proofErr w:type="spellEnd"/>
      <w:r w:rsidRPr="00EB2227">
        <w:t xml:space="preserve"> Web Worker Event-Driven (Olay </w:t>
      </w:r>
      <w:proofErr w:type="spellStart"/>
      <w:r w:rsidRPr="00EB2227">
        <w:t>Güdümlü</w:t>
      </w:r>
      <w:proofErr w:type="spellEnd"/>
      <w:r w:rsidRPr="00EB2227">
        <w:t xml:space="preserve">) </w:t>
      </w:r>
      <w:proofErr w:type="spellStart"/>
      <w:r w:rsidRPr="00EB2227">
        <w:t>haberleşme</w:t>
      </w:r>
      <w:proofErr w:type="spellEnd"/>
      <w:r w:rsidRPr="00EB2227">
        <w:t xml:space="preserve"> </w:t>
      </w:r>
      <w:proofErr w:type="spellStart"/>
      <w:r w:rsidRPr="00EB2227">
        <w:t>protokolünün</w:t>
      </w:r>
      <w:proofErr w:type="spellEnd"/>
      <w:r w:rsidRPr="00EB2227">
        <w:t xml:space="preserve"> </w:t>
      </w:r>
      <w:proofErr w:type="spellStart"/>
      <w:r w:rsidRPr="00EB2227">
        <w:t>OpenAPI</w:t>
      </w:r>
      <w:proofErr w:type="spellEnd"/>
      <w:r w:rsidRPr="00EB2227">
        <w:t xml:space="preserve"> 3.1.0 </w:t>
      </w:r>
      <w:proofErr w:type="spellStart"/>
      <w:r w:rsidRPr="00EB2227">
        <w:t>formatındaki</w:t>
      </w:r>
      <w:proofErr w:type="spellEnd"/>
      <w:r w:rsidRPr="00EB2227">
        <w:t xml:space="preserve"> YAML </w:t>
      </w:r>
      <w:proofErr w:type="spellStart"/>
      <w:r w:rsidRPr="00EB2227">
        <w:t>spesifikasyonu</w:t>
      </w:r>
      <w:proofErr w:type="spellEnd"/>
      <w:r w:rsidRPr="00EB2227">
        <w:t xml:space="preserve"> </w:t>
      </w:r>
      <w:proofErr w:type="spellStart"/>
      <w:r w:rsidRPr="00EB2227">
        <w:t>aşağıdadır</w:t>
      </w:r>
      <w:proofErr w:type="spellEnd"/>
      <w:r w:rsidRPr="00EB2227">
        <w:t>. (</w:t>
      </w:r>
      <w:proofErr w:type="spellStart"/>
      <w:r w:rsidRPr="00EB2227">
        <w:t>Dosyanın</w:t>
      </w:r>
      <w:proofErr w:type="spellEnd"/>
      <w:r w:rsidRPr="00EB2227">
        <w:t xml:space="preserve"> tam </w:t>
      </w:r>
      <w:proofErr w:type="spellStart"/>
      <w:r w:rsidRPr="00EB2227">
        <w:t>hali</w:t>
      </w:r>
      <w:proofErr w:type="spellEnd"/>
      <w:r w:rsidRPr="00EB2227">
        <w:t xml:space="preserve"> GitHub </w:t>
      </w:r>
      <w:proofErr w:type="spellStart"/>
      <w:r w:rsidRPr="00EB2227">
        <w:t>deposunda</w:t>
      </w:r>
      <w:proofErr w:type="spellEnd"/>
      <w:r w:rsidRPr="00EB2227">
        <w:t> </w:t>
      </w:r>
      <w:proofErr w:type="spellStart"/>
      <w:proofErr w:type="gramStart"/>
      <w:r w:rsidRPr="00EB2227">
        <w:t>openapi.yaml</w:t>
      </w:r>
      <w:proofErr w:type="spellEnd"/>
      <w:proofErr w:type="gramEnd"/>
      <w:r w:rsidRPr="00EB2227">
        <w:t> </w:t>
      </w:r>
      <w:proofErr w:type="spellStart"/>
      <w:r w:rsidRPr="00EB2227">
        <w:t>adıyla</w:t>
      </w:r>
      <w:proofErr w:type="spellEnd"/>
      <w:r w:rsidRPr="00EB2227">
        <w:t xml:space="preserve"> </w:t>
      </w:r>
      <w:proofErr w:type="spellStart"/>
      <w:r w:rsidRPr="00EB2227">
        <w:t>yer</w:t>
      </w:r>
      <w:proofErr w:type="spellEnd"/>
      <w:r w:rsidRPr="00EB2227">
        <w:t xml:space="preserve"> </w:t>
      </w:r>
      <w:proofErr w:type="spellStart"/>
      <w:r w:rsidRPr="00EB2227">
        <w:t>almaktadır</w:t>
      </w:r>
      <w:proofErr w:type="spellEnd"/>
      <w:r w:rsidRPr="00EB2227">
        <w:t>).</w:t>
      </w:r>
    </w:p>
    <w:p w14:paraId="3D258DE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openapi</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3.1.0</w:t>
      </w:r>
    </w:p>
    <w:p w14:paraId="64C10A3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info</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CB0D3A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title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 xml:space="preserve">Web </w:t>
      </w:r>
      <w:proofErr w:type="spellStart"/>
      <w:r w:rsidRPr="0079447E">
        <w:rPr>
          <w:rFonts w:ascii="Courier New" w:hAnsi="Courier New" w:cs="Courier New"/>
          <w:color w:val="CE9178"/>
          <w:sz w:val="17"/>
          <w:szCs w:val="17"/>
          <w:bdr w:val="single" w:sz="2" w:space="0" w:color="E5E7EB" w:frame="1"/>
          <w:lang w:val="tr-TR" w:eastAsia="tr-TR"/>
        </w:rPr>
        <w:t>Workers</w:t>
      </w:r>
      <w:proofErr w:type="spellEnd"/>
      <w:r w:rsidRPr="0079447E">
        <w:rPr>
          <w:rFonts w:ascii="Courier New" w:hAnsi="Courier New" w:cs="Courier New"/>
          <w:color w:val="CE9178"/>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Big</w:t>
      </w:r>
      <w:proofErr w:type="spellEnd"/>
      <w:r w:rsidRPr="0079447E">
        <w:rPr>
          <w:rFonts w:ascii="Courier New" w:hAnsi="Courier New" w:cs="Courier New"/>
          <w:color w:val="CE9178"/>
          <w:sz w:val="17"/>
          <w:szCs w:val="17"/>
          <w:bdr w:val="single" w:sz="2" w:space="0" w:color="E5E7EB" w:frame="1"/>
          <w:lang w:val="tr-TR" w:eastAsia="tr-TR"/>
        </w:rPr>
        <w:t xml:space="preserve"> Data </w:t>
      </w:r>
      <w:proofErr w:type="gramStart"/>
      <w:r w:rsidRPr="0079447E">
        <w:rPr>
          <w:rFonts w:ascii="Courier New" w:hAnsi="Courier New" w:cs="Courier New"/>
          <w:color w:val="CE9178"/>
          <w:sz w:val="17"/>
          <w:szCs w:val="17"/>
          <w:bdr w:val="single" w:sz="2" w:space="0" w:color="E5E7EB" w:frame="1"/>
          <w:lang w:val="tr-TR" w:eastAsia="tr-TR"/>
        </w:rPr>
        <w:t>Analyzer -</w:t>
      </w:r>
      <w:proofErr w:type="gramEnd"/>
      <w:r w:rsidRPr="0079447E">
        <w:rPr>
          <w:rFonts w:ascii="Courier New" w:hAnsi="Courier New" w:cs="Courier New"/>
          <w:color w:val="CE9178"/>
          <w:sz w:val="17"/>
          <w:szCs w:val="17"/>
          <w:bdr w:val="single" w:sz="2" w:space="0" w:color="E5E7EB" w:frame="1"/>
          <w:lang w:val="tr-TR" w:eastAsia="tr-TR"/>
        </w:rPr>
        <w:t xml:space="preserve"> Message API</w:t>
      </w:r>
    </w:p>
    <w:p w14:paraId="06B40C4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586C0"/>
          <w:sz w:val="17"/>
          <w:szCs w:val="17"/>
          <w:bdr w:val="single" w:sz="2" w:space="0" w:color="E5E7EB" w:frame="1"/>
          <w:lang w:val="tr-TR" w:eastAsia="tr-TR"/>
        </w:rPr>
        <w:t>&gt;</w:t>
      </w:r>
      <w:proofErr w:type="gramEnd"/>
    </w:p>
    <w:p w14:paraId="4446CCA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CE9178"/>
          <w:sz w:val="17"/>
          <w:szCs w:val="17"/>
          <w:bdr w:val="single" w:sz="2" w:space="0" w:color="E5E7EB" w:frame="1"/>
          <w:lang w:val="tr-TR" w:eastAsia="tr-TR"/>
        </w:rPr>
        <w:t>Proje tamamen istemci (</w:t>
      </w:r>
      <w:proofErr w:type="spellStart"/>
      <w:r w:rsidRPr="0079447E">
        <w:rPr>
          <w:rFonts w:ascii="Courier New" w:hAnsi="Courier New" w:cs="Courier New"/>
          <w:color w:val="CE9178"/>
          <w:sz w:val="17"/>
          <w:szCs w:val="17"/>
          <w:bdr w:val="single" w:sz="2" w:space="0" w:color="E5E7EB" w:frame="1"/>
          <w:lang w:val="tr-TR" w:eastAsia="tr-TR"/>
        </w:rPr>
        <w:t>client-side</w:t>
      </w:r>
      <w:proofErr w:type="spellEnd"/>
      <w:r w:rsidRPr="0079447E">
        <w:rPr>
          <w:rFonts w:ascii="Courier New" w:hAnsi="Courier New" w:cs="Courier New"/>
          <w:color w:val="CE9178"/>
          <w:sz w:val="17"/>
          <w:szCs w:val="17"/>
          <w:bdr w:val="single" w:sz="2" w:space="0" w:color="E5E7EB" w:frame="1"/>
          <w:lang w:val="tr-TR" w:eastAsia="tr-TR"/>
        </w:rPr>
        <w:t>) tarafında çalıştığı için geleneksel bir HTTP REST API</w:t>
      </w:r>
    </w:p>
    <w:p w14:paraId="6B257DC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CE9178"/>
          <w:sz w:val="17"/>
          <w:szCs w:val="17"/>
          <w:bdr w:val="single" w:sz="2" w:space="0" w:color="E5E7EB" w:frame="1"/>
          <w:lang w:val="tr-TR" w:eastAsia="tr-TR"/>
        </w:rPr>
        <w:t>kullanılmamaktadır</w:t>
      </w:r>
      <w:proofErr w:type="gramEnd"/>
      <w:r w:rsidRPr="0079447E">
        <w:rPr>
          <w:rFonts w:ascii="Courier New" w:hAnsi="Courier New" w:cs="Courier New"/>
          <w:color w:val="CE9178"/>
          <w:sz w:val="17"/>
          <w:szCs w:val="17"/>
          <w:bdr w:val="single" w:sz="2" w:space="0" w:color="E5E7EB" w:frame="1"/>
          <w:lang w:val="tr-TR" w:eastAsia="tr-TR"/>
        </w:rPr>
        <w:t xml:space="preserve">. Bu belge, Main </w:t>
      </w:r>
      <w:proofErr w:type="spellStart"/>
      <w:r w:rsidRPr="0079447E">
        <w:rPr>
          <w:rFonts w:ascii="Courier New" w:hAnsi="Courier New" w:cs="Courier New"/>
          <w:color w:val="CE9178"/>
          <w:sz w:val="17"/>
          <w:szCs w:val="17"/>
          <w:bdr w:val="single" w:sz="2" w:space="0" w:color="E5E7EB" w:frame="1"/>
          <w:lang w:val="tr-TR" w:eastAsia="tr-TR"/>
        </w:rPr>
        <w:t>Thread</w:t>
      </w:r>
      <w:proofErr w:type="spellEnd"/>
      <w:r w:rsidRPr="0079447E">
        <w:rPr>
          <w:rFonts w:ascii="Courier New" w:hAnsi="Courier New" w:cs="Courier New"/>
          <w:color w:val="CE9178"/>
          <w:sz w:val="17"/>
          <w:szCs w:val="17"/>
          <w:bdr w:val="single" w:sz="2" w:space="0" w:color="E5E7EB" w:frame="1"/>
          <w:lang w:val="tr-TR" w:eastAsia="tr-TR"/>
        </w:rPr>
        <w:t xml:space="preserve"> (UI) ile Web </w:t>
      </w:r>
      <w:proofErr w:type="spellStart"/>
      <w:r w:rsidRPr="0079447E">
        <w:rPr>
          <w:rFonts w:ascii="Courier New" w:hAnsi="Courier New" w:cs="Courier New"/>
          <w:color w:val="CE9178"/>
          <w:sz w:val="17"/>
          <w:szCs w:val="17"/>
          <w:bdr w:val="single" w:sz="2" w:space="0" w:color="E5E7EB" w:frame="1"/>
          <w:lang w:val="tr-TR" w:eastAsia="tr-TR"/>
        </w:rPr>
        <w:t>Worker</w:t>
      </w:r>
      <w:proofErr w:type="spellEnd"/>
      <w:r w:rsidRPr="0079447E">
        <w:rPr>
          <w:rFonts w:ascii="Courier New" w:hAnsi="Courier New" w:cs="Courier New"/>
          <w:color w:val="CE9178"/>
          <w:sz w:val="17"/>
          <w:szCs w:val="17"/>
          <w:bdr w:val="single" w:sz="2" w:space="0" w:color="E5E7EB" w:frame="1"/>
          <w:lang w:val="tr-TR" w:eastAsia="tr-TR"/>
        </w:rPr>
        <w:t xml:space="preserve"> arasında geçen asenkron</w:t>
      </w:r>
    </w:p>
    <w:p w14:paraId="1858139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Event-Driven</w:t>
      </w:r>
      <w:proofErr w:type="spellEnd"/>
      <w:r w:rsidRPr="0079447E">
        <w:rPr>
          <w:rFonts w:ascii="Courier New" w:hAnsi="Courier New" w:cs="Courier New"/>
          <w:color w:val="CE9178"/>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postMessage</w:t>
      </w:r>
      <w:proofErr w:type="spellEnd"/>
      <w:r w:rsidRPr="0079447E">
        <w:rPr>
          <w:rFonts w:ascii="Courier New" w:hAnsi="Courier New" w:cs="Courier New"/>
          <w:color w:val="CE9178"/>
          <w:sz w:val="17"/>
          <w:szCs w:val="17"/>
          <w:bdr w:val="single" w:sz="2" w:space="0" w:color="E5E7EB" w:frame="1"/>
          <w:lang w:val="tr-TR" w:eastAsia="tr-TR"/>
        </w:rPr>
        <w:t xml:space="preserve"> haberleşme protokolünü açıklar.</w:t>
      </w:r>
    </w:p>
    <w:p w14:paraId="05F453E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version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1.0.0</w:t>
      </w:r>
    </w:p>
    <w:p w14:paraId="0943D32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paths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A078FC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/start</w:t>
      </w:r>
      <w:r w:rsidRPr="0079447E">
        <w:rPr>
          <w:rFonts w:ascii="Courier New" w:hAnsi="Courier New" w:cs="Courier New"/>
          <w:color w:val="CCCCCC"/>
          <w:sz w:val="17"/>
          <w:szCs w:val="17"/>
          <w:bdr w:val="single" w:sz="2" w:space="0" w:color="E5E7EB" w:frame="1"/>
          <w:lang w:val="tr-TR" w:eastAsia="tr-TR"/>
        </w:rPr>
        <w:t>:</w:t>
      </w:r>
    </w:p>
    <w:p w14:paraId="5F228EC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post</w:t>
      </w:r>
      <w:proofErr w:type="gramEnd"/>
      <w:r w:rsidRPr="0079447E">
        <w:rPr>
          <w:rFonts w:ascii="Courier New" w:hAnsi="Courier New" w:cs="Courier New"/>
          <w:color w:val="CCCCCC"/>
          <w:sz w:val="17"/>
          <w:szCs w:val="17"/>
          <w:bdr w:val="single" w:sz="2" w:space="0" w:color="E5E7EB" w:frame="1"/>
          <w:lang w:val="tr-TR" w:eastAsia="tr-TR"/>
        </w:rPr>
        <w:t>:</w:t>
      </w:r>
    </w:p>
    <w:p w14:paraId="4BCBE31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CSV Dosyasını işlemeye başla</w:t>
      </w:r>
    </w:p>
    <w:p w14:paraId="67D50802"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requestBody</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2A1163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8DDD52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61473A9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49EC11E"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596359B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37595B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action</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60FCD42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5E64047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"PARSE_START"</w:t>
      </w:r>
    </w:p>
    <w:p w14:paraId="3E0BD4F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file</w:t>
      </w:r>
      <w:proofErr w:type="gramEnd"/>
      <w:r w:rsidRPr="0079447E">
        <w:rPr>
          <w:rFonts w:ascii="Courier New" w:hAnsi="Courier New" w:cs="Courier New"/>
          <w:color w:val="CCCCCC"/>
          <w:sz w:val="17"/>
          <w:szCs w:val="17"/>
          <w:bdr w:val="single" w:sz="2" w:space="0" w:color="E5E7EB" w:frame="1"/>
          <w:lang w:val="tr-TR" w:eastAsia="tr-TR"/>
        </w:rPr>
        <w:t>:</w:t>
      </w:r>
    </w:p>
    <w:p w14:paraId="66F701F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2D135DF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format</w:t>
      </w:r>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binary</w:t>
      </w:r>
      <w:proofErr w:type="spellEnd"/>
    </w:p>
    <w:p w14:paraId="5B0787A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progress</w:t>
      </w:r>
      <w:proofErr w:type="spellEnd"/>
      <w:r w:rsidRPr="0079447E">
        <w:rPr>
          <w:rFonts w:ascii="Courier New" w:hAnsi="Courier New" w:cs="Courier New"/>
          <w:color w:val="CCCCCC"/>
          <w:sz w:val="17"/>
          <w:szCs w:val="17"/>
          <w:bdr w:val="single" w:sz="2" w:space="0" w:color="E5E7EB" w:frame="1"/>
          <w:lang w:val="tr-TR" w:eastAsia="tr-TR"/>
        </w:rPr>
        <w:t>:</w:t>
      </w:r>
    </w:p>
    <w:p w14:paraId="4AEC8FE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059502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İlerleme durumunu al</w:t>
      </w:r>
    </w:p>
    <w:p w14:paraId="2D64F41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14F3C21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'200'</w:t>
      </w:r>
      <w:r w:rsidRPr="0079447E">
        <w:rPr>
          <w:rFonts w:ascii="Courier New" w:hAnsi="Courier New" w:cs="Courier New"/>
          <w:color w:val="CCCCCC"/>
          <w:sz w:val="17"/>
          <w:szCs w:val="17"/>
          <w:bdr w:val="single" w:sz="2" w:space="0" w:color="E5E7EB" w:frame="1"/>
          <w:lang w:val="tr-TR" w:eastAsia="tr-TR"/>
        </w:rPr>
        <w:t>:</w:t>
      </w:r>
    </w:p>
    <w:p w14:paraId="6669894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Yüzdelik ilerleme durumu</w:t>
      </w:r>
    </w:p>
    <w:p w14:paraId="79C446F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9E3CB0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32F075B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4DE1449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56118E3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A8A2F7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24B033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32C7A79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progress</w:t>
      </w:r>
      <w:proofErr w:type="spellEnd"/>
      <w:r w:rsidRPr="0079447E">
        <w:rPr>
          <w:rFonts w:ascii="Courier New" w:hAnsi="Courier New" w:cs="Courier New"/>
          <w:color w:val="CE9178"/>
          <w:sz w:val="17"/>
          <w:szCs w:val="17"/>
          <w:bdr w:val="single" w:sz="2" w:space="0" w:color="E5E7EB" w:frame="1"/>
          <w:lang w:val="tr-TR" w:eastAsia="tr-TR"/>
        </w:rPr>
        <w:t>"</w:t>
      </w:r>
    </w:p>
    <w:p w14:paraId="3075AF7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progress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DDA2182"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integer</w:t>
      </w:r>
      <w:proofErr w:type="spellEnd"/>
    </w:p>
    <w:p w14:paraId="24443C9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B5CEA8"/>
          <w:sz w:val="17"/>
          <w:szCs w:val="17"/>
          <w:bdr w:val="single" w:sz="2" w:space="0" w:color="E5E7EB" w:frame="1"/>
          <w:lang w:val="tr-TR" w:eastAsia="tr-TR"/>
        </w:rPr>
        <w:t>45</w:t>
      </w:r>
    </w:p>
    <w:p w14:paraId="68D42CF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success</w:t>
      </w:r>
      <w:proofErr w:type="spellEnd"/>
      <w:r w:rsidRPr="0079447E">
        <w:rPr>
          <w:rFonts w:ascii="Courier New" w:hAnsi="Courier New" w:cs="Courier New"/>
          <w:color w:val="CCCCCC"/>
          <w:sz w:val="17"/>
          <w:szCs w:val="17"/>
          <w:bdr w:val="single" w:sz="2" w:space="0" w:color="E5E7EB" w:frame="1"/>
          <w:lang w:val="tr-TR" w:eastAsia="tr-TR"/>
        </w:rPr>
        <w:t>:</w:t>
      </w:r>
    </w:p>
    <w:p w14:paraId="2ECDD29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91533B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İşlem bitimi verileri</w:t>
      </w:r>
    </w:p>
    <w:p w14:paraId="2D6EB2A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AC9689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'200'</w:t>
      </w:r>
      <w:r w:rsidRPr="0079447E">
        <w:rPr>
          <w:rFonts w:ascii="Courier New" w:hAnsi="Courier New" w:cs="Courier New"/>
          <w:color w:val="CCCCCC"/>
          <w:sz w:val="17"/>
          <w:szCs w:val="17"/>
          <w:bdr w:val="single" w:sz="2" w:space="0" w:color="E5E7EB" w:frame="1"/>
          <w:lang w:val="tr-TR" w:eastAsia="tr-TR"/>
        </w:rPr>
        <w:t>:</w:t>
      </w:r>
    </w:p>
    <w:p w14:paraId="6BBE6F9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Parse</w:t>
      </w:r>
      <w:proofErr w:type="spellEnd"/>
      <w:r w:rsidRPr="0079447E">
        <w:rPr>
          <w:rFonts w:ascii="Courier New" w:hAnsi="Courier New" w:cs="Courier New"/>
          <w:color w:val="CE9178"/>
          <w:sz w:val="17"/>
          <w:szCs w:val="17"/>
          <w:bdr w:val="single" w:sz="2" w:space="0" w:color="E5E7EB" w:frame="1"/>
          <w:lang w:val="tr-TR" w:eastAsia="tr-TR"/>
        </w:rPr>
        <w:t xml:space="preserve"> edilmiş satırlar ve istatistikler</w:t>
      </w:r>
    </w:p>
    <w:p w14:paraId="03CB4AE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904193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1D48226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35CB7E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470948F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4A409FA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C3A339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4FDA2B3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success</w:t>
      </w:r>
      <w:proofErr w:type="spellEnd"/>
      <w:r w:rsidRPr="0079447E">
        <w:rPr>
          <w:rFonts w:ascii="Courier New" w:hAnsi="Courier New" w:cs="Courier New"/>
          <w:color w:val="CE9178"/>
          <w:sz w:val="17"/>
          <w:szCs w:val="17"/>
          <w:bdr w:val="single" w:sz="2" w:space="0" w:color="E5E7EB" w:frame="1"/>
          <w:lang w:val="tr-TR" w:eastAsia="tr-TR"/>
        </w:rPr>
        <w:t>"</w:t>
      </w:r>
    </w:p>
    <w:p w14:paraId="7FB853B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lastRenderedPageBreak/>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error</w:t>
      </w:r>
      <w:proofErr w:type="spellEnd"/>
      <w:r w:rsidRPr="0079447E">
        <w:rPr>
          <w:rFonts w:ascii="Courier New" w:hAnsi="Courier New" w:cs="Courier New"/>
          <w:color w:val="CCCCCC"/>
          <w:sz w:val="17"/>
          <w:szCs w:val="17"/>
          <w:bdr w:val="single" w:sz="2" w:space="0" w:color="E5E7EB" w:frame="1"/>
          <w:lang w:val="tr-TR" w:eastAsia="tr-TR"/>
        </w:rPr>
        <w:t>:</w:t>
      </w:r>
    </w:p>
    <w:p w14:paraId="5D6F730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179DE47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Hata durumu</w:t>
      </w:r>
    </w:p>
    <w:p w14:paraId="1F53415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7FD72D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'400'</w:t>
      </w:r>
      <w:r w:rsidRPr="0079447E">
        <w:rPr>
          <w:rFonts w:ascii="Courier New" w:hAnsi="Courier New" w:cs="Courier New"/>
          <w:color w:val="CCCCCC"/>
          <w:sz w:val="17"/>
          <w:szCs w:val="17"/>
          <w:bdr w:val="single" w:sz="2" w:space="0" w:color="E5E7EB" w:frame="1"/>
          <w:lang w:val="tr-TR" w:eastAsia="tr-TR"/>
        </w:rPr>
        <w:t>:</w:t>
      </w:r>
    </w:p>
    <w:p w14:paraId="312BF86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Dosya okuma veya format hatası</w:t>
      </w:r>
    </w:p>
    <w:p w14:paraId="7497A9F2" w14:textId="77777777" w:rsidR="00EB2227" w:rsidRDefault="00EB2227" w:rsidP="00EB2227">
      <w:pPr>
        <w:ind w:firstLine="0"/>
      </w:pPr>
    </w:p>
    <w:p w14:paraId="17116F2D" w14:textId="77777777" w:rsidR="00052761" w:rsidRDefault="003836EC">
      <w:pPr>
        <w:pStyle w:val="Balk2"/>
      </w:pPr>
      <w:bookmarkStart w:id="116" w:name="_Toc229342372"/>
      <w:r>
        <w:t xml:space="preserve">EK C — </w:t>
      </w:r>
      <w:proofErr w:type="spellStart"/>
      <w:r>
        <w:t>Kod</w:t>
      </w:r>
      <w:proofErr w:type="spellEnd"/>
      <w:r>
        <w:t xml:space="preserve"> </w:t>
      </w:r>
      <w:proofErr w:type="spellStart"/>
      <w:r>
        <w:t>Örnekleri</w:t>
      </w:r>
      <w:bookmarkEnd w:id="116"/>
      <w:proofErr w:type="spellEnd"/>
    </w:p>
    <w:p w14:paraId="12E2D72F" w14:textId="77777777" w:rsidR="00052761" w:rsidRDefault="003836EC">
      <w:r>
        <w:t>[</w:t>
      </w:r>
      <w:proofErr w:type="spellStart"/>
      <w:r>
        <w:t>Projedeki</w:t>
      </w:r>
      <w:proofErr w:type="spellEnd"/>
      <w:r>
        <w:t xml:space="preserve"> </w:t>
      </w:r>
      <w:proofErr w:type="spellStart"/>
      <w:r>
        <w:t>en</w:t>
      </w:r>
      <w:proofErr w:type="spellEnd"/>
      <w:r>
        <w:t xml:space="preserve"> </w:t>
      </w:r>
      <w:proofErr w:type="spellStart"/>
      <w:r>
        <w:t>kritik</w:t>
      </w:r>
      <w:proofErr w:type="spellEnd"/>
      <w:r>
        <w:t xml:space="preserve"> 3 </w:t>
      </w:r>
      <w:proofErr w:type="spellStart"/>
      <w:r>
        <w:t>kod</w:t>
      </w:r>
      <w:proofErr w:type="spellEnd"/>
      <w:r>
        <w:t xml:space="preserve"> </w:t>
      </w:r>
      <w:proofErr w:type="spellStart"/>
      <w:r>
        <w:t>parçasını</w:t>
      </w:r>
      <w:proofErr w:type="spellEnd"/>
      <w:r>
        <w:t xml:space="preserve"> (</w:t>
      </w:r>
      <w:proofErr w:type="spellStart"/>
      <w:r>
        <w:t>örn</w:t>
      </w:r>
      <w:proofErr w:type="spellEnd"/>
      <w:r>
        <w:t xml:space="preserve">. auth middleware, </w:t>
      </w:r>
      <w:proofErr w:type="spellStart"/>
      <w:r>
        <w:t>kritik</w:t>
      </w:r>
      <w:proofErr w:type="spellEnd"/>
      <w:r>
        <w:t xml:space="preserve"> </w:t>
      </w:r>
      <w:proofErr w:type="spellStart"/>
      <w:r>
        <w:t>algoritma</w:t>
      </w:r>
      <w:proofErr w:type="spellEnd"/>
      <w:r>
        <w:t xml:space="preserve">, </w:t>
      </w:r>
      <w:proofErr w:type="spellStart"/>
      <w:r>
        <w:t>performans</w:t>
      </w:r>
      <w:proofErr w:type="spellEnd"/>
      <w:r>
        <w:t xml:space="preserve">-optimize </w:t>
      </w:r>
      <w:proofErr w:type="spellStart"/>
      <w:r>
        <w:t>edilmiş</w:t>
      </w:r>
      <w:proofErr w:type="spellEnd"/>
      <w:r>
        <w:t xml:space="preserve"> </w:t>
      </w:r>
      <w:proofErr w:type="spellStart"/>
      <w:r>
        <w:t>sorgu</w:t>
      </w:r>
      <w:proofErr w:type="spellEnd"/>
      <w:r>
        <w:t xml:space="preserve">) </w:t>
      </w:r>
      <w:proofErr w:type="spellStart"/>
      <w:r>
        <w:t>seçip</w:t>
      </w:r>
      <w:proofErr w:type="spellEnd"/>
      <w:r>
        <w:t xml:space="preserve"> </w:t>
      </w:r>
      <w:proofErr w:type="spellStart"/>
      <w:r>
        <w:t>kod</w:t>
      </w:r>
      <w:proofErr w:type="spellEnd"/>
      <w:r>
        <w:t xml:space="preserve"> </w:t>
      </w:r>
      <w:proofErr w:type="spellStart"/>
      <w:r>
        <w:t>bloğu</w:t>
      </w:r>
      <w:proofErr w:type="spellEnd"/>
      <w:r>
        <w:t xml:space="preserve"> </w:t>
      </w:r>
      <w:proofErr w:type="spellStart"/>
      <w:r>
        <w:t>olarak</w:t>
      </w:r>
      <w:proofErr w:type="spellEnd"/>
      <w:r>
        <w:t xml:space="preserve"> </w:t>
      </w:r>
      <w:proofErr w:type="spellStart"/>
      <w:r>
        <w:t>ekleyiniz</w:t>
      </w:r>
      <w:proofErr w:type="spellEnd"/>
      <w:r>
        <w:t xml:space="preserve">. AI </w:t>
      </w:r>
      <w:proofErr w:type="spellStart"/>
      <w:r>
        <w:t>üretmiş</w:t>
      </w:r>
      <w:proofErr w:type="spellEnd"/>
      <w:r>
        <w:t xml:space="preserve"> </w:t>
      </w:r>
      <w:proofErr w:type="spellStart"/>
      <w:r>
        <w:t>olsa</w:t>
      </w:r>
      <w:proofErr w:type="spellEnd"/>
      <w:r>
        <w:t xml:space="preserve"> bile </w:t>
      </w:r>
      <w:proofErr w:type="spellStart"/>
      <w:r>
        <w:t>kendi</w:t>
      </w:r>
      <w:proofErr w:type="spellEnd"/>
      <w:r>
        <w:t xml:space="preserve"> </w:t>
      </w:r>
      <w:proofErr w:type="spellStart"/>
      <w:r>
        <w:t>yorumunuzu</w:t>
      </w:r>
      <w:proofErr w:type="spellEnd"/>
      <w:r>
        <w:t xml:space="preserve"> </w:t>
      </w:r>
      <w:proofErr w:type="spellStart"/>
      <w:r>
        <w:t>ve</w:t>
      </w:r>
      <w:proofErr w:type="spellEnd"/>
      <w:r>
        <w:t xml:space="preserve"> </w:t>
      </w:r>
      <w:proofErr w:type="spellStart"/>
      <w:r>
        <w:t>gözden</w:t>
      </w:r>
      <w:proofErr w:type="spellEnd"/>
      <w:r>
        <w:t xml:space="preserve"> </w:t>
      </w:r>
      <w:proofErr w:type="spellStart"/>
      <w:r>
        <w:t>geçirme</w:t>
      </w:r>
      <w:proofErr w:type="spellEnd"/>
      <w:r>
        <w:t xml:space="preserve"> </w:t>
      </w:r>
      <w:proofErr w:type="spellStart"/>
      <w:r>
        <w:t>notunuzu</w:t>
      </w:r>
      <w:proofErr w:type="spellEnd"/>
      <w:r>
        <w:t xml:space="preserve"> </w:t>
      </w:r>
      <w:proofErr w:type="spellStart"/>
      <w:r>
        <w:t>ekleyiniz</w:t>
      </w:r>
      <w:proofErr w:type="spellEnd"/>
      <w:r>
        <w:t>.]</w:t>
      </w:r>
    </w:p>
    <w:p w14:paraId="4B66FB1B" w14:textId="1004F5F9" w:rsidR="0079447E" w:rsidRDefault="0079447E" w:rsidP="0079447E">
      <w:pPr>
        <w:ind w:firstLine="0"/>
      </w:pPr>
      <w:r w:rsidRPr="0079447E">
        <w:rPr>
          <w:b/>
          <w:bCs/>
        </w:rPr>
        <w:t xml:space="preserve">1. Web Worker </w:t>
      </w:r>
      <w:proofErr w:type="spellStart"/>
      <w:r w:rsidRPr="0079447E">
        <w:rPr>
          <w:b/>
          <w:bCs/>
        </w:rPr>
        <w:t>Üzerinde</w:t>
      </w:r>
      <w:proofErr w:type="spellEnd"/>
      <w:r w:rsidRPr="0079447E">
        <w:rPr>
          <w:b/>
          <w:bCs/>
        </w:rPr>
        <w:t xml:space="preserve"> Dosya </w:t>
      </w:r>
      <w:proofErr w:type="spellStart"/>
      <w:r w:rsidRPr="0079447E">
        <w:rPr>
          <w:b/>
          <w:bCs/>
        </w:rPr>
        <w:t>Parçalama</w:t>
      </w:r>
      <w:proofErr w:type="spellEnd"/>
      <w:r w:rsidRPr="0079447E">
        <w:rPr>
          <w:b/>
          <w:bCs/>
        </w:rPr>
        <w:t xml:space="preserve"> (Streaming) </w:t>
      </w:r>
      <w:proofErr w:type="spellStart"/>
      <w:r w:rsidRPr="0079447E">
        <w:rPr>
          <w:b/>
          <w:bCs/>
        </w:rPr>
        <w:t>Mantığı</w:t>
      </w:r>
      <w:proofErr w:type="spellEnd"/>
      <w:r w:rsidRPr="0079447E">
        <w:rPr>
          <w:b/>
          <w:bCs/>
        </w:rPr>
        <w:t xml:space="preserve"> (csvWorker.js)</w:t>
      </w:r>
    </w:p>
    <w:p w14:paraId="2839EA7C" w14:textId="77777777" w:rsidR="0079447E" w:rsidRPr="0079447E" w:rsidRDefault="0079447E" w:rsidP="0079447E">
      <w:pPr>
        <w:pStyle w:val="CodeBlock"/>
        <w:rPr>
          <w:lang w:val="tr-TR"/>
        </w:rPr>
      </w:pPr>
      <w:proofErr w:type="spellStart"/>
      <w:r w:rsidRPr="0079447E">
        <w:rPr>
          <w:lang w:val="tr-TR"/>
        </w:rPr>
        <w:t>Papa.parse</w:t>
      </w:r>
      <w:proofErr w:type="spellEnd"/>
      <w:r w:rsidRPr="0079447E">
        <w:rPr>
          <w:lang w:val="tr-TR"/>
        </w:rPr>
        <w:t>(file, {</w:t>
      </w:r>
    </w:p>
    <w:p w14:paraId="50E55BFB" w14:textId="77777777" w:rsidR="0079447E" w:rsidRPr="0079447E" w:rsidRDefault="0079447E" w:rsidP="0079447E">
      <w:pPr>
        <w:pStyle w:val="CodeBlock"/>
        <w:rPr>
          <w:lang w:val="tr-TR"/>
        </w:rPr>
      </w:pPr>
      <w:proofErr w:type="spellStart"/>
      <w:proofErr w:type="gramStart"/>
      <w:r w:rsidRPr="0079447E">
        <w:rPr>
          <w:lang w:val="tr-TR"/>
        </w:rPr>
        <w:t>header</w:t>
      </w:r>
      <w:proofErr w:type="spellEnd"/>
      <w:proofErr w:type="gramEnd"/>
      <w:r w:rsidRPr="0079447E">
        <w:rPr>
          <w:lang w:val="tr-TR"/>
        </w:rPr>
        <w:t xml:space="preserve">: </w:t>
      </w:r>
      <w:proofErr w:type="spellStart"/>
      <w:r w:rsidRPr="0079447E">
        <w:rPr>
          <w:lang w:val="tr-TR"/>
        </w:rPr>
        <w:t>true</w:t>
      </w:r>
      <w:proofErr w:type="spellEnd"/>
      <w:r w:rsidRPr="0079447E">
        <w:rPr>
          <w:lang w:val="tr-TR"/>
        </w:rPr>
        <w:t>,</w:t>
      </w:r>
    </w:p>
    <w:p w14:paraId="0A068A39" w14:textId="77777777" w:rsidR="0079447E" w:rsidRPr="0079447E" w:rsidRDefault="0079447E" w:rsidP="0079447E">
      <w:pPr>
        <w:pStyle w:val="CodeBlock"/>
        <w:rPr>
          <w:lang w:val="tr-TR"/>
        </w:rPr>
      </w:pPr>
      <w:proofErr w:type="spellStart"/>
      <w:proofErr w:type="gramStart"/>
      <w:r w:rsidRPr="0079447E">
        <w:rPr>
          <w:lang w:val="tr-TR"/>
        </w:rPr>
        <w:t>skipEmptyLines</w:t>
      </w:r>
      <w:proofErr w:type="spellEnd"/>
      <w:proofErr w:type="gramEnd"/>
      <w:r w:rsidRPr="0079447E">
        <w:rPr>
          <w:lang w:val="tr-TR"/>
        </w:rPr>
        <w:t xml:space="preserve">: </w:t>
      </w:r>
      <w:proofErr w:type="spellStart"/>
      <w:r w:rsidRPr="0079447E">
        <w:rPr>
          <w:lang w:val="tr-TR"/>
        </w:rPr>
        <w:t>true</w:t>
      </w:r>
      <w:proofErr w:type="spellEnd"/>
      <w:r w:rsidRPr="0079447E">
        <w:rPr>
          <w:lang w:val="tr-TR"/>
        </w:rPr>
        <w:t>,</w:t>
      </w:r>
    </w:p>
    <w:p w14:paraId="37F15E9C" w14:textId="77777777" w:rsidR="0079447E" w:rsidRPr="0079447E" w:rsidRDefault="0079447E" w:rsidP="0079447E">
      <w:pPr>
        <w:pStyle w:val="CodeBlock"/>
        <w:rPr>
          <w:lang w:val="tr-TR"/>
        </w:rPr>
      </w:pPr>
      <w:r w:rsidRPr="0079447E">
        <w:rPr>
          <w:lang w:val="tr-TR"/>
        </w:rPr>
        <w:t xml:space="preserve">// Tüm dosyayı </w:t>
      </w:r>
      <w:proofErr w:type="spellStart"/>
      <w:r w:rsidRPr="0079447E">
        <w:rPr>
          <w:lang w:val="tr-TR"/>
        </w:rPr>
        <w:t>RAM'e</w:t>
      </w:r>
      <w:proofErr w:type="spellEnd"/>
      <w:r w:rsidRPr="0079447E">
        <w:rPr>
          <w:lang w:val="tr-TR"/>
        </w:rPr>
        <w:t xml:space="preserve"> almamak için satır </w:t>
      </w:r>
      <w:proofErr w:type="spellStart"/>
      <w:r w:rsidRPr="0079447E">
        <w:rPr>
          <w:lang w:val="tr-TR"/>
        </w:rPr>
        <w:t>satır</w:t>
      </w:r>
      <w:proofErr w:type="spellEnd"/>
      <w:r w:rsidRPr="0079447E">
        <w:rPr>
          <w:lang w:val="tr-TR"/>
        </w:rPr>
        <w:t xml:space="preserve"> okuma (step)</w:t>
      </w:r>
    </w:p>
    <w:p w14:paraId="41C75F76" w14:textId="77777777" w:rsidR="0079447E" w:rsidRPr="0079447E" w:rsidRDefault="0079447E" w:rsidP="0079447E">
      <w:pPr>
        <w:pStyle w:val="CodeBlock"/>
        <w:rPr>
          <w:lang w:val="tr-TR"/>
        </w:rPr>
      </w:pPr>
      <w:proofErr w:type="gramStart"/>
      <w:r w:rsidRPr="0079447E">
        <w:rPr>
          <w:lang w:val="tr-TR"/>
        </w:rPr>
        <w:t>step</w:t>
      </w:r>
      <w:proofErr w:type="gramEnd"/>
      <w:r w:rsidRPr="0079447E">
        <w:rPr>
          <w:lang w:val="tr-TR"/>
        </w:rPr>
        <w:t>: (</w:t>
      </w:r>
      <w:proofErr w:type="spellStart"/>
      <w:r w:rsidRPr="0079447E">
        <w:rPr>
          <w:lang w:val="tr-TR"/>
        </w:rPr>
        <w:t>results</w:t>
      </w:r>
      <w:proofErr w:type="spellEnd"/>
      <w:r w:rsidRPr="0079447E">
        <w:rPr>
          <w:lang w:val="tr-TR"/>
        </w:rPr>
        <w:t>) =&gt; {</w:t>
      </w:r>
    </w:p>
    <w:p w14:paraId="18A61513" w14:textId="77777777" w:rsidR="0079447E" w:rsidRPr="0079447E" w:rsidRDefault="0079447E" w:rsidP="0079447E">
      <w:pPr>
        <w:pStyle w:val="CodeBlock"/>
        <w:rPr>
          <w:lang w:val="tr-TR"/>
        </w:rPr>
      </w:pPr>
      <w:proofErr w:type="spellStart"/>
      <w:proofErr w:type="gramStart"/>
      <w:r w:rsidRPr="0079447E">
        <w:rPr>
          <w:lang w:val="tr-TR"/>
        </w:rPr>
        <w:t>processedRows</w:t>
      </w:r>
      <w:proofErr w:type="spellEnd"/>
      <w:proofErr w:type="gramEnd"/>
      <w:r w:rsidRPr="0079447E">
        <w:rPr>
          <w:lang w:val="tr-TR"/>
        </w:rPr>
        <w:t>++;</w:t>
      </w:r>
    </w:p>
    <w:p w14:paraId="36834043" w14:textId="77777777" w:rsidR="0079447E" w:rsidRPr="0079447E" w:rsidRDefault="0079447E" w:rsidP="0079447E">
      <w:pPr>
        <w:pStyle w:val="CodeBlock"/>
        <w:rPr>
          <w:lang w:val="tr-TR"/>
        </w:rPr>
      </w:pPr>
      <w:proofErr w:type="spellStart"/>
      <w:proofErr w:type="gramStart"/>
      <w:r w:rsidRPr="0079447E">
        <w:rPr>
          <w:lang w:val="tr-TR"/>
        </w:rPr>
        <w:t>rows.push</w:t>
      </w:r>
      <w:proofErr w:type="spellEnd"/>
      <w:proofErr w:type="gramEnd"/>
      <w:r w:rsidRPr="0079447E">
        <w:rPr>
          <w:lang w:val="tr-TR"/>
        </w:rPr>
        <w:t>(</w:t>
      </w:r>
      <w:proofErr w:type="spellStart"/>
      <w:r w:rsidRPr="0079447E">
        <w:rPr>
          <w:lang w:val="tr-TR"/>
        </w:rPr>
        <w:t>results.</w:t>
      </w:r>
      <w:proofErr w:type="gramStart"/>
      <w:r w:rsidRPr="0079447E">
        <w:rPr>
          <w:lang w:val="tr-TR"/>
        </w:rPr>
        <w:t>data</w:t>
      </w:r>
      <w:proofErr w:type="spellEnd"/>
      <w:proofErr w:type="gramEnd"/>
      <w:r w:rsidRPr="0079447E">
        <w:rPr>
          <w:lang w:val="tr-TR"/>
        </w:rPr>
        <w:t>);</w:t>
      </w:r>
    </w:p>
    <w:p w14:paraId="64451351" w14:textId="77777777" w:rsidR="0079447E" w:rsidRPr="0079447E" w:rsidRDefault="0079447E" w:rsidP="0079447E">
      <w:pPr>
        <w:pStyle w:val="CodeBlock"/>
        <w:rPr>
          <w:lang w:val="tr-TR"/>
        </w:rPr>
      </w:pPr>
      <w:r w:rsidRPr="0079447E">
        <w:rPr>
          <w:lang w:val="tr-TR"/>
        </w:rPr>
        <w:t>// Her 1000 satırda bir ana iş parçacığına (UI) mesaj gönder</w:t>
      </w:r>
    </w:p>
    <w:p w14:paraId="4903077B" w14:textId="77777777" w:rsidR="0079447E" w:rsidRPr="0079447E" w:rsidRDefault="0079447E" w:rsidP="0079447E">
      <w:pPr>
        <w:pStyle w:val="CodeBlock"/>
        <w:rPr>
          <w:lang w:val="tr-TR"/>
        </w:rPr>
      </w:pPr>
      <w:proofErr w:type="spellStart"/>
      <w:proofErr w:type="gramStart"/>
      <w:r w:rsidRPr="0079447E">
        <w:rPr>
          <w:lang w:val="tr-TR"/>
        </w:rPr>
        <w:t>if</w:t>
      </w:r>
      <w:proofErr w:type="spellEnd"/>
      <w:proofErr w:type="gramEnd"/>
      <w:r w:rsidRPr="0079447E">
        <w:rPr>
          <w:lang w:val="tr-TR"/>
        </w:rPr>
        <w:t xml:space="preserve"> (</w:t>
      </w:r>
      <w:proofErr w:type="spellStart"/>
      <w:r w:rsidRPr="0079447E">
        <w:rPr>
          <w:lang w:val="tr-TR"/>
        </w:rPr>
        <w:t>processedRows</w:t>
      </w:r>
      <w:proofErr w:type="spellEnd"/>
      <w:r w:rsidRPr="0079447E">
        <w:rPr>
          <w:lang w:val="tr-TR"/>
        </w:rPr>
        <w:t xml:space="preserve"> % </w:t>
      </w:r>
      <w:proofErr w:type="gramStart"/>
      <w:r w:rsidRPr="0079447E">
        <w:rPr>
          <w:lang w:val="tr-TR"/>
        </w:rPr>
        <w:t>1000 !</w:t>
      </w:r>
      <w:proofErr w:type="gramEnd"/>
      <w:r w:rsidRPr="0079447E">
        <w:rPr>
          <w:lang w:val="tr-TR"/>
        </w:rPr>
        <w:t xml:space="preserve">== 0) </w:t>
      </w:r>
      <w:proofErr w:type="spellStart"/>
      <w:r w:rsidRPr="0079447E">
        <w:rPr>
          <w:lang w:val="tr-TR"/>
        </w:rPr>
        <w:t>return</w:t>
      </w:r>
      <w:proofErr w:type="spellEnd"/>
      <w:r w:rsidRPr="0079447E">
        <w:rPr>
          <w:lang w:val="tr-TR"/>
        </w:rPr>
        <w:t>;</w:t>
      </w:r>
    </w:p>
    <w:p w14:paraId="1442D998" w14:textId="77777777" w:rsidR="0079447E" w:rsidRPr="0079447E" w:rsidRDefault="0079447E" w:rsidP="0079447E">
      <w:pPr>
        <w:pStyle w:val="CodeBlock"/>
        <w:rPr>
          <w:lang w:val="tr-TR"/>
        </w:rPr>
      </w:pPr>
      <w:proofErr w:type="spellStart"/>
      <w:proofErr w:type="gramStart"/>
      <w:r w:rsidRPr="0079447E">
        <w:rPr>
          <w:lang w:val="tr-TR"/>
        </w:rPr>
        <w:t>const</w:t>
      </w:r>
      <w:proofErr w:type="spellEnd"/>
      <w:proofErr w:type="gramEnd"/>
      <w:r w:rsidRPr="0079447E">
        <w:rPr>
          <w:lang w:val="tr-TR"/>
        </w:rPr>
        <w:t xml:space="preserve"> </w:t>
      </w:r>
      <w:proofErr w:type="spellStart"/>
      <w:r w:rsidRPr="0079447E">
        <w:rPr>
          <w:lang w:val="tr-TR"/>
        </w:rPr>
        <w:t>progress</w:t>
      </w:r>
      <w:proofErr w:type="spellEnd"/>
      <w:r w:rsidRPr="0079447E">
        <w:rPr>
          <w:lang w:val="tr-TR"/>
        </w:rPr>
        <w:t xml:space="preserve"> = </w:t>
      </w:r>
      <w:proofErr w:type="spellStart"/>
      <w:proofErr w:type="gramStart"/>
      <w:r w:rsidRPr="0079447E">
        <w:rPr>
          <w:lang w:val="tr-TR"/>
        </w:rPr>
        <w:t>Math.min</w:t>
      </w:r>
      <w:proofErr w:type="spellEnd"/>
      <w:r w:rsidRPr="0079447E">
        <w:rPr>
          <w:lang w:val="tr-TR"/>
        </w:rPr>
        <w:t>(</w:t>
      </w:r>
      <w:proofErr w:type="spellStart"/>
      <w:proofErr w:type="gramEnd"/>
      <w:r w:rsidRPr="0079447E">
        <w:rPr>
          <w:lang w:val="tr-TR"/>
        </w:rPr>
        <w:t>Math.floor</w:t>
      </w:r>
      <w:proofErr w:type="spellEnd"/>
      <w:r w:rsidRPr="0079447E">
        <w:rPr>
          <w:lang w:val="tr-TR"/>
        </w:rPr>
        <w:t>((</w:t>
      </w:r>
      <w:proofErr w:type="spellStart"/>
      <w:r w:rsidRPr="0079447E">
        <w:rPr>
          <w:lang w:val="tr-TR"/>
        </w:rPr>
        <w:t>processedRows</w:t>
      </w:r>
      <w:proofErr w:type="spellEnd"/>
      <w:r w:rsidRPr="0079447E">
        <w:rPr>
          <w:lang w:val="tr-TR"/>
        </w:rPr>
        <w:t xml:space="preserve"> / </w:t>
      </w:r>
      <w:proofErr w:type="spellStart"/>
      <w:r w:rsidRPr="0079447E">
        <w:rPr>
          <w:lang w:val="tr-TR"/>
        </w:rPr>
        <w:t>estimatedTotal</w:t>
      </w:r>
      <w:proofErr w:type="spellEnd"/>
      <w:r w:rsidRPr="0079447E">
        <w:rPr>
          <w:lang w:val="tr-TR"/>
        </w:rPr>
        <w:t>) * 100), 99);</w:t>
      </w:r>
    </w:p>
    <w:p w14:paraId="63A262E0" w14:textId="77777777" w:rsidR="0079447E" w:rsidRPr="0079447E" w:rsidRDefault="0079447E" w:rsidP="0079447E">
      <w:pPr>
        <w:pStyle w:val="CodeBlock"/>
        <w:rPr>
          <w:lang w:val="tr-TR"/>
        </w:rPr>
      </w:pPr>
      <w:proofErr w:type="spellStart"/>
      <w:proofErr w:type="gramStart"/>
      <w:r w:rsidRPr="0079447E">
        <w:rPr>
          <w:lang w:val="tr-TR"/>
        </w:rPr>
        <w:t>self.postMessage</w:t>
      </w:r>
      <w:proofErr w:type="spellEnd"/>
      <w:r w:rsidRPr="0079447E">
        <w:rPr>
          <w:lang w:val="tr-TR"/>
        </w:rPr>
        <w:t xml:space="preserve">({ </w:t>
      </w:r>
      <w:proofErr w:type="spellStart"/>
      <w:r w:rsidRPr="0079447E">
        <w:rPr>
          <w:lang w:val="tr-TR"/>
        </w:rPr>
        <w:t>type</w:t>
      </w:r>
      <w:proofErr w:type="spellEnd"/>
      <w:proofErr w:type="gramEnd"/>
      <w:r w:rsidRPr="0079447E">
        <w:rPr>
          <w:lang w:val="tr-TR"/>
        </w:rPr>
        <w:t>: '</w:t>
      </w:r>
      <w:proofErr w:type="spellStart"/>
      <w:r w:rsidRPr="0079447E">
        <w:rPr>
          <w:lang w:val="tr-TR"/>
        </w:rPr>
        <w:t>progress</w:t>
      </w:r>
      <w:proofErr w:type="spellEnd"/>
      <w:r w:rsidRPr="0079447E">
        <w:rPr>
          <w:lang w:val="tr-TR"/>
        </w:rPr>
        <w:t xml:space="preserve">', </w:t>
      </w:r>
      <w:proofErr w:type="spellStart"/>
      <w:proofErr w:type="gramStart"/>
      <w:r w:rsidRPr="0079447E">
        <w:rPr>
          <w:lang w:val="tr-TR"/>
        </w:rPr>
        <w:t>progress</w:t>
      </w:r>
      <w:proofErr w:type="spellEnd"/>
      <w:r w:rsidRPr="0079447E">
        <w:rPr>
          <w:lang w:val="tr-TR"/>
        </w:rPr>
        <w:t xml:space="preserve"> }</w:t>
      </w:r>
      <w:proofErr w:type="gramEnd"/>
      <w:r w:rsidRPr="0079447E">
        <w:rPr>
          <w:lang w:val="tr-TR"/>
        </w:rPr>
        <w:t>);</w:t>
      </w:r>
    </w:p>
    <w:p w14:paraId="67B8103A" w14:textId="77777777" w:rsidR="0079447E" w:rsidRPr="0079447E" w:rsidRDefault="0079447E" w:rsidP="0079447E">
      <w:pPr>
        <w:pStyle w:val="CodeBlock"/>
        <w:rPr>
          <w:lang w:val="tr-TR"/>
        </w:rPr>
      </w:pPr>
      <w:r w:rsidRPr="0079447E">
        <w:rPr>
          <w:lang w:val="tr-TR"/>
        </w:rPr>
        <w:t>},</w:t>
      </w:r>
    </w:p>
    <w:p w14:paraId="1B536DA5" w14:textId="77777777" w:rsidR="0079447E" w:rsidRPr="0079447E" w:rsidRDefault="0079447E" w:rsidP="0079447E">
      <w:pPr>
        <w:pStyle w:val="CodeBlock"/>
        <w:rPr>
          <w:lang w:val="tr-TR"/>
        </w:rPr>
      </w:pPr>
      <w:r w:rsidRPr="0079447E">
        <w:rPr>
          <w:lang w:val="tr-TR"/>
        </w:rPr>
        <w:t>// İşlem bitince istatistikleri hesaplamaya başla</w:t>
      </w:r>
    </w:p>
    <w:p w14:paraId="6AA20DFC" w14:textId="77777777" w:rsidR="0079447E" w:rsidRPr="0079447E" w:rsidRDefault="0079447E" w:rsidP="0079447E">
      <w:pPr>
        <w:pStyle w:val="CodeBlock"/>
        <w:rPr>
          <w:lang w:val="tr-TR"/>
        </w:rPr>
      </w:pPr>
      <w:proofErr w:type="spellStart"/>
      <w:proofErr w:type="gramStart"/>
      <w:r w:rsidRPr="0079447E">
        <w:rPr>
          <w:lang w:val="tr-TR"/>
        </w:rPr>
        <w:t>complete</w:t>
      </w:r>
      <w:proofErr w:type="spellEnd"/>
      <w:proofErr w:type="gramEnd"/>
      <w:r w:rsidRPr="0079447E">
        <w:rPr>
          <w:lang w:val="tr-TR"/>
        </w:rPr>
        <w:t xml:space="preserve">: () =&gt; </w:t>
      </w:r>
      <w:proofErr w:type="gramStart"/>
      <w:r w:rsidRPr="0079447E">
        <w:rPr>
          <w:lang w:val="tr-TR"/>
        </w:rPr>
        <w:t>{ /</w:t>
      </w:r>
      <w:proofErr w:type="gramEnd"/>
      <w:r w:rsidRPr="0079447E">
        <w:rPr>
          <w:lang w:val="tr-TR"/>
        </w:rPr>
        <w:t>* ... *</w:t>
      </w:r>
      <w:proofErr w:type="gramStart"/>
      <w:r w:rsidRPr="0079447E">
        <w:rPr>
          <w:lang w:val="tr-TR"/>
        </w:rPr>
        <w:t>/ }</w:t>
      </w:r>
      <w:proofErr w:type="gramEnd"/>
    </w:p>
    <w:p w14:paraId="55DE00B5" w14:textId="77777777" w:rsidR="00416B47" w:rsidRDefault="0079447E" w:rsidP="00416B47">
      <w:pPr>
        <w:pStyle w:val="CodeBlock"/>
        <w:rPr>
          <w:lang w:val="tr-TR"/>
        </w:rPr>
      </w:pPr>
      <w:r w:rsidRPr="0079447E">
        <w:rPr>
          <w:lang w:val="tr-TR"/>
        </w:rPr>
        <w:t>});</w:t>
      </w:r>
    </w:p>
    <w:p w14:paraId="3B96663E" w14:textId="77777777" w:rsidR="00416B47" w:rsidRDefault="00416B47" w:rsidP="00416B47">
      <w:pPr>
        <w:pStyle w:val="CodeBlock"/>
        <w:rPr>
          <w:lang w:val="tr-TR"/>
        </w:rPr>
      </w:pPr>
    </w:p>
    <w:p w14:paraId="634EF6EE" w14:textId="40CE0B5B" w:rsidR="0079447E" w:rsidRPr="00416B47" w:rsidRDefault="0079447E" w:rsidP="00416B47">
      <w:pPr>
        <w:pStyle w:val="CodeBlock"/>
        <w:rPr>
          <w:lang w:val="tr-TR"/>
        </w:rPr>
      </w:pPr>
      <w:proofErr w:type="spellStart"/>
      <w:r w:rsidRPr="00416B47">
        <w:rPr>
          <w:b/>
          <w:bCs/>
          <w:szCs w:val="20"/>
        </w:rPr>
        <w:t>Gözden</w:t>
      </w:r>
      <w:proofErr w:type="spellEnd"/>
      <w:r w:rsidRPr="00416B47">
        <w:rPr>
          <w:b/>
          <w:bCs/>
          <w:szCs w:val="20"/>
        </w:rPr>
        <w:t xml:space="preserve"> </w:t>
      </w:r>
      <w:proofErr w:type="spellStart"/>
      <w:r w:rsidRPr="00416B47">
        <w:rPr>
          <w:b/>
          <w:bCs/>
          <w:szCs w:val="20"/>
        </w:rPr>
        <w:t>Geçirme</w:t>
      </w:r>
      <w:proofErr w:type="spellEnd"/>
      <w:r w:rsidRPr="00416B47">
        <w:rPr>
          <w:b/>
          <w:bCs/>
          <w:szCs w:val="20"/>
        </w:rPr>
        <w:t xml:space="preserve"> </w:t>
      </w:r>
      <w:proofErr w:type="spellStart"/>
      <w:r w:rsidRPr="00416B47">
        <w:rPr>
          <w:b/>
          <w:bCs/>
          <w:szCs w:val="20"/>
        </w:rPr>
        <w:t>Notu</w:t>
      </w:r>
      <w:proofErr w:type="spellEnd"/>
      <w:r w:rsidRPr="00416B47">
        <w:rPr>
          <w:b/>
          <w:bCs/>
          <w:szCs w:val="20"/>
        </w:rPr>
        <w:t>:</w:t>
      </w:r>
      <w:r w:rsidRPr="00416B47">
        <w:rPr>
          <w:szCs w:val="20"/>
        </w:rPr>
        <w:t xml:space="preserve"> Bu </w:t>
      </w:r>
      <w:proofErr w:type="spellStart"/>
      <w:r w:rsidRPr="00416B47">
        <w:rPr>
          <w:szCs w:val="20"/>
        </w:rPr>
        <w:t>fonksiyon</w:t>
      </w:r>
      <w:proofErr w:type="spellEnd"/>
      <w:r w:rsidRPr="00416B47">
        <w:rPr>
          <w:szCs w:val="20"/>
        </w:rPr>
        <w:t xml:space="preserve"> AI </w:t>
      </w:r>
      <w:proofErr w:type="spellStart"/>
      <w:r w:rsidRPr="00416B47">
        <w:rPr>
          <w:szCs w:val="20"/>
        </w:rPr>
        <w:t>ile</w:t>
      </w:r>
      <w:proofErr w:type="spellEnd"/>
      <w:r w:rsidRPr="00416B47">
        <w:rPr>
          <w:szCs w:val="20"/>
        </w:rPr>
        <w:t xml:space="preserve"> (Google Gemini) pair-programming </w:t>
      </w:r>
      <w:proofErr w:type="spellStart"/>
      <w:r w:rsidRPr="00416B47">
        <w:rPr>
          <w:szCs w:val="20"/>
        </w:rPr>
        <w:t>yapılarak</w:t>
      </w:r>
      <w:proofErr w:type="spellEnd"/>
      <w:r w:rsidRPr="00416B47">
        <w:rPr>
          <w:szCs w:val="20"/>
        </w:rPr>
        <w:t xml:space="preserve"> </w:t>
      </w:r>
      <w:proofErr w:type="spellStart"/>
      <w:r w:rsidRPr="00416B47">
        <w:rPr>
          <w:szCs w:val="20"/>
        </w:rPr>
        <w:t>yazılmıştır</w:t>
      </w:r>
      <w:proofErr w:type="spellEnd"/>
      <w:r w:rsidRPr="00416B47">
        <w:rPr>
          <w:szCs w:val="20"/>
        </w:rPr>
        <w:t xml:space="preserve">. </w:t>
      </w:r>
      <w:proofErr w:type="spellStart"/>
      <w:r w:rsidRPr="00416B47">
        <w:rPr>
          <w:szCs w:val="20"/>
        </w:rPr>
        <w:t>Başlangıçta</w:t>
      </w:r>
      <w:proofErr w:type="spellEnd"/>
      <w:r w:rsidRPr="00416B47">
        <w:rPr>
          <w:szCs w:val="20"/>
        </w:rPr>
        <w:t xml:space="preserve"> </w:t>
      </w:r>
      <w:proofErr w:type="spellStart"/>
      <w:r w:rsidRPr="00416B47">
        <w:rPr>
          <w:szCs w:val="20"/>
        </w:rPr>
        <w:t>tüm</w:t>
      </w:r>
      <w:proofErr w:type="spellEnd"/>
      <w:r w:rsidRPr="00416B47">
        <w:rPr>
          <w:szCs w:val="20"/>
        </w:rPr>
        <w:t xml:space="preserve"> </w:t>
      </w:r>
      <w:proofErr w:type="spellStart"/>
      <w:r w:rsidRPr="00416B47">
        <w:rPr>
          <w:szCs w:val="20"/>
        </w:rPr>
        <w:t>dosya</w:t>
      </w:r>
      <w:proofErr w:type="spellEnd"/>
      <w:r w:rsidRPr="00416B47">
        <w:rPr>
          <w:szCs w:val="20"/>
        </w:rPr>
        <w:t> complete </w:t>
      </w:r>
      <w:proofErr w:type="spellStart"/>
      <w:r w:rsidRPr="00416B47">
        <w:rPr>
          <w:szCs w:val="20"/>
        </w:rPr>
        <w:t>fonksiyonunda</w:t>
      </w:r>
      <w:proofErr w:type="spellEnd"/>
      <w:r w:rsidRPr="00416B47">
        <w:rPr>
          <w:szCs w:val="20"/>
        </w:rPr>
        <w:t xml:space="preserve"> </w:t>
      </w:r>
      <w:proofErr w:type="spellStart"/>
      <w:r w:rsidRPr="00416B47">
        <w:rPr>
          <w:szCs w:val="20"/>
        </w:rPr>
        <w:t>tek</w:t>
      </w:r>
      <w:proofErr w:type="spellEnd"/>
      <w:r w:rsidRPr="00416B47">
        <w:rPr>
          <w:szCs w:val="20"/>
        </w:rPr>
        <w:t xml:space="preserve"> </w:t>
      </w:r>
      <w:proofErr w:type="spellStart"/>
      <w:r w:rsidRPr="00416B47">
        <w:rPr>
          <w:szCs w:val="20"/>
        </w:rPr>
        <w:t>seferde</w:t>
      </w:r>
      <w:proofErr w:type="spellEnd"/>
      <w:r w:rsidRPr="00416B47">
        <w:rPr>
          <w:szCs w:val="20"/>
        </w:rPr>
        <w:t xml:space="preserve"> </w:t>
      </w:r>
      <w:proofErr w:type="spellStart"/>
      <w:r w:rsidRPr="00416B47">
        <w:rPr>
          <w:szCs w:val="20"/>
        </w:rPr>
        <w:t>RAM'e</w:t>
      </w:r>
      <w:proofErr w:type="spellEnd"/>
      <w:r w:rsidRPr="00416B47">
        <w:rPr>
          <w:szCs w:val="20"/>
        </w:rPr>
        <w:t xml:space="preserve"> </w:t>
      </w:r>
      <w:proofErr w:type="spellStart"/>
      <w:r w:rsidRPr="00416B47">
        <w:rPr>
          <w:szCs w:val="20"/>
        </w:rPr>
        <w:t>alınıyordu</w:t>
      </w:r>
      <w:proofErr w:type="spellEnd"/>
      <w:r w:rsidRPr="00416B47">
        <w:rPr>
          <w:szCs w:val="20"/>
        </w:rPr>
        <w:t xml:space="preserve">, </w:t>
      </w:r>
      <w:proofErr w:type="spellStart"/>
      <w:r w:rsidRPr="00416B47">
        <w:rPr>
          <w:szCs w:val="20"/>
        </w:rPr>
        <w:t>bu</w:t>
      </w:r>
      <w:proofErr w:type="spellEnd"/>
      <w:r w:rsidRPr="00416B47">
        <w:rPr>
          <w:szCs w:val="20"/>
        </w:rPr>
        <w:t xml:space="preserve"> da 50 MB </w:t>
      </w:r>
      <w:proofErr w:type="spellStart"/>
      <w:r w:rsidRPr="00416B47">
        <w:rPr>
          <w:szCs w:val="20"/>
        </w:rPr>
        <w:t>üzeri</w:t>
      </w:r>
      <w:proofErr w:type="spellEnd"/>
      <w:r w:rsidRPr="00416B47">
        <w:rPr>
          <w:szCs w:val="20"/>
        </w:rPr>
        <w:t xml:space="preserve"> </w:t>
      </w:r>
      <w:proofErr w:type="spellStart"/>
      <w:r w:rsidRPr="00416B47">
        <w:rPr>
          <w:szCs w:val="20"/>
        </w:rPr>
        <w:t>dosyalarda</w:t>
      </w:r>
      <w:proofErr w:type="spellEnd"/>
      <w:r w:rsidRPr="00416B47">
        <w:rPr>
          <w:szCs w:val="20"/>
        </w:rPr>
        <w:t xml:space="preserve"> Out-Of-Memory </w:t>
      </w:r>
      <w:proofErr w:type="spellStart"/>
      <w:r w:rsidRPr="00416B47">
        <w:rPr>
          <w:szCs w:val="20"/>
        </w:rPr>
        <w:t>hatasına</w:t>
      </w:r>
      <w:proofErr w:type="spellEnd"/>
      <w:r w:rsidRPr="00416B47">
        <w:rPr>
          <w:szCs w:val="20"/>
        </w:rPr>
        <w:t xml:space="preserve"> </w:t>
      </w:r>
      <w:proofErr w:type="spellStart"/>
      <w:r w:rsidRPr="00416B47">
        <w:rPr>
          <w:szCs w:val="20"/>
        </w:rPr>
        <w:t>neden</w:t>
      </w:r>
      <w:proofErr w:type="spellEnd"/>
      <w:r w:rsidRPr="00416B47">
        <w:rPr>
          <w:szCs w:val="20"/>
        </w:rPr>
        <w:t xml:space="preserve"> </w:t>
      </w:r>
      <w:proofErr w:type="spellStart"/>
      <w:r w:rsidRPr="00416B47">
        <w:rPr>
          <w:szCs w:val="20"/>
        </w:rPr>
        <w:t>oluyordu</w:t>
      </w:r>
      <w:proofErr w:type="spellEnd"/>
      <w:r w:rsidRPr="00416B47">
        <w:rPr>
          <w:szCs w:val="20"/>
        </w:rPr>
        <w:t xml:space="preserve">. </w:t>
      </w:r>
      <w:proofErr w:type="spellStart"/>
      <w:r w:rsidRPr="00416B47">
        <w:rPr>
          <w:szCs w:val="20"/>
        </w:rPr>
        <w:t>Gözden</w:t>
      </w:r>
      <w:proofErr w:type="spellEnd"/>
      <w:r w:rsidRPr="00416B47">
        <w:rPr>
          <w:szCs w:val="20"/>
        </w:rPr>
        <w:t xml:space="preserve"> </w:t>
      </w:r>
      <w:proofErr w:type="spellStart"/>
      <w:r w:rsidRPr="00416B47">
        <w:rPr>
          <w:szCs w:val="20"/>
        </w:rPr>
        <w:t>geçirme</w:t>
      </w:r>
      <w:proofErr w:type="spellEnd"/>
      <w:r w:rsidRPr="00416B47">
        <w:rPr>
          <w:szCs w:val="20"/>
        </w:rPr>
        <w:t xml:space="preserve"> </w:t>
      </w:r>
      <w:proofErr w:type="spellStart"/>
      <w:r w:rsidRPr="00416B47">
        <w:rPr>
          <w:szCs w:val="20"/>
        </w:rPr>
        <w:t>sonrasında</w:t>
      </w:r>
      <w:proofErr w:type="spellEnd"/>
      <w:r w:rsidRPr="00416B47">
        <w:rPr>
          <w:szCs w:val="20"/>
        </w:rPr>
        <w:t xml:space="preserve"> </w:t>
      </w:r>
      <w:proofErr w:type="spellStart"/>
      <w:r w:rsidRPr="00416B47">
        <w:rPr>
          <w:szCs w:val="20"/>
        </w:rPr>
        <w:t>kod</w:t>
      </w:r>
      <w:proofErr w:type="spellEnd"/>
      <w:r w:rsidRPr="00416B47">
        <w:rPr>
          <w:szCs w:val="20"/>
        </w:rPr>
        <w:t xml:space="preserve">, </w:t>
      </w:r>
      <w:proofErr w:type="spellStart"/>
      <w:r w:rsidRPr="00416B47">
        <w:rPr>
          <w:szCs w:val="20"/>
        </w:rPr>
        <w:t>PapaParse'ın</w:t>
      </w:r>
      <w:proofErr w:type="spellEnd"/>
      <w:r w:rsidRPr="00416B47">
        <w:rPr>
          <w:szCs w:val="20"/>
        </w:rPr>
        <w:t> step </w:t>
      </w:r>
      <w:proofErr w:type="spellStart"/>
      <w:r w:rsidRPr="00416B47">
        <w:rPr>
          <w:szCs w:val="20"/>
        </w:rPr>
        <w:t>özelliği</w:t>
      </w:r>
      <w:proofErr w:type="spellEnd"/>
      <w:r w:rsidRPr="00416B47">
        <w:rPr>
          <w:szCs w:val="20"/>
        </w:rPr>
        <w:t xml:space="preserve"> </w:t>
      </w:r>
      <w:proofErr w:type="spellStart"/>
      <w:r w:rsidRPr="00416B47">
        <w:rPr>
          <w:szCs w:val="20"/>
        </w:rPr>
        <w:t>kullanılarak</w:t>
      </w:r>
      <w:proofErr w:type="spellEnd"/>
      <w:r w:rsidRPr="00416B47">
        <w:rPr>
          <w:szCs w:val="20"/>
        </w:rPr>
        <w:t xml:space="preserve"> "Streaming" </w:t>
      </w:r>
      <w:proofErr w:type="spellStart"/>
      <w:r w:rsidRPr="00416B47">
        <w:rPr>
          <w:szCs w:val="20"/>
        </w:rPr>
        <w:t>mantığına</w:t>
      </w:r>
      <w:proofErr w:type="spellEnd"/>
      <w:r w:rsidRPr="00416B47">
        <w:rPr>
          <w:szCs w:val="20"/>
        </w:rPr>
        <w:t xml:space="preserve"> </w:t>
      </w:r>
      <w:proofErr w:type="spellStart"/>
      <w:r w:rsidRPr="00416B47">
        <w:rPr>
          <w:szCs w:val="20"/>
        </w:rPr>
        <w:t>çevrilmiş</w:t>
      </w:r>
      <w:proofErr w:type="spellEnd"/>
      <w:r w:rsidRPr="00416B47">
        <w:rPr>
          <w:szCs w:val="20"/>
        </w:rPr>
        <w:t xml:space="preserve"> </w:t>
      </w:r>
      <w:proofErr w:type="spellStart"/>
      <w:r w:rsidRPr="00416B47">
        <w:rPr>
          <w:szCs w:val="20"/>
        </w:rPr>
        <w:t>ve</w:t>
      </w:r>
      <w:proofErr w:type="spellEnd"/>
      <w:r w:rsidRPr="00416B47">
        <w:rPr>
          <w:szCs w:val="20"/>
        </w:rPr>
        <w:t xml:space="preserve"> %100 CPU </w:t>
      </w:r>
      <w:proofErr w:type="spellStart"/>
      <w:r w:rsidRPr="00416B47">
        <w:rPr>
          <w:szCs w:val="20"/>
        </w:rPr>
        <w:t>verimliliğine</w:t>
      </w:r>
      <w:proofErr w:type="spellEnd"/>
      <w:r w:rsidRPr="00416B47">
        <w:rPr>
          <w:szCs w:val="20"/>
        </w:rPr>
        <w:t xml:space="preserve"> </w:t>
      </w:r>
      <w:proofErr w:type="spellStart"/>
      <w:r w:rsidRPr="00416B47">
        <w:rPr>
          <w:szCs w:val="20"/>
        </w:rPr>
        <w:t>ulaşılmıştır</w:t>
      </w:r>
      <w:proofErr w:type="spellEnd"/>
      <w:r w:rsidRPr="00416B47">
        <w:rPr>
          <w:szCs w:val="20"/>
        </w:rPr>
        <w:t>.</w:t>
      </w:r>
    </w:p>
    <w:p w14:paraId="2BD7937D" w14:textId="77777777" w:rsidR="0079447E" w:rsidRDefault="0079447E" w:rsidP="0079447E">
      <w:pPr>
        <w:pStyle w:val="CodeBlock"/>
        <w:ind w:left="0"/>
      </w:pPr>
    </w:p>
    <w:p w14:paraId="650FA516" w14:textId="77777777" w:rsidR="0079447E" w:rsidRDefault="0079447E" w:rsidP="0079447E">
      <w:pPr>
        <w:pStyle w:val="CodeBlock"/>
        <w:ind w:left="0"/>
      </w:pPr>
    </w:p>
    <w:p w14:paraId="5905FF81" w14:textId="77777777" w:rsidR="0079447E" w:rsidRDefault="0079447E" w:rsidP="0079447E">
      <w:pPr>
        <w:pStyle w:val="CodeBlock"/>
        <w:ind w:left="0"/>
      </w:pPr>
    </w:p>
    <w:p w14:paraId="5142D0F3" w14:textId="77777777" w:rsidR="0079447E" w:rsidRDefault="0079447E" w:rsidP="0079447E">
      <w:pPr>
        <w:pStyle w:val="CodeBlock"/>
        <w:ind w:left="0"/>
      </w:pPr>
    </w:p>
    <w:p w14:paraId="1D8A2F45" w14:textId="77777777" w:rsidR="0079447E" w:rsidRDefault="0079447E" w:rsidP="0079447E">
      <w:pPr>
        <w:pStyle w:val="CodeBlock"/>
        <w:ind w:left="0"/>
      </w:pPr>
    </w:p>
    <w:p w14:paraId="2889A880" w14:textId="77777777" w:rsidR="0079447E" w:rsidRDefault="0079447E" w:rsidP="0079447E">
      <w:pPr>
        <w:pStyle w:val="CodeBlock"/>
        <w:ind w:left="0"/>
      </w:pPr>
    </w:p>
    <w:p w14:paraId="034913F2" w14:textId="77777777" w:rsidR="0079447E" w:rsidRPr="00416B47" w:rsidRDefault="0079447E" w:rsidP="0079447E">
      <w:pPr>
        <w:pStyle w:val="CodeBlock"/>
        <w:ind w:left="0"/>
        <w:rPr>
          <w:sz w:val="24"/>
          <w:szCs w:val="24"/>
        </w:rPr>
      </w:pPr>
    </w:p>
    <w:p w14:paraId="760787B7" w14:textId="7C6F89FD" w:rsidR="0079447E" w:rsidRPr="00416B47" w:rsidRDefault="0079447E" w:rsidP="0079447E">
      <w:pPr>
        <w:pStyle w:val="CodeBlock"/>
        <w:numPr>
          <w:ilvl w:val="0"/>
          <w:numId w:val="10"/>
        </w:numPr>
        <w:rPr>
          <w:rFonts w:ascii="Times New Roman" w:hAnsi="Times New Roman" w:cs="Times New Roman"/>
          <w:b/>
          <w:bCs/>
          <w:sz w:val="24"/>
          <w:szCs w:val="24"/>
        </w:rPr>
      </w:pPr>
      <w:r w:rsidRPr="00416B47">
        <w:rPr>
          <w:rFonts w:ascii="Times New Roman" w:hAnsi="Times New Roman" w:cs="Times New Roman"/>
          <w:b/>
          <w:bCs/>
          <w:sz w:val="24"/>
          <w:szCs w:val="24"/>
        </w:rPr>
        <w:t xml:space="preserve">Arka </w:t>
      </w:r>
      <w:proofErr w:type="spellStart"/>
      <w:r w:rsidRPr="00416B47">
        <w:rPr>
          <w:rFonts w:ascii="Times New Roman" w:hAnsi="Times New Roman" w:cs="Times New Roman"/>
          <w:b/>
          <w:bCs/>
          <w:sz w:val="24"/>
          <w:szCs w:val="24"/>
        </w:rPr>
        <w:t>Planda</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Matematiksel</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İstatistik</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Hesaplama</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Algoritması</w:t>
      </w:r>
      <w:proofErr w:type="spellEnd"/>
      <w:r w:rsidRPr="00416B47">
        <w:rPr>
          <w:rFonts w:ascii="Times New Roman" w:hAnsi="Times New Roman" w:cs="Times New Roman"/>
          <w:b/>
          <w:bCs/>
          <w:sz w:val="24"/>
          <w:szCs w:val="24"/>
        </w:rPr>
        <w:t xml:space="preserve"> (csvWorker.js)</w:t>
      </w:r>
    </w:p>
    <w:p w14:paraId="31CEE5C9" w14:textId="77777777" w:rsidR="00416B47" w:rsidRDefault="00416B47" w:rsidP="00416B47">
      <w:pPr>
        <w:pStyle w:val="CodeBlock"/>
        <w:ind w:left="720"/>
      </w:pPr>
      <w:r>
        <w:t xml:space="preserve">// </w:t>
      </w:r>
      <w:proofErr w:type="spellStart"/>
      <w:r>
        <w:t>Medyan</w:t>
      </w:r>
      <w:proofErr w:type="spellEnd"/>
      <w:r>
        <w:t xml:space="preserve"> (Median) </w:t>
      </w:r>
      <w:proofErr w:type="spellStart"/>
      <w:r>
        <w:t>Hesaplama</w:t>
      </w:r>
      <w:proofErr w:type="spellEnd"/>
      <w:r>
        <w:t xml:space="preserve"> </w:t>
      </w:r>
      <w:proofErr w:type="spellStart"/>
      <w:r>
        <w:t>Algoritması</w:t>
      </w:r>
      <w:proofErr w:type="spellEnd"/>
    </w:p>
    <w:p w14:paraId="69521CAB" w14:textId="77777777" w:rsidR="00416B47" w:rsidRDefault="00416B47" w:rsidP="00416B47">
      <w:pPr>
        <w:pStyle w:val="CodeBlock"/>
        <w:ind w:left="720"/>
      </w:pPr>
      <w:r>
        <w:t>const sorted = [...values</w:t>
      </w:r>
      <w:proofErr w:type="gramStart"/>
      <w:r>
        <w:t>].sort</w:t>
      </w:r>
      <w:proofErr w:type="gramEnd"/>
      <w:r>
        <w:t>((a, b) =&gt; a - b);</w:t>
      </w:r>
    </w:p>
    <w:p w14:paraId="0E22C55C" w14:textId="77777777" w:rsidR="00416B47" w:rsidRDefault="00416B47" w:rsidP="00416B47">
      <w:pPr>
        <w:pStyle w:val="CodeBlock"/>
        <w:ind w:left="720"/>
      </w:pPr>
      <w:r>
        <w:t xml:space="preserve">const </w:t>
      </w:r>
      <w:proofErr w:type="spellStart"/>
      <w:r>
        <w:t>midIndex</w:t>
      </w:r>
      <w:proofErr w:type="spellEnd"/>
      <w:r>
        <w:t xml:space="preserve"> = </w:t>
      </w:r>
      <w:proofErr w:type="spellStart"/>
      <w:r>
        <w:t>Math.floor</w:t>
      </w:r>
      <w:proofErr w:type="spellEnd"/>
      <w:r>
        <w:t>(</w:t>
      </w:r>
      <w:proofErr w:type="spellStart"/>
      <w:proofErr w:type="gramStart"/>
      <w:r>
        <w:t>sorted.length</w:t>
      </w:r>
      <w:proofErr w:type="spellEnd"/>
      <w:proofErr w:type="gramEnd"/>
      <w:r>
        <w:t xml:space="preserve"> / 2);</w:t>
      </w:r>
    </w:p>
    <w:p w14:paraId="66FA09D9" w14:textId="77777777" w:rsidR="00416B47" w:rsidRDefault="00416B47" w:rsidP="00416B47">
      <w:pPr>
        <w:pStyle w:val="CodeBlock"/>
        <w:ind w:left="720"/>
      </w:pPr>
      <w:r>
        <w:t xml:space="preserve">const median = </w:t>
      </w:r>
      <w:proofErr w:type="spellStart"/>
      <w:proofErr w:type="gramStart"/>
      <w:r>
        <w:t>sorted.length</w:t>
      </w:r>
      <w:proofErr w:type="spellEnd"/>
      <w:proofErr w:type="gramEnd"/>
      <w:r>
        <w:t xml:space="preserve"> % 2 === 0</w:t>
      </w:r>
    </w:p>
    <w:p w14:paraId="2158C936" w14:textId="77777777" w:rsidR="00416B47" w:rsidRDefault="00416B47" w:rsidP="00416B47">
      <w:pPr>
        <w:pStyle w:val="CodeBlock"/>
        <w:ind w:left="720"/>
      </w:pPr>
      <w:r>
        <w:t xml:space="preserve">  ? (</w:t>
      </w:r>
      <w:proofErr w:type="gramStart"/>
      <w:r>
        <w:t>sorted[</w:t>
      </w:r>
      <w:proofErr w:type="spellStart"/>
      <w:proofErr w:type="gramEnd"/>
      <w:r>
        <w:t>midIndex</w:t>
      </w:r>
      <w:proofErr w:type="spellEnd"/>
      <w:r>
        <w:t xml:space="preserve"> - 1] + sorted[</w:t>
      </w:r>
      <w:proofErr w:type="spellStart"/>
      <w:r>
        <w:t>midIndex</w:t>
      </w:r>
      <w:proofErr w:type="spellEnd"/>
      <w:r>
        <w:t>]) / 2</w:t>
      </w:r>
    </w:p>
    <w:p w14:paraId="662BEE5D" w14:textId="77777777" w:rsidR="00416B47" w:rsidRDefault="00416B47" w:rsidP="00416B47">
      <w:pPr>
        <w:pStyle w:val="CodeBlock"/>
        <w:ind w:left="720"/>
      </w:pPr>
      <w:r>
        <w:t xml:space="preserve">  : sorted[</w:t>
      </w:r>
      <w:proofErr w:type="spellStart"/>
      <w:r>
        <w:t>midIndex</w:t>
      </w:r>
      <w:proofErr w:type="spellEnd"/>
      <w:r>
        <w:t>];</w:t>
      </w:r>
    </w:p>
    <w:p w14:paraId="3E644625" w14:textId="77777777" w:rsidR="00416B47" w:rsidRDefault="00416B47" w:rsidP="00416B47">
      <w:pPr>
        <w:pStyle w:val="CodeBlock"/>
        <w:ind w:left="720"/>
      </w:pPr>
      <w:r>
        <w:t xml:space="preserve">// </w:t>
      </w:r>
      <w:proofErr w:type="spellStart"/>
      <w:r>
        <w:t>Standart</w:t>
      </w:r>
      <w:proofErr w:type="spellEnd"/>
      <w:r>
        <w:t xml:space="preserve"> </w:t>
      </w:r>
      <w:proofErr w:type="spellStart"/>
      <w:r>
        <w:t>Sapma</w:t>
      </w:r>
      <w:proofErr w:type="spellEnd"/>
      <w:r>
        <w:t xml:space="preserve"> (Standard Deviation) </w:t>
      </w:r>
      <w:proofErr w:type="spellStart"/>
      <w:r>
        <w:t>Hesaplama</w:t>
      </w:r>
      <w:proofErr w:type="spellEnd"/>
      <w:r>
        <w:t xml:space="preserve"> </w:t>
      </w:r>
      <w:proofErr w:type="spellStart"/>
      <w:r>
        <w:t>Algoritması</w:t>
      </w:r>
      <w:proofErr w:type="spellEnd"/>
    </w:p>
    <w:p w14:paraId="27E3C38C" w14:textId="77777777" w:rsidR="00416B47" w:rsidRDefault="00416B47" w:rsidP="00416B47">
      <w:pPr>
        <w:pStyle w:val="CodeBlock"/>
        <w:ind w:left="720"/>
      </w:pPr>
      <w:r>
        <w:t xml:space="preserve">const variance = </w:t>
      </w:r>
      <w:proofErr w:type="spellStart"/>
      <w:proofErr w:type="gramStart"/>
      <w:r>
        <w:t>values.reduce</w:t>
      </w:r>
      <w:proofErr w:type="spellEnd"/>
      <w:proofErr w:type="gramEnd"/>
      <w:r>
        <w:t>(</w:t>
      </w:r>
    </w:p>
    <w:p w14:paraId="67D19DFC" w14:textId="77777777" w:rsidR="00416B47" w:rsidRDefault="00416B47" w:rsidP="00416B47">
      <w:pPr>
        <w:pStyle w:val="CodeBlock"/>
        <w:ind w:left="720"/>
      </w:pPr>
      <w:r>
        <w:t xml:space="preserve">  (acc, v) =&gt; acc + </w:t>
      </w:r>
      <w:proofErr w:type="spellStart"/>
      <w:proofErr w:type="gramStart"/>
      <w:r>
        <w:t>Math.pow</w:t>
      </w:r>
      <w:proofErr w:type="spellEnd"/>
      <w:r>
        <w:t>(</w:t>
      </w:r>
      <w:proofErr w:type="gramEnd"/>
      <w:r>
        <w:t>v - average, 2), 0</w:t>
      </w:r>
    </w:p>
    <w:p w14:paraId="6FA6BB5D" w14:textId="77777777" w:rsidR="00416B47" w:rsidRDefault="00416B47" w:rsidP="00416B47">
      <w:pPr>
        <w:pStyle w:val="CodeBlock"/>
        <w:ind w:left="720"/>
      </w:pPr>
      <w:r>
        <w:t xml:space="preserve">) / </w:t>
      </w:r>
      <w:proofErr w:type="spellStart"/>
      <w:proofErr w:type="gramStart"/>
      <w:r>
        <w:t>values.length</w:t>
      </w:r>
      <w:proofErr w:type="spellEnd"/>
      <w:proofErr w:type="gramEnd"/>
      <w:r>
        <w:t>;</w:t>
      </w:r>
    </w:p>
    <w:p w14:paraId="7A5A7CB8" w14:textId="6A6ED16C" w:rsidR="0079447E" w:rsidRDefault="00416B47" w:rsidP="00416B47">
      <w:pPr>
        <w:pStyle w:val="CodeBlock"/>
        <w:ind w:left="720"/>
      </w:pPr>
      <w:r>
        <w:t xml:space="preserve">const </w:t>
      </w:r>
      <w:proofErr w:type="spellStart"/>
      <w:r>
        <w:t>standardDeviation</w:t>
      </w:r>
      <w:proofErr w:type="spellEnd"/>
      <w:r>
        <w:t xml:space="preserve"> = </w:t>
      </w:r>
      <w:proofErr w:type="spellStart"/>
      <w:r>
        <w:t>Math.sqrt</w:t>
      </w:r>
      <w:proofErr w:type="spellEnd"/>
      <w:r>
        <w:t>(variance);</w:t>
      </w:r>
    </w:p>
    <w:p w14:paraId="0D5911EE" w14:textId="174AD0FF" w:rsidR="00416B47" w:rsidRDefault="00416B47" w:rsidP="00416B47">
      <w:pPr>
        <w:pStyle w:val="CodeBlock"/>
        <w:ind w:left="720"/>
      </w:pPr>
    </w:p>
    <w:p w14:paraId="020BDF3F" w14:textId="2D5E83E3" w:rsidR="00416B47" w:rsidRDefault="00416B47" w:rsidP="00416B47">
      <w:pPr>
        <w:pStyle w:val="CodeBlock"/>
        <w:ind w:left="720"/>
      </w:pPr>
      <w:proofErr w:type="spellStart"/>
      <w:r w:rsidRPr="00416B47">
        <w:rPr>
          <w:b/>
          <w:bCs/>
        </w:rPr>
        <w:t>Gözden</w:t>
      </w:r>
      <w:proofErr w:type="spellEnd"/>
      <w:r w:rsidRPr="00416B47">
        <w:rPr>
          <w:b/>
          <w:bCs/>
        </w:rPr>
        <w:t xml:space="preserve"> </w:t>
      </w:r>
      <w:proofErr w:type="spellStart"/>
      <w:r w:rsidRPr="00416B47">
        <w:rPr>
          <w:b/>
          <w:bCs/>
        </w:rPr>
        <w:t>Geçirme</w:t>
      </w:r>
      <w:proofErr w:type="spellEnd"/>
      <w:r w:rsidRPr="00416B47">
        <w:rPr>
          <w:b/>
          <w:bCs/>
        </w:rPr>
        <w:t xml:space="preserve"> </w:t>
      </w:r>
      <w:proofErr w:type="spellStart"/>
      <w:r w:rsidRPr="00416B47">
        <w:rPr>
          <w:b/>
          <w:bCs/>
        </w:rPr>
        <w:t>Notu</w:t>
      </w:r>
      <w:proofErr w:type="spellEnd"/>
      <w:r w:rsidRPr="00416B47">
        <w:rPr>
          <w:b/>
          <w:bCs/>
        </w:rPr>
        <w:t>:</w:t>
      </w:r>
      <w:r w:rsidRPr="00416B47">
        <w:t xml:space="preserve"> Bu </w:t>
      </w:r>
      <w:proofErr w:type="spellStart"/>
      <w:r w:rsidRPr="00416B47">
        <w:t>algoritmalar</w:t>
      </w:r>
      <w:proofErr w:type="spellEnd"/>
      <w:r w:rsidRPr="00416B47">
        <w:t xml:space="preserve"> </w:t>
      </w:r>
      <w:proofErr w:type="spellStart"/>
      <w:r w:rsidRPr="00416B47">
        <w:t>tamamen</w:t>
      </w:r>
      <w:proofErr w:type="spellEnd"/>
      <w:r w:rsidRPr="00416B47">
        <w:t xml:space="preserve"> Vanilla JS (</w:t>
      </w:r>
      <w:proofErr w:type="spellStart"/>
      <w:r w:rsidRPr="00416B47">
        <w:t>sıfır</w:t>
      </w:r>
      <w:proofErr w:type="spellEnd"/>
      <w:r w:rsidRPr="00416B47">
        <w:t xml:space="preserve"> </w:t>
      </w:r>
      <w:proofErr w:type="spellStart"/>
      <w:r w:rsidRPr="00416B47">
        <w:t>kütüphane</w:t>
      </w:r>
      <w:proofErr w:type="spellEnd"/>
      <w:r w:rsidRPr="00416B47">
        <w:t xml:space="preserve">) </w:t>
      </w:r>
      <w:proofErr w:type="spellStart"/>
      <w:r w:rsidRPr="00416B47">
        <w:t>ile</w:t>
      </w:r>
      <w:proofErr w:type="spellEnd"/>
      <w:r w:rsidRPr="00416B47">
        <w:t xml:space="preserve"> </w:t>
      </w:r>
      <w:proofErr w:type="spellStart"/>
      <w:r w:rsidRPr="00416B47">
        <w:t>yazılmıştır</w:t>
      </w:r>
      <w:proofErr w:type="spellEnd"/>
      <w:r w:rsidRPr="00416B47">
        <w:t xml:space="preserve">. </w:t>
      </w:r>
      <w:proofErr w:type="spellStart"/>
      <w:r w:rsidRPr="00416B47">
        <w:t>Medyan</w:t>
      </w:r>
      <w:proofErr w:type="spellEnd"/>
      <w:r w:rsidRPr="00416B47">
        <w:t xml:space="preserve"> </w:t>
      </w:r>
      <w:proofErr w:type="spellStart"/>
      <w:r w:rsidRPr="00416B47">
        <w:t>hesaplanırken</w:t>
      </w:r>
      <w:proofErr w:type="spellEnd"/>
      <w:r w:rsidRPr="00416B47">
        <w:t xml:space="preserve"> </w:t>
      </w:r>
      <w:proofErr w:type="spellStart"/>
      <w:r w:rsidRPr="00416B47">
        <w:t>dizinin</w:t>
      </w:r>
      <w:proofErr w:type="spellEnd"/>
      <w:r w:rsidRPr="00416B47">
        <w:t xml:space="preserve"> </w:t>
      </w:r>
      <w:proofErr w:type="spellStart"/>
      <w:proofErr w:type="gramStart"/>
      <w:r w:rsidRPr="00416B47">
        <w:t>önce</w:t>
      </w:r>
      <w:proofErr w:type="spellEnd"/>
      <w:r w:rsidRPr="00416B47">
        <w:t> .sort</w:t>
      </w:r>
      <w:proofErr w:type="gramEnd"/>
      <w:r w:rsidRPr="00416B47">
        <w:t>() </w:t>
      </w:r>
      <w:proofErr w:type="spellStart"/>
      <w:r w:rsidRPr="00416B47">
        <w:t>ile</w:t>
      </w:r>
      <w:proofErr w:type="spellEnd"/>
      <w:r w:rsidRPr="00416B47">
        <w:t xml:space="preserve"> </w:t>
      </w:r>
      <w:proofErr w:type="spellStart"/>
      <w:r w:rsidRPr="00416B47">
        <w:t>küçükten</w:t>
      </w:r>
      <w:proofErr w:type="spellEnd"/>
      <w:r w:rsidRPr="00416B47">
        <w:t xml:space="preserve"> </w:t>
      </w:r>
      <w:proofErr w:type="spellStart"/>
      <w:r w:rsidRPr="00416B47">
        <w:t>büyüğe</w:t>
      </w:r>
      <w:proofErr w:type="spellEnd"/>
      <w:r w:rsidRPr="00416B47">
        <w:t xml:space="preserve"> </w:t>
      </w:r>
      <w:proofErr w:type="spellStart"/>
      <w:r w:rsidRPr="00416B47">
        <w:t>sıralanması</w:t>
      </w:r>
      <w:proofErr w:type="spellEnd"/>
      <w:r w:rsidRPr="00416B47">
        <w:t xml:space="preserve"> </w:t>
      </w:r>
      <w:proofErr w:type="spellStart"/>
      <w:r w:rsidRPr="00416B47">
        <w:t>ve</w:t>
      </w:r>
      <w:proofErr w:type="spellEnd"/>
      <w:r w:rsidRPr="00416B47">
        <w:t xml:space="preserve"> </w:t>
      </w:r>
      <w:proofErr w:type="spellStart"/>
      <w:r w:rsidRPr="00416B47">
        <w:t>dizinin</w:t>
      </w:r>
      <w:proofErr w:type="spellEnd"/>
      <w:r w:rsidRPr="00416B47">
        <w:t xml:space="preserve"> </w:t>
      </w:r>
      <w:proofErr w:type="spellStart"/>
      <w:r w:rsidRPr="00416B47">
        <w:t>çift</w:t>
      </w:r>
      <w:proofErr w:type="spellEnd"/>
      <w:r w:rsidRPr="00416B47">
        <w:t>/</w:t>
      </w:r>
      <w:proofErr w:type="spellStart"/>
      <w:r w:rsidRPr="00416B47">
        <w:t>tek</w:t>
      </w:r>
      <w:proofErr w:type="spellEnd"/>
      <w:r w:rsidRPr="00416B47">
        <w:t xml:space="preserve"> </w:t>
      </w:r>
      <w:proofErr w:type="spellStart"/>
      <w:r w:rsidRPr="00416B47">
        <w:t>sayı</w:t>
      </w:r>
      <w:proofErr w:type="spellEnd"/>
      <w:r w:rsidRPr="00416B47">
        <w:t xml:space="preserve"> </w:t>
      </w:r>
      <w:proofErr w:type="spellStart"/>
      <w:r w:rsidRPr="00416B47">
        <w:t>uzunluğuna</w:t>
      </w:r>
      <w:proofErr w:type="spellEnd"/>
      <w:r w:rsidRPr="00416B47">
        <w:t xml:space="preserve"> </w:t>
      </w:r>
      <w:proofErr w:type="spellStart"/>
      <w:r w:rsidRPr="00416B47">
        <w:t>göre</w:t>
      </w:r>
      <w:proofErr w:type="spellEnd"/>
      <w:r w:rsidRPr="00416B47">
        <w:t xml:space="preserve"> </w:t>
      </w:r>
      <w:proofErr w:type="spellStart"/>
      <w:r w:rsidRPr="00416B47">
        <w:t>ortadaki</w:t>
      </w:r>
      <w:proofErr w:type="spellEnd"/>
      <w:r w:rsidRPr="00416B47">
        <w:t xml:space="preserve"> </w:t>
      </w:r>
      <w:proofErr w:type="spellStart"/>
      <w:r w:rsidRPr="00416B47">
        <w:t>elemanın</w:t>
      </w:r>
      <w:proofErr w:type="spellEnd"/>
      <w:r w:rsidRPr="00416B47">
        <w:t xml:space="preserve"> </w:t>
      </w:r>
      <w:proofErr w:type="spellStart"/>
      <w:r w:rsidRPr="00416B47">
        <w:t>bulunması</w:t>
      </w:r>
      <w:proofErr w:type="spellEnd"/>
      <w:r w:rsidRPr="00416B47">
        <w:t xml:space="preserve"> </w:t>
      </w:r>
      <w:proofErr w:type="spellStart"/>
      <w:r w:rsidRPr="00416B47">
        <w:t>formülü</w:t>
      </w:r>
      <w:proofErr w:type="spellEnd"/>
      <w:r w:rsidRPr="00416B47">
        <w:t xml:space="preserve"> </w:t>
      </w:r>
      <w:proofErr w:type="spellStart"/>
      <w:r w:rsidRPr="00416B47">
        <w:t>kullanılmıştır</w:t>
      </w:r>
      <w:proofErr w:type="spellEnd"/>
      <w:r w:rsidRPr="00416B47">
        <w:t xml:space="preserve">. </w:t>
      </w:r>
      <w:proofErr w:type="spellStart"/>
      <w:r w:rsidRPr="00416B47">
        <w:t>Standart</w:t>
      </w:r>
      <w:proofErr w:type="spellEnd"/>
      <w:r w:rsidRPr="00416B47">
        <w:t xml:space="preserve"> </w:t>
      </w:r>
      <w:proofErr w:type="spellStart"/>
      <w:r w:rsidRPr="00416B47">
        <w:t>sapma</w:t>
      </w:r>
      <w:proofErr w:type="spellEnd"/>
      <w:r w:rsidRPr="00416B47">
        <w:t xml:space="preserve"> </w:t>
      </w:r>
      <w:proofErr w:type="spellStart"/>
      <w:r w:rsidRPr="00416B47">
        <w:t>için</w:t>
      </w:r>
      <w:proofErr w:type="spellEnd"/>
      <w:r w:rsidRPr="00416B47">
        <w:t xml:space="preserve"> </w:t>
      </w:r>
      <w:proofErr w:type="spellStart"/>
      <w:r w:rsidRPr="00416B47">
        <w:t>ise</w:t>
      </w:r>
      <w:proofErr w:type="spellEnd"/>
      <w:r w:rsidRPr="00416B47">
        <w:t xml:space="preserve"> </w:t>
      </w:r>
      <w:proofErr w:type="spellStart"/>
      <w:r w:rsidRPr="00416B47">
        <w:t>klasik</w:t>
      </w:r>
      <w:proofErr w:type="spellEnd"/>
      <w:r w:rsidRPr="00416B47">
        <w:t xml:space="preserve"> </w:t>
      </w:r>
      <w:proofErr w:type="spellStart"/>
      <w:r w:rsidRPr="00416B47">
        <w:t>Varyans</w:t>
      </w:r>
      <w:proofErr w:type="spellEnd"/>
      <w:r w:rsidRPr="00416B47">
        <w:t xml:space="preserve"> </w:t>
      </w:r>
      <w:proofErr w:type="spellStart"/>
      <w:r w:rsidRPr="00416B47">
        <w:t>karekökü</w:t>
      </w:r>
      <w:proofErr w:type="spellEnd"/>
      <w:r w:rsidRPr="00416B47">
        <w:t xml:space="preserve"> </w:t>
      </w:r>
      <w:proofErr w:type="spellStart"/>
      <w:r w:rsidRPr="00416B47">
        <w:t>formülü</w:t>
      </w:r>
      <w:proofErr w:type="spellEnd"/>
      <w:r w:rsidRPr="00416B47">
        <w:t xml:space="preserve"> </w:t>
      </w:r>
      <w:proofErr w:type="spellStart"/>
      <w:r w:rsidRPr="00416B47">
        <w:t>koda</w:t>
      </w:r>
      <w:proofErr w:type="spellEnd"/>
      <w:r w:rsidRPr="00416B47">
        <w:t xml:space="preserve"> </w:t>
      </w:r>
      <w:proofErr w:type="spellStart"/>
      <w:r w:rsidRPr="00416B47">
        <w:t>başarılı</w:t>
      </w:r>
      <w:proofErr w:type="spellEnd"/>
      <w:r w:rsidRPr="00416B47">
        <w:t xml:space="preserve"> </w:t>
      </w:r>
      <w:proofErr w:type="spellStart"/>
      <w:r w:rsidRPr="00416B47">
        <w:t>bir</w:t>
      </w:r>
      <w:proofErr w:type="spellEnd"/>
      <w:r w:rsidRPr="00416B47">
        <w:t xml:space="preserve"> </w:t>
      </w:r>
      <w:proofErr w:type="spellStart"/>
      <w:r w:rsidRPr="00416B47">
        <w:t>şekilde</w:t>
      </w:r>
      <w:proofErr w:type="spellEnd"/>
      <w:r w:rsidRPr="00416B47">
        <w:t xml:space="preserve"> </w:t>
      </w:r>
      <w:proofErr w:type="spellStart"/>
      <w:r w:rsidRPr="00416B47">
        <w:t>entegre</w:t>
      </w:r>
      <w:proofErr w:type="spellEnd"/>
      <w:r w:rsidRPr="00416B47">
        <w:t xml:space="preserve"> </w:t>
      </w:r>
      <w:proofErr w:type="spellStart"/>
      <w:r w:rsidRPr="00416B47">
        <w:t>edilmiştir</w:t>
      </w:r>
      <w:proofErr w:type="spellEnd"/>
      <w:r w:rsidRPr="00416B47">
        <w:t>.</w:t>
      </w:r>
    </w:p>
    <w:p w14:paraId="2991180F" w14:textId="77777777" w:rsidR="00416B47" w:rsidRDefault="00416B47" w:rsidP="00416B47">
      <w:pPr>
        <w:pStyle w:val="CodeBlock"/>
        <w:ind w:left="720"/>
      </w:pPr>
    </w:p>
    <w:p w14:paraId="5635DDD5" w14:textId="77777777" w:rsidR="00416B47" w:rsidRDefault="00416B47" w:rsidP="00416B47">
      <w:pPr>
        <w:pStyle w:val="CodeBlock"/>
        <w:ind w:left="720"/>
      </w:pPr>
    </w:p>
    <w:p w14:paraId="29770912" w14:textId="660E7B58" w:rsidR="00416B47" w:rsidRPr="00FE7E5B" w:rsidRDefault="00416B47" w:rsidP="00FE7E5B">
      <w:pPr>
        <w:pStyle w:val="CodeBlock"/>
        <w:ind w:left="720"/>
        <w:rPr>
          <w:rFonts w:ascii="Times New Roman" w:hAnsi="Times New Roman" w:cs="Times New Roman"/>
          <w:sz w:val="24"/>
          <w:szCs w:val="24"/>
          <w:lang w:val="tr-TR"/>
        </w:rPr>
      </w:pPr>
      <w:r w:rsidRPr="00FE7E5B">
        <w:rPr>
          <w:rFonts w:ascii="Times New Roman" w:hAnsi="Times New Roman" w:cs="Times New Roman"/>
          <w:b/>
          <w:bCs/>
          <w:sz w:val="24"/>
          <w:szCs w:val="24"/>
          <w:lang w:val="tr-TR"/>
        </w:rPr>
        <w:t xml:space="preserve">3. Ana İş Parçacığında (UI) </w:t>
      </w:r>
      <w:proofErr w:type="spellStart"/>
      <w:r w:rsidRPr="00FE7E5B">
        <w:rPr>
          <w:rFonts w:ascii="Times New Roman" w:hAnsi="Times New Roman" w:cs="Times New Roman"/>
          <w:b/>
          <w:bCs/>
          <w:sz w:val="24"/>
          <w:szCs w:val="24"/>
          <w:lang w:val="tr-TR"/>
        </w:rPr>
        <w:t>Worker</w:t>
      </w:r>
      <w:proofErr w:type="spellEnd"/>
      <w:r w:rsidRPr="00FE7E5B">
        <w:rPr>
          <w:rFonts w:ascii="Times New Roman" w:hAnsi="Times New Roman" w:cs="Times New Roman"/>
          <w:b/>
          <w:bCs/>
          <w:sz w:val="24"/>
          <w:szCs w:val="24"/>
          <w:lang w:val="tr-TR"/>
        </w:rPr>
        <w:t xml:space="preserve"> Mesajlarının Dinlenmesi (main.js)</w:t>
      </w:r>
    </w:p>
    <w:p w14:paraId="068C37C4" w14:textId="77777777" w:rsidR="00FE7E5B" w:rsidRPr="00FE7E5B" w:rsidRDefault="00416B47" w:rsidP="00FE7E5B">
      <w:pPr>
        <w:pStyle w:val="CodeBlock"/>
        <w:ind w:left="720"/>
        <w:rPr>
          <w:lang w:val="tr-TR"/>
        </w:rPr>
      </w:pPr>
      <w:r w:rsidRPr="00416B47">
        <w:rPr>
          <w:lang w:val="tr-TR"/>
        </w:rPr>
        <w:br/>
      </w:r>
      <w:r w:rsidR="00FE7E5B" w:rsidRPr="00FE7E5B">
        <w:rPr>
          <w:lang w:val="tr-TR"/>
        </w:rPr>
        <w:t xml:space="preserve">// Main </w:t>
      </w:r>
      <w:proofErr w:type="spellStart"/>
      <w:r w:rsidR="00FE7E5B" w:rsidRPr="00FE7E5B">
        <w:rPr>
          <w:lang w:val="tr-TR"/>
        </w:rPr>
        <w:t>Thread</w:t>
      </w:r>
      <w:proofErr w:type="spellEnd"/>
      <w:r w:rsidR="00FE7E5B" w:rsidRPr="00FE7E5B">
        <w:rPr>
          <w:lang w:val="tr-TR"/>
        </w:rPr>
        <w:t xml:space="preserve"> üzerinden </w:t>
      </w:r>
      <w:proofErr w:type="spellStart"/>
      <w:r w:rsidR="00FE7E5B" w:rsidRPr="00FE7E5B">
        <w:rPr>
          <w:lang w:val="tr-TR"/>
        </w:rPr>
        <w:t>Worker</w:t>
      </w:r>
      <w:proofErr w:type="spellEnd"/>
      <w:r w:rsidR="00FE7E5B" w:rsidRPr="00FE7E5B">
        <w:rPr>
          <w:lang w:val="tr-TR"/>
        </w:rPr>
        <w:t xml:space="preserve"> başlatılır</w:t>
      </w:r>
    </w:p>
    <w:p w14:paraId="4C4404FD" w14:textId="77777777" w:rsidR="00FE7E5B" w:rsidRPr="00FE7E5B" w:rsidRDefault="00FE7E5B" w:rsidP="00FE7E5B">
      <w:pPr>
        <w:pStyle w:val="CodeBlock"/>
        <w:ind w:left="720"/>
        <w:rPr>
          <w:lang w:val="tr-TR"/>
        </w:rPr>
      </w:pPr>
      <w:proofErr w:type="spellStart"/>
      <w:proofErr w:type="gramStart"/>
      <w:r w:rsidRPr="00FE7E5B">
        <w:rPr>
          <w:lang w:val="tr-TR"/>
        </w:rPr>
        <w:t>const</w:t>
      </w:r>
      <w:proofErr w:type="spellEnd"/>
      <w:proofErr w:type="gramEnd"/>
      <w:r w:rsidRPr="00FE7E5B">
        <w:rPr>
          <w:lang w:val="tr-TR"/>
        </w:rPr>
        <w:t xml:space="preserve"> </w:t>
      </w:r>
      <w:proofErr w:type="spellStart"/>
      <w:r w:rsidRPr="00FE7E5B">
        <w:rPr>
          <w:lang w:val="tr-TR"/>
        </w:rPr>
        <w:t>worker</w:t>
      </w:r>
      <w:proofErr w:type="spellEnd"/>
      <w:r w:rsidRPr="00FE7E5B">
        <w:rPr>
          <w:lang w:val="tr-TR"/>
        </w:rPr>
        <w:t xml:space="preserve"> = </w:t>
      </w:r>
      <w:proofErr w:type="spellStart"/>
      <w:r w:rsidRPr="00FE7E5B">
        <w:rPr>
          <w:lang w:val="tr-TR"/>
        </w:rPr>
        <w:t>new</w:t>
      </w:r>
      <w:proofErr w:type="spellEnd"/>
      <w:r w:rsidRPr="00FE7E5B">
        <w:rPr>
          <w:lang w:val="tr-TR"/>
        </w:rPr>
        <w:t xml:space="preserve"> </w:t>
      </w:r>
      <w:proofErr w:type="spellStart"/>
      <w:proofErr w:type="gramStart"/>
      <w:r w:rsidRPr="00FE7E5B">
        <w:rPr>
          <w:lang w:val="tr-TR"/>
        </w:rPr>
        <w:t>Worker</w:t>
      </w:r>
      <w:proofErr w:type="spellEnd"/>
      <w:r w:rsidRPr="00FE7E5B">
        <w:rPr>
          <w:lang w:val="tr-TR"/>
        </w:rPr>
        <w:t>(</w:t>
      </w:r>
      <w:proofErr w:type="spellStart"/>
      <w:proofErr w:type="gramEnd"/>
      <w:r w:rsidRPr="00FE7E5B">
        <w:rPr>
          <w:lang w:val="tr-TR"/>
        </w:rPr>
        <w:t>new</w:t>
      </w:r>
      <w:proofErr w:type="spellEnd"/>
      <w:r w:rsidRPr="00FE7E5B">
        <w:rPr>
          <w:lang w:val="tr-TR"/>
        </w:rPr>
        <w:t xml:space="preserve"> </w:t>
      </w:r>
      <w:proofErr w:type="gramStart"/>
      <w:r w:rsidRPr="00FE7E5B">
        <w:rPr>
          <w:lang w:val="tr-TR"/>
        </w:rPr>
        <w:t>URL(</w:t>
      </w:r>
      <w:proofErr w:type="gramEnd"/>
      <w:r w:rsidRPr="00FE7E5B">
        <w:rPr>
          <w:lang w:val="tr-TR"/>
        </w:rPr>
        <w:t>'../</w:t>
      </w:r>
      <w:proofErr w:type="spellStart"/>
      <w:r w:rsidRPr="00FE7E5B">
        <w:rPr>
          <w:lang w:val="tr-TR"/>
        </w:rPr>
        <w:t>workers</w:t>
      </w:r>
      <w:proofErr w:type="spellEnd"/>
      <w:r w:rsidRPr="00FE7E5B">
        <w:rPr>
          <w:lang w:val="tr-TR"/>
        </w:rPr>
        <w:t>/csvWorker.js', import.meta.url), {</w:t>
      </w:r>
    </w:p>
    <w:p w14:paraId="68802CE2" w14:textId="77777777" w:rsidR="00FE7E5B" w:rsidRPr="00FE7E5B" w:rsidRDefault="00FE7E5B" w:rsidP="00FE7E5B">
      <w:pPr>
        <w:pStyle w:val="CodeBlock"/>
        <w:ind w:left="720"/>
        <w:rPr>
          <w:lang w:val="tr-TR"/>
        </w:rPr>
      </w:pPr>
      <w:proofErr w:type="spellStart"/>
      <w:proofErr w:type="gramStart"/>
      <w:r w:rsidRPr="00FE7E5B">
        <w:rPr>
          <w:lang w:val="tr-TR"/>
        </w:rPr>
        <w:t>type</w:t>
      </w:r>
      <w:proofErr w:type="spellEnd"/>
      <w:proofErr w:type="gramEnd"/>
      <w:r w:rsidRPr="00FE7E5B">
        <w:rPr>
          <w:lang w:val="tr-TR"/>
        </w:rPr>
        <w:t>: '</w:t>
      </w:r>
      <w:proofErr w:type="spellStart"/>
      <w:r w:rsidRPr="00FE7E5B">
        <w:rPr>
          <w:lang w:val="tr-TR"/>
        </w:rPr>
        <w:t>module</w:t>
      </w:r>
      <w:proofErr w:type="spellEnd"/>
      <w:r w:rsidRPr="00FE7E5B">
        <w:rPr>
          <w:lang w:val="tr-TR"/>
        </w:rPr>
        <w:t>'</w:t>
      </w:r>
    </w:p>
    <w:p w14:paraId="1846C52D" w14:textId="77777777" w:rsidR="00FE7E5B" w:rsidRPr="00FE7E5B" w:rsidRDefault="00FE7E5B" w:rsidP="00FE7E5B">
      <w:pPr>
        <w:pStyle w:val="CodeBlock"/>
        <w:ind w:left="720"/>
        <w:rPr>
          <w:lang w:val="tr-TR"/>
        </w:rPr>
      </w:pPr>
      <w:r w:rsidRPr="00FE7E5B">
        <w:rPr>
          <w:lang w:val="tr-TR"/>
        </w:rPr>
        <w:t>});</w:t>
      </w:r>
    </w:p>
    <w:p w14:paraId="6E07187A" w14:textId="77777777" w:rsidR="00FE7E5B" w:rsidRPr="00FE7E5B" w:rsidRDefault="00FE7E5B" w:rsidP="00FE7E5B">
      <w:pPr>
        <w:pStyle w:val="CodeBlock"/>
        <w:ind w:left="720"/>
        <w:rPr>
          <w:lang w:val="tr-TR"/>
        </w:rPr>
      </w:pPr>
      <w:proofErr w:type="spellStart"/>
      <w:proofErr w:type="gramStart"/>
      <w:r w:rsidRPr="00FE7E5B">
        <w:rPr>
          <w:lang w:val="tr-TR"/>
        </w:rPr>
        <w:t>worker.onmessage</w:t>
      </w:r>
      <w:proofErr w:type="spellEnd"/>
      <w:proofErr w:type="gramEnd"/>
      <w:r w:rsidRPr="00FE7E5B">
        <w:rPr>
          <w:lang w:val="tr-TR"/>
        </w:rPr>
        <w:t xml:space="preserve"> = (</w:t>
      </w:r>
      <w:proofErr w:type="spellStart"/>
      <w:r w:rsidRPr="00FE7E5B">
        <w:rPr>
          <w:lang w:val="tr-TR"/>
        </w:rPr>
        <w:t>event</w:t>
      </w:r>
      <w:proofErr w:type="spellEnd"/>
      <w:r w:rsidRPr="00FE7E5B">
        <w:rPr>
          <w:lang w:val="tr-TR"/>
        </w:rPr>
        <w:t>) =&gt; {</w:t>
      </w:r>
    </w:p>
    <w:p w14:paraId="2142E4F4" w14:textId="77777777" w:rsidR="00FE7E5B" w:rsidRPr="00FE7E5B" w:rsidRDefault="00FE7E5B" w:rsidP="00FE7E5B">
      <w:pPr>
        <w:pStyle w:val="CodeBlock"/>
        <w:ind w:left="720"/>
        <w:rPr>
          <w:lang w:val="tr-TR"/>
        </w:rPr>
      </w:pPr>
      <w:proofErr w:type="spellStart"/>
      <w:proofErr w:type="gramStart"/>
      <w:r w:rsidRPr="00FE7E5B">
        <w:rPr>
          <w:lang w:val="tr-TR"/>
        </w:rPr>
        <w:t>const</w:t>
      </w:r>
      <w:proofErr w:type="spellEnd"/>
      <w:proofErr w:type="gramEnd"/>
      <w:r w:rsidRPr="00FE7E5B">
        <w:rPr>
          <w:lang w:val="tr-TR"/>
        </w:rPr>
        <w:t xml:space="preserve"> </w:t>
      </w:r>
      <w:proofErr w:type="gramStart"/>
      <w:r w:rsidRPr="00FE7E5B">
        <w:rPr>
          <w:lang w:val="tr-TR"/>
        </w:rPr>
        <w:t xml:space="preserve">{ </w:t>
      </w:r>
      <w:proofErr w:type="spellStart"/>
      <w:r w:rsidRPr="00FE7E5B">
        <w:rPr>
          <w:lang w:val="tr-TR"/>
        </w:rPr>
        <w:t>type</w:t>
      </w:r>
      <w:proofErr w:type="spellEnd"/>
      <w:proofErr w:type="gramEnd"/>
      <w:r w:rsidRPr="00FE7E5B">
        <w:rPr>
          <w:lang w:val="tr-TR"/>
        </w:rPr>
        <w:t xml:space="preserve">, </w:t>
      </w:r>
      <w:proofErr w:type="spellStart"/>
      <w:r w:rsidRPr="00FE7E5B">
        <w:rPr>
          <w:lang w:val="tr-TR"/>
        </w:rPr>
        <w:t>progress</w:t>
      </w:r>
      <w:proofErr w:type="spellEnd"/>
      <w:r w:rsidRPr="00FE7E5B">
        <w:rPr>
          <w:lang w:val="tr-TR"/>
        </w:rPr>
        <w:t xml:space="preserve">, </w:t>
      </w:r>
      <w:proofErr w:type="spellStart"/>
      <w:r w:rsidRPr="00FE7E5B">
        <w:rPr>
          <w:lang w:val="tr-TR"/>
        </w:rPr>
        <w:t>rows</w:t>
      </w:r>
      <w:proofErr w:type="spellEnd"/>
      <w:r w:rsidRPr="00FE7E5B">
        <w:rPr>
          <w:lang w:val="tr-TR"/>
        </w:rPr>
        <w:t xml:space="preserve">, </w:t>
      </w:r>
      <w:proofErr w:type="spellStart"/>
      <w:r w:rsidRPr="00FE7E5B">
        <w:rPr>
          <w:lang w:val="tr-TR"/>
        </w:rPr>
        <w:t>stats</w:t>
      </w:r>
      <w:proofErr w:type="spellEnd"/>
      <w:r w:rsidRPr="00FE7E5B">
        <w:rPr>
          <w:lang w:val="tr-TR"/>
        </w:rPr>
        <w:t xml:space="preserve">, </w:t>
      </w:r>
      <w:proofErr w:type="spellStart"/>
      <w:proofErr w:type="gramStart"/>
      <w:r w:rsidRPr="00FE7E5B">
        <w:rPr>
          <w:lang w:val="tr-TR"/>
        </w:rPr>
        <w:t>message</w:t>
      </w:r>
      <w:proofErr w:type="spellEnd"/>
      <w:r w:rsidRPr="00FE7E5B">
        <w:rPr>
          <w:lang w:val="tr-TR"/>
        </w:rPr>
        <w:t xml:space="preserve"> }</w:t>
      </w:r>
      <w:proofErr w:type="gramEnd"/>
      <w:r w:rsidRPr="00FE7E5B">
        <w:rPr>
          <w:lang w:val="tr-TR"/>
        </w:rPr>
        <w:t xml:space="preserve"> = </w:t>
      </w:r>
      <w:proofErr w:type="spellStart"/>
      <w:r w:rsidRPr="00FE7E5B">
        <w:rPr>
          <w:lang w:val="tr-TR"/>
        </w:rPr>
        <w:t>event.</w:t>
      </w:r>
      <w:proofErr w:type="gramStart"/>
      <w:r w:rsidRPr="00FE7E5B">
        <w:rPr>
          <w:lang w:val="tr-TR"/>
        </w:rPr>
        <w:t>data</w:t>
      </w:r>
      <w:proofErr w:type="spellEnd"/>
      <w:proofErr w:type="gramEnd"/>
      <w:r w:rsidRPr="00FE7E5B">
        <w:rPr>
          <w:lang w:val="tr-TR"/>
        </w:rPr>
        <w:t>;</w:t>
      </w:r>
    </w:p>
    <w:p w14:paraId="1E561605" w14:textId="77777777" w:rsidR="00FE7E5B" w:rsidRPr="00FE7E5B" w:rsidRDefault="00FE7E5B" w:rsidP="00FE7E5B">
      <w:pPr>
        <w:pStyle w:val="CodeBlock"/>
        <w:ind w:left="720"/>
        <w:rPr>
          <w:lang w:val="tr-TR"/>
        </w:rPr>
      </w:pPr>
      <w:proofErr w:type="spellStart"/>
      <w:proofErr w:type="gramStart"/>
      <w:r w:rsidRPr="00FE7E5B">
        <w:rPr>
          <w:lang w:val="tr-TR"/>
        </w:rPr>
        <w:t>if</w:t>
      </w:r>
      <w:proofErr w:type="spellEnd"/>
      <w:proofErr w:type="gram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progress</w:t>
      </w:r>
      <w:proofErr w:type="spellEnd"/>
      <w:r w:rsidRPr="00FE7E5B">
        <w:rPr>
          <w:lang w:val="tr-TR"/>
        </w:rPr>
        <w:t>') {</w:t>
      </w:r>
    </w:p>
    <w:p w14:paraId="67978C30" w14:textId="77777777" w:rsidR="00FE7E5B" w:rsidRPr="00FE7E5B" w:rsidRDefault="00FE7E5B" w:rsidP="00FE7E5B">
      <w:pPr>
        <w:pStyle w:val="CodeBlock"/>
        <w:ind w:left="720"/>
        <w:rPr>
          <w:lang w:val="tr-TR"/>
        </w:rPr>
      </w:pPr>
      <w:proofErr w:type="spellStart"/>
      <w:proofErr w:type="gramStart"/>
      <w:r w:rsidRPr="00FE7E5B">
        <w:rPr>
          <w:lang w:val="tr-TR"/>
        </w:rPr>
        <w:t>updateProgressBanner</w:t>
      </w:r>
      <w:proofErr w:type="spellEnd"/>
      <w:proofErr w:type="gramEnd"/>
      <w:r w:rsidRPr="00FE7E5B">
        <w:rPr>
          <w:lang w:val="tr-TR"/>
        </w:rPr>
        <w:t>(</w:t>
      </w:r>
      <w:proofErr w:type="spellStart"/>
      <w:r w:rsidRPr="00FE7E5B">
        <w:rPr>
          <w:lang w:val="tr-TR"/>
        </w:rPr>
        <w:t>progress</w:t>
      </w:r>
      <w:proofErr w:type="spellEnd"/>
      <w:r w:rsidRPr="00FE7E5B">
        <w:rPr>
          <w:lang w:val="tr-TR"/>
        </w:rPr>
        <w:t>);</w:t>
      </w:r>
    </w:p>
    <w:p w14:paraId="3BEA0D7E" w14:textId="77777777" w:rsidR="00FE7E5B" w:rsidRPr="00FE7E5B" w:rsidRDefault="00FE7E5B" w:rsidP="00FE7E5B">
      <w:pPr>
        <w:pStyle w:val="CodeBlock"/>
        <w:ind w:left="720"/>
        <w:rPr>
          <w:lang w:val="tr-TR"/>
        </w:rPr>
      </w:pPr>
      <w:r w:rsidRPr="00FE7E5B">
        <w:rPr>
          <w:lang w:val="tr-TR"/>
        </w:rPr>
        <w:t xml:space="preserve">} else </w:t>
      </w:r>
      <w:proofErr w:type="spellStart"/>
      <w:r w:rsidRPr="00FE7E5B">
        <w:rPr>
          <w:lang w:val="tr-TR"/>
        </w:rPr>
        <w:t>if</w:t>
      </w:r>
      <w:proofErr w:type="spell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complete</w:t>
      </w:r>
      <w:proofErr w:type="spellEnd"/>
      <w:r w:rsidRPr="00FE7E5B">
        <w:rPr>
          <w:lang w:val="tr-TR"/>
        </w:rPr>
        <w:t>') {</w:t>
      </w:r>
    </w:p>
    <w:p w14:paraId="1D145E83" w14:textId="77777777" w:rsidR="00FE7E5B" w:rsidRPr="00FE7E5B" w:rsidRDefault="00FE7E5B" w:rsidP="00FE7E5B">
      <w:pPr>
        <w:pStyle w:val="CodeBlock"/>
        <w:ind w:left="720"/>
        <w:rPr>
          <w:lang w:val="tr-TR"/>
        </w:rPr>
      </w:pPr>
      <w:proofErr w:type="spellStart"/>
      <w:proofErr w:type="gramStart"/>
      <w:r w:rsidRPr="00FE7E5B">
        <w:rPr>
          <w:lang w:val="tr-TR"/>
        </w:rPr>
        <w:t>hideLoadingOverlay</w:t>
      </w:r>
      <w:proofErr w:type="spellEnd"/>
      <w:r w:rsidRPr="00FE7E5B">
        <w:rPr>
          <w:lang w:val="tr-TR"/>
        </w:rPr>
        <w:t>(</w:t>
      </w:r>
      <w:proofErr w:type="gramEnd"/>
      <w:r w:rsidRPr="00FE7E5B">
        <w:rPr>
          <w:lang w:val="tr-TR"/>
        </w:rPr>
        <w:t>);</w:t>
      </w:r>
    </w:p>
    <w:p w14:paraId="317A82DC" w14:textId="77777777" w:rsidR="00FE7E5B" w:rsidRPr="00FE7E5B" w:rsidRDefault="00FE7E5B" w:rsidP="00FE7E5B">
      <w:pPr>
        <w:pStyle w:val="CodeBlock"/>
        <w:ind w:left="720"/>
        <w:rPr>
          <w:lang w:val="tr-TR"/>
        </w:rPr>
      </w:pPr>
      <w:proofErr w:type="spellStart"/>
      <w:proofErr w:type="gramStart"/>
      <w:r w:rsidRPr="00FE7E5B">
        <w:rPr>
          <w:lang w:val="tr-TR"/>
        </w:rPr>
        <w:t>currentDataset</w:t>
      </w:r>
      <w:proofErr w:type="spellEnd"/>
      <w:proofErr w:type="gramEnd"/>
      <w:r w:rsidRPr="00FE7E5B">
        <w:rPr>
          <w:lang w:val="tr-TR"/>
        </w:rPr>
        <w:t xml:space="preserve"> = </w:t>
      </w:r>
      <w:proofErr w:type="spellStart"/>
      <w:r w:rsidRPr="00FE7E5B">
        <w:rPr>
          <w:lang w:val="tr-TR"/>
        </w:rPr>
        <w:t>rows</w:t>
      </w:r>
      <w:proofErr w:type="spellEnd"/>
      <w:r w:rsidRPr="00FE7E5B">
        <w:rPr>
          <w:lang w:val="tr-TR"/>
        </w:rPr>
        <w:t>;</w:t>
      </w:r>
    </w:p>
    <w:p w14:paraId="43FAFF66" w14:textId="77777777" w:rsidR="00FE7E5B" w:rsidRPr="00FE7E5B" w:rsidRDefault="00FE7E5B" w:rsidP="00FE7E5B">
      <w:pPr>
        <w:pStyle w:val="CodeBlock"/>
        <w:ind w:left="720"/>
        <w:rPr>
          <w:lang w:val="tr-TR"/>
        </w:rPr>
      </w:pPr>
      <w:proofErr w:type="spellStart"/>
      <w:proofErr w:type="gramStart"/>
      <w:r w:rsidRPr="00FE7E5B">
        <w:rPr>
          <w:lang w:val="tr-TR"/>
        </w:rPr>
        <w:t>currentStats</w:t>
      </w:r>
      <w:proofErr w:type="spellEnd"/>
      <w:proofErr w:type="gramEnd"/>
      <w:r w:rsidRPr="00FE7E5B">
        <w:rPr>
          <w:lang w:val="tr-TR"/>
        </w:rPr>
        <w:t xml:space="preserve"> = </w:t>
      </w:r>
      <w:proofErr w:type="spellStart"/>
      <w:r w:rsidRPr="00FE7E5B">
        <w:rPr>
          <w:lang w:val="tr-TR"/>
        </w:rPr>
        <w:t>stats</w:t>
      </w:r>
      <w:proofErr w:type="spellEnd"/>
      <w:r w:rsidRPr="00FE7E5B">
        <w:rPr>
          <w:lang w:val="tr-TR"/>
        </w:rPr>
        <w:t>;</w:t>
      </w:r>
    </w:p>
    <w:p w14:paraId="0F24BEDB" w14:textId="77777777" w:rsidR="00FE7E5B" w:rsidRPr="00FE7E5B" w:rsidRDefault="00FE7E5B" w:rsidP="00FE7E5B">
      <w:pPr>
        <w:pStyle w:val="CodeBlock"/>
        <w:ind w:left="720"/>
        <w:rPr>
          <w:lang w:val="tr-TR"/>
        </w:rPr>
      </w:pPr>
      <w:proofErr w:type="spellStart"/>
      <w:proofErr w:type="gramStart"/>
      <w:r w:rsidRPr="00FE7E5B">
        <w:rPr>
          <w:lang w:val="tr-TR"/>
        </w:rPr>
        <w:t>renderDashboard</w:t>
      </w:r>
      <w:proofErr w:type="spellEnd"/>
      <w:r w:rsidRPr="00FE7E5B">
        <w:rPr>
          <w:lang w:val="tr-TR"/>
        </w:rPr>
        <w:t>(</w:t>
      </w:r>
      <w:proofErr w:type="gramEnd"/>
      <w:r w:rsidRPr="00FE7E5B">
        <w:rPr>
          <w:lang w:val="tr-TR"/>
        </w:rPr>
        <w:t>);</w:t>
      </w:r>
    </w:p>
    <w:p w14:paraId="0FBA8006" w14:textId="77777777" w:rsidR="00FE7E5B" w:rsidRPr="00FE7E5B" w:rsidRDefault="00FE7E5B" w:rsidP="00FE7E5B">
      <w:pPr>
        <w:pStyle w:val="CodeBlock"/>
        <w:ind w:left="720"/>
        <w:rPr>
          <w:lang w:val="tr-TR"/>
        </w:rPr>
      </w:pPr>
      <w:r w:rsidRPr="00FE7E5B">
        <w:rPr>
          <w:lang w:val="tr-TR"/>
        </w:rPr>
        <w:t xml:space="preserve">} else </w:t>
      </w:r>
      <w:proofErr w:type="spellStart"/>
      <w:r w:rsidRPr="00FE7E5B">
        <w:rPr>
          <w:lang w:val="tr-TR"/>
        </w:rPr>
        <w:t>if</w:t>
      </w:r>
      <w:proofErr w:type="spell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error</w:t>
      </w:r>
      <w:proofErr w:type="spellEnd"/>
      <w:r w:rsidRPr="00FE7E5B">
        <w:rPr>
          <w:lang w:val="tr-TR"/>
        </w:rPr>
        <w:t>') {</w:t>
      </w:r>
    </w:p>
    <w:p w14:paraId="00CE1CF5" w14:textId="77777777" w:rsidR="00FE7E5B" w:rsidRPr="00FE7E5B" w:rsidRDefault="00FE7E5B" w:rsidP="00FE7E5B">
      <w:pPr>
        <w:pStyle w:val="CodeBlock"/>
        <w:ind w:left="720"/>
        <w:rPr>
          <w:lang w:val="tr-TR"/>
        </w:rPr>
      </w:pPr>
      <w:proofErr w:type="spellStart"/>
      <w:proofErr w:type="gramStart"/>
      <w:r w:rsidRPr="00FE7E5B">
        <w:rPr>
          <w:lang w:val="tr-TR"/>
        </w:rPr>
        <w:t>showError</w:t>
      </w:r>
      <w:proofErr w:type="spellEnd"/>
      <w:proofErr w:type="gramEnd"/>
      <w:r w:rsidRPr="00FE7E5B">
        <w:rPr>
          <w:lang w:val="tr-TR"/>
        </w:rPr>
        <w:t>(</w:t>
      </w:r>
      <w:proofErr w:type="spellStart"/>
      <w:r w:rsidRPr="00FE7E5B">
        <w:rPr>
          <w:lang w:val="tr-TR"/>
        </w:rPr>
        <w:t>message</w:t>
      </w:r>
      <w:proofErr w:type="spellEnd"/>
      <w:r w:rsidRPr="00FE7E5B">
        <w:rPr>
          <w:lang w:val="tr-TR"/>
        </w:rPr>
        <w:t>);</w:t>
      </w:r>
    </w:p>
    <w:p w14:paraId="7E398E02" w14:textId="77777777" w:rsidR="00FE7E5B" w:rsidRPr="00FE7E5B" w:rsidRDefault="00FE7E5B" w:rsidP="00FE7E5B">
      <w:pPr>
        <w:pStyle w:val="CodeBlock"/>
        <w:ind w:left="720"/>
        <w:rPr>
          <w:lang w:val="tr-TR"/>
        </w:rPr>
      </w:pPr>
      <w:r w:rsidRPr="00FE7E5B">
        <w:rPr>
          <w:lang w:val="tr-TR"/>
        </w:rPr>
        <w:t>}</w:t>
      </w:r>
    </w:p>
    <w:p w14:paraId="0109ECF9" w14:textId="77777777" w:rsidR="00FE7E5B" w:rsidRPr="00FE7E5B" w:rsidRDefault="00FE7E5B" w:rsidP="00FE7E5B">
      <w:pPr>
        <w:pStyle w:val="CodeBlock"/>
        <w:ind w:left="720"/>
        <w:rPr>
          <w:lang w:val="tr-TR"/>
        </w:rPr>
      </w:pPr>
      <w:r w:rsidRPr="00FE7E5B">
        <w:rPr>
          <w:lang w:val="tr-TR"/>
        </w:rPr>
        <w:t>};</w:t>
      </w:r>
    </w:p>
    <w:p w14:paraId="76411511" w14:textId="0A4C7D5E" w:rsidR="00416B47" w:rsidRDefault="00FE7E5B" w:rsidP="00416B47">
      <w:pPr>
        <w:pStyle w:val="CodeBlock"/>
        <w:ind w:left="720"/>
      </w:pPr>
      <w:proofErr w:type="spellStart"/>
      <w:r w:rsidRPr="00FE7E5B">
        <w:rPr>
          <w:b/>
          <w:bCs/>
        </w:rPr>
        <w:lastRenderedPageBreak/>
        <w:t>Gözden</w:t>
      </w:r>
      <w:proofErr w:type="spellEnd"/>
      <w:r w:rsidRPr="00FE7E5B">
        <w:rPr>
          <w:b/>
          <w:bCs/>
        </w:rPr>
        <w:t xml:space="preserve"> </w:t>
      </w:r>
      <w:proofErr w:type="spellStart"/>
      <w:r w:rsidRPr="00FE7E5B">
        <w:rPr>
          <w:b/>
          <w:bCs/>
        </w:rPr>
        <w:t>Geçirme</w:t>
      </w:r>
      <w:proofErr w:type="spellEnd"/>
      <w:r w:rsidRPr="00FE7E5B">
        <w:rPr>
          <w:b/>
          <w:bCs/>
        </w:rPr>
        <w:t xml:space="preserve"> </w:t>
      </w:r>
      <w:proofErr w:type="spellStart"/>
      <w:r w:rsidRPr="00FE7E5B">
        <w:rPr>
          <w:b/>
          <w:bCs/>
        </w:rPr>
        <w:t>Notu</w:t>
      </w:r>
      <w:proofErr w:type="spellEnd"/>
      <w:r w:rsidRPr="00FE7E5B">
        <w:rPr>
          <w:b/>
          <w:bCs/>
        </w:rPr>
        <w:t>:</w:t>
      </w:r>
      <w:r w:rsidRPr="00FE7E5B">
        <w:t xml:space="preserve"> AI </w:t>
      </w:r>
      <w:proofErr w:type="spellStart"/>
      <w:r w:rsidRPr="00FE7E5B">
        <w:t>tarafından</w:t>
      </w:r>
      <w:proofErr w:type="spellEnd"/>
      <w:r w:rsidRPr="00FE7E5B">
        <w:t xml:space="preserve"> </w:t>
      </w:r>
      <w:proofErr w:type="spellStart"/>
      <w:r w:rsidRPr="00FE7E5B">
        <w:t>önerilen</w:t>
      </w:r>
      <w:proofErr w:type="spellEnd"/>
      <w:r w:rsidRPr="00FE7E5B">
        <w:t xml:space="preserve"> </w:t>
      </w:r>
      <w:proofErr w:type="spellStart"/>
      <w:r w:rsidRPr="00FE7E5B">
        <w:t>eski</w:t>
      </w:r>
      <w:proofErr w:type="spellEnd"/>
      <w:r w:rsidRPr="00FE7E5B">
        <w:t xml:space="preserve"> </w:t>
      </w:r>
      <w:proofErr w:type="spellStart"/>
      <w:r w:rsidRPr="00FE7E5B">
        <w:t>usül</w:t>
      </w:r>
      <w:proofErr w:type="spellEnd"/>
      <w:r w:rsidRPr="00FE7E5B">
        <w:t> new Worker('path') </w:t>
      </w:r>
      <w:proofErr w:type="spellStart"/>
      <w:r w:rsidRPr="00FE7E5B">
        <w:t>kullanımı</w:t>
      </w:r>
      <w:proofErr w:type="spellEnd"/>
      <w:r w:rsidRPr="00FE7E5B">
        <w:t xml:space="preserve"> </w:t>
      </w:r>
      <w:proofErr w:type="spellStart"/>
      <w:r w:rsidRPr="00FE7E5B">
        <w:t>yerine</w:t>
      </w:r>
      <w:proofErr w:type="spellEnd"/>
      <w:r w:rsidRPr="00FE7E5B">
        <w:t xml:space="preserve">, ES </w:t>
      </w:r>
      <w:proofErr w:type="spellStart"/>
      <w:r w:rsidRPr="00FE7E5B">
        <w:t>Modüllerini</w:t>
      </w:r>
      <w:proofErr w:type="spellEnd"/>
      <w:r w:rsidRPr="00FE7E5B">
        <w:t xml:space="preserve"> </w:t>
      </w:r>
      <w:proofErr w:type="spellStart"/>
      <w:r w:rsidRPr="00FE7E5B">
        <w:t>destekleyen</w:t>
      </w:r>
      <w:proofErr w:type="spellEnd"/>
      <w:r w:rsidRPr="00FE7E5B">
        <w:t xml:space="preserve"> </w:t>
      </w:r>
      <w:proofErr w:type="spellStart"/>
      <w:r w:rsidRPr="00FE7E5B">
        <w:t>ve</w:t>
      </w:r>
      <w:proofErr w:type="spellEnd"/>
      <w:r w:rsidRPr="00FE7E5B">
        <w:t xml:space="preserve"> Vite bundler </w:t>
      </w:r>
      <w:proofErr w:type="spellStart"/>
      <w:r w:rsidRPr="00FE7E5B">
        <w:t>ile</w:t>
      </w:r>
      <w:proofErr w:type="spellEnd"/>
      <w:r w:rsidRPr="00FE7E5B">
        <w:t xml:space="preserve"> %100 </w:t>
      </w:r>
      <w:proofErr w:type="spellStart"/>
      <w:r w:rsidRPr="00FE7E5B">
        <w:t>uyumlu</w:t>
      </w:r>
      <w:proofErr w:type="spellEnd"/>
      <w:r w:rsidRPr="00FE7E5B">
        <w:t xml:space="preserve"> </w:t>
      </w:r>
      <w:proofErr w:type="spellStart"/>
      <w:r w:rsidRPr="00FE7E5B">
        <w:t>çalışan</w:t>
      </w:r>
      <w:proofErr w:type="spellEnd"/>
      <w:r w:rsidRPr="00FE7E5B">
        <w:t xml:space="preserve"> modern new </w:t>
      </w:r>
      <w:proofErr w:type="gramStart"/>
      <w:r w:rsidRPr="00FE7E5B">
        <w:t>URL(</w:t>
      </w:r>
      <w:proofErr w:type="gramEnd"/>
      <w:r w:rsidRPr="00FE7E5B">
        <w:t>..., import.meta.url) </w:t>
      </w:r>
      <w:proofErr w:type="spellStart"/>
      <w:r w:rsidRPr="00FE7E5B">
        <w:t>syntax'ına</w:t>
      </w:r>
      <w:proofErr w:type="spellEnd"/>
      <w:r w:rsidRPr="00FE7E5B">
        <w:t xml:space="preserve"> </w:t>
      </w:r>
      <w:proofErr w:type="spellStart"/>
      <w:r w:rsidRPr="00FE7E5B">
        <w:t>geçiş</w:t>
      </w:r>
      <w:proofErr w:type="spellEnd"/>
      <w:r w:rsidRPr="00FE7E5B">
        <w:t xml:space="preserve"> </w:t>
      </w:r>
      <w:proofErr w:type="spellStart"/>
      <w:r w:rsidRPr="00FE7E5B">
        <w:t>yapılmıştır</w:t>
      </w:r>
      <w:proofErr w:type="spellEnd"/>
      <w:r w:rsidRPr="00FE7E5B">
        <w:t xml:space="preserve">. Event </w:t>
      </w:r>
      <w:proofErr w:type="spellStart"/>
      <w:r w:rsidRPr="00FE7E5B">
        <w:t>dinleyicisi</w:t>
      </w:r>
      <w:proofErr w:type="spellEnd"/>
      <w:r w:rsidRPr="00FE7E5B">
        <w:t xml:space="preserve"> </w:t>
      </w:r>
      <w:proofErr w:type="spellStart"/>
      <w:r w:rsidRPr="00FE7E5B">
        <w:t>üzerinden</w:t>
      </w:r>
      <w:proofErr w:type="spellEnd"/>
      <w:r w:rsidRPr="00FE7E5B">
        <w:t xml:space="preserve"> State (durum) </w:t>
      </w:r>
      <w:proofErr w:type="spellStart"/>
      <w:r w:rsidRPr="00FE7E5B">
        <w:t>yönetimi</w:t>
      </w:r>
      <w:proofErr w:type="spellEnd"/>
      <w:r w:rsidRPr="00FE7E5B">
        <w:t xml:space="preserve"> </w:t>
      </w:r>
      <w:proofErr w:type="spellStart"/>
      <w:r w:rsidRPr="00FE7E5B">
        <w:t>başarıyla</w:t>
      </w:r>
      <w:proofErr w:type="spellEnd"/>
      <w:r w:rsidRPr="00FE7E5B">
        <w:t xml:space="preserve"> </w:t>
      </w:r>
      <w:proofErr w:type="spellStart"/>
      <w:r w:rsidRPr="00FE7E5B">
        <w:t>kurgulanmıştır</w:t>
      </w:r>
      <w:proofErr w:type="spellEnd"/>
      <w:r w:rsidRPr="00FE7E5B">
        <w:t>.</w:t>
      </w:r>
    </w:p>
    <w:sectPr w:rsidR="00416B47" w:rsidSect="00034616">
      <w:headerReference w:type="default" r:id="rId39"/>
      <w:footerReference w:type="default" r:id="rId40"/>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082F" w14:textId="77777777" w:rsidR="003836EC" w:rsidRDefault="003836EC">
      <w:pPr>
        <w:spacing w:after="0" w:line="240" w:lineRule="auto"/>
      </w:pPr>
      <w:r>
        <w:separator/>
      </w:r>
    </w:p>
  </w:endnote>
  <w:endnote w:type="continuationSeparator" w:id="0">
    <w:p w14:paraId="3B959D42" w14:textId="77777777" w:rsidR="003836EC" w:rsidRDefault="00383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89CA" w14:textId="77777777" w:rsidR="00052761" w:rsidRDefault="003836EC">
    <w:pPr>
      <w:pStyle w:val="AltBilgi"/>
      <w:ind w:firstLine="0"/>
      <w:jc w:val="center"/>
    </w:pPr>
    <w:proofErr w:type="spellStart"/>
    <w:r>
      <w:rPr>
        <w:sz w:val="20"/>
      </w:rPr>
      <w:t>Sayfa</w:t>
    </w:r>
    <w:proofErr w:type="spellEnd"/>
    <w:r>
      <w:rPr>
        <w:sz w:val="20"/>
      </w:rPr>
      <w:t xml:space="preserve"> </w:t>
    </w:r>
    <w:r>
      <w:fldChar w:fldCharType="begin"/>
    </w:r>
    <w:r>
      <w:instrText xml:space="preserve"> PAGE </w:instrText>
    </w:r>
    <w:r>
      <w:fldChar w:fldCharType="separate"/>
    </w:r>
    <w:r>
      <w:t>1</w:t>
    </w:r>
    <w:r>
      <w:fldChar w:fldCharType="end"/>
    </w:r>
    <w:r>
      <w:rPr>
        <w:sz w:val="20"/>
      </w:rPr>
      <w:t xml:space="preserve"> / </w:t>
    </w:r>
    <w:fldSimple w:instr=" NUMPAGES ">
      <w:r w:rsidR="00052761">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C01D0" w14:textId="77777777" w:rsidR="003836EC" w:rsidRDefault="003836EC">
      <w:pPr>
        <w:spacing w:after="0" w:line="240" w:lineRule="auto"/>
      </w:pPr>
      <w:r>
        <w:separator/>
      </w:r>
    </w:p>
  </w:footnote>
  <w:footnote w:type="continuationSeparator" w:id="0">
    <w:p w14:paraId="4F33D702" w14:textId="77777777" w:rsidR="003836EC" w:rsidRDefault="00383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5807" w14:textId="77777777" w:rsidR="00052761" w:rsidRDefault="003836EC">
    <w:pPr>
      <w:pStyle w:val="stBilgi"/>
      <w:pBdr>
        <w:bottom w:val="single" w:sz="6" w:space="1" w:color="7F7F7F"/>
      </w:pBdr>
      <w:tabs>
        <w:tab w:val="right" w:pos="8787"/>
      </w:tabs>
      <w:ind w:firstLine="0"/>
    </w:pPr>
    <w:r>
      <w:rPr>
        <w:sz w:val="18"/>
      </w:rPr>
      <w:t xml:space="preserve">BMU1208 Web </w:t>
    </w:r>
    <w:proofErr w:type="spellStart"/>
    <w:r>
      <w:rPr>
        <w:sz w:val="18"/>
      </w:rPr>
      <w:t>Tabanlı</w:t>
    </w:r>
    <w:proofErr w:type="spellEnd"/>
    <w:r>
      <w:rPr>
        <w:sz w:val="18"/>
      </w:rPr>
      <w:t xml:space="preserve"> </w:t>
    </w:r>
    <w:proofErr w:type="spellStart"/>
    <w:r>
      <w:rPr>
        <w:sz w:val="18"/>
      </w:rPr>
      <w:t>Programlama</w:t>
    </w:r>
    <w:proofErr w:type="spellEnd"/>
    <w:r>
      <w:rPr>
        <w:sz w:val="18"/>
      </w:rPr>
      <w:t xml:space="preserve"> · Final </w:t>
    </w:r>
    <w:proofErr w:type="spellStart"/>
    <w:r>
      <w:rPr>
        <w:sz w:val="18"/>
      </w:rPr>
      <w:t>Projesi</w:t>
    </w:r>
    <w:proofErr w:type="spellEnd"/>
    <w:r>
      <w:tab/>
    </w:r>
    <w:r>
      <w:rPr>
        <w:i/>
        <w:sz w:val="18"/>
      </w:rPr>
      <w:t>İLAYDA ÖZTÜRK · 23080410302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05F64A8"/>
    <w:multiLevelType w:val="multilevel"/>
    <w:tmpl w:val="BE9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677DBA"/>
    <w:multiLevelType w:val="multilevel"/>
    <w:tmpl w:val="17C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B7A7B"/>
    <w:multiLevelType w:val="multilevel"/>
    <w:tmpl w:val="1FB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A26746"/>
    <w:multiLevelType w:val="multilevel"/>
    <w:tmpl w:val="635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81134"/>
    <w:multiLevelType w:val="multilevel"/>
    <w:tmpl w:val="6A7E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C07DD"/>
    <w:multiLevelType w:val="multilevel"/>
    <w:tmpl w:val="9710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FB0"/>
    <w:multiLevelType w:val="multilevel"/>
    <w:tmpl w:val="9A729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4E7B11"/>
    <w:multiLevelType w:val="multilevel"/>
    <w:tmpl w:val="358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977790"/>
    <w:multiLevelType w:val="multilevel"/>
    <w:tmpl w:val="39E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82667B"/>
    <w:multiLevelType w:val="multilevel"/>
    <w:tmpl w:val="ACB67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4E6825"/>
    <w:multiLevelType w:val="multilevel"/>
    <w:tmpl w:val="4A1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5345BC"/>
    <w:multiLevelType w:val="multilevel"/>
    <w:tmpl w:val="188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3E5E15"/>
    <w:multiLevelType w:val="multilevel"/>
    <w:tmpl w:val="1A0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84978"/>
    <w:multiLevelType w:val="multilevel"/>
    <w:tmpl w:val="7614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A34EE2"/>
    <w:multiLevelType w:val="multilevel"/>
    <w:tmpl w:val="FC669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B107A"/>
    <w:multiLevelType w:val="multilevel"/>
    <w:tmpl w:val="AFE0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A80FE0"/>
    <w:multiLevelType w:val="multilevel"/>
    <w:tmpl w:val="5BA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484F16"/>
    <w:multiLevelType w:val="multilevel"/>
    <w:tmpl w:val="6D3AE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3736E1"/>
    <w:multiLevelType w:val="multilevel"/>
    <w:tmpl w:val="083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E7460"/>
    <w:multiLevelType w:val="multilevel"/>
    <w:tmpl w:val="C5E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001838"/>
    <w:multiLevelType w:val="multilevel"/>
    <w:tmpl w:val="B04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AD2C8B"/>
    <w:multiLevelType w:val="multilevel"/>
    <w:tmpl w:val="FD8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7D51FC"/>
    <w:multiLevelType w:val="multilevel"/>
    <w:tmpl w:val="FA9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BE6D31"/>
    <w:multiLevelType w:val="multilevel"/>
    <w:tmpl w:val="5AC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DA7FBB"/>
    <w:multiLevelType w:val="multilevel"/>
    <w:tmpl w:val="E7F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6F2D40"/>
    <w:multiLevelType w:val="multilevel"/>
    <w:tmpl w:val="3EC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637349"/>
    <w:multiLevelType w:val="multilevel"/>
    <w:tmpl w:val="F70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D31D49"/>
    <w:multiLevelType w:val="multilevel"/>
    <w:tmpl w:val="5EA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7072B3"/>
    <w:multiLevelType w:val="multilevel"/>
    <w:tmpl w:val="247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571287"/>
    <w:multiLevelType w:val="multilevel"/>
    <w:tmpl w:val="0D38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44817"/>
    <w:multiLevelType w:val="multilevel"/>
    <w:tmpl w:val="B3F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216228"/>
    <w:multiLevelType w:val="multilevel"/>
    <w:tmpl w:val="B636E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2802AA"/>
    <w:multiLevelType w:val="multilevel"/>
    <w:tmpl w:val="C65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6487733">
    <w:abstractNumId w:val="8"/>
  </w:num>
  <w:num w:numId="2" w16cid:durableId="726496870">
    <w:abstractNumId w:val="6"/>
  </w:num>
  <w:num w:numId="3" w16cid:durableId="1966932649">
    <w:abstractNumId w:val="5"/>
  </w:num>
  <w:num w:numId="4" w16cid:durableId="1251350203">
    <w:abstractNumId w:val="4"/>
  </w:num>
  <w:num w:numId="5" w16cid:durableId="1069881862">
    <w:abstractNumId w:val="7"/>
  </w:num>
  <w:num w:numId="6" w16cid:durableId="666445525">
    <w:abstractNumId w:val="3"/>
  </w:num>
  <w:num w:numId="7" w16cid:durableId="1127970363">
    <w:abstractNumId w:val="2"/>
  </w:num>
  <w:num w:numId="8" w16cid:durableId="1272978054">
    <w:abstractNumId w:val="1"/>
  </w:num>
  <w:num w:numId="9" w16cid:durableId="1842348319">
    <w:abstractNumId w:val="0"/>
  </w:num>
  <w:num w:numId="10" w16cid:durableId="609892863">
    <w:abstractNumId w:val="13"/>
  </w:num>
  <w:num w:numId="11" w16cid:durableId="1405570979">
    <w:abstractNumId w:val="28"/>
  </w:num>
  <w:num w:numId="12" w16cid:durableId="765149101">
    <w:abstractNumId w:val="30"/>
  </w:num>
  <w:num w:numId="13" w16cid:durableId="1214729248">
    <w:abstractNumId w:val="20"/>
  </w:num>
  <w:num w:numId="14" w16cid:durableId="1152336627">
    <w:abstractNumId w:val="14"/>
  </w:num>
  <w:num w:numId="15" w16cid:durableId="424424945">
    <w:abstractNumId w:val="23"/>
  </w:num>
  <w:num w:numId="16" w16cid:durableId="1442187956">
    <w:abstractNumId w:val="35"/>
  </w:num>
  <w:num w:numId="17" w16cid:durableId="1989362429">
    <w:abstractNumId w:val="10"/>
  </w:num>
  <w:num w:numId="18" w16cid:durableId="69740545">
    <w:abstractNumId w:val="18"/>
  </w:num>
  <w:num w:numId="19" w16cid:durableId="127822208">
    <w:abstractNumId w:val="40"/>
  </w:num>
  <w:num w:numId="20" w16cid:durableId="893546674">
    <w:abstractNumId w:val="15"/>
  </w:num>
  <w:num w:numId="21" w16cid:durableId="1678850755">
    <w:abstractNumId w:val="37"/>
  </w:num>
  <w:num w:numId="22" w16cid:durableId="1605184987">
    <w:abstractNumId w:val="26"/>
  </w:num>
  <w:num w:numId="23" w16cid:durableId="780104731">
    <w:abstractNumId w:val="16"/>
  </w:num>
  <w:num w:numId="24" w16cid:durableId="585699139">
    <w:abstractNumId w:val="22"/>
  </w:num>
  <w:num w:numId="25" w16cid:durableId="802312270">
    <w:abstractNumId w:val="19"/>
  </w:num>
  <w:num w:numId="26" w16cid:durableId="2142110786">
    <w:abstractNumId w:val="34"/>
  </w:num>
  <w:num w:numId="27" w16cid:durableId="471945807">
    <w:abstractNumId w:val="17"/>
  </w:num>
  <w:num w:numId="28" w16cid:durableId="1056010644">
    <w:abstractNumId w:val="31"/>
  </w:num>
  <w:num w:numId="29" w16cid:durableId="698165623">
    <w:abstractNumId w:val="39"/>
  </w:num>
  <w:num w:numId="30" w16cid:durableId="538206099">
    <w:abstractNumId w:val="32"/>
  </w:num>
  <w:num w:numId="31" w16cid:durableId="1221214598">
    <w:abstractNumId w:val="36"/>
  </w:num>
  <w:num w:numId="32" w16cid:durableId="810252880">
    <w:abstractNumId w:val="41"/>
  </w:num>
  <w:num w:numId="33" w16cid:durableId="1687437757">
    <w:abstractNumId w:val="25"/>
  </w:num>
  <w:num w:numId="34" w16cid:durableId="680742386">
    <w:abstractNumId w:val="38"/>
  </w:num>
  <w:num w:numId="35" w16cid:durableId="83504023">
    <w:abstractNumId w:val="33"/>
  </w:num>
  <w:num w:numId="36" w16cid:durableId="1611625957">
    <w:abstractNumId w:val="9"/>
  </w:num>
  <w:num w:numId="37" w16cid:durableId="295457013">
    <w:abstractNumId w:val="21"/>
  </w:num>
  <w:num w:numId="38" w16cid:durableId="830828822">
    <w:abstractNumId w:val="29"/>
  </w:num>
  <w:num w:numId="39" w16cid:durableId="734353642">
    <w:abstractNumId w:val="24"/>
  </w:num>
  <w:num w:numId="40" w16cid:durableId="2062436053">
    <w:abstractNumId w:val="27"/>
  </w:num>
  <w:num w:numId="41" w16cid:durableId="1056010974">
    <w:abstractNumId w:val="11"/>
  </w:num>
  <w:num w:numId="42" w16cid:durableId="1449467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60"/>
    <w:rsid w:val="00034616"/>
    <w:rsid w:val="000459F5"/>
    <w:rsid w:val="00052761"/>
    <w:rsid w:val="0006063C"/>
    <w:rsid w:val="000778F2"/>
    <w:rsid w:val="000A2BFD"/>
    <w:rsid w:val="000B33C6"/>
    <w:rsid w:val="000B7C13"/>
    <w:rsid w:val="000D235A"/>
    <w:rsid w:val="000E6E06"/>
    <w:rsid w:val="0014681B"/>
    <w:rsid w:val="0015074B"/>
    <w:rsid w:val="00155876"/>
    <w:rsid w:val="00171078"/>
    <w:rsid w:val="001862F4"/>
    <w:rsid w:val="001B38C4"/>
    <w:rsid w:val="001D5FAF"/>
    <w:rsid w:val="001D6524"/>
    <w:rsid w:val="001D7698"/>
    <w:rsid w:val="001E7A37"/>
    <w:rsid w:val="001F1571"/>
    <w:rsid w:val="00215420"/>
    <w:rsid w:val="00273331"/>
    <w:rsid w:val="0029639D"/>
    <w:rsid w:val="002A3632"/>
    <w:rsid w:val="002A748D"/>
    <w:rsid w:val="003064BB"/>
    <w:rsid w:val="00326F90"/>
    <w:rsid w:val="00340131"/>
    <w:rsid w:val="00367857"/>
    <w:rsid w:val="003836EC"/>
    <w:rsid w:val="003A6F89"/>
    <w:rsid w:val="003A7BA8"/>
    <w:rsid w:val="003C54DB"/>
    <w:rsid w:val="00404F6D"/>
    <w:rsid w:val="0041225C"/>
    <w:rsid w:val="00416B47"/>
    <w:rsid w:val="00424852"/>
    <w:rsid w:val="004326C3"/>
    <w:rsid w:val="00433638"/>
    <w:rsid w:val="004425F3"/>
    <w:rsid w:val="0044545A"/>
    <w:rsid w:val="00454E6A"/>
    <w:rsid w:val="0046031A"/>
    <w:rsid w:val="00474D77"/>
    <w:rsid w:val="00480F22"/>
    <w:rsid w:val="00492DFC"/>
    <w:rsid w:val="004D5D72"/>
    <w:rsid w:val="00506E73"/>
    <w:rsid w:val="00510D1B"/>
    <w:rsid w:val="00514B01"/>
    <w:rsid w:val="00560AF3"/>
    <w:rsid w:val="00565315"/>
    <w:rsid w:val="0056657C"/>
    <w:rsid w:val="00586311"/>
    <w:rsid w:val="005B16C9"/>
    <w:rsid w:val="005E200D"/>
    <w:rsid w:val="005E3D55"/>
    <w:rsid w:val="00616959"/>
    <w:rsid w:val="00630F20"/>
    <w:rsid w:val="00637E2E"/>
    <w:rsid w:val="006463DF"/>
    <w:rsid w:val="0065039B"/>
    <w:rsid w:val="00654E75"/>
    <w:rsid w:val="006605F1"/>
    <w:rsid w:val="006A30A6"/>
    <w:rsid w:val="006B772E"/>
    <w:rsid w:val="006E01CC"/>
    <w:rsid w:val="006F2559"/>
    <w:rsid w:val="00731728"/>
    <w:rsid w:val="007320A7"/>
    <w:rsid w:val="00733487"/>
    <w:rsid w:val="0076603C"/>
    <w:rsid w:val="007856BF"/>
    <w:rsid w:val="0079447E"/>
    <w:rsid w:val="007B054A"/>
    <w:rsid w:val="007B124E"/>
    <w:rsid w:val="007B2211"/>
    <w:rsid w:val="007B3965"/>
    <w:rsid w:val="007E07F6"/>
    <w:rsid w:val="007E7346"/>
    <w:rsid w:val="008208BF"/>
    <w:rsid w:val="00861339"/>
    <w:rsid w:val="00871B81"/>
    <w:rsid w:val="008A7EC1"/>
    <w:rsid w:val="008C5E60"/>
    <w:rsid w:val="008D545B"/>
    <w:rsid w:val="008F0CF5"/>
    <w:rsid w:val="008F23C6"/>
    <w:rsid w:val="009072C1"/>
    <w:rsid w:val="0091498F"/>
    <w:rsid w:val="0094586A"/>
    <w:rsid w:val="0094687B"/>
    <w:rsid w:val="0097601D"/>
    <w:rsid w:val="00976DE9"/>
    <w:rsid w:val="00981FE9"/>
    <w:rsid w:val="009A580B"/>
    <w:rsid w:val="009C204B"/>
    <w:rsid w:val="00A05BC4"/>
    <w:rsid w:val="00A232EA"/>
    <w:rsid w:val="00A34F1D"/>
    <w:rsid w:val="00A41433"/>
    <w:rsid w:val="00A44A54"/>
    <w:rsid w:val="00AA1D8D"/>
    <w:rsid w:val="00AB5670"/>
    <w:rsid w:val="00B120F7"/>
    <w:rsid w:val="00B13A96"/>
    <w:rsid w:val="00B16435"/>
    <w:rsid w:val="00B47730"/>
    <w:rsid w:val="00B478BF"/>
    <w:rsid w:val="00BA0D11"/>
    <w:rsid w:val="00BB19C4"/>
    <w:rsid w:val="00BC0B67"/>
    <w:rsid w:val="00BD06B0"/>
    <w:rsid w:val="00BD3892"/>
    <w:rsid w:val="00BE0F21"/>
    <w:rsid w:val="00BF116F"/>
    <w:rsid w:val="00C03763"/>
    <w:rsid w:val="00C132C4"/>
    <w:rsid w:val="00C21D70"/>
    <w:rsid w:val="00C378B8"/>
    <w:rsid w:val="00C4500F"/>
    <w:rsid w:val="00C81F20"/>
    <w:rsid w:val="00C85CDB"/>
    <w:rsid w:val="00C917B5"/>
    <w:rsid w:val="00C9220B"/>
    <w:rsid w:val="00CB0664"/>
    <w:rsid w:val="00CC76A0"/>
    <w:rsid w:val="00CD741E"/>
    <w:rsid w:val="00D17436"/>
    <w:rsid w:val="00D20898"/>
    <w:rsid w:val="00D64A4E"/>
    <w:rsid w:val="00D7219A"/>
    <w:rsid w:val="00D8089A"/>
    <w:rsid w:val="00DC7664"/>
    <w:rsid w:val="00E03108"/>
    <w:rsid w:val="00E561EF"/>
    <w:rsid w:val="00EB2227"/>
    <w:rsid w:val="00ED1562"/>
    <w:rsid w:val="00EE2D3A"/>
    <w:rsid w:val="00F05442"/>
    <w:rsid w:val="00F063A5"/>
    <w:rsid w:val="00F1234D"/>
    <w:rsid w:val="00F2130F"/>
    <w:rsid w:val="00F53E18"/>
    <w:rsid w:val="00F736D9"/>
    <w:rsid w:val="00FC693F"/>
    <w:rsid w:val="00FE65EB"/>
    <w:rsid w:val="00FE7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56466"/>
  <w14:defaultImageDpi w14:val="300"/>
  <w15:docId w15:val="{B3F64E7B-19FF-43B5-9CE7-8695E6BB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339"/>
    <w:pPr>
      <w:spacing w:after="120" w:line="360" w:lineRule="auto"/>
      <w:ind w:firstLine="709"/>
      <w:jc w:val="both"/>
    </w:pPr>
    <w:rPr>
      <w:rFonts w:ascii="Times New Roman" w:eastAsia="Times New Roman" w:hAnsi="Times New Roman" w:cs="Times New Roman"/>
      <w:sz w:val="24"/>
    </w:rPr>
  </w:style>
  <w:style w:type="paragraph" w:styleId="Balk1">
    <w:name w:val="heading 1"/>
    <w:basedOn w:val="Normal"/>
    <w:next w:val="Normal"/>
    <w:link w:val="Balk1Char"/>
    <w:uiPriority w:val="9"/>
    <w:qFormat/>
    <w:rsid w:val="00FC693F"/>
    <w:pPr>
      <w:keepNext/>
      <w:keepLines/>
      <w:pageBreakBefore/>
      <w:spacing w:before="480" w:after="240"/>
      <w:ind w:firstLine="0"/>
      <w:outlineLvl w:val="0"/>
    </w:pPr>
    <w:rPr>
      <w:rFonts w:asciiTheme="majorHAnsi" w:eastAsiaTheme="majorEastAsia" w:hAnsiTheme="majorHAnsi" w:cstheme="majorBidi"/>
      <w:b/>
      <w:bCs/>
      <w:color w:val="1F4E78"/>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1F4E78"/>
      <w:szCs w:val="26"/>
    </w:rPr>
  </w:style>
  <w:style w:type="paragraph" w:styleId="Balk3">
    <w:name w:val="heading 3"/>
    <w:basedOn w:val="Normal"/>
    <w:next w:val="Normal"/>
    <w:link w:val="Balk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before="80" w:after="240" w:line="240" w:lineRule="auto"/>
      <w:ind w:firstLine="0"/>
      <w:jc w:val="center"/>
    </w:pPr>
    <w:rPr>
      <w:b/>
      <w:bCs/>
      <w:i/>
      <w:color w:val="4F81BD" w:themeColor="accent1"/>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20"/>
    </w:rPr>
  </w:style>
  <w:style w:type="paragraph" w:styleId="T1">
    <w:name w:val="toc 1"/>
    <w:basedOn w:val="Normal"/>
    <w:next w:val="Normal"/>
    <w:autoRedefine/>
    <w:uiPriority w:val="39"/>
    <w:unhideWhenUsed/>
    <w:rsid w:val="00C917B5"/>
    <w:pPr>
      <w:spacing w:after="100"/>
    </w:pPr>
  </w:style>
  <w:style w:type="paragraph" w:styleId="T2">
    <w:name w:val="toc 2"/>
    <w:basedOn w:val="Normal"/>
    <w:next w:val="Normal"/>
    <w:autoRedefine/>
    <w:uiPriority w:val="39"/>
    <w:unhideWhenUsed/>
    <w:rsid w:val="00C917B5"/>
    <w:pPr>
      <w:spacing w:after="100"/>
      <w:ind w:left="240"/>
    </w:pPr>
  </w:style>
  <w:style w:type="paragraph" w:styleId="T3">
    <w:name w:val="toc 3"/>
    <w:basedOn w:val="Normal"/>
    <w:next w:val="Normal"/>
    <w:autoRedefine/>
    <w:uiPriority w:val="39"/>
    <w:unhideWhenUsed/>
    <w:rsid w:val="00C917B5"/>
    <w:pPr>
      <w:spacing w:after="100"/>
      <w:ind w:left="480"/>
    </w:pPr>
  </w:style>
  <w:style w:type="character" w:styleId="Kpr">
    <w:name w:val="Hyperlink"/>
    <w:basedOn w:val="VarsaylanParagrafYazTipi"/>
    <w:uiPriority w:val="99"/>
    <w:unhideWhenUsed/>
    <w:rsid w:val="00C917B5"/>
    <w:rPr>
      <w:color w:val="0000FF" w:themeColor="hyperlink"/>
      <w:u w:val="single"/>
    </w:rPr>
  </w:style>
  <w:style w:type="paragraph" w:styleId="ekillerTablosu">
    <w:name w:val="table of figures"/>
    <w:basedOn w:val="Normal"/>
    <w:next w:val="Normal"/>
    <w:uiPriority w:val="99"/>
    <w:unhideWhenUsed/>
    <w:rsid w:val="00C917B5"/>
    <w:pPr>
      <w:spacing w:after="0"/>
    </w:pPr>
  </w:style>
  <w:style w:type="paragraph" w:styleId="NormalWeb">
    <w:name w:val="Normal (Web)"/>
    <w:basedOn w:val="Normal"/>
    <w:uiPriority w:val="99"/>
    <w:semiHidden/>
    <w:unhideWhenUsed/>
    <w:rsid w:val="0014681B"/>
    <w:rPr>
      <w:szCs w:val="24"/>
    </w:rPr>
  </w:style>
  <w:style w:type="character" w:styleId="HTMLKodu">
    <w:name w:val="HTML Code"/>
    <w:basedOn w:val="VarsaylanParagrafYazTipi"/>
    <w:uiPriority w:val="99"/>
    <w:semiHidden/>
    <w:unhideWhenUsed/>
    <w:rsid w:val="00D20898"/>
    <w:rPr>
      <w:rFonts w:ascii="Courier New" w:eastAsia="Times New Roman" w:hAnsi="Courier New" w:cs="Courier New"/>
      <w:sz w:val="20"/>
      <w:szCs w:val="20"/>
    </w:rPr>
  </w:style>
  <w:style w:type="character" w:styleId="zmlenmeyenBahsetme">
    <w:name w:val="Unresolved Mention"/>
    <w:basedOn w:val="VarsaylanParagrafYazTipi"/>
    <w:uiPriority w:val="99"/>
    <w:semiHidden/>
    <w:unhideWhenUsed/>
    <w:rsid w:val="0046031A"/>
    <w:rPr>
      <w:color w:val="605E5C"/>
      <w:shd w:val="clear" w:color="auto" w:fill="E1DFDD"/>
    </w:rPr>
  </w:style>
  <w:style w:type="character" w:styleId="zlenenKpr">
    <w:name w:val="FollowedHyperlink"/>
    <w:basedOn w:val="VarsaylanParagrafYazTipi"/>
    <w:uiPriority w:val="99"/>
    <w:semiHidden/>
    <w:unhideWhenUsed/>
    <w:rsid w:val="0046031A"/>
    <w:rPr>
      <w:color w:val="800080" w:themeColor="followedHyperlink"/>
      <w:u w:val="single"/>
    </w:rPr>
  </w:style>
  <w:style w:type="character" w:customStyle="1" w:styleId="mtk5">
    <w:name w:val="mtk5"/>
    <w:basedOn w:val="VarsaylanParagrafYazTipi"/>
    <w:rsid w:val="00416B47"/>
  </w:style>
  <w:style w:type="character" w:customStyle="1" w:styleId="mtk6">
    <w:name w:val="mtk6"/>
    <w:basedOn w:val="VarsaylanParagrafYazTipi"/>
    <w:rsid w:val="00416B47"/>
  </w:style>
  <w:style w:type="character" w:customStyle="1" w:styleId="mtk1">
    <w:name w:val="mtk1"/>
    <w:basedOn w:val="VarsaylanParagrafYazTipi"/>
    <w:rsid w:val="00416B47"/>
  </w:style>
  <w:style w:type="character" w:customStyle="1" w:styleId="mtk19">
    <w:name w:val="mtk19"/>
    <w:basedOn w:val="VarsaylanParagrafYazTipi"/>
    <w:rsid w:val="00416B47"/>
  </w:style>
  <w:style w:type="character" w:customStyle="1" w:styleId="mtk3">
    <w:name w:val="mtk3"/>
    <w:basedOn w:val="VarsaylanParagrafYazTipi"/>
    <w:rsid w:val="00416B47"/>
  </w:style>
  <w:style w:type="character" w:customStyle="1" w:styleId="mtk10">
    <w:name w:val="mtk10"/>
    <w:basedOn w:val="VarsaylanParagrafYazTipi"/>
    <w:rsid w:val="00416B47"/>
  </w:style>
  <w:style w:type="character" w:customStyle="1" w:styleId="mtk16">
    <w:name w:val="mtk16"/>
    <w:basedOn w:val="VarsaylanParagrafYazTipi"/>
    <w:rsid w:val="00416B47"/>
  </w:style>
  <w:style w:type="character" w:customStyle="1" w:styleId="mtk7">
    <w:name w:val="mtk7"/>
    <w:basedOn w:val="VarsaylanParagrafYazTipi"/>
    <w:rsid w:val="00416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eb-workers-big-data-analyzer.vercel.app/" TargetMode="External"/><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chartjs.org/docs/lates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owasp.org/Top10/" TargetMode="External"/><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apaparse.com/"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vercel.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mozilla.org/en-US/docs/Web/API/Web_Workers_API/Using_web_workers" TargetMode="External"/><Relationship Id="rId30" Type="http://schemas.openxmlformats.org/officeDocument/2006/relationships/hyperlink" Target="https://vitejs.dev/" TargetMode="External"/><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org/TR/WCAG21/" TargetMode="External"/><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10873</Words>
  <Characters>70028</Characters>
  <Application>Microsoft Office Word</Application>
  <DocSecurity>0</DocSecurity>
  <Lines>2593</Lines>
  <Paragraphs>1926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öztürk</cp:lastModifiedBy>
  <cp:revision>2</cp:revision>
  <dcterms:created xsi:type="dcterms:W3CDTF">2026-05-11T05:52:00Z</dcterms:created>
  <dcterms:modified xsi:type="dcterms:W3CDTF">2026-05-11T05:52:00Z</dcterms:modified>
  <cp:category/>
</cp:coreProperties>
</file>